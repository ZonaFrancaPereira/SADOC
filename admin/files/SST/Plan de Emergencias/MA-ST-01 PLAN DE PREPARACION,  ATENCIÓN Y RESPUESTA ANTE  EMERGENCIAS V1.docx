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3C8B" w:rsidRPr="00FD3C8B" w:rsidRDefault="00FD3C8B" w:rsidP="00FD3C8B">
      <w:pPr>
        <w:pStyle w:val="Sinespaciado"/>
        <w:jc w:val="both"/>
        <w:rPr>
          <w:rFonts w:ascii="Arial" w:hAnsi="Arial" w:cs="Arial"/>
          <w:b/>
          <w:color w:val="000000"/>
          <w:sz w:val="24"/>
          <w:szCs w:val="24"/>
        </w:rPr>
      </w:pPr>
      <w:bookmarkStart w:id="0" w:name="_Toc514406821"/>
      <w:r w:rsidRPr="00FD3C8B">
        <w:rPr>
          <w:rFonts w:ascii="Arial" w:hAnsi="Arial" w:cs="Arial"/>
          <w:b/>
          <w:color w:val="000000"/>
          <w:sz w:val="24"/>
          <w:szCs w:val="24"/>
        </w:rPr>
        <w:t>POLÍTICA GERENCIAL FRENTE AL PLAN DE EMERGENCIA</w:t>
      </w:r>
    </w:p>
    <w:p w:rsidR="00FD3C8B" w:rsidRPr="00B77E30" w:rsidRDefault="00FD3C8B" w:rsidP="00FD3C8B">
      <w:pPr>
        <w:rPr>
          <w:rFonts w:ascii="Arial" w:hAnsi="Arial" w:cs="Arial"/>
          <w:sz w:val="24"/>
          <w:szCs w:val="24"/>
        </w:rPr>
      </w:pPr>
    </w:p>
    <w:p w:rsidR="00FD3C8B" w:rsidRPr="00B77E30" w:rsidRDefault="00FD3C8B" w:rsidP="00FD3C8B">
      <w:pPr>
        <w:pStyle w:val="Sinespaciado"/>
        <w:jc w:val="both"/>
        <w:rPr>
          <w:rFonts w:ascii="Arial" w:hAnsi="Arial" w:cs="Arial"/>
          <w:color w:val="000000"/>
          <w:sz w:val="24"/>
          <w:szCs w:val="24"/>
        </w:rPr>
      </w:pPr>
      <w:r w:rsidRPr="00B77E30">
        <w:rPr>
          <w:rFonts w:ascii="Arial" w:hAnsi="Arial" w:cs="Arial"/>
          <w:color w:val="000000"/>
          <w:sz w:val="24"/>
          <w:szCs w:val="24"/>
        </w:rPr>
        <w:t>Siendo conscientes de la existencia de los riesgos en la región, además de los antecedentes y las políticas nacionales alrededor del medio ambiente, las estrategias sobre cambio climático y la normatividad legal vigente alrededor de la gestión del riesgo, la Zona Franca Internacional de Pereira cuenta una política de gestión del riesgo de cumplimiento a mediano y largo plazo.</w:t>
      </w:r>
    </w:p>
    <w:p w:rsidR="00FD3C8B" w:rsidRPr="00B77E30" w:rsidRDefault="00FD3C8B" w:rsidP="00FD3C8B">
      <w:pPr>
        <w:pStyle w:val="Sinespaciado"/>
        <w:jc w:val="both"/>
        <w:rPr>
          <w:rFonts w:ascii="Arial" w:hAnsi="Arial" w:cs="Arial"/>
          <w:color w:val="000000"/>
          <w:sz w:val="24"/>
          <w:szCs w:val="24"/>
        </w:rPr>
      </w:pPr>
    </w:p>
    <w:p w:rsidR="00FD3C8B" w:rsidRPr="00B77E30" w:rsidRDefault="00FD3C8B" w:rsidP="00FD3C8B">
      <w:pPr>
        <w:pStyle w:val="Sinespaciado"/>
        <w:jc w:val="both"/>
        <w:rPr>
          <w:rFonts w:ascii="Arial" w:hAnsi="Arial" w:cs="Arial"/>
          <w:b/>
          <w:color w:val="000000"/>
          <w:sz w:val="24"/>
          <w:szCs w:val="24"/>
        </w:rPr>
      </w:pPr>
      <w:r w:rsidRPr="00B77E30">
        <w:rPr>
          <w:rFonts w:ascii="Arial" w:hAnsi="Arial" w:cs="Arial"/>
          <w:b/>
          <w:color w:val="000000"/>
          <w:sz w:val="24"/>
          <w:szCs w:val="24"/>
        </w:rPr>
        <w:t>La gestión del riesgo a través del plan de desarrollo.</w:t>
      </w:r>
    </w:p>
    <w:p w:rsidR="00FD3C8B" w:rsidRPr="00B77E30" w:rsidRDefault="00FD3C8B" w:rsidP="00FD3C8B">
      <w:pPr>
        <w:pStyle w:val="Sinespaciado"/>
        <w:jc w:val="both"/>
        <w:rPr>
          <w:rFonts w:ascii="Arial" w:hAnsi="Arial" w:cs="Arial"/>
          <w:b/>
          <w:color w:val="000000"/>
          <w:sz w:val="24"/>
          <w:szCs w:val="24"/>
        </w:rPr>
      </w:pPr>
    </w:p>
    <w:p w:rsidR="00FD3C8B" w:rsidRPr="00B77E30" w:rsidRDefault="00FD3C8B" w:rsidP="00FD3C8B">
      <w:pPr>
        <w:pStyle w:val="Sinespaciado"/>
        <w:numPr>
          <w:ilvl w:val="0"/>
          <w:numId w:val="71"/>
        </w:numPr>
        <w:jc w:val="both"/>
        <w:rPr>
          <w:rFonts w:ascii="Arial" w:hAnsi="Arial" w:cs="Arial"/>
          <w:color w:val="000000"/>
          <w:sz w:val="24"/>
          <w:szCs w:val="24"/>
        </w:rPr>
      </w:pPr>
      <w:r w:rsidRPr="00B77E30">
        <w:rPr>
          <w:rFonts w:ascii="Arial" w:hAnsi="Arial" w:cs="Arial"/>
          <w:color w:val="000000"/>
          <w:sz w:val="24"/>
          <w:szCs w:val="24"/>
        </w:rPr>
        <w:t xml:space="preserve">La gestión del riesgo estará incluida en las labores rutinarias de cada una las dependencias, partiendo por la prevención de situaciones de emergencias y la reducción de actos que conlleve al deterioro del medio ambiente.   </w:t>
      </w:r>
    </w:p>
    <w:p w:rsidR="00FD3C8B" w:rsidRPr="00B77E30" w:rsidRDefault="00FD3C8B" w:rsidP="00FD3C8B">
      <w:pPr>
        <w:pStyle w:val="Sinespaciado"/>
        <w:numPr>
          <w:ilvl w:val="0"/>
          <w:numId w:val="71"/>
        </w:numPr>
        <w:jc w:val="both"/>
        <w:rPr>
          <w:rFonts w:ascii="Arial" w:hAnsi="Arial" w:cs="Arial"/>
          <w:color w:val="000000"/>
          <w:sz w:val="24"/>
          <w:szCs w:val="24"/>
        </w:rPr>
      </w:pPr>
      <w:r w:rsidRPr="00B77E30">
        <w:rPr>
          <w:rFonts w:ascii="Arial" w:hAnsi="Arial" w:cs="Arial"/>
          <w:color w:val="000000"/>
          <w:sz w:val="24"/>
          <w:szCs w:val="24"/>
        </w:rPr>
        <w:t>Se apoyará los procesos investigativos que lidere el comité de emergencias tendientes a la prevención y atención de emergencias y desastres.</w:t>
      </w:r>
    </w:p>
    <w:p w:rsidR="00FD3C8B" w:rsidRPr="00B77E30" w:rsidRDefault="00FD3C8B" w:rsidP="00FD3C8B">
      <w:pPr>
        <w:pStyle w:val="Sinespaciado"/>
        <w:numPr>
          <w:ilvl w:val="0"/>
          <w:numId w:val="70"/>
        </w:numPr>
        <w:jc w:val="both"/>
        <w:rPr>
          <w:rFonts w:ascii="Arial" w:hAnsi="Arial" w:cs="Arial"/>
          <w:color w:val="000000"/>
          <w:sz w:val="24"/>
          <w:szCs w:val="24"/>
        </w:rPr>
      </w:pPr>
      <w:r w:rsidRPr="00B77E30">
        <w:rPr>
          <w:rFonts w:ascii="Arial" w:hAnsi="Arial" w:cs="Arial"/>
          <w:color w:val="000000"/>
          <w:sz w:val="24"/>
          <w:szCs w:val="24"/>
        </w:rPr>
        <w:t>Se incluirá la gestión del riesgo en las labores cotidianas y los procesos administrativos como un pilar fundamental en la cultura organizacional.</w:t>
      </w:r>
    </w:p>
    <w:p w:rsidR="00FD3C8B" w:rsidRPr="00B77E30" w:rsidRDefault="000C4C23" w:rsidP="00FD3C8B">
      <w:pPr>
        <w:pStyle w:val="Sinespaciado"/>
        <w:numPr>
          <w:ilvl w:val="0"/>
          <w:numId w:val="70"/>
        </w:numPr>
        <w:jc w:val="both"/>
        <w:rPr>
          <w:rFonts w:ascii="Arial" w:hAnsi="Arial" w:cs="Arial"/>
          <w:color w:val="000000"/>
          <w:sz w:val="24"/>
          <w:szCs w:val="24"/>
        </w:rPr>
      </w:pPr>
      <w:r>
        <w:rPr>
          <w:rFonts w:ascii="Arial" w:hAnsi="Arial" w:cs="Arial"/>
          <w:color w:val="000000"/>
          <w:sz w:val="24"/>
          <w:szCs w:val="24"/>
        </w:rPr>
        <w:t>S</w:t>
      </w:r>
      <w:r w:rsidR="00FD3C8B" w:rsidRPr="00B77E30">
        <w:rPr>
          <w:rFonts w:ascii="Arial" w:hAnsi="Arial" w:cs="Arial"/>
          <w:color w:val="000000"/>
          <w:sz w:val="24"/>
          <w:szCs w:val="24"/>
        </w:rPr>
        <w:t>e fortalecerá las capacidades de respuesta frente a emergencia y desastres.</w:t>
      </w:r>
    </w:p>
    <w:p w:rsidR="00FD3C8B" w:rsidRPr="00B77E30" w:rsidRDefault="00FD3C8B" w:rsidP="00FD3C8B">
      <w:pPr>
        <w:pStyle w:val="Ttulo3"/>
        <w:rPr>
          <w:rFonts w:cs="Arial"/>
          <w:b w:val="0"/>
          <w:iCs/>
          <w:sz w:val="24"/>
          <w:szCs w:val="24"/>
        </w:rPr>
      </w:pPr>
    </w:p>
    <w:p w:rsidR="00FD3C8B" w:rsidRPr="00B77E30" w:rsidRDefault="00FD3C8B" w:rsidP="00FD3C8B">
      <w:pPr>
        <w:rPr>
          <w:rFonts w:ascii="Arial" w:hAnsi="Arial" w:cs="Arial"/>
          <w:sz w:val="24"/>
          <w:szCs w:val="24"/>
        </w:rPr>
      </w:pPr>
    </w:p>
    <w:p w:rsidR="00FD3C8B" w:rsidRPr="00B77E30" w:rsidRDefault="00FD3C8B" w:rsidP="00FD3C8B">
      <w:pPr>
        <w:rPr>
          <w:rFonts w:ascii="Arial" w:hAnsi="Arial" w:cs="Arial"/>
          <w:sz w:val="24"/>
          <w:szCs w:val="24"/>
        </w:rPr>
      </w:pPr>
    </w:p>
    <w:p w:rsidR="00FD3C8B" w:rsidRPr="00B77E30" w:rsidRDefault="00FD3C8B" w:rsidP="00FD3C8B">
      <w:pPr>
        <w:rPr>
          <w:rFonts w:ascii="Arial" w:hAnsi="Arial" w:cs="Arial"/>
          <w:sz w:val="24"/>
          <w:szCs w:val="24"/>
        </w:rPr>
      </w:pPr>
      <w:r w:rsidRPr="00B77E30">
        <w:rPr>
          <w:rFonts w:ascii="Arial" w:hAnsi="Arial" w:cs="Arial"/>
          <w:sz w:val="24"/>
          <w:szCs w:val="24"/>
        </w:rPr>
        <w:t>____________________________________________</w:t>
      </w:r>
    </w:p>
    <w:p w:rsidR="00FD3C8B" w:rsidRPr="00B77E30" w:rsidRDefault="000C4C23" w:rsidP="00FD3C8B">
      <w:pPr>
        <w:rPr>
          <w:rFonts w:ascii="Arial" w:hAnsi="Arial" w:cs="Arial"/>
          <w:b/>
          <w:sz w:val="24"/>
          <w:szCs w:val="24"/>
        </w:rPr>
      </w:pPr>
      <w:r>
        <w:rPr>
          <w:rFonts w:ascii="Arial" w:hAnsi="Arial" w:cs="Arial"/>
          <w:b/>
          <w:sz w:val="24"/>
          <w:szCs w:val="24"/>
        </w:rPr>
        <w:t>Representante legal</w:t>
      </w:r>
    </w:p>
    <w:p w:rsidR="00FD3C8B" w:rsidRDefault="00FD3C8B" w:rsidP="00FD3C8B">
      <w:pPr>
        <w:pStyle w:val="Sangradetextonormal"/>
        <w:ind w:left="0"/>
        <w:rPr>
          <w:rFonts w:ascii="Arial" w:hAnsi="Arial" w:cs="Arial"/>
          <w:b/>
          <w:sz w:val="24"/>
          <w:szCs w:val="24"/>
        </w:rPr>
      </w:pPr>
      <w:r w:rsidRPr="00B77E30">
        <w:rPr>
          <w:rFonts w:ascii="Arial" w:hAnsi="Arial" w:cs="Arial"/>
          <w:b/>
          <w:sz w:val="24"/>
          <w:szCs w:val="24"/>
        </w:rPr>
        <w:t>Zona Franca Internacional de Pereira</w:t>
      </w:r>
    </w:p>
    <w:p w:rsidR="000C4C23" w:rsidRDefault="000C4C23" w:rsidP="00FD3C8B">
      <w:pPr>
        <w:pStyle w:val="Sangradetextonormal"/>
        <w:ind w:left="0"/>
        <w:rPr>
          <w:rFonts w:ascii="Arial" w:hAnsi="Arial" w:cs="Arial"/>
          <w:b/>
          <w:sz w:val="24"/>
          <w:szCs w:val="24"/>
        </w:rPr>
      </w:pPr>
    </w:p>
    <w:p w:rsidR="00DE5BC6" w:rsidRDefault="00DE5BC6" w:rsidP="00FD3C8B">
      <w:pPr>
        <w:pStyle w:val="Sangradetextonormal"/>
        <w:ind w:left="0"/>
        <w:rPr>
          <w:rFonts w:ascii="Arial" w:hAnsi="Arial" w:cs="Arial"/>
          <w:b/>
          <w:sz w:val="24"/>
          <w:szCs w:val="24"/>
        </w:rPr>
      </w:pPr>
    </w:p>
    <w:p w:rsidR="00DE5BC6" w:rsidRDefault="00DE5BC6" w:rsidP="00FD3C8B">
      <w:pPr>
        <w:pStyle w:val="Sangradetextonormal"/>
        <w:ind w:left="0"/>
        <w:rPr>
          <w:rFonts w:ascii="Arial" w:hAnsi="Arial" w:cs="Arial"/>
          <w:b/>
          <w:sz w:val="24"/>
          <w:szCs w:val="24"/>
        </w:rPr>
      </w:pPr>
    </w:p>
    <w:p w:rsidR="00DE5BC6" w:rsidRDefault="00DE5BC6" w:rsidP="00FD3C8B">
      <w:pPr>
        <w:pStyle w:val="Sangradetextonormal"/>
        <w:ind w:left="0"/>
        <w:rPr>
          <w:rFonts w:ascii="Arial" w:hAnsi="Arial" w:cs="Arial"/>
          <w:b/>
          <w:sz w:val="24"/>
          <w:szCs w:val="24"/>
        </w:rPr>
      </w:pPr>
    </w:p>
    <w:p w:rsidR="00DE5BC6" w:rsidRDefault="00DE5BC6" w:rsidP="00FD3C8B">
      <w:pPr>
        <w:pStyle w:val="Sangradetextonormal"/>
        <w:ind w:left="0"/>
        <w:rPr>
          <w:rFonts w:ascii="Arial" w:hAnsi="Arial" w:cs="Arial"/>
          <w:b/>
          <w:sz w:val="24"/>
          <w:szCs w:val="24"/>
        </w:rPr>
      </w:pPr>
    </w:p>
    <w:p w:rsidR="00DE5BC6" w:rsidRDefault="00DE5BC6" w:rsidP="00FD3C8B">
      <w:pPr>
        <w:pStyle w:val="Sangradetextonormal"/>
        <w:ind w:left="0"/>
        <w:rPr>
          <w:rFonts w:ascii="Arial" w:hAnsi="Arial" w:cs="Arial"/>
          <w:b/>
          <w:sz w:val="24"/>
          <w:szCs w:val="24"/>
        </w:rPr>
      </w:pPr>
    </w:p>
    <w:p w:rsidR="00DE5BC6" w:rsidRDefault="00DE5BC6" w:rsidP="00FD3C8B">
      <w:pPr>
        <w:pStyle w:val="Sangradetextonormal"/>
        <w:ind w:left="0"/>
        <w:rPr>
          <w:rFonts w:ascii="Arial" w:hAnsi="Arial" w:cs="Arial"/>
          <w:b/>
          <w:sz w:val="24"/>
          <w:szCs w:val="24"/>
        </w:rPr>
      </w:pPr>
    </w:p>
    <w:p w:rsidR="00DE5BC6" w:rsidRDefault="00DE5BC6" w:rsidP="00FD3C8B">
      <w:pPr>
        <w:pStyle w:val="Sangradetextonormal"/>
        <w:ind w:left="0"/>
        <w:rPr>
          <w:rFonts w:ascii="Arial" w:hAnsi="Arial" w:cs="Arial"/>
          <w:b/>
          <w:sz w:val="24"/>
          <w:szCs w:val="24"/>
        </w:rPr>
      </w:pPr>
    </w:p>
    <w:p w:rsidR="003D0822" w:rsidRPr="00B77E30" w:rsidRDefault="00B20442" w:rsidP="00AA0B94">
      <w:pPr>
        <w:pStyle w:val="Ttulo1"/>
        <w:numPr>
          <w:ilvl w:val="0"/>
          <w:numId w:val="0"/>
        </w:numPr>
        <w:ind w:left="432" w:hanging="432"/>
        <w:jc w:val="left"/>
        <w:rPr>
          <w:rFonts w:ascii="Arial" w:hAnsi="Arial" w:cs="Arial"/>
          <w:szCs w:val="24"/>
        </w:rPr>
      </w:pPr>
      <w:r>
        <w:rPr>
          <w:rFonts w:ascii="Arial" w:hAnsi="Arial" w:cs="Arial"/>
          <w:szCs w:val="24"/>
        </w:rPr>
        <w:lastRenderedPageBreak/>
        <w:t>1</w:t>
      </w:r>
      <w:r w:rsidR="003D0822" w:rsidRPr="00B77E30">
        <w:rPr>
          <w:rFonts w:ascii="Arial" w:hAnsi="Arial" w:cs="Arial"/>
          <w:szCs w:val="24"/>
        </w:rPr>
        <w:t>. OBJETIVOS</w:t>
      </w:r>
      <w:bookmarkEnd w:id="0"/>
    </w:p>
    <w:p w:rsidR="003D0822" w:rsidRPr="00B77E30" w:rsidRDefault="003D0822" w:rsidP="003D0822">
      <w:pPr>
        <w:spacing w:after="0"/>
        <w:contextualSpacing/>
        <w:jc w:val="both"/>
        <w:rPr>
          <w:rFonts w:ascii="Arial" w:hAnsi="Arial" w:cs="Arial"/>
          <w:b/>
          <w:sz w:val="24"/>
          <w:szCs w:val="24"/>
        </w:rPr>
      </w:pPr>
    </w:p>
    <w:p w:rsidR="003D0822" w:rsidRDefault="00B20442" w:rsidP="00AA0B94">
      <w:pPr>
        <w:pStyle w:val="Ttulo2"/>
        <w:rPr>
          <w:rFonts w:cs="Arial"/>
          <w:sz w:val="24"/>
          <w:szCs w:val="24"/>
        </w:rPr>
      </w:pPr>
      <w:bookmarkStart w:id="1" w:name="_Toc441949377"/>
      <w:bookmarkStart w:id="2" w:name="_Toc471563018"/>
      <w:bookmarkStart w:id="3" w:name="_Toc486078526"/>
      <w:bookmarkStart w:id="4" w:name="_Toc514406822"/>
      <w:r w:rsidRPr="00AA0B94">
        <w:rPr>
          <w:rFonts w:cs="Arial"/>
          <w:sz w:val="24"/>
          <w:szCs w:val="24"/>
        </w:rPr>
        <w:t>1</w:t>
      </w:r>
      <w:r w:rsidR="003D0822" w:rsidRPr="00AA0B94">
        <w:rPr>
          <w:rFonts w:cs="Arial"/>
          <w:sz w:val="24"/>
          <w:szCs w:val="24"/>
        </w:rPr>
        <w:t xml:space="preserve">.1. Objetivo </w:t>
      </w:r>
      <w:bookmarkEnd w:id="1"/>
      <w:bookmarkEnd w:id="2"/>
      <w:bookmarkEnd w:id="3"/>
      <w:bookmarkEnd w:id="4"/>
      <w:r w:rsidR="00AA0B94">
        <w:rPr>
          <w:rFonts w:cs="Arial"/>
          <w:sz w:val="24"/>
          <w:szCs w:val="24"/>
        </w:rPr>
        <w:t>General</w:t>
      </w:r>
    </w:p>
    <w:p w:rsidR="00AA0B94" w:rsidRPr="00AA0B94" w:rsidRDefault="00AA0B94" w:rsidP="00AA0B94">
      <w:pPr>
        <w:rPr>
          <w:lang w:val="es-ES_tradnl" w:eastAsia="ar-SA"/>
        </w:rPr>
      </w:pPr>
    </w:p>
    <w:p w:rsidR="003D0822" w:rsidRPr="00B77E30" w:rsidRDefault="003D0822" w:rsidP="000C4C23">
      <w:pPr>
        <w:jc w:val="both"/>
        <w:rPr>
          <w:rFonts w:ascii="Arial" w:hAnsi="Arial" w:cs="Arial"/>
          <w:b/>
          <w:sz w:val="24"/>
          <w:szCs w:val="24"/>
        </w:rPr>
      </w:pPr>
      <w:r w:rsidRPr="00B77E30">
        <w:rPr>
          <w:rFonts w:ascii="Arial" w:hAnsi="Arial" w:cs="Arial"/>
          <w:sz w:val="24"/>
          <w:szCs w:val="24"/>
        </w:rPr>
        <w:t xml:space="preserve">Estructurar y poner en marcha planes y procedimientos de emergencia, para atender un evento que altere las condiciones normales de funcionamiento y que obligue a una respuesta inmediata en las instalaciones de la </w:t>
      </w:r>
      <w:r w:rsidRPr="00B77E30">
        <w:rPr>
          <w:rFonts w:ascii="Arial" w:hAnsi="Arial" w:cs="Arial"/>
          <w:b/>
          <w:bCs/>
          <w:sz w:val="24"/>
          <w:szCs w:val="24"/>
        </w:rPr>
        <w:t>ZONA FRANCA INTERNACIONAL DE PEREIRA</w:t>
      </w:r>
      <w:r w:rsidRPr="00B77E30">
        <w:rPr>
          <w:rFonts w:ascii="Arial" w:hAnsi="Arial" w:cs="Arial"/>
          <w:sz w:val="24"/>
          <w:szCs w:val="24"/>
        </w:rPr>
        <w:t>, y así salvaguardar al personal involucrado en la emergencia</w:t>
      </w:r>
    </w:p>
    <w:p w:rsidR="003F08E9" w:rsidRPr="00B77E30" w:rsidRDefault="00354EB2" w:rsidP="003F08E9">
      <w:pPr>
        <w:jc w:val="both"/>
        <w:rPr>
          <w:rFonts w:ascii="Arial" w:hAnsi="Arial" w:cs="Arial"/>
          <w:color w:val="000000"/>
          <w:sz w:val="24"/>
          <w:szCs w:val="24"/>
        </w:rPr>
      </w:pPr>
      <w:r w:rsidRPr="00B77E30">
        <w:rPr>
          <w:rFonts w:ascii="Arial" w:hAnsi="Arial" w:cs="Arial"/>
          <w:color w:val="000000"/>
          <w:sz w:val="24"/>
          <w:szCs w:val="24"/>
        </w:rPr>
        <w:t>Para ello se requiere de acciones rápidas, coordinadas y confiables, que permita a las personas desplazarse a lugares de menor riesgo. Igualmente, en caso de presentarse lesionados contar con una estructura organizativa para brindar una adecuada</w:t>
      </w:r>
      <w:r w:rsidR="003F08E9" w:rsidRPr="00B77E30">
        <w:rPr>
          <w:rFonts w:ascii="Arial" w:hAnsi="Arial" w:cs="Arial"/>
          <w:color w:val="000000"/>
          <w:sz w:val="24"/>
          <w:szCs w:val="24"/>
        </w:rPr>
        <w:t xml:space="preserve"> atención en Primeros Auxilios.</w:t>
      </w:r>
    </w:p>
    <w:p w:rsidR="00354EB2" w:rsidRPr="00B77E30" w:rsidRDefault="00B20442" w:rsidP="00B20442">
      <w:pPr>
        <w:pStyle w:val="Ttulo1"/>
        <w:numPr>
          <w:ilvl w:val="0"/>
          <w:numId w:val="0"/>
        </w:numPr>
        <w:ind w:left="432" w:hanging="432"/>
        <w:jc w:val="left"/>
        <w:rPr>
          <w:rFonts w:ascii="Arial" w:hAnsi="Arial" w:cs="Arial"/>
          <w:color w:val="000000"/>
          <w:szCs w:val="24"/>
          <w:lang w:val="es-ES"/>
        </w:rPr>
      </w:pPr>
      <w:bookmarkStart w:id="5" w:name="_Toc441949378"/>
      <w:bookmarkStart w:id="6" w:name="_Toc471563019"/>
      <w:bookmarkStart w:id="7" w:name="_Toc486078527"/>
      <w:r>
        <w:rPr>
          <w:rFonts w:ascii="Arial" w:hAnsi="Arial" w:cs="Arial"/>
          <w:color w:val="000000"/>
          <w:szCs w:val="24"/>
          <w:lang w:val="es-ES"/>
        </w:rPr>
        <w:t>2.1</w:t>
      </w:r>
      <w:r w:rsidR="00831DB6" w:rsidRPr="00B77E30">
        <w:rPr>
          <w:rFonts w:ascii="Arial" w:hAnsi="Arial" w:cs="Arial"/>
          <w:color w:val="000000"/>
          <w:szCs w:val="24"/>
          <w:lang w:val="es-ES"/>
        </w:rPr>
        <w:t xml:space="preserve">.  </w:t>
      </w:r>
      <w:r w:rsidR="00954DD3" w:rsidRPr="00B77E30">
        <w:rPr>
          <w:rFonts w:ascii="Arial" w:hAnsi="Arial" w:cs="Arial"/>
          <w:color w:val="000000"/>
          <w:szCs w:val="24"/>
          <w:lang w:val="es-ES"/>
        </w:rPr>
        <w:t>Objetivos Específicos</w:t>
      </w:r>
    </w:p>
    <w:p w:rsidR="00B20442" w:rsidRDefault="00B20442" w:rsidP="00B20442">
      <w:pPr>
        <w:spacing w:after="0" w:line="240" w:lineRule="auto"/>
        <w:ind w:left="1080"/>
        <w:jc w:val="both"/>
        <w:rPr>
          <w:rFonts w:ascii="Arial" w:hAnsi="Arial" w:cs="Arial"/>
          <w:color w:val="000000"/>
          <w:sz w:val="24"/>
          <w:szCs w:val="24"/>
        </w:rPr>
      </w:pPr>
    </w:p>
    <w:p w:rsidR="00354EB2" w:rsidRPr="00B77E30" w:rsidRDefault="00354EB2" w:rsidP="00EB53D8">
      <w:pPr>
        <w:numPr>
          <w:ilvl w:val="0"/>
          <w:numId w:val="72"/>
        </w:numPr>
        <w:spacing w:after="0" w:line="240" w:lineRule="auto"/>
        <w:jc w:val="both"/>
        <w:rPr>
          <w:rFonts w:ascii="Arial" w:hAnsi="Arial" w:cs="Arial"/>
          <w:color w:val="000000"/>
          <w:sz w:val="24"/>
          <w:szCs w:val="24"/>
        </w:rPr>
      </w:pPr>
      <w:r w:rsidRPr="00B77E30">
        <w:rPr>
          <w:rFonts w:ascii="Arial" w:hAnsi="Arial" w:cs="Arial"/>
          <w:color w:val="000000"/>
          <w:sz w:val="24"/>
          <w:szCs w:val="24"/>
        </w:rPr>
        <w:t>Identificar y aplicar un proceso de planeación en prevención, previsión, mitigación, preparación, atención y recuperación en casos de emergencia.</w:t>
      </w:r>
    </w:p>
    <w:p w:rsidR="00354EB2" w:rsidRPr="00B77E30" w:rsidRDefault="00354EB2" w:rsidP="00EB53D8">
      <w:pPr>
        <w:numPr>
          <w:ilvl w:val="0"/>
          <w:numId w:val="72"/>
        </w:numPr>
        <w:spacing w:after="0" w:line="240" w:lineRule="auto"/>
        <w:jc w:val="both"/>
        <w:rPr>
          <w:rFonts w:ascii="Arial" w:hAnsi="Arial" w:cs="Arial"/>
          <w:color w:val="000000"/>
          <w:sz w:val="24"/>
          <w:szCs w:val="24"/>
        </w:rPr>
      </w:pPr>
      <w:r w:rsidRPr="00B77E30">
        <w:rPr>
          <w:rFonts w:ascii="Arial" w:hAnsi="Arial" w:cs="Arial"/>
          <w:color w:val="000000"/>
          <w:sz w:val="24"/>
          <w:szCs w:val="24"/>
        </w:rPr>
        <w:t>Contar con una adecuada estructura organizativa para casos de emergencia.</w:t>
      </w:r>
    </w:p>
    <w:p w:rsidR="00354EB2" w:rsidRPr="00B77E30" w:rsidRDefault="00354EB2" w:rsidP="00EB53D8">
      <w:pPr>
        <w:numPr>
          <w:ilvl w:val="0"/>
          <w:numId w:val="72"/>
        </w:numPr>
        <w:spacing w:after="0" w:line="240" w:lineRule="auto"/>
        <w:jc w:val="both"/>
        <w:rPr>
          <w:rFonts w:ascii="Arial" w:hAnsi="Arial" w:cs="Arial"/>
          <w:color w:val="000000"/>
          <w:sz w:val="24"/>
          <w:szCs w:val="24"/>
        </w:rPr>
      </w:pPr>
      <w:r w:rsidRPr="00B77E30">
        <w:rPr>
          <w:rFonts w:ascii="Arial" w:hAnsi="Arial" w:cs="Arial"/>
          <w:color w:val="000000"/>
          <w:sz w:val="24"/>
          <w:szCs w:val="24"/>
        </w:rPr>
        <w:t>Elaborar el inventario de recursos humanos, físicos, técnicos y financieros, tanto internos como externos, para atender sus propios eventos de emergencia.</w:t>
      </w:r>
    </w:p>
    <w:p w:rsidR="00354EB2" w:rsidRPr="00B77E30" w:rsidRDefault="00354EB2" w:rsidP="00EB53D8">
      <w:pPr>
        <w:numPr>
          <w:ilvl w:val="0"/>
          <w:numId w:val="72"/>
        </w:numPr>
        <w:spacing w:after="0" w:line="240" w:lineRule="auto"/>
        <w:jc w:val="both"/>
        <w:rPr>
          <w:rFonts w:ascii="Arial" w:hAnsi="Arial" w:cs="Arial"/>
          <w:color w:val="000000"/>
          <w:sz w:val="24"/>
          <w:szCs w:val="24"/>
        </w:rPr>
      </w:pPr>
      <w:r w:rsidRPr="00B77E30">
        <w:rPr>
          <w:rFonts w:ascii="Arial" w:hAnsi="Arial" w:cs="Arial"/>
          <w:color w:val="000000"/>
          <w:sz w:val="24"/>
          <w:szCs w:val="24"/>
        </w:rPr>
        <w:t>Identificar las amenazas, determinar la vulnerabilidad y definir niveles de riesgo frente a éstas.</w:t>
      </w:r>
    </w:p>
    <w:p w:rsidR="00354EB2" w:rsidRPr="00B77E30" w:rsidRDefault="00354EB2" w:rsidP="00EB53D8">
      <w:pPr>
        <w:numPr>
          <w:ilvl w:val="0"/>
          <w:numId w:val="72"/>
        </w:numPr>
        <w:spacing w:after="0" w:line="240" w:lineRule="auto"/>
        <w:jc w:val="both"/>
        <w:rPr>
          <w:rFonts w:ascii="Arial" w:hAnsi="Arial" w:cs="Arial"/>
          <w:color w:val="000000"/>
          <w:sz w:val="24"/>
          <w:szCs w:val="24"/>
        </w:rPr>
      </w:pPr>
      <w:r w:rsidRPr="00B77E30">
        <w:rPr>
          <w:rFonts w:ascii="Arial" w:hAnsi="Arial" w:cs="Arial"/>
          <w:color w:val="000000"/>
          <w:sz w:val="24"/>
          <w:szCs w:val="24"/>
        </w:rPr>
        <w:t>Estructurar un procedimiento normalizado de evacuación para todos los ocupantes de las instalaciones.</w:t>
      </w:r>
    </w:p>
    <w:p w:rsidR="00354EB2" w:rsidRPr="00B77E30" w:rsidRDefault="00354EB2" w:rsidP="00EB53D8">
      <w:pPr>
        <w:numPr>
          <w:ilvl w:val="0"/>
          <w:numId w:val="72"/>
        </w:numPr>
        <w:spacing w:after="0" w:line="240" w:lineRule="auto"/>
        <w:jc w:val="both"/>
        <w:rPr>
          <w:rFonts w:ascii="Arial" w:hAnsi="Arial" w:cs="Arial"/>
          <w:color w:val="000000"/>
          <w:sz w:val="24"/>
          <w:szCs w:val="24"/>
        </w:rPr>
      </w:pPr>
      <w:r w:rsidRPr="00B77E30">
        <w:rPr>
          <w:rFonts w:ascii="Arial" w:hAnsi="Arial" w:cs="Arial"/>
          <w:color w:val="000000"/>
          <w:sz w:val="24"/>
          <w:szCs w:val="24"/>
        </w:rPr>
        <w:t>Establecer un esquema operativo en el lugar del desastre, para la atención de posibles lesionados.</w:t>
      </w:r>
    </w:p>
    <w:p w:rsidR="00354EB2" w:rsidRPr="00B77E30" w:rsidRDefault="00354EB2" w:rsidP="00EB53D8">
      <w:pPr>
        <w:numPr>
          <w:ilvl w:val="0"/>
          <w:numId w:val="72"/>
        </w:numPr>
        <w:spacing w:after="0" w:line="240" w:lineRule="auto"/>
        <w:jc w:val="both"/>
        <w:rPr>
          <w:rFonts w:ascii="Arial" w:hAnsi="Arial" w:cs="Arial"/>
          <w:color w:val="000000"/>
          <w:sz w:val="24"/>
          <w:szCs w:val="24"/>
        </w:rPr>
      </w:pPr>
      <w:r w:rsidRPr="00B77E30">
        <w:rPr>
          <w:rFonts w:ascii="Arial" w:hAnsi="Arial" w:cs="Arial"/>
          <w:color w:val="000000"/>
          <w:sz w:val="24"/>
          <w:szCs w:val="24"/>
        </w:rPr>
        <w:t>Generar condiciones de seguridad y sensibilizar al personal para lograr su participación en las acciones de prevención de emergencias.</w:t>
      </w:r>
    </w:p>
    <w:p w:rsidR="00354EB2" w:rsidRPr="00B77E30" w:rsidRDefault="00354EB2" w:rsidP="00EB53D8">
      <w:pPr>
        <w:numPr>
          <w:ilvl w:val="0"/>
          <w:numId w:val="72"/>
        </w:numPr>
        <w:spacing w:after="0" w:line="240" w:lineRule="auto"/>
        <w:jc w:val="both"/>
        <w:rPr>
          <w:rFonts w:ascii="Arial" w:hAnsi="Arial" w:cs="Arial"/>
          <w:color w:val="000000"/>
          <w:sz w:val="24"/>
          <w:szCs w:val="24"/>
        </w:rPr>
      </w:pPr>
      <w:r w:rsidRPr="00B77E30">
        <w:rPr>
          <w:rFonts w:ascii="Arial" w:hAnsi="Arial" w:cs="Arial"/>
          <w:color w:val="000000"/>
          <w:sz w:val="24"/>
          <w:szCs w:val="24"/>
        </w:rPr>
        <w:t>Desarrollar en los empleados destrezas necesarias para que individualmente y como grupo, puedan ponerse a salvo en caso de emergencia.</w:t>
      </w:r>
    </w:p>
    <w:p w:rsidR="00354EB2" w:rsidRPr="00B77E30" w:rsidRDefault="00354EB2" w:rsidP="00EB53D8">
      <w:pPr>
        <w:numPr>
          <w:ilvl w:val="0"/>
          <w:numId w:val="72"/>
        </w:numPr>
        <w:spacing w:after="0" w:line="240" w:lineRule="auto"/>
        <w:jc w:val="both"/>
        <w:rPr>
          <w:rFonts w:ascii="Arial" w:hAnsi="Arial" w:cs="Arial"/>
          <w:color w:val="000000"/>
          <w:sz w:val="24"/>
          <w:szCs w:val="24"/>
        </w:rPr>
      </w:pPr>
      <w:r w:rsidRPr="00B77E30">
        <w:rPr>
          <w:rFonts w:ascii="Arial" w:hAnsi="Arial" w:cs="Arial"/>
          <w:color w:val="000000"/>
          <w:sz w:val="24"/>
          <w:szCs w:val="24"/>
        </w:rPr>
        <w:t>Estructurar y aplicar el programa de señalización para emergencias.</w:t>
      </w:r>
    </w:p>
    <w:p w:rsidR="00831DB6" w:rsidRPr="00B77E30" w:rsidRDefault="00831DB6" w:rsidP="00EB53D8">
      <w:pPr>
        <w:numPr>
          <w:ilvl w:val="0"/>
          <w:numId w:val="72"/>
        </w:numPr>
        <w:spacing w:after="0" w:line="240" w:lineRule="auto"/>
        <w:jc w:val="both"/>
        <w:rPr>
          <w:rFonts w:ascii="Arial" w:hAnsi="Arial" w:cs="Arial"/>
          <w:color w:val="000000"/>
          <w:sz w:val="24"/>
          <w:szCs w:val="24"/>
        </w:rPr>
      </w:pPr>
      <w:r w:rsidRPr="00B77E30">
        <w:rPr>
          <w:rFonts w:ascii="Arial" w:hAnsi="Arial" w:cs="Arial"/>
          <w:color w:val="000000"/>
          <w:sz w:val="24"/>
          <w:szCs w:val="24"/>
        </w:rPr>
        <w:t>Establecer los lineamentos a seguir para dar inicio a la conformación de un Plan de Ayuda Mutua en el sector donde se encuentra ubicada la ZONA FRANCA INTERNACIONAL DE PEREIRA.</w:t>
      </w:r>
    </w:p>
    <w:p w:rsidR="00831DB6" w:rsidRPr="00B77E30" w:rsidRDefault="00831DB6" w:rsidP="00EB53D8">
      <w:pPr>
        <w:numPr>
          <w:ilvl w:val="0"/>
          <w:numId w:val="72"/>
        </w:numPr>
        <w:spacing w:after="0" w:line="240" w:lineRule="auto"/>
        <w:jc w:val="both"/>
        <w:rPr>
          <w:rFonts w:ascii="Arial" w:hAnsi="Arial" w:cs="Arial"/>
          <w:color w:val="000000"/>
          <w:sz w:val="24"/>
          <w:szCs w:val="24"/>
        </w:rPr>
      </w:pPr>
      <w:r w:rsidRPr="00B77E30">
        <w:rPr>
          <w:rFonts w:ascii="Arial" w:hAnsi="Arial" w:cs="Arial"/>
          <w:color w:val="000000"/>
          <w:sz w:val="24"/>
          <w:szCs w:val="24"/>
        </w:rPr>
        <w:lastRenderedPageBreak/>
        <w:t>Definir el o los puntos de encuentro a donde se dirigirán los colaboradores y visitantes en caso de presentarse una emergencia.</w:t>
      </w:r>
    </w:p>
    <w:p w:rsidR="00831DB6" w:rsidRPr="00B77E30" w:rsidRDefault="00831DB6" w:rsidP="00EB53D8">
      <w:pPr>
        <w:numPr>
          <w:ilvl w:val="0"/>
          <w:numId w:val="73"/>
        </w:numPr>
        <w:spacing w:after="0" w:line="240" w:lineRule="auto"/>
        <w:jc w:val="both"/>
        <w:rPr>
          <w:rFonts w:ascii="Arial" w:hAnsi="Arial" w:cs="Arial"/>
          <w:color w:val="000000"/>
          <w:sz w:val="24"/>
          <w:szCs w:val="24"/>
        </w:rPr>
      </w:pPr>
      <w:r w:rsidRPr="00B77E30">
        <w:rPr>
          <w:rFonts w:ascii="Arial" w:hAnsi="Arial" w:cs="Arial"/>
          <w:color w:val="000000"/>
          <w:sz w:val="24"/>
          <w:szCs w:val="24"/>
        </w:rPr>
        <w:t>Calcular el tiempo teórico de evacuación que permitirá realizar una intervención inmediata y eficaz de la Brigada integral durante la atención de la Emergencias.</w:t>
      </w:r>
    </w:p>
    <w:p w:rsidR="00831DB6" w:rsidRDefault="00831DB6" w:rsidP="00EB53D8">
      <w:pPr>
        <w:numPr>
          <w:ilvl w:val="0"/>
          <w:numId w:val="73"/>
        </w:numPr>
        <w:spacing w:after="0" w:line="240" w:lineRule="auto"/>
        <w:jc w:val="both"/>
        <w:rPr>
          <w:rFonts w:ascii="Arial" w:hAnsi="Arial" w:cs="Arial"/>
          <w:color w:val="000000"/>
          <w:sz w:val="24"/>
          <w:szCs w:val="24"/>
        </w:rPr>
      </w:pPr>
      <w:r w:rsidRPr="00B77E30">
        <w:rPr>
          <w:rFonts w:ascii="Arial" w:hAnsi="Arial" w:cs="Arial"/>
          <w:color w:val="000000"/>
          <w:sz w:val="24"/>
          <w:szCs w:val="24"/>
        </w:rPr>
        <w:t>Cumplir con los requerimientos legales sobre emergencias establecidos por las entidades gubernamentales.</w:t>
      </w:r>
    </w:p>
    <w:p w:rsidR="00954DD3" w:rsidRDefault="00954DD3" w:rsidP="00954DD3">
      <w:pPr>
        <w:spacing w:after="0" w:line="240" w:lineRule="auto"/>
        <w:ind w:left="1080"/>
        <w:jc w:val="both"/>
        <w:rPr>
          <w:rFonts w:ascii="Arial" w:hAnsi="Arial" w:cs="Arial"/>
          <w:color w:val="000000"/>
          <w:sz w:val="24"/>
          <w:szCs w:val="24"/>
        </w:rPr>
      </w:pPr>
    </w:p>
    <w:p w:rsidR="00954DD3" w:rsidRDefault="00954DD3" w:rsidP="00954DD3">
      <w:pPr>
        <w:pStyle w:val="Ttulo1"/>
        <w:numPr>
          <w:ilvl w:val="0"/>
          <w:numId w:val="0"/>
        </w:numPr>
        <w:ind w:left="432" w:hanging="432"/>
        <w:jc w:val="left"/>
        <w:rPr>
          <w:rFonts w:ascii="Arial" w:hAnsi="Arial" w:cs="Arial"/>
          <w:szCs w:val="24"/>
        </w:rPr>
      </w:pPr>
      <w:bookmarkStart w:id="8" w:name="_Toc397413810"/>
      <w:bookmarkStart w:id="9" w:name="_Toc441949375"/>
      <w:bookmarkStart w:id="10" w:name="_Toc461826307"/>
      <w:bookmarkStart w:id="11" w:name="_Toc471563016"/>
      <w:bookmarkStart w:id="12" w:name="_Toc486078524"/>
      <w:bookmarkStart w:id="13" w:name="_Toc514406820"/>
      <w:r>
        <w:rPr>
          <w:rFonts w:ascii="Arial" w:hAnsi="Arial" w:cs="Arial"/>
          <w:szCs w:val="24"/>
        </w:rPr>
        <w:t>2</w:t>
      </w:r>
      <w:r w:rsidRPr="00B77E30">
        <w:rPr>
          <w:rFonts w:ascii="Arial" w:hAnsi="Arial" w:cs="Arial"/>
          <w:szCs w:val="24"/>
        </w:rPr>
        <w:t>. ALCANCE</w:t>
      </w:r>
      <w:bookmarkEnd w:id="8"/>
      <w:bookmarkEnd w:id="9"/>
      <w:bookmarkEnd w:id="10"/>
      <w:bookmarkEnd w:id="11"/>
      <w:bookmarkEnd w:id="12"/>
      <w:bookmarkEnd w:id="13"/>
    </w:p>
    <w:p w:rsidR="00954DD3" w:rsidRPr="00954DD3" w:rsidRDefault="00954DD3" w:rsidP="00954DD3">
      <w:pPr>
        <w:rPr>
          <w:lang w:val="es-ES_tradnl" w:eastAsia="ar-SA"/>
        </w:rPr>
      </w:pPr>
    </w:p>
    <w:p w:rsidR="00954DD3" w:rsidRPr="00B77E30" w:rsidRDefault="00954DD3" w:rsidP="00954DD3">
      <w:pPr>
        <w:pStyle w:val="Ttulo1"/>
        <w:numPr>
          <w:ilvl w:val="0"/>
          <w:numId w:val="0"/>
        </w:numPr>
        <w:jc w:val="both"/>
        <w:rPr>
          <w:rFonts w:ascii="Arial" w:hAnsi="Arial" w:cs="Arial"/>
          <w:b w:val="0"/>
          <w:szCs w:val="24"/>
        </w:rPr>
      </w:pPr>
      <w:r w:rsidRPr="00B77E30">
        <w:rPr>
          <w:rFonts w:ascii="Arial" w:hAnsi="Arial" w:cs="Arial"/>
          <w:b w:val="0"/>
          <w:szCs w:val="24"/>
        </w:rPr>
        <w:t>El plan  de Prevención, Preparación y Respuesta ante Emergencias,  ha sido diseñado para dar respuesta inicial a sucesos repentinos no deseados, cubre a todas las áreas de la Zona Franca Internacional de  Pereira, con el propósito de proteger las actividades productivas, personal propio y visitantes, éste contempla la asistencia de organismos de socorro o de apoyo externo como Bomberos, Defensa Civil, Cruz Roja, Entidades Prestadoras de Servicios de Salud y otras relacionadas con la atención de emergencias para el control total de los sucesos ocurridos al interior de  las instalaciones.</w:t>
      </w:r>
    </w:p>
    <w:p w:rsidR="00954DD3" w:rsidRDefault="00954DD3" w:rsidP="00954DD3">
      <w:pPr>
        <w:spacing w:after="0" w:line="240" w:lineRule="auto"/>
        <w:jc w:val="both"/>
        <w:rPr>
          <w:rFonts w:ascii="Arial" w:hAnsi="Arial" w:cs="Arial"/>
          <w:color w:val="000000"/>
          <w:sz w:val="24"/>
          <w:szCs w:val="24"/>
        </w:rPr>
      </w:pPr>
    </w:p>
    <w:p w:rsidR="00B20442" w:rsidRDefault="00B20442" w:rsidP="00B20442">
      <w:pPr>
        <w:spacing w:after="0" w:line="240" w:lineRule="auto"/>
        <w:jc w:val="both"/>
        <w:rPr>
          <w:rFonts w:ascii="Arial" w:hAnsi="Arial" w:cs="Arial"/>
          <w:color w:val="000000"/>
          <w:sz w:val="24"/>
          <w:szCs w:val="24"/>
        </w:rPr>
      </w:pPr>
    </w:p>
    <w:p w:rsidR="00B20442" w:rsidRPr="00B77E30" w:rsidRDefault="00AA0B94" w:rsidP="00B20442">
      <w:pPr>
        <w:spacing w:after="0" w:line="240" w:lineRule="auto"/>
        <w:jc w:val="both"/>
        <w:rPr>
          <w:rFonts w:ascii="Arial" w:hAnsi="Arial" w:cs="Arial"/>
          <w:color w:val="000000"/>
          <w:sz w:val="24"/>
          <w:szCs w:val="24"/>
        </w:rPr>
      </w:pPr>
      <w:r>
        <w:rPr>
          <w:rFonts w:ascii="Arial" w:hAnsi="Arial" w:cs="Arial"/>
          <w:b/>
          <w:color w:val="000000"/>
          <w:sz w:val="24"/>
          <w:szCs w:val="24"/>
        </w:rPr>
        <w:t xml:space="preserve">3. </w:t>
      </w:r>
      <w:r w:rsidR="00B20442" w:rsidRPr="00AA0B94">
        <w:rPr>
          <w:rFonts w:ascii="Arial" w:hAnsi="Arial" w:cs="Arial"/>
          <w:b/>
          <w:color w:val="000000"/>
          <w:sz w:val="24"/>
          <w:szCs w:val="24"/>
        </w:rPr>
        <w:t>RESPONSABLES</w:t>
      </w:r>
      <w:r w:rsidR="00B20442">
        <w:rPr>
          <w:rFonts w:ascii="Arial" w:hAnsi="Arial" w:cs="Arial"/>
          <w:color w:val="000000"/>
          <w:sz w:val="24"/>
          <w:szCs w:val="24"/>
        </w:rPr>
        <w:t>.</w:t>
      </w:r>
    </w:p>
    <w:p w:rsidR="000C4C23" w:rsidRPr="00B20442" w:rsidRDefault="000C4C23" w:rsidP="000C4C23">
      <w:pPr>
        <w:pStyle w:val="Default"/>
        <w:jc w:val="both"/>
        <w:rPr>
          <w:szCs w:val="23"/>
        </w:rPr>
      </w:pPr>
    </w:p>
    <w:p w:rsidR="00B20442" w:rsidRDefault="00B20442" w:rsidP="00B20442">
      <w:pPr>
        <w:pStyle w:val="Sinespaciado"/>
        <w:jc w:val="both"/>
        <w:rPr>
          <w:rFonts w:ascii="Arial" w:hAnsi="Arial" w:cs="Arial"/>
          <w:sz w:val="24"/>
          <w:szCs w:val="23"/>
        </w:rPr>
      </w:pPr>
      <w:r w:rsidRPr="00B20442">
        <w:rPr>
          <w:rFonts w:ascii="Arial" w:hAnsi="Arial" w:cs="Arial"/>
          <w:sz w:val="24"/>
          <w:szCs w:val="23"/>
        </w:rPr>
        <w:t>Todos los Colaboradores serán responsables de conocer el presente documento, así como de la participación activa del proceso de implementación.</w:t>
      </w:r>
    </w:p>
    <w:p w:rsidR="00AA0B94" w:rsidRPr="00B20442" w:rsidRDefault="00AA0B94" w:rsidP="00B20442">
      <w:pPr>
        <w:pStyle w:val="Sinespaciado"/>
        <w:jc w:val="both"/>
        <w:rPr>
          <w:rFonts w:ascii="Arial" w:hAnsi="Arial" w:cs="Arial"/>
          <w:color w:val="000000"/>
          <w:sz w:val="28"/>
          <w:szCs w:val="24"/>
        </w:rPr>
      </w:pPr>
    </w:p>
    <w:p w:rsidR="00B20442" w:rsidRPr="00B77E30" w:rsidRDefault="00AA0B94" w:rsidP="00954DD3">
      <w:pPr>
        <w:rPr>
          <w:rFonts w:ascii="Arial" w:hAnsi="Arial" w:cs="Arial"/>
          <w:b/>
          <w:color w:val="000000"/>
          <w:sz w:val="24"/>
          <w:szCs w:val="24"/>
        </w:rPr>
      </w:pPr>
      <w:r>
        <w:rPr>
          <w:rFonts w:ascii="Arial" w:hAnsi="Arial" w:cs="Arial"/>
          <w:b/>
          <w:color w:val="000000"/>
          <w:sz w:val="24"/>
          <w:szCs w:val="24"/>
        </w:rPr>
        <w:t>4.</w:t>
      </w:r>
      <w:r w:rsidR="00B20442" w:rsidRPr="00B77E30">
        <w:rPr>
          <w:rFonts w:ascii="Arial" w:hAnsi="Arial" w:cs="Arial"/>
          <w:b/>
          <w:color w:val="000000"/>
          <w:sz w:val="24"/>
          <w:szCs w:val="24"/>
        </w:rPr>
        <w:t xml:space="preserve"> MARCO LEGAL</w:t>
      </w:r>
    </w:p>
    <w:p w:rsidR="00B20442" w:rsidRPr="00B77E30" w:rsidRDefault="00B20442" w:rsidP="00B20442">
      <w:pPr>
        <w:pStyle w:val="Ttulo4"/>
        <w:numPr>
          <w:ilvl w:val="0"/>
          <w:numId w:val="0"/>
        </w:numPr>
        <w:suppressAutoHyphens w:val="0"/>
        <w:ind w:left="864" w:hanging="864"/>
        <w:rPr>
          <w:rFonts w:cs="Arial"/>
          <w:bCs/>
          <w:iCs/>
          <w:sz w:val="24"/>
          <w:szCs w:val="24"/>
        </w:rPr>
      </w:pPr>
      <w:r w:rsidRPr="00B77E30">
        <w:rPr>
          <w:rFonts w:cs="Arial"/>
          <w:bCs/>
          <w:iCs/>
          <w:sz w:val="24"/>
          <w:szCs w:val="24"/>
        </w:rPr>
        <w:t>DECLARACION UNIVERSAL DE LOS DERECHOS HUMANOS</w:t>
      </w:r>
    </w:p>
    <w:p w:rsidR="00B20442" w:rsidRPr="00B77E30" w:rsidRDefault="00B20442" w:rsidP="00B20442">
      <w:pPr>
        <w:jc w:val="both"/>
        <w:rPr>
          <w:rFonts w:ascii="Arial" w:hAnsi="Arial" w:cs="Arial"/>
          <w:bCs/>
          <w:iCs/>
          <w:sz w:val="24"/>
          <w:szCs w:val="24"/>
        </w:rPr>
      </w:pPr>
      <w:r w:rsidRPr="00B77E30">
        <w:rPr>
          <w:rFonts w:ascii="Arial" w:hAnsi="Arial" w:cs="Arial"/>
          <w:bCs/>
          <w:iCs/>
          <w:sz w:val="24"/>
          <w:szCs w:val="24"/>
        </w:rPr>
        <w:t>(ONU Diciembre 10 de 1948)</w:t>
      </w:r>
    </w:p>
    <w:p w:rsidR="00B20442" w:rsidRDefault="00B20442" w:rsidP="00B20442">
      <w:pPr>
        <w:jc w:val="both"/>
        <w:rPr>
          <w:rFonts w:ascii="Arial" w:hAnsi="Arial" w:cs="Arial"/>
          <w:bCs/>
          <w:iCs/>
          <w:sz w:val="24"/>
          <w:szCs w:val="24"/>
        </w:rPr>
      </w:pPr>
      <w:r w:rsidRPr="00B77E30">
        <w:rPr>
          <w:rFonts w:ascii="Arial" w:hAnsi="Arial" w:cs="Arial"/>
          <w:bCs/>
          <w:iCs/>
          <w:sz w:val="24"/>
          <w:szCs w:val="24"/>
        </w:rPr>
        <w:t>Artículo 3 “Todo individuo tiene derecho a la vida, a la libertad y a la seguridad de su persona”</w:t>
      </w:r>
    </w:p>
    <w:p w:rsidR="00B20442" w:rsidRPr="00B77E30" w:rsidRDefault="00B20442" w:rsidP="00B20442">
      <w:pPr>
        <w:pStyle w:val="Textoindependiente3"/>
        <w:spacing w:after="0" w:line="240" w:lineRule="auto"/>
        <w:jc w:val="both"/>
        <w:rPr>
          <w:rFonts w:ascii="Arial" w:hAnsi="Arial" w:cs="Arial"/>
          <w:b/>
          <w:bCs/>
          <w:iCs/>
          <w:sz w:val="24"/>
          <w:szCs w:val="24"/>
        </w:rPr>
      </w:pPr>
      <w:r w:rsidRPr="00B77E30">
        <w:rPr>
          <w:rFonts w:ascii="Arial" w:hAnsi="Arial" w:cs="Arial"/>
          <w:b/>
          <w:bCs/>
          <w:iCs/>
          <w:sz w:val="24"/>
          <w:szCs w:val="24"/>
        </w:rPr>
        <w:t>CODIGO SANITARIO NACIONAL LEY 9.</w:t>
      </w:r>
    </w:p>
    <w:p w:rsidR="00B20442" w:rsidRPr="00B77E30" w:rsidRDefault="00B20442" w:rsidP="00B20442">
      <w:pPr>
        <w:jc w:val="both"/>
        <w:rPr>
          <w:rFonts w:ascii="Arial" w:hAnsi="Arial" w:cs="Arial"/>
          <w:bCs/>
          <w:iCs/>
          <w:sz w:val="24"/>
          <w:szCs w:val="24"/>
        </w:rPr>
      </w:pPr>
      <w:r w:rsidRPr="00B77E30">
        <w:rPr>
          <w:rFonts w:ascii="Arial" w:hAnsi="Arial" w:cs="Arial"/>
          <w:bCs/>
          <w:iCs/>
          <w:sz w:val="24"/>
          <w:szCs w:val="24"/>
        </w:rPr>
        <w:t>(Enero 24 de 1979)</w:t>
      </w:r>
    </w:p>
    <w:p w:rsidR="00B20442" w:rsidRPr="00B77E30" w:rsidRDefault="00B20442" w:rsidP="00B20442">
      <w:pPr>
        <w:jc w:val="both"/>
        <w:rPr>
          <w:rFonts w:ascii="Arial" w:hAnsi="Arial" w:cs="Arial"/>
          <w:bCs/>
          <w:iCs/>
          <w:sz w:val="24"/>
          <w:szCs w:val="24"/>
        </w:rPr>
      </w:pPr>
      <w:r w:rsidRPr="00B77E30">
        <w:rPr>
          <w:rFonts w:ascii="Arial" w:hAnsi="Arial" w:cs="Arial"/>
          <w:bCs/>
          <w:iCs/>
          <w:sz w:val="24"/>
          <w:szCs w:val="24"/>
        </w:rPr>
        <w:t>Artículo 80 Literal e “Proteger a los trabajadores y a la población de los riesgos para la salud, provenientes de la producción, almacenamiento, transporte, uso o disposición de sustancias peligrosas para la salud pública”.</w:t>
      </w:r>
    </w:p>
    <w:p w:rsidR="00B20442" w:rsidRPr="00B77E30" w:rsidRDefault="00B20442" w:rsidP="00B20442">
      <w:pPr>
        <w:jc w:val="both"/>
        <w:rPr>
          <w:rFonts w:ascii="Arial" w:hAnsi="Arial" w:cs="Arial"/>
          <w:bCs/>
          <w:iCs/>
          <w:sz w:val="24"/>
          <w:szCs w:val="24"/>
        </w:rPr>
      </w:pPr>
      <w:r w:rsidRPr="00B77E30">
        <w:rPr>
          <w:rFonts w:ascii="Arial" w:hAnsi="Arial" w:cs="Arial"/>
          <w:bCs/>
          <w:iCs/>
          <w:sz w:val="24"/>
          <w:szCs w:val="24"/>
        </w:rPr>
        <w:lastRenderedPageBreak/>
        <w:t>Artículo 96 “Todos los locales de trabajo tendrán puertas en número suficiente y de características apropiadas para facilitar la evacuación de personal en caso de emergencia o desastre, las cuales no podrán mantenerse obstruidas o con seguro durante las jornadas de trabajo. Las vías de acceso a las salidas de emergencia estarán claramente señalizadas”.</w:t>
      </w:r>
    </w:p>
    <w:p w:rsidR="00B20442" w:rsidRPr="00B77E30" w:rsidRDefault="00B20442" w:rsidP="00B20442">
      <w:pPr>
        <w:pStyle w:val="Ttulo4"/>
        <w:numPr>
          <w:ilvl w:val="0"/>
          <w:numId w:val="0"/>
        </w:numPr>
        <w:suppressAutoHyphens w:val="0"/>
        <w:ind w:left="864" w:hanging="864"/>
        <w:rPr>
          <w:rFonts w:cs="Arial"/>
          <w:bCs/>
          <w:iCs/>
          <w:sz w:val="24"/>
          <w:szCs w:val="24"/>
        </w:rPr>
      </w:pPr>
      <w:r w:rsidRPr="00B77E30">
        <w:rPr>
          <w:rFonts w:cs="Arial"/>
          <w:bCs/>
          <w:iCs/>
          <w:sz w:val="24"/>
          <w:szCs w:val="24"/>
        </w:rPr>
        <w:t>LEY 1523 DE 2.012</w:t>
      </w:r>
    </w:p>
    <w:p w:rsidR="00B20442" w:rsidRPr="00B77E30" w:rsidRDefault="00B20442" w:rsidP="00B20442">
      <w:pPr>
        <w:pStyle w:val="Ttulo4"/>
        <w:shd w:val="clear" w:color="auto" w:fill="FFFFFF"/>
        <w:spacing w:after="336"/>
        <w:rPr>
          <w:rFonts w:cs="Arial"/>
          <w:b w:val="0"/>
          <w:sz w:val="24"/>
          <w:szCs w:val="24"/>
        </w:rPr>
      </w:pPr>
      <w:r w:rsidRPr="00B77E30">
        <w:rPr>
          <w:rFonts w:cs="Arial"/>
          <w:b w:val="0"/>
          <w:bCs/>
          <w:sz w:val="24"/>
          <w:szCs w:val="24"/>
        </w:rPr>
        <w:t>Por la cual se adopta la política nacional de gestión del riesgo de desastres y se establece el Sistema Nacional de Gestión del Riesgo de Desastres y se dictan otras disposiciones</w:t>
      </w:r>
    </w:p>
    <w:p w:rsidR="00B20442" w:rsidRPr="00B77E30" w:rsidRDefault="00B20442" w:rsidP="00B20442">
      <w:pPr>
        <w:jc w:val="both"/>
        <w:rPr>
          <w:rFonts w:ascii="Arial" w:hAnsi="Arial" w:cs="Arial"/>
          <w:bCs/>
          <w:iCs/>
          <w:sz w:val="24"/>
          <w:szCs w:val="24"/>
        </w:rPr>
      </w:pPr>
      <w:r w:rsidRPr="00B77E30">
        <w:rPr>
          <w:rFonts w:ascii="Arial" w:hAnsi="Arial" w:cs="Arial"/>
          <w:bCs/>
          <w:iCs/>
          <w:sz w:val="24"/>
          <w:szCs w:val="24"/>
        </w:rPr>
        <w:t>La legislación en seguridad social, plasmada en la Ley 100 de 1.993 y sus decretos reglamentarios, eleva el nivel de importancia de los planes de emergencia al interior de cada empresa.</w:t>
      </w:r>
    </w:p>
    <w:p w:rsidR="00B20442" w:rsidRPr="00B77E30" w:rsidRDefault="00B20442" w:rsidP="00B20442">
      <w:pPr>
        <w:jc w:val="both"/>
        <w:rPr>
          <w:rFonts w:ascii="Arial" w:hAnsi="Arial" w:cs="Arial"/>
          <w:bCs/>
          <w:iCs/>
          <w:sz w:val="24"/>
          <w:szCs w:val="24"/>
        </w:rPr>
      </w:pPr>
      <w:r w:rsidRPr="00B77E30">
        <w:rPr>
          <w:rFonts w:ascii="Arial" w:hAnsi="Arial" w:cs="Arial"/>
          <w:bCs/>
          <w:iCs/>
          <w:sz w:val="24"/>
          <w:szCs w:val="24"/>
        </w:rPr>
        <w:t>A continuación se citan algunas de estas normas.</w:t>
      </w:r>
    </w:p>
    <w:p w:rsidR="00B20442" w:rsidRPr="00B77E30" w:rsidRDefault="00B20442" w:rsidP="00B20442">
      <w:pPr>
        <w:numPr>
          <w:ilvl w:val="0"/>
          <w:numId w:val="61"/>
        </w:numPr>
        <w:tabs>
          <w:tab w:val="left" w:pos="360"/>
        </w:tabs>
        <w:spacing w:after="0" w:line="240" w:lineRule="auto"/>
        <w:jc w:val="both"/>
        <w:rPr>
          <w:rFonts w:ascii="Arial" w:hAnsi="Arial" w:cs="Arial"/>
          <w:bCs/>
          <w:iCs/>
          <w:sz w:val="24"/>
          <w:szCs w:val="24"/>
        </w:rPr>
      </w:pPr>
      <w:r w:rsidRPr="00AA0B94">
        <w:rPr>
          <w:rFonts w:ascii="Arial" w:hAnsi="Arial" w:cs="Arial"/>
          <w:b/>
          <w:bCs/>
          <w:iCs/>
          <w:sz w:val="24"/>
          <w:szCs w:val="24"/>
        </w:rPr>
        <w:t>La Ley 9</w:t>
      </w:r>
      <w:r w:rsidRPr="00B77E30">
        <w:rPr>
          <w:rFonts w:ascii="Arial" w:hAnsi="Arial" w:cs="Arial"/>
          <w:bCs/>
          <w:iCs/>
          <w:sz w:val="24"/>
          <w:szCs w:val="24"/>
        </w:rPr>
        <w:t>, hace referencia a la tenencia de Planes de Emergencia, dentro del marco legal y contextualización propia de la Salud Ocupacional.</w:t>
      </w:r>
    </w:p>
    <w:p w:rsidR="00B20442" w:rsidRPr="00B41446" w:rsidRDefault="00B20442" w:rsidP="00B20442">
      <w:pPr>
        <w:pStyle w:val="Prrafodelista"/>
        <w:numPr>
          <w:ilvl w:val="0"/>
          <w:numId w:val="61"/>
        </w:numPr>
        <w:tabs>
          <w:tab w:val="left" w:pos="360"/>
        </w:tabs>
        <w:jc w:val="both"/>
        <w:rPr>
          <w:rFonts w:ascii="Arial" w:hAnsi="Arial" w:cs="Arial"/>
          <w:bCs/>
          <w:iCs/>
          <w:sz w:val="24"/>
          <w:szCs w:val="24"/>
        </w:rPr>
      </w:pPr>
      <w:r w:rsidRPr="00AA0B94">
        <w:rPr>
          <w:rFonts w:ascii="Arial" w:hAnsi="Arial" w:cs="Arial"/>
          <w:b/>
          <w:bCs/>
          <w:iCs/>
          <w:sz w:val="24"/>
          <w:szCs w:val="24"/>
        </w:rPr>
        <w:t>La Resolución 1016 de 1989 del Ministerio de Trabajo y Seguridad Social</w:t>
      </w:r>
      <w:r w:rsidRPr="00B41446">
        <w:rPr>
          <w:rFonts w:ascii="Arial" w:hAnsi="Arial" w:cs="Arial"/>
          <w:bCs/>
          <w:iCs/>
          <w:sz w:val="24"/>
          <w:szCs w:val="24"/>
        </w:rPr>
        <w:t>, les exige a las empresas en materia de salud ocupacional, que cuenten con Planes de Emergencia en sus ramas:</w:t>
      </w:r>
    </w:p>
    <w:p w:rsidR="00B20442" w:rsidRPr="00B77E30" w:rsidRDefault="00B20442" w:rsidP="00B20442">
      <w:pPr>
        <w:jc w:val="both"/>
        <w:rPr>
          <w:rFonts w:ascii="Arial" w:hAnsi="Arial" w:cs="Arial"/>
          <w:bCs/>
          <w:iCs/>
          <w:sz w:val="24"/>
          <w:szCs w:val="24"/>
        </w:rPr>
      </w:pPr>
      <w:r w:rsidRPr="00B77E30">
        <w:rPr>
          <w:rFonts w:ascii="Arial" w:hAnsi="Arial" w:cs="Arial"/>
          <w:b/>
          <w:bCs/>
          <w:iCs/>
          <w:sz w:val="24"/>
          <w:szCs w:val="24"/>
        </w:rPr>
        <w:t>Preventiva</w:t>
      </w:r>
      <w:r w:rsidRPr="00B77E30">
        <w:rPr>
          <w:rFonts w:ascii="Arial" w:hAnsi="Arial" w:cs="Arial"/>
          <w:bCs/>
          <w:iCs/>
          <w:sz w:val="24"/>
          <w:szCs w:val="24"/>
        </w:rPr>
        <w:t xml:space="preserve"> Consistente en la aplicación de normas legales o técnicas sobre factores de riesgo propios de la actividad económica de la empresa.</w:t>
      </w:r>
    </w:p>
    <w:p w:rsidR="00B20442" w:rsidRPr="00B77E30" w:rsidRDefault="00B20442" w:rsidP="00B20442">
      <w:pPr>
        <w:jc w:val="both"/>
        <w:rPr>
          <w:rFonts w:ascii="Arial" w:hAnsi="Arial" w:cs="Arial"/>
          <w:bCs/>
          <w:iCs/>
          <w:sz w:val="24"/>
          <w:szCs w:val="24"/>
        </w:rPr>
      </w:pPr>
      <w:r w:rsidRPr="00B77E30">
        <w:rPr>
          <w:rFonts w:ascii="Arial" w:hAnsi="Arial" w:cs="Arial"/>
          <w:b/>
          <w:bCs/>
          <w:iCs/>
          <w:sz w:val="24"/>
          <w:szCs w:val="24"/>
        </w:rPr>
        <w:t>Pasiva</w:t>
      </w:r>
      <w:r w:rsidRPr="00B77E30">
        <w:rPr>
          <w:rFonts w:ascii="Arial" w:hAnsi="Arial" w:cs="Arial"/>
          <w:bCs/>
          <w:iCs/>
          <w:sz w:val="24"/>
          <w:szCs w:val="24"/>
        </w:rPr>
        <w:t xml:space="preserve"> Mediante el diseño y construcción de edificaciones con materiales resistentes, vías de salida suficiente y adecuada para la evacuación, de acuerdo con las amenazas y carga ocupacional.</w:t>
      </w:r>
    </w:p>
    <w:p w:rsidR="00B20442" w:rsidRPr="00B77E30" w:rsidRDefault="00B20442" w:rsidP="00B20442">
      <w:pPr>
        <w:jc w:val="both"/>
        <w:rPr>
          <w:rFonts w:ascii="Arial" w:hAnsi="Arial" w:cs="Arial"/>
          <w:bCs/>
          <w:iCs/>
          <w:sz w:val="24"/>
          <w:szCs w:val="24"/>
        </w:rPr>
      </w:pPr>
      <w:r w:rsidRPr="00B77E30">
        <w:rPr>
          <w:rFonts w:ascii="Arial" w:hAnsi="Arial" w:cs="Arial"/>
          <w:b/>
          <w:bCs/>
          <w:iCs/>
          <w:sz w:val="24"/>
          <w:szCs w:val="24"/>
        </w:rPr>
        <w:t>Activa de control</w:t>
      </w:r>
      <w:r w:rsidRPr="00B77E30">
        <w:rPr>
          <w:rFonts w:ascii="Arial" w:hAnsi="Arial" w:cs="Arial"/>
          <w:bCs/>
          <w:iCs/>
          <w:sz w:val="24"/>
          <w:szCs w:val="24"/>
        </w:rPr>
        <w:t xml:space="preserve"> Conformación y organización de brigadas de emergencia, sistemas de detección y alarma, selección y distribución de equipos de control portátil o fijo.</w:t>
      </w:r>
    </w:p>
    <w:p w:rsidR="00B20442" w:rsidRPr="00B77E30" w:rsidRDefault="00B20442" w:rsidP="00B20442">
      <w:pPr>
        <w:numPr>
          <w:ilvl w:val="0"/>
          <w:numId w:val="62"/>
        </w:numPr>
        <w:tabs>
          <w:tab w:val="left" w:pos="360"/>
        </w:tabs>
        <w:spacing w:after="0" w:line="240" w:lineRule="auto"/>
        <w:jc w:val="both"/>
        <w:rPr>
          <w:rFonts w:ascii="Arial" w:hAnsi="Arial" w:cs="Arial"/>
          <w:bCs/>
          <w:iCs/>
          <w:sz w:val="24"/>
          <w:szCs w:val="24"/>
        </w:rPr>
      </w:pPr>
      <w:r w:rsidRPr="00B77E30">
        <w:rPr>
          <w:rFonts w:ascii="Arial" w:hAnsi="Arial" w:cs="Arial"/>
          <w:b/>
          <w:bCs/>
          <w:iCs/>
          <w:sz w:val="24"/>
          <w:szCs w:val="24"/>
        </w:rPr>
        <w:t>El decreto Ley 1295 de 1994</w:t>
      </w:r>
      <w:r w:rsidRPr="00B77E30">
        <w:rPr>
          <w:rFonts w:ascii="Arial" w:hAnsi="Arial" w:cs="Arial"/>
          <w:bCs/>
          <w:iCs/>
          <w:sz w:val="24"/>
          <w:szCs w:val="24"/>
        </w:rPr>
        <w:t xml:space="preserve"> Artículo 35 establece la capacitación básica para la conformación de la Brigada de Primeros Auxilios.</w:t>
      </w:r>
    </w:p>
    <w:p w:rsidR="00B20442" w:rsidRPr="00B77E30" w:rsidRDefault="00B20442" w:rsidP="00B20442">
      <w:pPr>
        <w:rPr>
          <w:rFonts w:ascii="Arial" w:hAnsi="Arial" w:cs="Arial"/>
          <w:b/>
          <w:sz w:val="24"/>
          <w:szCs w:val="24"/>
        </w:rPr>
      </w:pPr>
    </w:p>
    <w:p w:rsidR="00B20442" w:rsidRPr="00B20442" w:rsidRDefault="00B20442" w:rsidP="00B20442">
      <w:pPr>
        <w:pStyle w:val="Ttulo4"/>
        <w:numPr>
          <w:ilvl w:val="0"/>
          <w:numId w:val="0"/>
        </w:numPr>
        <w:suppressAutoHyphens w:val="0"/>
        <w:rPr>
          <w:rFonts w:cs="Arial"/>
          <w:bCs/>
          <w:sz w:val="24"/>
        </w:rPr>
      </w:pPr>
      <w:r w:rsidRPr="00B77E30">
        <w:rPr>
          <w:rFonts w:cs="Arial"/>
          <w:bCs/>
          <w:iCs/>
          <w:sz w:val="24"/>
          <w:szCs w:val="24"/>
        </w:rPr>
        <w:t>DECRETO 1072 DE 2015</w:t>
      </w:r>
      <w:bookmarkStart w:id="14" w:name="2.2.4.6.25"/>
      <w:r>
        <w:rPr>
          <w:rFonts w:cs="Arial"/>
          <w:bCs/>
          <w:iCs/>
          <w:sz w:val="24"/>
          <w:szCs w:val="24"/>
          <w:lang w:val="es-CO"/>
        </w:rPr>
        <w:t xml:space="preserve">.  </w:t>
      </w:r>
      <w:r w:rsidRPr="00B20442">
        <w:rPr>
          <w:rFonts w:cs="Arial"/>
          <w:bCs/>
          <w:sz w:val="24"/>
        </w:rPr>
        <w:t>ARTÍCULO 2.2.4.6.25</w:t>
      </w:r>
      <w:r>
        <w:rPr>
          <w:rFonts w:cs="Arial"/>
          <w:b w:val="0"/>
          <w:bCs/>
        </w:rPr>
        <w:t>.</w:t>
      </w:r>
      <w:r>
        <w:rPr>
          <w:rFonts w:cs="Arial"/>
          <w:b w:val="0"/>
          <w:bCs/>
          <w:lang w:val="es-CO"/>
        </w:rPr>
        <w:t xml:space="preserve"> </w:t>
      </w:r>
      <w:r w:rsidRPr="00B20442">
        <w:rPr>
          <w:rFonts w:cs="Arial"/>
          <w:bCs/>
          <w:sz w:val="24"/>
        </w:rPr>
        <w:t>PREVENCIÓN, PREPARACIÓN Y RESPUESTA ANTE EMERGENCIAS.</w:t>
      </w:r>
      <w:bookmarkEnd w:id="14"/>
    </w:p>
    <w:p w:rsidR="00B20442" w:rsidRPr="00B77E30" w:rsidRDefault="00B20442" w:rsidP="00B20442">
      <w:pPr>
        <w:pStyle w:val="NormalWeb"/>
        <w:spacing w:before="0" w:beforeAutospacing="0" w:after="0" w:afterAutospacing="0"/>
        <w:jc w:val="both"/>
        <w:rPr>
          <w:rFonts w:ascii="Arial" w:hAnsi="Arial" w:cs="Arial"/>
        </w:rPr>
      </w:pPr>
    </w:p>
    <w:p w:rsidR="00B20442" w:rsidRPr="00B77E30" w:rsidRDefault="00B20442" w:rsidP="00B20442">
      <w:pPr>
        <w:pStyle w:val="NormalWeb"/>
        <w:spacing w:before="0" w:beforeAutospacing="0" w:after="0" w:afterAutospacing="0"/>
        <w:jc w:val="both"/>
        <w:rPr>
          <w:rFonts w:ascii="Arial" w:hAnsi="Arial" w:cs="Arial"/>
        </w:rPr>
      </w:pPr>
      <w:r w:rsidRPr="00B77E30">
        <w:rPr>
          <w:rFonts w:ascii="Arial" w:hAnsi="Arial" w:cs="Arial"/>
        </w:rPr>
        <w:lastRenderedPageBreak/>
        <w:t>El empleador o contratante debe implementar y mantener las disposiciones necesarias en materia de prevención, preparación y respuesta ante emergencias, con cobertura a todos los centros y turnos de trabajo y todos los trabajadores, independiente de su forma de contratación o vinculación, incluidos contratistas y subcontratistas, así como proveedores y visitantes.</w:t>
      </w:r>
    </w:p>
    <w:p w:rsidR="00B20442" w:rsidRPr="00B77E30" w:rsidRDefault="00B20442" w:rsidP="00B20442">
      <w:pPr>
        <w:pStyle w:val="NormalWeb"/>
        <w:spacing w:before="0" w:beforeAutospacing="0" w:after="0" w:afterAutospacing="0"/>
        <w:jc w:val="both"/>
        <w:rPr>
          <w:rFonts w:ascii="Arial" w:hAnsi="Arial" w:cs="Arial"/>
        </w:rPr>
      </w:pPr>
      <w:r w:rsidRPr="00B77E30">
        <w:rPr>
          <w:rFonts w:ascii="Arial" w:hAnsi="Arial" w:cs="Arial"/>
        </w:rPr>
        <w:t>Para ello debe implementar un plan de prevención, preparación y respuesta ante emergencias que considere como mínimo, los siguientes aspectos:</w:t>
      </w:r>
    </w:p>
    <w:p w:rsidR="00B20442" w:rsidRPr="00B77E30" w:rsidRDefault="00B20442" w:rsidP="00B20442">
      <w:pPr>
        <w:pStyle w:val="NormalWeb"/>
        <w:spacing w:before="0" w:beforeAutospacing="0" w:after="0" w:afterAutospacing="0"/>
        <w:jc w:val="both"/>
        <w:rPr>
          <w:rFonts w:ascii="Arial" w:hAnsi="Arial" w:cs="Arial"/>
        </w:rPr>
      </w:pPr>
    </w:p>
    <w:p w:rsidR="00B20442" w:rsidRPr="00B77E30" w:rsidRDefault="00B20442" w:rsidP="00B20442">
      <w:pPr>
        <w:pStyle w:val="NormalWeb"/>
        <w:spacing w:before="0" w:beforeAutospacing="0" w:after="0" w:afterAutospacing="0"/>
        <w:jc w:val="both"/>
        <w:rPr>
          <w:rFonts w:ascii="Arial" w:hAnsi="Arial" w:cs="Arial"/>
        </w:rPr>
      </w:pPr>
      <w:r w:rsidRPr="00B77E30">
        <w:rPr>
          <w:rFonts w:ascii="Arial" w:hAnsi="Arial" w:cs="Arial"/>
        </w:rPr>
        <w:t>1. Identificar sistemáticamente todas las amenazas que puedan afectar a la empresa;</w:t>
      </w:r>
    </w:p>
    <w:p w:rsidR="00B20442" w:rsidRPr="00B77E30" w:rsidRDefault="00B20442" w:rsidP="00B20442">
      <w:pPr>
        <w:pStyle w:val="NormalWeb"/>
        <w:spacing w:before="0" w:beforeAutospacing="0" w:after="0" w:afterAutospacing="0"/>
        <w:jc w:val="both"/>
        <w:rPr>
          <w:rFonts w:ascii="Arial" w:hAnsi="Arial" w:cs="Arial"/>
        </w:rPr>
      </w:pPr>
      <w:r w:rsidRPr="00B77E30">
        <w:rPr>
          <w:rFonts w:ascii="Arial" w:hAnsi="Arial" w:cs="Arial"/>
        </w:rPr>
        <w:t>2. Identificar los recursos disponibles, incluyendo las medidas de prevención y control existentes al interior de la empresa para prevención, preparación y respuesta ante emergencias, así como las capacidades existentes en las redes institucionales y de ayuda mutua;</w:t>
      </w:r>
    </w:p>
    <w:p w:rsidR="00B20442" w:rsidRPr="00B77E30" w:rsidRDefault="00B20442" w:rsidP="00B20442">
      <w:pPr>
        <w:pStyle w:val="NormalWeb"/>
        <w:spacing w:before="0" w:beforeAutospacing="0" w:after="0" w:afterAutospacing="0"/>
        <w:jc w:val="both"/>
        <w:rPr>
          <w:rFonts w:ascii="Arial" w:hAnsi="Arial" w:cs="Arial"/>
        </w:rPr>
      </w:pPr>
      <w:r w:rsidRPr="00B77E30">
        <w:rPr>
          <w:rFonts w:ascii="Arial" w:hAnsi="Arial" w:cs="Arial"/>
        </w:rPr>
        <w:t>3. Analizar la vulnerabilidad de la empresa frente a las amenazas identificadas, considerando las medidas de prevención y control existentes;</w:t>
      </w:r>
    </w:p>
    <w:p w:rsidR="00B20442" w:rsidRPr="00B77E30" w:rsidRDefault="00B20442" w:rsidP="00B20442">
      <w:pPr>
        <w:pStyle w:val="NormalWeb"/>
        <w:spacing w:before="0" w:beforeAutospacing="0" w:after="0" w:afterAutospacing="0"/>
        <w:jc w:val="both"/>
        <w:rPr>
          <w:rFonts w:ascii="Arial" w:hAnsi="Arial" w:cs="Arial"/>
        </w:rPr>
      </w:pPr>
      <w:r w:rsidRPr="00B77E30">
        <w:rPr>
          <w:rFonts w:ascii="Arial" w:hAnsi="Arial" w:cs="Arial"/>
        </w:rPr>
        <w:t>4. Valorar y evaluar los riesgos considerando el número de trabajadores expuestos, los bienes y servicios de la empresa;</w:t>
      </w:r>
    </w:p>
    <w:p w:rsidR="00B20442" w:rsidRPr="00B77E30" w:rsidRDefault="00B20442" w:rsidP="00B20442">
      <w:pPr>
        <w:pStyle w:val="NormalWeb"/>
        <w:spacing w:before="0" w:beforeAutospacing="0" w:after="0" w:afterAutospacing="0"/>
        <w:jc w:val="both"/>
        <w:rPr>
          <w:rFonts w:ascii="Arial" w:hAnsi="Arial" w:cs="Arial"/>
        </w:rPr>
      </w:pPr>
      <w:r w:rsidRPr="00B77E30">
        <w:rPr>
          <w:rFonts w:ascii="Arial" w:hAnsi="Arial" w:cs="Arial"/>
        </w:rPr>
        <w:t>5. Diseñar e implementar los procedimientos para prevenir y controlar las amenazas priorizadas o minimizar el impacto de las no prioritarias;</w:t>
      </w:r>
    </w:p>
    <w:p w:rsidR="00B20442" w:rsidRPr="00B77E30" w:rsidRDefault="00B20442" w:rsidP="00B20442">
      <w:pPr>
        <w:pStyle w:val="NormalWeb"/>
        <w:spacing w:before="0" w:beforeAutospacing="0" w:after="0" w:afterAutospacing="0"/>
        <w:jc w:val="both"/>
        <w:rPr>
          <w:rFonts w:ascii="Arial" w:hAnsi="Arial" w:cs="Arial"/>
        </w:rPr>
      </w:pPr>
      <w:r w:rsidRPr="00B77E30">
        <w:rPr>
          <w:rFonts w:ascii="Arial" w:hAnsi="Arial" w:cs="Arial"/>
        </w:rPr>
        <w:t>6. Formular el plan de emergencia para responder ante la inminencia u ocurrencia de eventos potencialmente desastrosos;</w:t>
      </w:r>
    </w:p>
    <w:p w:rsidR="00B20442" w:rsidRPr="00B77E30" w:rsidRDefault="00B20442" w:rsidP="00B20442">
      <w:pPr>
        <w:pStyle w:val="NormalWeb"/>
        <w:spacing w:before="0" w:beforeAutospacing="0" w:after="0" w:afterAutospacing="0"/>
        <w:jc w:val="both"/>
        <w:rPr>
          <w:rFonts w:ascii="Arial" w:hAnsi="Arial" w:cs="Arial"/>
        </w:rPr>
      </w:pPr>
      <w:r w:rsidRPr="00B77E30">
        <w:rPr>
          <w:rFonts w:ascii="Arial" w:hAnsi="Arial" w:cs="Arial"/>
        </w:rPr>
        <w:t>7. Asignar los recursos necesarios para diseñar e implementar los programas, procedimientos o acciones necesarias, para prevenir y controlar las amenazas prioritarias o minimizar el impacto de las no prioritarias;</w:t>
      </w:r>
    </w:p>
    <w:p w:rsidR="00B20442" w:rsidRPr="00B77E30" w:rsidRDefault="00B20442" w:rsidP="00B20442">
      <w:pPr>
        <w:pStyle w:val="NormalWeb"/>
        <w:spacing w:before="0" w:beforeAutospacing="0" w:after="0" w:afterAutospacing="0"/>
        <w:jc w:val="both"/>
        <w:rPr>
          <w:rFonts w:ascii="Arial" w:hAnsi="Arial" w:cs="Arial"/>
        </w:rPr>
      </w:pPr>
      <w:r w:rsidRPr="00B77E30">
        <w:rPr>
          <w:rFonts w:ascii="Arial" w:hAnsi="Arial" w:cs="Arial"/>
        </w:rPr>
        <w:t>8. Implementar las acciones factibles, para reducir la vulnerabilidad de la empresa frente a estas amenazas que incluye entre otros, la definición de planos de instalaciones y rutas de evacuación;</w:t>
      </w:r>
    </w:p>
    <w:p w:rsidR="00B20442" w:rsidRPr="00B77E30" w:rsidRDefault="00B20442" w:rsidP="00B20442">
      <w:pPr>
        <w:pStyle w:val="NormalWeb"/>
        <w:spacing w:before="0" w:beforeAutospacing="0" w:after="0" w:afterAutospacing="0"/>
        <w:jc w:val="both"/>
        <w:rPr>
          <w:rFonts w:ascii="Arial" w:hAnsi="Arial" w:cs="Arial"/>
        </w:rPr>
      </w:pPr>
      <w:r w:rsidRPr="00B77E30">
        <w:rPr>
          <w:rFonts w:ascii="Arial" w:hAnsi="Arial" w:cs="Arial"/>
        </w:rPr>
        <w:t>9. Informar, capacitar y entrenar incluyendo a todos los trabajadores, para que estén en capacidad de actuar y proteger su salud e integridad, ante una emergencia real o potencial;</w:t>
      </w:r>
    </w:p>
    <w:p w:rsidR="00B20442" w:rsidRPr="00B77E30" w:rsidRDefault="00B20442" w:rsidP="00B20442">
      <w:pPr>
        <w:pStyle w:val="NormalWeb"/>
        <w:spacing w:before="0" w:beforeAutospacing="0" w:after="0" w:afterAutospacing="0"/>
        <w:jc w:val="both"/>
        <w:rPr>
          <w:rFonts w:ascii="Arial" w:hAnsi="Arial" w:cs="Arial"/>
        </w:rPr>
      </w:pPr>
      <w:r w:rsidRPr="00B77E30">
        <w:rPr>
          <w:rFonts w:ascii="Arial" w:hAnsi="Arial" w:cs="Arial"/>
        </w:rPr>
        <w:t>10. Realizar simulacros como mínimo una (1) vez al año con la participación de todos los trabajadores;</w:t>
      </w:r>
    </w:p>
    <w:p w:rsidR="00B20442" w:rsidRPr="00B77E30" w:rsidRDefault="00B20442" w:rsidP="00B20442">
      <w:pPr>
        <w:pStyle w:val="NormalWeb"/>
        <w:spacing w:before="0" w:beforeAutospacing="0" w:after="0" w:afterAutospacing="0"/>
        <w:jc w:val="both"/>
        <w:rPr>
          <w:rFonts w:ascii="Arial" w:hAnsi="Arial" w:cs="Arial"/>
        </w:rPr>
      </w:pPr>
      <w:r w:rsidRPr="00B77E30">
        <w:rPr>
          <w:rFonts w:ascii="Arial" w:hAnsi="Arial" w:cs="Arial"/>
        </w:rPr>
        <w:t>11. Conformar, capacitar, entrenar y dotar la brigada de emergencias, acorde con su nivel de riesgo y los recursos disponibles, que incluya la atención de primeros auxilios;</w:t>
      </w:r>
    </w:p>
    <w:p w:rsidR="00B20442" w:rsidRPr="00B77E30" w:rsidRDefault="00B20442" w:rsidP="00B20442">
      <w:pPr>
        <w:pStyle w:val="NormalWeb"/>
        <w:spacing w:before="0" w:beforeAutospacing="0" w:after="0" w:afterAutospacing="0"/>
        <w:jc w:val="both"/>
        <w:rPr>
          <w:rFonts w:ascii="Arial" w:hAnsi="Arial" w:cs="Arial"/>
        </w:rPr>
      </w:pPr>
      <w:r w:rsidRPr="00B77E30">
        <w:rPr>
          <w:rFonts w:ascii="Arial" w:hAnsi="Arial" w:cs="Arial"/>
        </w:rPr>
        <w:t>12. Inspeccionar con la periodicidad que sea definida en el SG-SST, todos los equipos relacionados con la prevención y atención de emergencias incluyendo sistemas de alerta, señalización y alarma, con el fin de garantizar su disponibilidad y buen funcionamiento; y</w:t>
      </w:r>
    </w:p>
    <w:p w:rsidR="00B20442" w:rsidRDefault="00B20442" w:rsidP="00B20442">
      <w:pPr>
        <w:pStyle w:val="NormalWeb"/>
        <w:spacing w:before="0" w:beforeAutospacing="0" w:after="0" w:afterAutospacing="0"/>
        <w:jc w:val="both"/>
        <w:rPr>
          <w:rFonts w:ascii="Arial" w:hAnsi="Arial" w:cs="Arial"/>
        </w:rPr>
      </w:pPr>
      <w:r w:rsidRPr="00B77E30">
        <w:rPr>
          <w:rFonts w:ascii="Arial" w:hAnsi="Arial" w:cs="Arial"/>
        </w:rPr>
        <w:lastRenderedPageBreak/>
        <w:t>13. Desarrollar programas o planes de ayuda mutua ante amenazas de interés común, identificando los recursos para la prevención, preparación y respuesta ante emergencias en el entorno de la empresa y articulándose con los planes que para el mismo propósito puedan existir en la zona donde se ubica la empresa</w:t>
      </w:r>
      <w:r w:rsidR="00DE5BC6">
        <w:rPr>
          <w:rFonts w:ascii="Arial" w:hAnsi="Arial" w:cs="Arial"/>
        </w:rPr>
        <w:t>.</w:t>
      </w:r>
    </w:p>
    <w:p w:rsidR="00DE5BC6" w:rsidRDefault="00DE5BC6" w:rsidP="00B20442">
      <w:pPr>
        <w:pStyle w:val="NormalWeb"/>
        <w:spacing w:before="0" w:beforeAutospacing="0" w:after="0" w:afterAutospacing="0"/>
        <w:jc w:val="both"/>
        <w:rPr>
          <w:rFonts w:ascii="Arial" w:hAnsi="Arial" w:cs="Arial"/>
        </w:rPr>
      </w:pPr>
    </w:p>
    <w:p w:rsidR="00DE5BC6" w:rsidRPr="00B77E30" w:rsidRDefault="00DE5BC6" w:rsidP="00B20442">
      <w:pPr>
        <w:pStyle w:val="NormalWeb"/>
        <w:spacing w:before="0" w:beforeAutospacing="0" w:after="0" w:afterAutospacing="0"/>
        <w:jc w:val="both"/>
        <w:rPr>
          <w:rFonts w:ascii="Arial" w:hAnsi="Arial" w:cs="Arial"/>
        </w:rPr>
      </w:pPr>
    </w:p>
    <w:p w:rsidR="00B20442" w:rsidRPr="00B77E30" w:rsidRDefault="00B20442" w:rsidP="00B20442">
      <w:pPr>
        <w:spacing w:after="0" w:line="240" w:lineRule="auto"/>
        <w:rPr>
          <w:rFonts w:ascii="Arial" w:hAnsi="Arial" w:cs="Arial"/>
          <w:b/>
          <w:sz w:val="24"/>
          <w:szCs w:val="24"/>
          <w:lang w:val="es-CO"/>
        </w:rPr>
      </w:pPr>
      <w:r w:rsidRPr="00B77E30">
        <w:rPr>
          <w:rFonts w:ascii="Arial" w:hAnsi="Arial" w:cs="Arial"/>
          <w:b/>
          <w:sz w:val="24"/>
          <w:szCs w:val="24"/>
          <w:lang w:val="es-CO"/>
        </w:rPr>
        <w:t>RESOLUCIÓN 2157 DE 2017</w:t>
      </w:r>
    </w:p>
    <w:p w:rsidR="00B20442" w:rsidRPr="00B77E30" w:rsidRDefault="00B20442" w:rsidP="00B20442">
      <w:pPr>
        <w:rPr>
          <w:rFonts w:ascii="Arial" w:hAnsi="Arial" w:cs="Arial"/>
          <w:b/>
          <w:sz w:val="24"/>
          <w:szCs w:val="24"/>
          <w:lang w:val="es-CO"/>
        </w:rPr>
      </w:pPr>
    </w:p>
    <w:p w:rsidR="00B20442" w:rsidRPr="00B77E30" w:rsidRDefault="00B20442" w:rsidP="00B20442">
      <w:pPr>
        <w:rPr>
          <w:rFonts w:ascii="Arial" w:hAnsi="Arial" w:cs="Arial"/>
          <w:b/>
          <w:sz w:val="24"/>
          <w:szCs w:val="24"/>
        </w:rPr>
      </w:pPr>
      <w:r w:rsidRPr="00B77E30">
        <w:rPr>
          <w:rFonts w:ascii="Arial" w:hAnsi="Arial" w:cs="Arial"/>
          <w:sz w:val="24"/>
          <w:szCs w:val="24"/>
          <w:lang w:val="es-CO"/>
        </w:rPr>
        <w:t>Por medio del cual se adoptan directrices generales para la elaboración del plan de gestión del riesgo de desastres de las entidades públicas y privadas en el marco del art</w:t>
      </w:r>
      <w:r>
        <w:rPr>
          <w:rFonts w:ascii="Arial" w:hAnsi="Arial" w:cs="Arial"/>
          <w:sz w:val="24"/>
          <w:szCs w:val="24"/>
          <w:lang w:val="es-CO"/>
        </w:rPr>
        <w:t>ículo 42 de la ley 1523 de 2012</w:t>
      </w:r>
    </w:p>
    <w:p w:rsidR="00B20442" w:rsidRPr="001B5687" w:rsidRDefault="00AA0B94" w:rsidP="00B20442">
      <w:pPr>
        <w:rPr>
          <w:rFonts w:ascii="Arial" w:hAnsi="Arial" w:cs="Arial"/>
          <w:b/>
          <w:bCs/>
          <w:iCs/>
          <w:sz w:val="24"/>
          <w:szCs w:val="24"/>
        </w:rPr>
      </w:pPr>
      <w:r>
        <w:rPr>
          <w:rFonts w:ascii="Arial" w:hAnsi="Arial" w:cs="Arial"/>
          <w:b/>
          <w:sz w:val="24"/>
          <w:szCs w:val="24"/>
        </w:rPr>
        <w:t>5</w:t>
      </w:r>
      <w:r w:rsidR="00B20442" w:rsidRPr="00B77E30">
        <w:rPr>
          <w:rFonts w:ascii="Arial" w:hAnsi="Arial" w:cs="Arial"/>
          <w:b/>
          <w:sz w:val="24"/>
          <w:szCs w:val="24"/>
        </w:rPr>
        <w:t>. MARCO DE REFERENCIA</w:t>
      </w:r>
    </w:p>
    <w:p w:rsidR="00B20442" w:rsidRPr="001B5687" w:rsidRDefault="00B20442" w:rsidP="00B20442">
      <w:pPr>
        <w:pStyle w:val="Textoindependiente"/>
        <w:rPr>
          <w:rFonts w:ascii="Arial" w:hAnsi="Arial" w:cs="Arial"/>
          <w:iCs/>
          <w:sz w:val="24"/>
          <w:szCs w:val="24"/>
        </w:rPr>
      </w:pPr>
      <w:r w:rsidRPr="001B5687">
        <w:rPr>
          <w:rFonts w:ascii="Arial" w:hAnsi="Arial" w:cs="Arial"/>
          <w:iCs/>
          <w:sz w:val="24"/>
          <w:szCs w:val="24"/>
        </w:rPr>
        <w:t>Algunas de las normas en las cuales se fundamenta el Plan de Emergencia son:</w:t>
      </w:r>
    </w:p>
    <w:p w:rsidR="00B20442" w:rsidRPr="001B5687" w:rsidRDefault="00B20442" w:rsidP="00B20442">
      <w:pPr>
        <w:pStyle w:val="Textoindependiente"/>
        <w:rPr>
          <w:rFonts w:ascii="Arial" w:hAnsi="Arial" w:cs="Arial"/>
          <w:iCs/>
          <w:sz w:val="24"/>
          <w:szCs w:val="24"/>
        </w:rPr>
      </w:pPr>
    </w:p>
    <w:p w:rsidR="00B20442" w:rsidRPr="00B20442" w:rsidRDefault="00B20442" w:rsidP="00B20442">
      <w:pPr>
        <w:jc w:val="both"/>
        <w:rPr>
          <w:rFonts w:ascii="Arial" w:hAnsi="Arial" w:cs="Arial"/>
          <w:b/>
          <w:snapToGrid w:val="0"/>
          <w:color w:val="000000"/>
          <w:sz w:val="24"/>
          <w:szCs w:val="24"/>
        </w:rPr>
      </w:pPr>
      <w:r>
        <w:rPr>
          <w:rFonts w:ascii="Arial" w:hAnsi="Arial" w:cs="Arial"/>
          <w:b/>
          <w:snapToGrid w:val="0"/>
          <w:color w:val="000000"/>
          <w:sz w:val="24"/>
          <w:szCs w:val="24"/>
        </w:rPr>
        <w:t>Normas nacionales</w:t>
      </w:r>
    </w:p>
    <w:p w:rsidR="00B20442" w:rsidRPr="00B77E30" w:rsidRDefault="00B20442" w:rsidP="00B20442">
      <w:pPr>
        <w:numPr>
          <w:ilvl w:val="0"/>
          <w:numId w:val="62"/>
        </w:numPr>
        <w:spacing w:after="0" w:line="240" w:lineRule="auto"/>
        <w:jc w:val="both"/>
        <w:rPr>
          <w:rFonts w:ascii="Arial" w:hAnsi="Arial" w:cs="Arial"/>
          <w:snapToGrid w:val="0"/>
          <w:color w:val="000000"/>
          <w:sz w:val="24"/>
          <w:szCs w:val="24"/>
        </w:rPr>
      </w:pPr>
      <w:r w:rsidRPr="00B77E30">
        <w:rPr>
          <w:rFonts w:ascii="Arial" w:hAnsi="Arial" w:cs="Arial"/>
          <w:snapToGrid w:val="0"/>
          <w:color w:val="000000"/>
          <w:sz w:val="24"/>
          <w:szCs w:val="24"/>
        </w:rPr>
        <w:t>NTC 1410: Símbolos Gráficos de Señalización.</w:t>
      </w:r>
    </w:p>
    <w:p w:rsidR="00B20442" w:rsidRPr="00B77E30" w:rsidRDefault="00B20442" w:rsidP="00B20442">
      <w:pPr>
        <w:numPr>
          <w:ilvl w:val="0"/>
          <w:numId w:val="62"/>
        </w:numPr>
        <w:spacing w:after="0" w:line="240" w:lineRule="auto"/>
        <w:jc w:val="both"/>
        <w:rPr>
          <w:rFonts w:ascii="Arial" w:hAnsi="Arial" w:cs="Arial"/>
          <w:snapToGrid w:val="0"/>
          <w:color w:val="000000"/>
          <w:sz w:val="24"/>
          <w:szCs w:val="24"/>
        </w:rPr>
      </w:pPr>
      <w:r w:rsidRPr="00B77E30">
        <w:rPr>
          <w:rFonts w:ascii="Arial" w:hAnsi="Arial" w:cs="Arial"/>
          <w:snapToGrid w:val="0"/>
          <w:color w:val="000000"/>
          <w:sz w:val="24"/>
          <w:szCs w:val="24"/>
        </w:rPr>
        <w:t>NTC 1461: Colores y Señales de Seguridad.</w:t>
      </w:r>
    </w:p>
    <w:p w:rsidR="00B20442" w:rsidRPr="00B77E30" w:rsidRDefault="00B20442" w:rsidP="00B20442">
      <w:pPr>
        <w:numPr>
          <w:ilvl w:val="0"/>
          <w:numId w:val="62"/>
        </w:numPr>
        <w:spacing w:after="0" w:line="240" w:lineRule="auto"/>
        <w:jc w:val="both"/>
        <w:rPr>
          <w:rFonts w:ascii="Arial" w:hAnsi="Arial" w:cs="Arial"/>
          <w:snapToGrid w:val="0"/>
          <w:color w:val="000000"/>
          <w:sz w:val="24"/>
          <w:szCs w:val="24"/>
        </w:rPr>
      </w:pPr>
      <w:r w:rsidRPr="00B77E30">
        <w:rPr>
          <w:rFonts w:ascii="Arial" w:hAnsi="Arial" w:cs="Arial"/>
          <w:snapToGrid w:val="0"/>
          <w:color w:val="000000"/>
          <w:sz w:val="24"/>
          <w:szCs w:val="24"/>
        </w:rPr>
        <w:t>NTC 1700: Medios de Evacuación.</w:t>
      </w:r>
    </w:p>
    <w:p w:rsidR="00B20442" w:rsidRPr="00B77E30" w:rsidRDefault="00B20442" w:rsidP="00B20442">
      <w:pPr>
        <w:numPr>
          <w:ilvl w:val="0"/>
          <w:numId w:val="62"/>
        </w:numPr>
        <w:spacing w:after="0" w:line="240" w:lineRule="auto"/>
        <w:jc w:val="both"/>
        <w:rPr>
          <w:rFonts w:ascii="Arial" w:hAnsi="Arial" w:cs="Arial"/>
          <w:snapToGrid w:val="0"/>
          <w:color w:val="000000"/>
          <w:sz w:val="24"/>
          <w:szCs w:val="24"/>
        </w:rPr>
      </w:pPr>
      <w:r w:rsidRPr="00B77E30">
        <w:rPr>
          <w:rFonts w:ascii="Arial" w:hAnsi="Arial" w:cs="Arial"/>
          <w:snapToGrid w:val="0"/>
          <w:color w:val="000000"/>
          <w:sz w:val="24"/>
          <w:szCs w:val="24"/>
        </w:rPr>
        <w:t>NTC 1867: Sistema de Señales Contra Incendio.</w:t>
      </w:r>
    </w:p>
    <w:p w:rsidR="00B20442" w:rsidRPr="00B77E30" w:rsidRDefault="00B20442" w:rsidP="00B20442">
      <w:pPr>
        <w:numPr>
          <w:ilvl w:val="0"/>
          <w:numId w:val="62"/>
        </w:numPr>
        <w:spacing w:after="0" w:line="240" w:lineRule="auto"/>
        <w:jc w:val="both"/>
        <w:rPr>
          <w:rFonts w:ascii="Arial" w:hAnsi="Arial" w:cs="Arial"/>
          <w:snapToGrid w:val="0"/>
          <w:color w:val="000000"/>
          <w:sz w:val="24"/>
          <w:szCs w:val="24"/>
        </w:rPr>
      </w:pPr>
      <w:r w:rsidRPr="00B77E30">
        <w:rPr>
          <w:rFonts w:ascii="Arial" w:hAnsi="Arial" w:cs="Arial"/>
          <w:snapToGrid w:val="0"/>
          <w:color w:val="000000"/>
          <w:sz w:val="24"/>
          <w:szCs w:val="24"/>
        </w:rPr>
        <w:t>NTC 1910: Extintores de incendio, selección, distribución, uso y mantenimiento.</w:t>
      </w:r>
    </w:p>
    <w:p w:rsidR="00B20442" w:rsidRPr="00B77E30" w:rsidRDefault="00B20442" w:rsidP="00B20442">
      <w:pPr>
        <w:numPr>
          <w:ilvl w:val="0"/>
          <w:numId w:val="62"/>
        </w:numPr>
        <w:spacing w:after="0" w:line="240" w:lineRule="auto"/>
        <w:jc w:val="both"/>
        <w:rPr>
          <w:rFonts w:ascii="Arial" w:hAnsi="Arial" w:cs="Arial"/>
          <w:snapToGrid w:val="0"/>
          <w:color w:val="000000"/>
          <w:sz w:val="24"/>
          <w:szCs w:val="24"/>
        </w:rPr>
      </w:pPr>
      <w:r w:rsidRPr="00B77E30">
        <w:rPr>
          <w:rFonts w:ascii="Arial" w:hAnsi="Arial" w:cs="Arial"/>
          <w:snapToGrid w:val="0"/>
          <w:color w:val="000000"/>
          <w:sz w:val="24"/>
          <w:szCs w:val="24"/>
        </w:rPr>
        <w:t>NTC 1931: Higiene y Seguridad. Seguridad Contra Incendios. Señales.</w:t>
      </w:r>
    </w:p>
    <w:p w:rsidR="00B20442" w:rsidRPr="00B77E30" w:rsidRDefault="00B20442" w:rsidP="00B20442">
      <w:pPr>
        <w:numPr>
          <w:ilvl w:val="0"/>
          <w:numId w:val="62"/>
        </w:numPr>
        <w:spacing w:after="0" w:line="240" w:lineRule="auto"/>
        <w:jc w:val="both"/>
        <w:rPr>
          <w:rFonts w:ascii="Arial" w:hAnsi="Arial" w:cs="Arial"/>
          <w:snapToGrid w:val="0"/>
          <w:color w:val="000000"/>
          <w:sz w:val="24"/>
          <w:szCs w:val="24"/>
        </w:rPr>
      </w:pPr>
      <w:r w:rsidRPr="00B77E30">
        <w:rPr>
          <w:rFonts w:ascii="Arial" w:hAnsi="Arial" w:cs="Arial"/>
          <w:snapToGrid w:val="0"/>
          <w:color w:val="000000"/>
          <w:sz w:val="24"/>
          <w:szCs w:val="24"/>
        </w:rPr>
        <w:t>NTC 2050: Código Eléctrico Nacional.</w:t>
      </w:r>
    </w:p>
    <w:p w:rsidR="00B20442" w:rsidRPr="00B77E30" w:rsidRDefault="00B20442" w:rsidP="00B20442">
      <w:pPr>
        <w:numPr>
          <w:ilvl w:val="0"/>
          <w:numId w:val="62"/>
        </w:numPr>
        <w:spacing w:after="0" w:line="240" w:lineRule="auto"/>
        <w:jc w:val="both"/>
        <w:rPr>
          <w:rFonts w:ascii="Arial" w:hAnsi="Arial" w:cs="Arial"/>
          <w:snapToGrid w:val="0"/>
          <w:color w:val="000000"/>
          <w:sz w:val="24"/>
          <w:szCs w:val="24"/>
        </w:rPr>
      </w:pPr>
      <w:r w:rsidRPr="00B77E30">
        <w:rPr>
          <w:rFonts w:ascii="Arial" w:hAnsi="Arial" w:cs="Arial"/>
          <w:snapToGrid w:val="0"/>
          <w:color w:val="000000"/>
          <w:sz w:val="24"/>
          <w:szCs w:val="24"/>
        </w:rPr>
        <w:t>NTC 2885: Extintores Portátiles. Generalidades.</w:t>
      </w:r>
    </w:p>
    <w:p w:rsidR="00B20442" w:rsidRPr="00B77E30" w:rsidRDefault="00B20442" w:rsidP="00B20442">
      <w:pPr>
        <w:numPr>
          <w:ilvl w:val="0"/>
          <w:numId w:val="62"/>
        </w:numPr>
        <w:spacing w:after="0" w:line="240" w:lineRule="auto"/>
        <w:jc w:val="both"/>
        <w:rPr>
          <w:rFonts w:ascii="Arial" w:hAnsi="Arial" w:cs="Arial"/>
          <w:snapToGrid w:val="0"/>
          <w:color w:val="000000"/>
          <w:sz w:val="24"/>
          <w:szCs w:val="24"/>
        </w:rPr>
      </w:pPr>
      <w:r w:rsidRPr="00B77E30">
        <w:rPr>
          <w:rFonts w:ascii="Arial" w:hAnsi="Arial" w:cs="Arial"/>
          <w:snapToGrid w:val="0"/>
          <w:color w:val="000000"/>
          <w:sz w:val="24"/>
          <w:szCs w:val="24"/>
        </w:rPr>
        <w:t>NTC 3807: Extintores portátiles sobre ruedas.</w:t>
      </w:r>
    </w:p>
    <w:p w:rsidR="00B20442" w:rsidRPr="00B77E30" w:rsidRDefault="00B20442" w:rsidP="00B20442">
      <w:pPr>
        <w:numPr>
          <w:ilvl w:val="0"/>
          <w:numId w:val="62"/>
        </w:numPr>
        <w:spacing w:after="0" w:line="240" w:lineRule="auto"/>
        <w:jc w:val="both"/>
        <w:rPr>
          <w:rFonts w:ascii="Arial" w:hAnsi="Arial" w:cs="Arial"/>
          <w:snapToGrid w:val="0"/>
          <w:color w:val="000000"/>
          <w:sz w:val="24"/>
          <w:szCs w:val="24"/>
        </w:rPr>
      </w:pPr>
      <w:r w:rsidRPr="00B77E30">
        <w:rPr>
          <w:rFonts w:ascii="Arial" w:hAnsi="Arial" w:cs="Arial"/>
          <w:snapToGrid w:val="0"/>
          <w:color w:val="000000"/>
          <w:sz w:val="24"/>
          <w:szCs w:val="24"/>
        </w:rPr>
        <w:t>NTC 3458: Identificación de Tuberías y Servicios.</w:t>
      </w:r>
    </w:p>
    <w:p w:rsidR="00B20442" w:rsidRPr="00B77E30" w:rsidRDefault="00B20442" w:rsidP="00B20442">
      <w:pPr>
        <w:numPr>
          <w:ilvl w:val="0"/>
          <w:numId w:val="62"/>
        </w:numPr>
        <w:spacing w:after="0" w:line="240" w:lineRule="auto"/>
        <w:jc w:val="both"/>
        <w:rPr>
          <w:rFonts w:ascii="Arial" w:hAnsi="Arial" w:cs="Arial"/>
          <w:snapToGrid w:val="0"/>
          <w:color w:val="000000"/>
          <w:sz w:val="24"/>
          <w:szCs w:val="24"/>
        </w:rPr>
      </w:pPr>
      <w:r w:rsidRPr="00B77E30">
        <w:rPr>
          <w:rFonts w:ascii="Arial" w:hAnsi="Arial" w:cs="Arial"/>
          <w:snapToGrid w:val="0"/>
          <w:color w:val="000000"/>
          <w:sz w:val="24"/>
          <w:szCs w:val="24"/>
        </w:rPr>
        <w:t>NTC 4166: Equipo de Protección y Extinción de Incendio.</w:t>
      </w:r>
    </w:p>
    <w:p w:rsidR="00B20442" w:rsidRPr="00B77E30" w:rsidRDefault="00B20442" w:rsidP="00B20442">
      <w:pPr>
        <w:jc w:val="both"/>
        <w:rPr>
          <w:rFonts w:ascii="Arial" w:hAnsi="Arial" w:cs="Arial"/>
          <w:snapToGrid w:val="0"/>
          <w:color w:val="000000"/>
          <w:sz w:val="24"/>
          <w:szCs w:val="24"/>
        </w:rPr>
      </w:pPr>
    </w:p>
    <w:p w:rsidR="00B20442" w:rsidRPr="00B77E30" w:rsidRDefault="00B20442" w:rsidP="00B20442">
      <w:pPr>
        <w:jc w:val="both"/>
        <w:rPr>
          <w:rFonts w:ascii="Arial" w:hAnsi="Arial" w:cs="Arial"/>
          <w:snapToGrid w:val="0"/>
          <w:color w:val="000000"/>
          <w:sz w:val="24"/>
          <w:szCs w:val="24"/>
        </w:rPr>
      </w:pPr>
      <w:r w:rsidRPr="00B77E30">
        <w:rPr>
          <w:rFonts w:ascii="Arial" w:hAnsi="Arial" w:cs="Arial"/>
          <w:snapToGrid w:val="0"/>
          <w:color w:val="000000"/>
          <w:sz w:val="24"/>
          <w:szCs w:val="24"/>
        </w:rPr>
        <w:t>NTC: Norma Técnica Colombiana, emitida por ICONTEC.</w:t>
      </w:r>
    </w:p>
    <w:p w:rsidR="00B20442" w:rsidRDefault="00B20442" w:rsidP="00B20442">
      <w:pPr>
        <w:jc w:val="both"/>
        <w:rPr>
          <w:rFonts w:ascii="Arial" w:hAnsi="Arial" w:cs="Arial"/>
          <w:b/>
          <w:snapToGrid w:val="0"/>
          <w:color w:val="000000"/>
          <w:sz w:val="24"/>
          <w:szCs w:val="24"/>
        </w:rPr>
      </w:pPr>
      <w:r w:rsidRPr="00B77E30">
        <w:rPr>
          <w:rFonts w:ascii="Arial" w:hAnsi="Arial" w:cs="Arial"/>
          <w:b/>
          <w:snapToGrid w:val="0"/>
          <w:color w:val="000000"/>
          <w:sz w:val="24"/>
          <w:szCs w:val="24"/>
        </w:rPr>
        <w:t xml:space="preserve">ICONTEC: Instituto Colombiano de Normas Técnicas </w:t>
      </w:r>
      <w:r>
        <w:rPr>
          <w:rFonts w:ascii="Arial" w:hAnsi="Arial" w:cs="Arial"/>
          <w:b/>
          <w:snapToGrid w:val="0"/>
          <w:color w:val="000000"/>
          <w:sz w:val="24"/>
          <w:szCs w:val="24"/>
        </w:rPr>
        <w:t xml:space="preserve">y Certificación. </w:t>
      </w:r>
    </w:p>
    <w:p w:rsidR="00B20442" w:rsidRPr="00B20442" w:rsidRDefault="00B20442" w:rsidP="00B20442">
      <w:pPr>
        <w:jc w:val="both"/>
        <w:rPr>
          <w:rFonts w:ascii="Arial" w:hAnsi="Arial" w:cs="Arial"/>
          <w:b/>
          <w:snapToGrid w:val="0"/>
          <w:color w:val="000000"/>
          <w:sz w:val="24"/>
          <w:szCs w:val="24"/>
        </w:rPr>
      </w:pPr>
      <w:r>
        <w:rPr>
          <w:rFonts w:ascii="Arial" w:hAnsi="Arial" w:cs="Arial"/>
          <w:b/>
          <w:snapToGrid w:val="0"/>
          <w:color w:val="000000"/>
          <w:sz w:val="24"/>
          <w:szCs w:val="24"/>
        </w:rPr>
        <w:t>Normas internacionales</w:t>
      </w:r>
    </w:p>
    <w:p w:rsidR="00B20442" w:rsidRPr="00B77E30" w:rsidRDefault="00B20442" w:rsidP="00B20442">
      <w:pPr>
        <w:pStyle w:val="Prrafodelista"/>
        <w:numPr>
          <w:ilvl w:val="0"/>
          <w:numId w:val="69"/>
        </w:numPr>
        <w:jc w:val="both"/>
        <w:rPr>
          <w:rFonts w:ascii="Arial" w:hAnsi="Arial" w:cs="Arial"/>
          <w:snapToGrid w:val="0"/>
          <w:color w:val="000000"/>
          <w:sz w:val="24"/>
          <w:szCs w:val="24"/>
        </w:rPr>
      </w:pPr>
      <w:r w:rsidRPr="00B77E30">
        <w:rPr>
          <w:rFonts w:ascii="Arial" w:hAnsi="Arial" w:cs="Arial"/>
          <w:snapToGrid w:val="0"/>
          <w:color w:val="000000"/>
          <w:sz w:val="24"/>
          <w:szCs w:val="24"/>
        </w:rPr>
        <w:t>NFPA1: Código de Prevención de Incendios.</w:t>
      </w:r>
    </w:p>
    <w:p w:rsidR="00B20442" w:rsidRPr="00B77E30" w:rsidRDefault="00B20442" w:rsidP="00B20442">
      <w:pPr>
        <w:numPr>
          <w:ilvl w:val="0"/>
          <w:numId w:val="68"/>
        </w:numPr>
        <w:spacing w:after="0" w:line="240" w:lineRule="auto"/>
        <w:jc w:val="both"/>
        <w:rPr>
          <w:rFonts w:ascii="Arial" w:hAnsi="Arial" w:cs="Arial"/>
          <w:snapToGrid w:val="0"/>
          <w:color w:val="000000"/>
          <w:sz w:val="24"/>
          <w:szCs w:val="24"/>
        </w:rPr>
      </w:pPr>
      <w:r w:rsidRPr="00B77E30">
        <w:rPr>
          <w:rFonts w:ascii="Arial" w:hAnsi="Arial" w:cs="Arial"/>
          <w:snapToGrid w:val="0"/>
          <w:color w:val="000000"/>
          <w:sz w:val="24"/>
          <w:szCs w:val="24"/>
        </w:rPr>
        <w:t>NFPA 10: Norma para extintores portátiles.</w:t>
      </w:r>
    </w:p>
    <w:p w:rsidR="00B20442" w:rsidRPr="00B77E30" w:rsidRDefault="00B20442" w:rsidP="00B20442">
      <w:pPr>
        <w:numPr>
          <w:ilvl w:val="0"/>
          <w:numId w:val="68"/>
        </w:numPr>
        <w:spacing w:after="0" w:line="240" w:lineRule="auto"/>
        <w:jc w:val="both"/>
        <w:rPr>
          <w:rFonts w:ascii="Arial" w:hAnsi="Arial" w:cs="Arial"/>
          <w:snapToGrid w:val="0"/>
          <w:color w:val="000000"/>
          <w:sz w:val="24"/>
          <w:szCs w:val="24"/>
        </w:rPr>
      </w:pPr>
      <w:r w:rsidRPr="00B77E30">
        <w:rPr>
          <w:rFonts w:ascii="Arial" w:hAnsi="Arial" w:cs="Arial"/>
          <w:snapToGrid w:val="0"/>
          <w:color w:val="000000"/>
          <w:sz w:val="24"/>
          <w:szCs w:val="24"/>
        </w:rPr>
        <w:lastRenderedPageBreak/>
        <w:t>NFPA 72: Sistemas de Alarmas (serie 72).</w:t>
      </w:r>
    </w:p>
    <w:p w:rsidR="00B20442" w:rsidRPr="00B77E30" w:rsidRDefault="00B20442" w:rsidP="00B20442">
      <w:pPr>
        <w:numPr>
          <w:ilvl w:val="0"/>
          <w:numId w:val="68"/>
        </w:numPr>
        <w:spacing w:after="0" w:line="240" w:lineRule="auto"/>
        <w:jc w:val="both"/>
        <w:rPr>
          <w:rFonts w:ascii="Arial" w:hAnsi="Arial" w:cs="Arial"/>
          <w:snapToGrid w:val="0"/>
          <w:color w:val="000000"/>
          <w:sz w:val="24"/>
          <w:szCs w:val="24"/>
        </w:rPr>
      </w:pPr>
      <w:r w:rsidRPr="00B77E30">
        <w:rPr>
          <w:rFonts w:ascii="Arial" w:hAnsi="Arial" w:cs="Arial"/>
          <w:snapToGrid w:val="0"/>
          <w:color w:val="000000"/>
          <w:sz w:val="24"/>
          <w:szCs w:val="24"/>
        </w:rPr>
        <w:t>NFPA 75: Protección de Equipos de Computación Electrónicos.</w:t>
      </w:r>
    </w:p>
    <w:p w:rsidR="00B20442" w:rsidRPr="00B77E30" w:rsidRDefault="00B20442" w:rsidP="00B20442">
      <w:pPr>
        <w:numPr>
          <w:ilvl w:val="0"/>
          <w:numId w:val="68"/>
        </w:numPr>
        <w:spacing w:after="0" w:line="240" w:lineRule="auto"/>
        <w:jc w:val="both"/>
        <w:rPr>
          <w:rFonts w:ascii="Arial" w:hAnsi="Arial" w:cs="Arial"/>
          <w:snapToGrid w:val="0"/>
          <w:color w:val="000000"/>
          <w:sz w:val="24"/>
          <w:szCs w:val="24"/>
        </w:rPr>
      </w:pPr>
      <w:r w:rsidRPr="00B77E30">
        <w:rPr>
          <w:rFonts w:ascii="Arial" w:hAnsi="Arial" w:cs="Arial"/>
          <w:snapToGrid w:val="0"/>
          <w:color w:val="000000"/>
          <w:sz w:val="24"/>
          <w:szCs w:val="24"/>
        </w:rPr>
        <w:t>NFPA 101: Código de Seguridad Humana.</w:t>
      </w:r>
    </w:p>
    <w:p w:rsidR="00B20442" w:rsidRPr="00B77E30" w:rsidRDefault="00B20442" w:rsidP="00B20442">
      <w:pPr>
        <w:numPr>
          <w:ilvl w:val="0"/>
          <w:numId w:val="68"/>
        </w:numPr>
        <w:spacing w:after="0" w:line="240" w:lineRule="auto"/>
        <w:jc w:val="both"/>
        <w:rPr>
          <w:rFonts w:ascii="Arial" w:hAnsi="Arial" w:cs="Arial"/>
          <w:snapToGrid w:val="0"/>
          <w:color w:val="000000"/>
          <w:sz w:val="24"/>
          <w:szCs w:val="24"/>
        </w:rPr>
      </w:pPr>
      <w:r w:rsidRPr="00B77E30">
        <w:rPr>
          <w:rFonts w:ascii="Arial" w:hAnsi="Arial" w:cs="Arial"/>
          <w:snapToGrid w:val="0"/>
          <w:color w:val="000000"/>
          <w:sz w:val="24"/>
          <w:szCs w:val="24"/>
        </w:rPr>
        <w:t>NFPA 170: Símbolos de Seguridad Contra Incendio.</w:t>
      </w:r>
    </w:p>
    <w:p w:rsidR="00B20442" w:rsidRPr="00B77E30" w:rsidRDefault="00B20442" w:rsidP="00B20442">
      <w:pPr>
        <w:numPr>
          <w:ilvl w:val="0"/>
          <w:numId w:val="68"/>
        </w:numPr>
        <w:spacing w:after="0" w:line="240" w:lineRule="auto"/>
        <w:jc w:val="both"/>
        <w:rPr>
          <w:rFonts w:ascii="Arial" w:hAnsi="Arial" w:cs="Arial"/>
          <w:snapToGrid w:val="0"/>
          <w:color w:val="000000"/>
          <w:sz w:val="24"/>
          <w:szCs w:val="24"/>
        </w:rPr>
      </w:pPr>
      <w:r w:rsidRPr="00B77E30">
        <w:rPr>
          <w:rFonts w:ascii="Arial" w:hAnsi="Arial" w:cs="Arial"/>
          <w:snapToGrid w:val="0"/>
          <w:color w:val="000000"/>
          <w:sz w:val="24"/>
          <w:szCs w:val="24"/>
        </w:rPr>
        <w:t>NFPA 600: Norma sobre Brigadas Privadas Contra Incendios.</w:t>
      </w:r>
    </w:p>
    <w:p w:rsidR="00B20442" w:rsidRPr="00B77E30" w:rsidRDefault="00B20442" w:rsidP="00B20442">
      <w:pPr>
        <w:numPr>
          <w:ilvl w:val="0"/>
          <w:numId w:val="68"/>
        </w:numPr>
        <w:spacing w:after="0" w:line="240" w:lineRule="auto"/>
        <w:jc w:val="both"/>
        <w:rPr>
          <w:rFonts w:ascii="Arial" w:hAnsi="Arial" w:cs="Arial"/>
          <w:snapToGrid w:val="0"/>
          <w:color w:val="000000"/>
          <w:sz w:val="24"/>
          <w:szCs w:val="24"/>
        </w:rPr>
      </w:pPr>
      <w:r w:rsidRPr="00B77E30">
        <w:rPr>
          <w:rFonts w:ascii="Arial" w:hAnsi="Arial" w:cs="Arial"/>
          <w:snapToGrid w:val="0"/>
          <w:color w:val="000000"/>
          <w:sz w:val="24"/>
          <w:szCs w:val="24"/>
        </w:rPr>
        <w:t>NFPA 1600: Prácticas Recomendadas para el Manejo de Desastres.</w:t>
      </w:r>
    </w:p>
    <w:p w:rsidR="00B20442" w:rsidRPr="00B77E30" w:rsidRDefault="00B20442" w:rsidP="00B20442">
      <w:pPr>
        <w:jc w:val="both"/>
        <w:rPr>
          <w:rFonts w:ascii="Arial" w:hAnsi="Arial" w:cs="Arial"/>
          <w:b/>
          <w:snapToGrid w:val="0"/>
          <w:color w:val="000000"/>
          <w:sz w:val="24"/>
          <w:szCs w:val="24"/>
        </w:rPr>
      </w:pPr>
    </w:p>
    <w:p w:rsidR="00B20442" w:rsidRPr="00B77E30" w:rsidRDefault="00B20442" w:rsidP="00B20442">
      <w:pPr>
        <w:jc w:val="both"/>
        <w:rPr>
          <w:rFonts w:ascii="Arial" w:hAnsi="Arial" w:cs="Arial"/>
          <w:b/>
          <w:snapToGrid w:val="0"/>
          <w:color w:val="000000"/>
          <w:sz w:val="24"/>
          <w:szCs w:val="24"/>
        </w:rPr>
      </w:pPr>
      <w:r w:rsidRPr="00B77E30">
        <w:rPr>
          <w:rFonts w:ascii="Arial" w:hAnsi="Arial" w:cs="Arial"/>
          <w:b/>
          <w:snapToGrid w:val="0"/>
          <w:color w:val="000000"/>
          <w:sz w:val="24"/>
          <w:szCs w:val="24"/>
        </w:rPr>
        <w:t>NFPA: NATIONAL FIRE PROTECTION ASOCIATION (Asociación Nacional de Protección Contra el Fuego de los Estados Unidos).</w:t>
      </w:r>
    </w:p>
    <w:p w:rsidR="00B20442" w:rsidRPr="00B77E30" w:rsidRDefault="00B20442" w:rsidP="00354EB2">
      <w:pPr>
        <w:spacing w:line="276" w:lineRule="auto"/>
        <w:jc w:val="both"/>
        <w:rPr>
          <w:rFonts w:ascii="Arial" w:hAnsi="Arial" w:cs="Arial"/>
          <w:sz w:val="24"/>
          <w:szCs w:val="24"/>
        </w:rPr>
      </w:pPr>
    </w:p>
    <w:bookmarkEnd w:id="5"/>
    <w:bookmarkEnd w:id="6"/>
    <w:bookmarkEnd w:id="7"/>
    <w:p w:rsidR="00831DB6" w:rsidRPr="001B5687" w:rsidRDefault="001B5687" w:rsidP="001B5687">
      <w:pPr>
        <w:tabs>
          <w:tab w:val="left" w:pos="426"/>
        </w:tabs>
        <w:rPr>
          <w:rFonts w:ascii="Arial" w:hAnsi="Arial" w:cs="Arial"/>
          <w:b/>
          <w:sz w:val="24"/>
          <w:szCs w:val="24"/>
        </w:rPr>
      </w:pPr>
      <w:r>
        <w:rPr>
          <w:rFonts w:ascii="Arial" w:hAnsi="Arial" w:cs="Arial"/>
          <w:b/>
          <w:sz w:val="24"/>
          <w:szCs w:val="24"/>
        </w:rPr>
        <w:t>6</w:t>
      </w:r>
      <w:r w:rsidR="003F08E9" w:rsidRPr="00B77E30">
        <w:rPr>
          <w:rFonts w:ascii="Arial" w:hAnsi="Arial" w:cs="Arial"/>
          <w:b/>
          <w:sz w:val="24"/>
          <w:szCs w:val="24"/>
        </w:rPr>
        <w:t xml:space="preserve">. ESTRATEGIAS </w:t>
      </w:r>
    </w:p>
    <w:p w:rsidR="00831DB6" w:rsidRPr="00B77E30" w:rsidRDefault="001B5687" w:rsidP="001B5687">
      <w:pPr>
        <w:jc w:val="both"/>
        <w:rPr>
          <w:rFonts w:ascii="Arial" w:hAnsi="Arial" w:cs="Arial"/>
          <w:b/>
          <w:sz w:val="24"/>
          <w:szCs w:val="24"/>
        </w:rPr>
      </w:pPr>
      <w:r>
        <w:rPr>
          <w:rFonts w:ascii="Arial" w:hAnsi="Arial" w:cs="Arial"/>
          <w:b/>
          <w:sz w:val="24"/>
          <w:szCs w:val="24"/>
        </w:rPr>
        <w:t>6</w:t>
      </w:r>
      <w:r w:rsidR="003F08E9" w:rsidRPr="00B77E30">
        <w:rPr>
          <w:rFonts w:ascii="Arial" w:hAnsi="Arial" w:cs="Arial"/>
          <w:b/>
          <w:sz w:val="24"/>
          <w:szCs w:val="24"/>
        </w:rPr>
        <w:t xml:space="preserve">.1 </w:t>
      </w:r>
      <w:r w:rsidRPr="00B77E30">
        <w:rPr>
          <w:rFonts w:ascii="Arial" w:hAnsi="Arial" w:cs="Arial"/>
          <w:b/>
          <w:sz w:val="24"/>
          <w:szCs w:val="24"/>
        </w:rPr>
        <w:t>Implementación Y Formulación Del Plan:</w:t>
      </w:r>
    </w:p>
    <w:p w:rsidR="00831DB6" w:rsidRPr="00B77E30" w:rsidRDefault="00831DB6" w:rsidP="00EB53D8">
      <w:pPr>
        <w:numPr>
          <w:ilvl w:val="0"/>
          <w:numId w:val="74"/>
        </w:numPr>
        <w:spacing w:after="0" w:line="240" w:lineRule="auto"/>
        <w:jc w:val="both"/>
        <w:rPr>
          <w:rFonts w:ascii="Arial" w:hAnsi="Arial" w:cs="Arial"/>
          <w:sz w:val="24"/>
          <w:szCs w:val="24"/>
        </w:rPr>
      </w:pPr>
      <w:r w:rsidRPr="00B77E30">
        <w:rPr>
          <w:rFonts w:ascii="Arial" w:hAnsi="Arial" w:cs="Arial"/>
          <w:sz w:val="24"/>
          <w:szCs w:val="24"/>
        </w:rPr>
        <w:t>Identificación de procesos, infraestructura física y aspectos generales, con énfasis en los que podrían generar una amenaza o que podrían resultar afectados.</w:t>
      </w:r>
    </w:p>
    <w:p w:rsidR="00831DB6" w:rsidRPr="00B77E30" w:rsidRDefault="00831DB6" w:rsidP="00EB53D8">
      <w:pPr>
        <w:numPr>
          <w:ilvl w:val="0"/>
          <w:numId w:val="74"/>
        </w:numPr>
        <w:spacing w:after="0" w:line="240" w:lineRule="auto"/>
        <w:jc w:val="both"/>
        <w:rPr>
          <w:rFonts w:ascii="Arial" w:hAnsi="Arial" w:cs="Arial"/>
          <w:sz w:val="24"/>
          <w:szCs w:val="24"/>
        </w:rPr>
      </w:pPr>
      <w:r w:rsidRPr="00B77E30">
        <w:rPr>
          <w:rFonts w:ascii="Arial" w:hAnsi="Arial" w:cs="Arial"/>
          <w:sz w:val="24"/>
          <w:szCs w:val="24"/>
        </w:rPr>
        <w:t>Inventario de Amenazas naturales, tecnológicas o sociales.</w:t>
      </w:r>
    </w:p>
    <w:p w:rsidR="00831DB6" w:rsidRPr="00B77E30" w:rsidRDefault="00831DB6" w:rsidP="00EB53D8">
      <w:pPr>
        <w:numPr>
          <w:ilvl w:val="0"/>
          <w:numId w:val="74"/>
        </w:numPr>
        <w:spacing w:after="0" w:line="240" w:lineRule="auto"/>
        <w:jc w:val="both"/>
        <w:rPr>
          <w:rFonts w:ascii="Arial" w:hAnsi="Arial" w:cs="Arial"/>
          <w:sz w:val="24"/>
          <w:szCs w:val="24"/>
        </w:rPr>
      </w:pPr>
      <w:r w:rsidRPr="00B77E30">
        <w:rPr>
          <w:rFonts w:ascii="Arial" w:hAnsi="Arial" w:cs="Arial"/>
          <w:sz w:val="24"/>
          <w:szCs w:val="24"/>
        </w:rPr>
        <w:t>Análisis de Vulnerabilidad. Inventario de recursos internos y externos.</w:t>
      </w:r>
    </w:p>
    <w:p w:rsidR="00831DB6" w:rsidRPr="00B77E30" w:rsidRDefault="00831DB6" w:rsidP="00EB53D8">
      <w:pPr>
        <w:numPr>
          <w:ilvl w:val="0"/>
          <w:numId w:val="74"/>
        </w:numPr>
        <w:spacing w:after="0" w:line="240" w:lineRule="auto"/>
        <w:jc w:val="both"/>
        <w:rPr>
          <w:rFonts w:ascii="Arial" w:hAnsi="Arial" w:cs="Arial"/>
          <w:sz w:val="24"/>
          <w:szCs w:val="24"/>
        </w:rPr>
      </w:pPr>
      <w:r w:rsidRPr="00B77E30">
        <w:rPr>
          <w:rFonts w:ascii="Arial" w:hAnsi="Arial" w:cs="Arial"/>
          <w:sz w:val="24"/>
          <w:szCs w:val="24"/>
        </w:rPr>
        <w:t xml:space="preserve">Formulación de los planes necesarios en la Zona Franca </w:t>
      </w:r>
      <w:r w:rsidR="00F80881" w:rsidRPr="00B77E30">
        <w:rPr>
          <w:rFonts w:ascii="Arial" w:hAnsi="Arial" w:cs="Arial"/>
          <w:sz w:val="24"/>
          <w:szCs w:val="24"/>
        </w:rPr>
        <w:t>Internacional de Pereira</w:t>
      </w:r>
      <w:r w:rsidRPr="00B77E30">
        <w:rPr>
          <w:rFonts w:ascii="Arial" w:hAnsi="Arial" w:cs="Arial"/>
          <w:sz w:val="24"/>
          <w:szCs w:val="24"/>
        </w:rPr>
        <w:t>.</w:t>
      </w:r>
    </w:p>
    <w:p w:rsidR="00831DB6" w:rsidRPr="00B77E30" w:rsidRDefault="00831DB6" w:rsidP="00831DB6">
      <w:pPr>
        <w:jc w:val="both"/>
        <w:rPr>
          <w:rFonts w:ascii="Arial" w:hAnsi="Arial" w:cs="Arial"/>
          <w:sz w:val="24"/>
          <w:szCs w:val="24"/>
        </w:rPr>
      </w:pPr>
    </w:p>
    <w:p w:rsidR="00831DB6" w:rsidRPr="00B77E30" w:rsidRDefault="001B5687" w:rsidP="00954DD3">
      <w:pPr>
        <w:jc w:val="both"/>
        <w:rPr>
          <w:rFonts w:ascii="Arial" w:hAnsi="Arial" w:cs="Arial"/>
          <w:b/>
          <w:sz w:val="24"/>
          <w:szCs w:val="24"/>
        </w:rPr>
      </w:pPr>
      <w:r>
        <w:rPr>
          <w:rFonts w:ascii="Arial" w:hAnsi="Arial" w:cs="Arial"/>
          <w:b/>
          <w:sz w:val="24"/>
          <w:szCs w:val="24"/>
        </w:rPr>
        <w:t>6</w:t>
      </w:r>
      <w:r w:rsidR="003F08E9" w:rsidRPr="00B77E30">
        <w:rPr>
          <w:rFonts w:ascii="Arial" w:hAnsi="Arial" w:cs="Arial"/>
          <w:b/>
          <w:sz w:val="24"/>
          <w:szCs w:val="24"/>
        </w:rPr>
        <w:t xml:space="preserve">.2 </w:t>
      </w:r>
      <w:r w:rsidRPr="00B77E30">
        <w:rPr>
          <w:rFonts w:ascii="Arial" w:hAnsi="Arial" w:cs="Arial"/>
          <w:b/>
          <w:sz w:val="24"/>
          <w:szCs w:val="24"/>
        </w:rPr>
        <w:t>Ejecución Del Plan:</w:t>
      </w:r>
    </w:p>
    <w:p w:rsidR="00831DB6" w:rsidRPr="00B77E30" w:rsidRDefault="00831DB6" w:rsidP="00EB53D8">
      <w:pPr>
        <w:numPr>
          <w:ilvl w:val="0"/>
          <w:numId w:val="75"/>
        </w:numPr>
        <w:spacing w:after="0" w:line="240" w:lineRule="auto"/>
        <w:jc w:val="both"/>
        <w:rPr>
          <w:rFonts w:ascii="Arial" w:hAnsi="Arial" w:cs="Arial"/>
          <w:sz w:val="24"/>
          <w:szCs w:val="24"/>
        </w:rPr>
      </w:pPr>
      <w:r w:rsidRPr="00B77E30">
        <w:rPr>
          <w:rFonts w:ascii="Arial" w:hAnsi="Arial" w:cs="Arial"/>
          <w:sz w:val="24"/>
          <w:szCs w:val="24"/>
        </w:rPr>
        <w:t xml:space="preserve">Creación de una estructura administrativa funcional con un Coordinador Operativo de emergencias; y una estructura operativa con base en la brigada de emergencias. </w:t>
      </w:r>
    </w:p>
    <w:p w:rsidR="00831DB6" w:rsidRPr="00B77E30" w:rsidRDefault="00831DB6" w:rsidP="00EB53D8">
      <w:pPr>
        <w:numPr>
          <w:ilvl w:val="0"/>
          <w:numId w:val="75"/>
        </w:numPr>
        <w:spacing w:after="0" w:line="240" w:lineRule="auto"/>
        <w:jc w:val="both"/>
        <w:rPr>
          <w:rFonts w:ascii="Arial" w:hAnsi="Arial" w:cs="Arial"/>
          <w:sz w:val="24"/>
          <w:szCs w:val="24"/>
        </w:rPr>
      </w:pPr>
      <w:r w:rsidRPr="00B77E30">
        <w:rPr>
          <w:rFonts w:ascii="Arial" w:hAnsi="Arial" w:cs="Arial"/>
          <w:sz w:val="24"/>
          <w:szCs w:val="24"/>
        </w:rPr>
        <w:t>Conformación de las brigadas de emergencia acordes con el análisis de vulnerabilidad y los recursos.</w:t>
      </w:r>
    </w:p>
    <w:p w:rsidR="00831DB6" w:rsidRPr="00B77E30" w:rsidRDefault="00831DB6" w:rsidP="00EB53D8">
      <w:pPr>
        <w:numPr>
          <w:ilvl w:val="0"/>
          <w:numId w:val="75"/>
        </w:numPr>
        <w:spacing w:after="0" w:line="240" w:lineRule="auto"/>
        <w:jc w:val="both"/>
        <w:rPr>
          <w:rFonts w:ascii="Arial" w:hAnsi="Arial" w:cs="Arial"/>
          <w:sz w:val="24"/>
          <w:szCs w:val="24"/>
        </w:rPr>
      </w:pPr>
      <w:r w:rsidRPr="00B77E30">
        <w:rPr>
          <w:rFonts w:ascii="Arial" w:hAnsi="Arial" w:cs="Arial"/>
          <w:sz w:val="24"/>
          <w:szCs w:val="24"/>
        </w:rPr>
        <w:t>Asignación de responsabilidades a los coordinadores, brigadistas y usuarios del plan, frente a cada  plan de contingencia con funciones definidas para las diferentes fases de la emergencia.</w:t>
      </w:r>
    </w:p>
    <w:p w:rsidR="00831DB6" w:rsidRPr="00B77E30" w:rsidRDefault="00831DB6" w:rsidP="00EB53D8">
      <w:pPr>
        <w:numPr>
          <w:ilvl w:val="0"/>
          <w:numId w:val="75"/>
        </w:numPr>
        <w:spacing w:after="0" w:line="240" w:lineRule="auto"/>
        <w:jc w:val="both"/>
        <w:rPr>
          <w:rFonts w:ascii="Arial" w:hAnsi="Arial" w:cs="Arial"/>
          <w:sz w:val="24"/>
          <w:szCs w:val="24"/>
        </w:rPr>
      </w:pPr>
      <w:r w:rsidRPr="00B77E30">
        <w:rPr>
          <w:rFonts w:ascii="Arial" w:hAnsi="Arial" w:cs="Arial"/>
          <w:sz w:val="24"/>
          <w:szCs w:val="24"/>
        </w:rPr>
        <w:t>Diseño de los planes de contingencia por amenaza.</w:t>
      </w:r>
    </w:p>
    <w:p w:rsidR="00831DB6" w:rsidRPr="00B77E30" w:rsidRDefault="00831DB6" w:rsidP="00EB53D8">
      <w:pPr>
        <w:numPr>
          <w:ilvl w:val="0"/>
          <w:numId w:val="75"/>
        </w:numPr>
        <w:spacing w:after="0" w:line="240" w:lineRule="auto"/>
        <w:jc w:val="both"/>
        <w:rPr>
          <w:rFonts w:ascii="Arial" w:hAnsi="Arial" w:cs="Arial"/>
          <w:sz w:val="24"/>
          <w:szCs w:val="24"/>
        </w:rPr>
      </w:pPr>
      <w:r w:rsidRPr="00B77E30">
        <w:rPr>
          <w:rFonts w:ascii="Arial" w:hAnsi="Arial" w:cs="Arial"/>
          <w:sz w:val="24"/>
          <w:szCs w:val="24"/>
        </w:rPr>
        <w:t>Diseño del plan de evacuación.</w:t>
      </w:r>
    </w:p>
    <w:p w:rsidR="00831DB6" w:rsidRPr="00B77E30" w:rsidRDefault="00831DB6" w:rsidP="00EB53D8">
      <w:pPr>
        <w:numPr>
          <w:ilvl w:val="0"/>
          <w:numId w:val="75"/>
        </w:numPr>
        <w:spacing w:after="0" w:line="240" w:lineRule="auto"/>
        <w:jc w:val="both"/>
        <w:rPr>
          <w:rFonts w:ascii="Arial" w:hAnsi="Arial" w:cs="Arial"/>
          <w:sz w:val="24"/>
          <w:szCs w:val="24"/>
        </w:rPr>
      </w:pPr>
      <w:r w:rsidRPr="00B77E30">
        <w:rPr>
          <w:rFonts w:ascii="Arial" w:hAnsi="Arial" w:cs="Arial"/>
          <w:sz w:val="24"/>
          <w:szCs w:val="24"/>
        </w:rPr>
        <w:t>Diseño del plan de capacitación y entrenamiento.</w:t>
      </w:r>
    </w:p>
    <w:p w:rsidR="00831DB6" w:rsidRPr="00B77E30" w:rsidRDefault="00831DB6" w:rsidP="00831DB6">
      <w:pPr>
        <w:ind w:left="360"/>
        <w:jc w:val="both"/>
        <w:rPr>
          <w:rFonts w:ascii="Arial" w:hAnsi="Arial" w:cs="Arial"/>
          <w:sz w:val="24"/>
          <w:szCs w:val="24"/>
        </w:rPr>
      </w:pPr>
    </w:p>
    <w:p w:rsidR="00831DB6" w:rsidRPr="00B77E30" w:rsidRDefault="001B5687" w:rsidP="00831DB6">
      <w:pPr>
        <w:jc w:val="both"/>
        <w:rPr>
          <w:rFonts w:ascii="Arial" w:hAnsi="Arial" w:cs="Arial"/>
          <w:b/>
          <w:sz w:val="24"/>
          <w:szCs w:val="24"/>
        </w:rPr>
      </w:pPr>
      <w:r>
        <w:rPr>
          <w:rFonts w:ascii="Arial" w:hAnsi="Arial" w:cs="Arial"/>
          <w:b/>
          <w:sz w:val="24"/>
          <w:szCs w:val="24"/>
        </w:rPr>
        <w:lastRenderedPageBreak/>
        <w:t>6</w:t>
      </w:r>
      <w:r w:rsidR="003F08E9" w:rsidRPr="00B77E30">
        <w:rPr>
          <w:rFonts w:ascii="Arial" w:hAnsi="Arial" w:cs="Arial"/>
          <w:b/>
          <w:sz w:val="24"/>
          <w:szCs w:val="24"/>
        </w:rPr>
        <w:t xml:space="preserve">.3 </w:t>
      </w:r>
      <w:r w:rsidRPr="00B77E30">
        <w:rPr>
          <w:rFonts w:ascii="Arial" w:hAnsi="Arial" w:cs="Arial"/>
          <w:b/>
          <w:sz w:val="24"/>
          <w:szCs w:val="24"/>
        </w:rPr>
        <w:t>Divulgación Del Plan:</w:t>
      </w:r>
    </w:p>
    <w:p w:rsidR="00831DB6" w:rsidRDefault="00831DB6" w:rsidP="00954DD3">
      <w:pPr>
        <w:spacing w:after="0" w:line="240" w:lineRule="auto"/>
        <w:jc w:val="both"/>
        <w:rPr>
          <w:rFonts w:ascii="Arial" w:hAnsi="Arial" w:cs="Arial"/>
          <w:sz w:val="24"/>
          <w:szCs w:val="24"/>
        </w:rPr>
      </w:pPr>
      <w:r w:rsidRPr="00B77E30">
        <w:rPr>
          <w:rFonts w:ascii="Arial" w:hAnsi="Arial" w:cs="Arial"/>
          <w:b/>
          <w:sz w:val="24"/>
          <w:szCs w:val="24"/>
        </w:rPr>
        <w:t>CAPACITACION:</w:t>
      </w:r>
      <w:r w:rsidRPr="00B77E30">
        <w:rPr>
          <w:rFonts w:ascii="Arial" w:hAnsi="Arial" w:cs="Arial"/>
          <w:sz w:val="24"/>
          <w:szCs w:val="24"/>
        </w:rPr>
        <w:t xml:space="preserve"> Al equipo administrativo; a las brigadas; al personal; con base en lo</w:t>
      </w:r>
      <w:r w:rsidR="00954DD3">
        <w:rPr>
          <w:rFonts w:ascii="Arial" w:hAnsi="Arial" w:cs="Arial"/>
          <w:sz w:val="24"/>
          <w:szCs w:val="24"/>
        </w:rPr>
        <w:t>s procedimientos de emergencia.</w:t>
      </w:r>
    </w:p>
    <w:p w:rsidR="00954DD3" w:rsidRPr="00B77E30" w:rsidRDefault="00954DD3" w:rsidP="00954DD3">
      <w:pPr>
        <w:spacing w:after="0" w:line="240" w:lineRule="auto"/>
        <w:jc w:val="both"/>
        <w:rPr>
          <w:rFonts w:ascii="Arial" w:hAnsi="Arial" w:cs="Arial"/>
          <w:sz w:val="24"/>
          <w:szCs w:val="24"/>
        </w:rPr>
      </w:pPr>
    </w:p>
    <w:p w:rsidR="00831DB6" w:rsidRDefault="00831DB6" w:rsidP="00954DD3">
      <w:pPr>
        <w:spacing w:after="0" w:line="240" w:lineRule="auto"/>
        <w:jc w:val="both"/>
        <w:rPr>
          <w:rFonts w:ascii="Arial" w:hAnsi="Arial" w:cs="Arial"/>
          <w:sz w:val="24"/>
          <w:szCs w:val="24"/>
        </w:rPr>
      </w:pPr>
      <w:r w:rsidRPr="00B77E30">
        <w:rPr>
          <w:rFonts w:ascii="Arial" w:hAnsi="Arial" w:cs="Arial"/>
          <w:b/>
          <w:sz w:val="24"/>
          <w:szCs w:val="24"/>
        </w:rPr>
        <w:t>ENTRENAMIENTO:</w:t>
      </w:r>
      <w:r w:rsidRPr="00B77E30">
        <w:rPr>
          <w:rFonts w:ascii="Arial" w:hAnsi="Arial" w:cs="Arial"/>
          <w:sz w:val="24"/>
          <w:szCs w:val="24"/>
        </w:rPr>
        <w:t xml:space="preserve"> A las brigadas y a los usuario</w:t>
      </w:r>
      <w:r w:rsidR="00954DD3">
        <w:rPr>
          <w:rFonts w:ascii="Arial" w:hAnsi="Arial" w:cs="Arial"/>
          <w:sz w:val="24"/>
          <w:szCs w:val="24"/>
        </w:rPr>
        <w:t>s del plan mediante simulacros.</w:t>
      </w:r>
    </w:p>
    <w:p w:rsidR="00954DD3" w:rsidRPr="00954DD3" w:rsidRDefault="00954DD3" w:rsidP="00954DD3">
      <w:pPr>
        <w:spacing w:after="0" w:line="240" w:lineRule="auto"/>
        <w:jc w:val="both"/>
        <w:rPr>
          <w:rFonts w:ascii="Arial" w:hAnsi="Arial" w:cs="Arial"/>
          <w:sz w:val="24"/>
          <w:szCs w:val="24"/>
        </w:rPr>
      </w:pPr>
    </w:p>
    <w:p w:rsidR="00831DB6" w:rsidRPr="00B77E30" w:rsidRDefault="001B5687" w:rsidP="00831DB6">
      <w:pPr>
        <w:jc w:val="both"/>
        <w:rPr>
          <w:rFonts w:ascii="Arial" w:hAnsi="Arial" w:cs="Arial"/>
          <w:b/>
          <w:sz w:val="24"/>
          <w:szCs w:val="24"/>
        </w:rPr>
      </w:pPr>
      <w:r>
        <w:rPr>
          <w:rFonts w:ascii="Arial" w:hAnsi="Arial" w:cs="Arial"/>
          <w:b/>
          <w:sz w:val="24"/>
          <w:szCs w:val="24"/>
        </w:rPr>
        <w:t>6</w:t>
      </w:r>
      <w:r w:rsidR="003F08E9" w:rsidRPr="00B77E30">
        <w:rPr>
          <w:rFonts w:ascii="Arial" w:hAnsi="Arial" w:cs="Arial"/>
          <w:b/>
          <w:sz w:val="24"/>
          <w:szCs w:val="24"/>
        </w:rPr>
        <w:t xml:space="preserve">.4 </w:t>
      </w:r>
      <w:r w:rsidRPr="00B77E30">
        <w:rPr>
          <w:rFonts w:ascii="Arial" w:hAnsi="Arial" w:cs="Arial"/>
          <w:b/>
          <w:sz w:val="24"/>
          <w:szCs w:val="24"/>
        </w:rPr>
        <w:t>Características Del Plan De Emergencias:</w:t>
      </w:r>
    </w:p>
    <w:p w:rsidR="00831DB6" w:rsidRPr="00B77E30" w:rsidRDefault="00831DB6" w:rsidP="00EB53D8">
      <w:pPr>
        <w:numPr>
          <w:ilvl w:val="0"/>
          <w:numId w:val="76"/>
        </w:numPr>
        <w:spacing w:after="0" w:line="240" w:lineRule="auto"/>
        <w:jc w:val="both"/>
        <w:rPr>
          <w:rFonts w:ascii="Arial" w:hAnsi="Arial" w:cs="Arial"/>
          <w:sz w:val="24"/>
          <w:szCs w:val="24"/>
        </w:rPr>
      </w:pPr>
      <w:r w:rsidRPr="00B77E30">
        <w:rPr>
          <w:rFonts w:ascii="Arial" w:hAnsi="Arial" w:cs="Arial"/>
          <w:b/>
          <w:sz w:val="24"/>
          <w:szCs w:val="24"/>
        </w:rPr>
        <w:t>Integral:</w:t>
      </w:r>
      <w:r w:rsidRPr="00B77E30">
        <w:rPr>
          <w:rFonts w:ascii="Arial" w:hAnsi="Arial" w:cs="Arial"/>
          <w:sz w:val="24"/>
          <w:szCs w:val="24"/>
        </w:rPr>
        <w:t xml:space="preserve"> Cobertura de todas las dependencias de la </w:t>
      </w:r>
      <w:r w:rsidR="008109E7" w:rsidRPr="00B77E30">
        <w:rPr>
          <w:rFonts w:ascii="Arial" w:hAnsi="Arial" w:cs="Arial"/>
          <w:sz w:val="24"/>
          <w:szCs w:val="24"/>
        </w:rPr>
        <w:t xml:space="preserve">Zona Franca Internacional de </w:t>
      </w:r>
      <w:r w:rsidR="00A93703" w:rsidRPr="00B77E30">
        <w:rPr>
          <w:rFonts w:ascii="Arial" w:hAnsi="Arial" w:cs="Arial"/>
          <w:sz w:val="24"/>
          <w:szCs w:val="24"/>
        </w:rPr>
        <w:t>Pereira</w:t>
      </w:r>
      <w:r w:rsidRPr="00B77E30">
        <w:rPr>
          <w:rFonts w:ascii="Arial" w:hAnsi="Arial" w:cs="Arial"/>
          <w:sz w:val="24"/>
          <w:szCs w:val="24"/>
        </w:rPr>
        <w:t>, y de las diferentes amenazas detectadas.</w:t>
      </w:r>
    </w:p>
    <w:p w:rsidR="00831DB6" w:rsidRPr="00B77E30" w:rsidRDefault="00831DB6" w:rsidP="00EB53D8">
      <w:pPr>
        <w:numPr>
          <w:ilvl w:val="0"/>
          <w:numId w:val="76"/>
        </w:numPr>
        <w:spacing w:after="0" w:line="240" w:lineRule="auto"/>
        <w:jc w:val="both"/>
        <w:rPr>
          <w:rFonts w:ascii="Arial" w:hAnsi="Arial" w:cs="Arial"/>
          <w:sz w:val="24"/>
          <w:szCs w:val="24"/>
        </w:rPr>
      </w:pPr>
      <w:r w:rsidRPr="00B77E30">
        <w:rPr>
          <w:rFonts w:ascii="Arial" w:hAnsi="Arial" w:cs="Arial"/>
          <w:b/>
          <w:sz w:val="24"/>
          <w:szCs w:val="24"/>
        </w:rPr>
        <w:t>Multidisciplinario</w:t>
      </w:r>
      <w:r w:rsidRPr="00B77E30">
        <w:rPr>
          <w:rFonts w:ascii="Arial" w:hAnsi="Arial" w:cs="Arial"/>
          <w:sz w:val="24"/>
          <w:szCs w:val="24"/>
        </w:rPr>
        <w:t xml:space="preserve"> en la formulación del plan y en su ejecución.</w:t>
      </w:r>
    </w:p>
    <w:p w:rsidR="00831DB6" w:rsidRPr="00B77E30" w:rsidRDefault="00831DB6" w:rsidP="00EB53D8">
      <w:pPr>
        <w:numPr>
          <w:ilvl w:val="0"/>
          <w:numId w:val="76"/>
        </w:numPr>
        <w:spacing w:after="0" w:line="240" w:lineRule="auto"/>
        <w:jc w:val="both"/>
        <w:rPr>
          <w:rFonts w:ascii="Arial" w:hAnsi="Arial" w:cs="Arial"/>
          <w:sz w:val="24"/>
          <w:szCs w:val="24"/>
        </w:rPr>
      </w:pPr>
      <w:r w:rsidRPr="00B77E30">
        <w:rPr>
          <w:rFonts w:ascii="Arial" w:hAnsi="Arial" w:cs="Arial"/>
          <w:b/>
          <w:sz w:val="24"/>
          <w:szCs w:val="24"/>
        </w:rPr>
        <w:t>Multinivel:</w:t>
      </w:r>
      <w:r w:rsidRPr="00B77E30">
        <w:rPr>
          <w:rFonts w:ascii="Arial" w:hAnsi="Arial" w:cs="Arial"/>
          <w:sz w:val="24"/>
          <w:szCs w:val="24"/>
        </w:rPr>
        <w:t xml:space="preserve"> dentro de la organización normal </w:t>
      </w:r>
      <w:r w:rsidR="008109E7" w:rsidRPr="00B77E30">
        <w:rPr>
          <w:rFonts w:ascii="Arial" w:hAnsi="Arial" w:cs="Arial"/>
          <w:sz w:val="24"/>
          <w:szCs w:val="24"/>
        </w:rPr>
        <w:t>de la Zona Franca Internacional de Pereira</w:t>
      </w:r>
      <w:r w:rsidRPr="00B77E30">
        <w:rPr>
          <w:rFonts w:ascii="Arial" w:hAnsi="Arial" w:cs="Arial"/>
          <w:sz w:val="24"/>
          <w:szCs w:val="24"/>
        </w:rPr>
        <w:t xml:space="preserve"> se requiere el compromiso de todos los niveles de administración y operación; en el diseño del plan se establecen diferentes niveles de organización y ejecución.</w:t>
      </w:r>
    </w:p>
    <w:p w:rsidR="00831DB6" w:rsidRPr="00B77E30" w:rsidRDefault="00831DB6" w:rsidP="00EB53D8">
      <w:pPr>
        <w:numPr>
          <w:ilvl w:val="0"/>
          <w:numId w:val="76"/>
        </w:numPr>
        <w:spacing w:after="0" w:line="240" w:lineRule="auto"/>
        <w:jc w:val="both"/>
        <w:rPr>
          <w:rFonts w:ascii="Arial" w:hAnsi="Arial" w:cs="Arial"/>
          <w:sz w:val="24"/>
          <w:szCs w:val="24"/>
        </w:rPr>
      </w:pPr>
      <w:r w:rsidRPr="00B77E30">
        <w:rPr>
          <w:rFonts w:ascii="Arial" w:hAnsi="Arial" w:cs="Arial"/>
          <w:b/>
          <w:sz w:val="24"/>
          <w:szCs w:val="24"/>
        </w:rPr>
        <w:t>Técnico:</w:t>
      </w:r>
      <w:r w:rsidRPr="00B77E30">
        <w:rPr>
          <w:rFonts w:ascii="Arial" w:hAnsi="Arial" w:cs="Arial"/>
          <w:sz w:val="24"/>
          <w:szCs w:val="24"/>
        </w:rPr>
        <w:t xml:space="preserve"> Consideración y aplicación de aspectos técnicos en el análisis de vulnerabilidad y el diseño del plan.</w:t>
      </w:r>
    </w:p>
    <w:p w:rsidR="00831DB6" w:rsidRPr="00B77E30" w:rsidRDefault="00831DB6" w:rsidP="00EB53D8">
      <w:pPr>
        <w:numPr>
          <w:ilvl w:val="0"/>
          <w:numId w:val="76"/>
        </w:numPr>
        <w:spacing w:after="0" w:line="240" w:lineRule="auto"/>
        <w:jc w:val="both"/>
        <w:rPr>
          <w:rFonts w:ascii="Arial" w:hAnsi="Arial" w:cs="Arial"/>
          <w:sz w:val="24"/>
          <w:szCs w:val="24"/>
        </w:rPr>
      </w:pPr>
      <w:r w:rsidRPr="00B77E30">
        <w:rPr>
          <w:rFonts w:ascii="Arial" w:hAnsi="Arial" w:cs="Arial"/>
          <w:b/>
          <w:sz w:val="24"/>
          <w:szCs w:val="24"/>
        </w:rPr>
        <w:t>Práctico:</w:t>
      </w:r>
      <w:r w:rsidRPr="00B77E30">
        <w:rPr>
          <w:rFonts w:ascii="Arial" w:hAnsi="Arial" w:cs="Arial"/>
          <w:sz w:val="24"/>
          <w:szCs w:val="24"/>
        </w:rPr>
        <w:t xml:space="preserve"> Considerando aspectos de factibilidad.</w:t>
      </w:r>
    </w:p>
    <w:p w:rsidR="00831DB6" w:rsidRPr="00B77E30" w:rsidRDefault="00831DB6" w:rsidP="00EB53D8">
      <w:pPr>
        <w:numPr>
          <w:ilvl w:val="0"/>
          <w:numId w:val="76"/>
        </w:numPr>
        <w:spacing w:after="0" w:line="240" w:lineRule="auto"/>
        <w:jc w:val="both"/>
        <w:rPr>
          <w:rFonts w:ascii="Arial" w:hAnsi="Arial" w:cs="Arial"/>
          <w:b/>
          <w:sz w:val="24"/>
          <w:szCs w:val="24"/>
        </w:rPr>
      </w:pPr>
      <w:r w:rsidRPr="00B77E30">
        <w:rPr>
          <w:rFonts w:ascii="Arial" w:hAnsi="Arial" w:cs="Arial"/>
          <w:b/>
          <w:sz w:val="24"/>
          <w:szCs w:val="24"/>
        </w:rPr>
        <w:t>Comunicación:</w:t>
      </w:r>
      <w:r w:rsidRPr="00B77E30">
        <w:rPr>
          <w:rFonts w:ascii="Arial" w:hAnsi="Arial" w:cs="Arial"/>
          <w:sz w:val="24"/>
          <w:szCs w:val="24"/>
        </w:rPr>
        <w:t xml:space="preserve"> Divulgado y retroalimentado suficientemente para su ejecución.</w:t>
      </w:r>
    </w:p>
    <w:p w:rsidR="00831DB6" w:rsidRPr="00B77E30" w:rsidRDefault="00831DB6" w:rsidP="00EB53D8">
      <w:pPr>
        <w:numPr>
          <w:ilvl w:val="0"/>
          <w:numId w:val="76"/>
        </w:numPr>
        <w:spacing w:after="0" w:line="240" w:lineRule="auto"/>
        <w:jc w:val="both"/>
        <w:rPr>
          <w:rFonts w:ascii="Arial" w:hAnsi="Arial" w:cs="Arial"/>
          <w:b/>
          <w:sz w:val="24"/>
          <w:szCs w:val="24"/>
        </w:rPr>
      </w:pPr>
      <w:r w:rsidRPr="00B77E30">
        <w:rPr>
          <w:rFonts w:ascii="Arial" w:hAnsi="Arial" w:cs="Arial"/>
          <w:b/>
          <w:sz w:val="24"/>
          <w:szCs w:val="24"/>
        </w:rPr>
        <w:t>Actualizable:</w:t>
      </w:r>
      <w:r w:rsidRPr="00B77E30">
        <w:rPr>
          <w:rFonts w:ascii="Arial" w:hAnsi="Arial" w:cs="Arial"/>
          <w:sz w:val="24"/>
          <w:szCs w:val="24"/>
        </w:rPr>
        <w:t xml:space="preserve"> Los aspectos particulares y específicos deben actualizarse periódicamente.  La actualización debe ser aprobada únicamente por el comité de emergencias, quien será el responsable de la incorporación y divulgación de las modificaciones.</w:t>
      </w:r>
    </w:p>
    <w:p w:rsidR="00831DB6" w:rsidRPr="00B77E30" w:rsidRDefault="00831DB6" w:rsidP="00831DB6">
      <w:pPr>
        <w:jc w:val="both"/>
        <w:rPr>
          <w:rFonts w:ascii="Arial" w:hAnsi="Arial" w:cs="Arial"/>
          <w:b/>
          <w:sz w:val="24"/>
          <w:szCs w:val="24"/>
        </w:rPr>
      </w:pPr>
    </w:p>
    <w:p w:rsidR="008109E7" w:rsidRPr="00954DD3" w:rsidRDefault="001B5687" w:rsidP="00954DD3">
      <w:pPr>
        <w:rPr>
          <w:rFonts w:ascii="Arial" w:hAnsi="Arial" w:cs="Arial"/>
          <w:b/>
          <w:sz w:val="24"/>
          <w:szCs w:val="24"/>
        </w:rPr>
      </w:pPr>
      <w:r>
        <w:rPr>
          <w:rFonts w:ascii="Arial" w:hAnsi="Arial" w:cs="Arial"/>
          <w:b/>
          <w:sz w:val="24"/>
          <w:szCs w:val="24"/>
        </w:rPr>
        <w:t>7</w:t>
      </w:r>
      <w:r w:rsidR="00B20442">
        <w:rPr>
          <w:rFonts w:ascii="Arial" w:hAnsi="Arial" w:cs="Arial"/>
          <w:b/>
          <w:sz w:val="24"/>
          <w:szCs w:val="24"/>
        </w:rPr>
        <w:t>.</w:t>
      </w:r>
      <w:r w:rsidR="003F08E9" w:rsidRPr="00B77E30">
        <w:rPr>
          <w:rFonts w:ascii="Arial" w:hAnsi="Arial" w:cs="Arial"/>
          <w:b/>
          <w:sz w:val="24"/>
          <w:szCs w:val="24"/>
        </w:rPr>
        <w:t xml:space="preserve"> </w:t>
      </w:r>
      <w:r w:rsidR="008109E7" w:rsidRPr="00B77E30">
        <w:rPr>
          <w:rFonts w:ascii="Arial" w:hAnsi="Arial" w:cs="Arial"/>
          <w:b/>
          <w:sz w:val="24"/>
          <w:szCs w:val="24"/>
        </w:rPr>
        <w:t>REQUISITOS PARA SU CUMPLIMIENTO</w:t>
      </w:r>
    </w:p>
    <w:p w:rsidR="008109E7" w:rsidRPr="00B77E30" w:rsidRDefault="008109E7" w:rsidP="008109E7">
      <w:pPr>
        <w:jc w:val="both"/>
        <w:rPr>
          <w:rFonts w:ascii="Arial" w:hAnsi="Arial" w:cs="Arial"/>
          <w:sz w:val="24"/>
          <w:szCs w:val="24"/>
        </w:rPr>
      </w:pPr>
      <w:r w:rsidRPr="00B77E30">
        <w:rPr>
          <w:rFonts w:ascii="Arial" w:hAnsi="Arial" w:cs="Arial"/>
          <w:sz w:val="24"/>
          <w:szCs w:val="24"/>
        </w:rPr>
        <w:t xml:space="preserve">Este plan debe ser publicado y suficientemente divulgado tanto en el personal de la Zona Franca Internacional de Pereira, usuarios y visitantes, con la frecuencia necesaria para mantenerlo actual (anualmente).  Se requiere practicar los procedimientos y acciones establecidas en el plan mediante simulacros y actividades permanentes de las brigadas; evaluarlo y actualizarlo.  El compromiso de la </w:t>
      </w:r>
      <w:r w:rsidR="000C4C23">
        <w:rPr>
          <w:rFonts w:ascii="Arial" w:hAnsi="Arial" w:cs="Arial"/>
          <w:sz w:val="24"/>
          <w:szCs w:val="24"/>
        </w:rPr>
        <w:t>alta gerencia</w:t>
      </w:r>
      <w:r w:rsidRPr="00B77E30">
        <w:rPr>
          <w:rFonts w:ascii="Arial" w:hAnsi="Arial" w:cs="Arial"/>
          <w:sz w:val="24"/>
          <w:szCs w:val="24"/>
        </w:rPr>
        <w:t xml:space="preserve"> expresado en su política frente al plan, exige la asignación de recursos según el desarrollo del mismo.</w:t>
      </w:r>
    </w:p>
    <w:p w:rsidR="008109E7" w:rsidRPr="00B77E30" w:rsidRDefault="008109E7" w:rsidP="001B5687">
      <w:pPr>
        <w:pStyle w:val="Ttulo1"/>
        <w:jc w:val="left"/>
        <w:rPr>
          <w:rFonts w:ascii="Arial" w:hAnsi="Arial" w:cs="Arial"/>
          <w:szCs w:val="24"/>
        </w:rPr>
      </w:pPr>
      <w:bookmarkStart w:id="15" w:name="_Toc493464173"/>
      <w:bookmarkStart w:id="16" w:name="_Toc521459503"/>
    </w:p>
    <w:p w:rsidR="00D97D00" w:rsidRPr="00B77E30" w:rsidRDefault="001B5687" w:rsidP="001B5687">
      <w:pPr>
        <w:pStyle w:val="Ttulo1"/>
        <w:jc w:val="left"/>
        <w:rPr>
          <w:rFonts w:ascii="Arial" w:hAnsi="Arial" w:cs="Arial"/>
          <w:szCs w:val="24"/>
          <w:lang w:val="es-ES"/>
        </w:rPr>
      </w:pPr>
      <w:bookmarkStart w:id="17" w:name="_Toc502650365"/>
      <w:bookmarkStart w:id="18" w:name="_Toc397413815"/>
      <w:bookmarkStart w:id="19" w:name="_Toc441949379"/>
      <w:bookmarkStart w:id="20" w:name="_Toc471563020"/>
      <w:bookmarkStart w:id="21" w:name="_Toc486078528"/>
      <w:bookmarkStart w:id="22" w:name="_Toc514406824"/>
      <w:r>
        <w:rPr>
          <w:rFonts w:ascii="Arial" w:hAnsi="Arial" w:cs="Arial"/>
          <w:szCs w:val="24"/>
          <w:lang w:val="es-ES"/>
        </w:rPr>
        <w:t>8</w:t>
      </w:r>
      <w:r w:rsidR="00D97D00" w:rsidRPr="00B77E30">
        <w:rPr>
          <w:rFonts w:ascii="Arial" w:hAnsi="Arial" w:cs="Arial"/>
          <w:szCs w:val="24"/>
          <w:lang w:val="es-ES"/>
        </w:rPr>
        <w:t>. MARCO CONCEPTUAL</w:t>
      </w:r>
      <w:bookmarkEnd w:id="17"/>
      <w:bookmarkEnd w:id="18"/>
      <w:bookmarkEnd w:id="19"/>
      <w:bookmarkEnd w:id="20"/>
      <w:bookmarkEnd w:id="21"/>
      <w:bookmarkEnd w:id="22"/>
    </w:p>
    <w:p w:rsidR="00D97D00" w:rsidRPr="00B77E30" w:rsidRDefault="00D97D00" w:rsidP="00D97D00">
      <w:pPr>
        <w:pStyle w:val="Textoindependiente"/>
        <w:rPr>
          <w:rFonts w:ascii="Arial" w:hAnsi="Arial" w:cs="Arial"/>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sz w:val="24"/>
          <w:szCs w:val="24"/>
        </w:rPr>
        <w:lastRenderedPageBreak/>
        <w:t>Para efectos de lograr una adecuada interpretación de los planes de emergencias, a continuación, se definen los principales términos específicos de uso frecuente, para servir así de referencia a todo aquel que tenga responsabilidad en la puesta en operación del Plan de Emergencias.</w:t>
      </w:r>
    </w:p>
    <w:p w:rsidR="00D97D00" w:rsidRPr="00B77E30" w:rsidRDefault="00D97D00" w:rsidP="00D97D00">
      <w:pPr>
        <w:pStyle w:val="Textoindependiente"/>
        <w:rPr>
          <w:rFonts w:ascii="Arial" w:hAnsi="Arial" w:cs="Arial"/>
          <w:sz w:val="24"/>
          <w:szCs w:val="24"/>
        </w:rPr>
      </w:pPr>
    </w:p>
    <w:p w:rsidR="00D97D00" w:rsidRPr="001B5687" w:rsidRDefault="00D97D00" w:rsidP="001B5687">
      <w:pPr>
        <w:pStyle w:val="Textoindependiente"/>
        <w:numPr>
          <w:ilvl w:val="1"/>
          <w:numId w:val="129"/>
        </w:numPr>
        <w:suppressAutoHyphens w:val="0"/>
        <w:outlineLvl w:val="1"/>
        <w:rPr>
          <w:rFonts w:ascii="Arial" w:hAnsi="Arial" w:cs="Arial"/>
          <w:b/>
          <w:sz w:val="24"/>
          <w:szCs w:val="24"/>
        </w:rPr>
      </w:pPr>
      <w:bookmarkStart w:id="23" w:name="_Toc428971108"/>
      <w:bookmarkStart w:id="24" w:name="_Toc441949380"/>
      <w:bookmarkStart w:id="25" w:name="_Toc461826312"/>
      <w:bookmarkStart w:id="26" w:name="_Toc471563021"/>
      <w:bookmarkStart w:id="27" w:name="_Toc486078529"/>
      <w:bookmarkStart w:id="28" w:name="_Toc514406825"/>
      <w:r w:rsidRPr="001B5687">
        <w:rPr>
          <w:rFonts w:ascii="Arial" w:hAnsi="Arial" w:cs="Arial"/>
          <w:b/>
          <w:sz w:val="24"/>
          <w:szCs w:val="24"/>
        </w:rPr>
        <w:t>Definiciones en el ámbito de la seguridad</w:t>
      </w:r>
      <w:bookmarkEnd w:id="23"/>
      <w:bookmarkEnd w:id="24"/>
      <w:bookmarkEnd w:id="25"/>
      <w:bookmarkEnd w:id="26"/>
      <w:bookmarkEnd w:id="27"/>
      <w:bookmarkEnd w:id="28"/>
      <w:r w:rsidRPr="001B5687">
        <w:rPr>
          <w:rFonts w:ascii="Arial" w:hAnsi="Arial" w:cs="Arial"/>
          <w:b/>
          <w:sz w:val="24"/>
          <w:szCs w:val="24"/>
        </w:rPr>
        <w:t xml:space="preserve"> </w:t>
      </w:r>
    </w:p>
    <w:p w:rsidR="00D97D00" w:rsidRPr="00B77E30" w:rsidRDefault="00D97D00" w:rsidP="00D97D00">
      <w:pPr>
        <w:pStyle w:val="Textoindependiente"/>
        <w:rPr>
          <w:rFonts w:ascii="Arial" w:hAnsi="Arial" w:cs="Arial"/>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Siniestro</w:t>
      </w:r>
      <w:r w:rsidRPr="00B77E30">
        <w:rPr>
          <w:rFonts w:ascii="Arial" w:hAnsi="Arial" w:cs="Arial"/>
          <w:sz w:val="24"/>
          <w:szCs w:val="24"/>
        </w:rPr>
        <w:t>: Todo evento no deseado, ni programado, que pueda generar consecuencias negativas en el sistema (daños, lesiones, pérdidas, etc.), también se le puede denominar incidente.</w:t>
      </w:r>
    </w:p>
    <w:p w:rsidR="00D97D00" w:rsidRPr="00B77E30" w:rsidRDefault="00D97D00" w:rsidP="00D97D00">
      <w:pPr>
        <w:pStyle w:val="Textoindependiente"/>
        <w:rPr>
          <w:rFonts w:ascii="Arial" w:hAnsi="Arial" w:cs="Arial"/>
          <w:b/>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Accidente</w:t>
      </w:r>
      <w:r w:rsidRPr="00B77E30">
        <w:rPr>
          <w:rFonts w:ascii="Arial" w:hAnsi="Arial" w:cs="Arial"/>
          <w:sz w:val="24"/>
          <w:szCs w:val="24"/>
        </w:rPr>
        <w:t>: Todo siniestro cuyo origen sea, o se considere que fue, de carácter fortuito y que puede generar lesiones, daños o pérdidas humanas y/o materiales.</w:t>
      </w:r>
    </w:p>
    <w:p w:rsidR="00D97D00" w:rsidRPr="00B77E30" w:rsidRDefault="00D97D00" w:rsidP="00D97D00">
      <w:pPr>
        <w:pStyle w:val="Textoindependiente"/>
        <w:rPr>
          <w:rFonts w:ascii="Arial" w:hAnsi="Arial" w:cs="Arial"/>
          <w:b/>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Atentado</w:t>
      </w:r>
      <w:r w:rsidRPr="00B77E30">
        <w:rPr>
          <w:rFonts w:ascii="Arial" w:hAnsi="Arial" w:cs="Arial"/>
          <w:sz w:val="24"/>
          <w:szCs w:val="24"/>
        </w:rPr>
        <w:t>: Todo siniestro cuyo origen sea o se considere que puede haber sido de carácter intencional.</w:t>
      </w:r>
    </w:p>
    <w:p w:rsidR="00D97D00" w:rsidRPr="00B77E30" w:rsidRDefault="00D97D00" w:rsidP="00D97D00">
      <w:pPr>
        <w:pStyle w:val="Textoindependiente"/>
        <w:rPr>
          <w:rFonts w:ascii="Arial" w:hAnsi="Arial" w:cs="Arial"/>
          <w:b/>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Amenaza:</w:t>
      </w:r>
      <w:r w:rsidRPr="00B77E30">
        <w:rPr>
          <w:rFonts w:ascii="Arial" w:hAnsi="Arial" w:cs="Arial"/>
          <w:sz w:val="24"/>
          <w:szCs w:val="24"/>
        </w:rPr>
        <w:t xml:space="preserve"> La posibilidad de que un siniestro pueda ocurrir.</w:t>
      </w:r>
    </w:p>
    <w:p w:rsidR="00D97D00" w:rsidRPr="00B77E30" w:rsidRDefault="00D97D00" w:rsidP="00D97D00">
      <w:pPr>
        <w:pStyle w:val="Textoindependiente"/>
        <w:rPr>
          <w:rFonts w:ascii="Arial" w:hAnsi="Arial" w:cs="Arial"/>
          <w:b/>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Riesgo</w:t>
      </w:r>
      <w:r w:rsidRPr="00B77E30">
        <w:rPr>
          <w:rFonts w:ascii="Arial" w:hAnsi="Arial" w:cs="Arial"/>
          <w:sz w:val="24"/>
          <w:szCs w:val="24"/>
        </w:rPr>
        <w:t>: Una amenaza evaluada en cuanto a la probabilidad de ocurrencia y la gravedad esperada.</w:t>
      </w:r>
    </w:p>
    <w:p w:rsidR="00D97D00" w:rsidRPr="00B77E30" w:rsidRDefault="00D97D00" w:rsidP="00D97D00">
      <w:pPr>
        <w:pStyle w:val="Textoindependiente"/>
        <w:rPr>
          <w:rFonts w:ascii="Arial" w:hAnsi="Arial" w:cs="Arial"/>
          <w:b/>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 xml:space="preserve">Emergencia: </w:t>
      </w:r>
      <w:r w:rsidRPr="00B77E30">
        <w:rPr>
          <w:rFonts w:ascii="Arial" w:hAnsi="Arial" w:cs="Arial"/>
          <w:sz w:val="24"/>
          <w:szCs w:val="24"/>
        </w:rPr>
        <w:t>Toda situación que implique un “estado” de perturbación parcial y/o total de un “Sistema” por la posibilidad u ocurrencia real de un siniestro y cuya magnitud puede poner en peligro la estabilidad del mismo.</w:t>
      </w:r>
    </w:p>
    <w:p w:rsidR="00D97D00" w:rsidRPr="00B77E30" w:rsidRDefault="00D97D00" w:rsidP="00D97D00">
      <w:pPr>
        <w:pStyle w:val="Textoindependiente"/>
        <w:rPr>
          <w:rFonts w:ascii="Arial" w:hAnsi="Arial" w:cs="Arial"/>
          <w:b/>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 xml:space="preserve">Desastre: </w:t>
      </w:r>
      <w:r w:rsidRPr="00B77E30">
        <w:rPr>
          <w:rFonts w:ascii="Arial" w:hAnsi="Arial" w:cs="Arial"/>
          <w:sz w:val="24"/>
          <w:szCs w:val="24"/>
        </w:rPr>
        <w:t>Es el resultado de una emergencia, cuyas consecuencias puedan considerarse de carácter grave para el Sistema que las sufre.</w:t>
      </w:r>
    </w:p>
    <w:p w:rsidR="00D97D00" w:rsidRPr="00B77E30" w:rsidRDefault="00D97D00" w:rsidP="00D97D00">
      <w:pPr>
        <w:pStyle w:val="Textoindependiente"/>
        <w:rPr>
          <w:rFonts w:ascii="Arial" w:hAnsi="Arial" w:cs="Arial"/>
          <w:b/>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Gravedad:</w:t>
      </w:r>
      <w:r w:rsidRPr="00B77E30">
        <w:rPr>
          <w:rFonts w:ascii="Arial" w:hAnsi="Arial" w:cs="Arial"/>
          <w:sz w:val="24"/>
          <w:szCs w:val="24"/>
        </w:rPr>
        <w:t xml:space="preserve"> Grado de afectación resultante de un evento.</w:t>
      </w:r>
    </w:p>
    <w:p w:rsidR="00D97D00" w:rsidRPr="00B77E30" w:rsidRDefault="00D97D00" w:rsidP="00D97D00">
      <w:pPr>
        <w:pStyle w:val="Textoindependiente"/>
        <w:rPr>
          <w:rFonts w:ascii="Arial" w:hAnsi="Arial" w:cs="Arial"/>
          <w:sz w:val="24"/>
          <w:szCs w:val="24"/>
        </w:rPr>
      </w:pPr>
    </w:p>
    <w:p w:rsidR="00D97D00" w:rsidRPr="00B77E30" w:rsidRDefault="00D97D00" w:rsidP="00D97D00">
      <w:pPr>
        <w:pStyle w:val="Textoindependiente"/>
        <w:rPr>
          <w:rFonts w:ascii="Arial" w:hAnsi="Arial" w:cs="Arial"/>
          <w:sz w:val="24"/>
          <w:szCs w:val="24"/>
        </w:rPr>
      </w:pPr>
    </w:p>
    <w:p w:rsidR="00D97D00" w:rsidRPr="001B5687" w:rsidRDefault="00D97D00" w:rsidP="001B5687">
      <w:pPr>
        <w:pStyle w:val="Textoindependiente"/>
        <w:numPr>
          <w:ilvl w:val="1"/>
          <w:numId w:val="129"/>
        </w:numPr>
        <w:suppressAutoHyphens w:val="0"/>
        <w:outlineLvl w:val="1"/>
        <w:rPr>
          <w:rFonts w:ascii="Arial" w:hAnsi="Arial" w:cs="Arial"/>
          <w:b/>
          <w:sz w:val="24"/>
          <w:szCs w:val="24"/>
        </w:rPr>
      </w:pPr>
      <w:bookmarkStart w:id="29" w:name="_Toc428971109"/>
      <w:bookmarkStart w:id="30" w:name="_Toc441949381"/>
      <w:bookmarkStart w:id="31" w:name="_Toc461826313"/>
      <w:bookmarkStart w:id="32" w:name="_Toc471563022"/>
      <w:bookmarkStart w:id="33" w:name="_Toc486078530"/>
      <w:bookmarkStart w:id="34" w:name="_Toc514406826"/>
      <w:r w:rsidRPr="001B5687">
        <w:rPr>
          <w:rFonts w:ascii="Arial" w:hAnsi="Arial" w:cs="Arial"/>
          <w:b/>
          <w:sz w:val="24"/>
          <w:szCs w:val="24"/>
        </w:rPr>
        <w:t>Definiciones en el ámbito de la planificación</w:t>
      </w:r>
      <w:bookmarkEnd w:id="29"/>
      <w:bookmarkEnd w:id="30"/>
      <w:bookmarkEnd w:id="31"/>
      <w:bookmarkEnd w:id="32"/>
      <w:bookmarkEnd w:id="33"/>
      <w:bookmarkEnd w:id="34"/>
      <w:r w:rsidRPr="001B5687">
        <w:rPr>
          <w:rFonts w:ascii="Arial" w:hAnsi="Arial" w:cs="Arial"/>
          <w:b/>
          <w:sz w:val="24"/>
          <w:szCs w:val="24"/>
        </w:rPr>
        <w:t xml:space="preserve"> </w:t>
      </w:r>
    </w:p>
    <w:p w:rsidR="00D97D00" w:rsidRPr="00B77E30" w:rsidRDefault="00D97D00" w:rsidP="00D97D00">
      <w:pPr>
        <w:pStyle w:val="Textoindependiente"/>
        <w:rPr>
          <w:rFonts w:ascii="Arial" w:hAnsi="Arial" w:cs="Arial"/>
          <w:b/>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Posibilidad:</w:t>
      </w:r>
      <w:r w:rsidRPr="00B77E30">
        <w:rPr>
          <w:rFonts w:ascii="Arial" w:hAnsi="Arial" w:cs="Arial"/>
          <w:b/>
          <w:sz w:val="24"/>
          <w:szCs w:val="24"/>
        </w:rPr>
        <w:tab/>
      </w:r>
      <w:r w:rsidRPr="00B77E30">
        <w:rPr>
          <w:rFonts w:ascii="Arial" w:hAnsi="Arial" w:cs="Arial"/>
          <w:sz w:val="24"/>
          <w:szCs w:val="24"/>
        </w:rPr>
        <w:t>Que se puede ejecutar, existir u ocurrir, el evento reconocido. Se analiza desde el punto de vista cualitativo, como por ej. Bajo, Medio o Alto.</w:t>
      </w:r>
    </w:p>
    <w:p w:rsidR="00D97D00" w:rsidRPr="00B77E30" w:rsidRDefault="00D97D00" w:rsidP="00D97D00">
      <w:pPr>
        <w:pStyle w:val="Textoindependiente"/>
        <w:rPr>
          <w:rFonts w:ascii="Arial" w:hAnsi="Arial" w:cs="Arial"/>
          <w:b/>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lastRenderedPageBreak/>
        <w:t xml:space="preserve">Probabilidad: </w:t>
      </w:r>
      <w:r w:rsidRPr="00B77E30">
        <w:rPr>
          <w:rFonts w:ascii="Arial" w:hAnsi="Arial" w:cs="Arial"/>
          <w:sz w:val="24"/>
          <w:szCs w:val="24"/>
        </w:rPr>
        <w:t>Inminente ocurrencia del evento, sin especificar el tiempo. El sistema de valoración está dado desde la cuantificación de la escala de posibilidad.</w:t>
      </w:r>
    </w:p>
    <w:p w:rsidR="00D97D00" w:rsidRPr="00B77E30" w:rsidRDefault="00D97D00" w:rsidP="00D97D00">
      <w:pPr>
        <w:pStyle w:val="Textoindependiente"/>
        <w:rPr>
          <w:rFonts w:ascii="Arial" w:hAnsi="Arial" w:cs="Arial"/>
          <w:b/>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Vulnerabilidad:</w:t>
      </w:r>
      <w:r w:rsidRPr="00B77E30">
        <w:rPr>
          <w:rFonts w:ascii="Arial" w:hAnsi="Arial" w:cs="Arial"/>
          <w:sz w:val="24"/>
          <w:szCs w:val="24"/>
        </w:rPr>
        <w:t xml:space="preserve"> Debilidad presentada ante un evento que puede causar afectación.</w:t>
      </w:r>
    </w:p>
    <w:p w:rsidR="00D97D00" w:rsidRPr="00B77E30" w:rsidRDefault="00D97D00" w:rsidP="00D97D00">
      <w:pPr>
        <w:pStyle w:val="Textoindependiente"/>
        <w:rPr>
          <w:rFonts w:ascii="Arial" w:hAnsi="Arial" w:cs="Arial"/>
          <w:b/>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 xml:space="preserve">Escenario: </w:t>
      </w:r>
      <w:r w:rsidRPr="00B77E30">
        <w:rPr>
          <w:rFonts w:ascii="Arial" w:hAnsi="Arial" w:cs="Arial"/>
          <w:sz w:val="24"/>
          <w:szCs w:val="24"/>
        </w:rPr>
        <w:t>Determinación de una amenaza específica, enmarcada en las variables de actividad y lugar.</w:t>
      </w:r>
    </w:p>
    <w:p w:rsidR="00D97D00" w:rsidRPr="00B77E30" w:rsidRDefault="00D97D00" w:rsidP="00D97D00">
      <w:pPr>
        <w:pStyle w:val="Textoindependiente"/>
        <w:rPr>
          <w:rFonts w:ascii="Arial" w:hAnsi="Arial" w:cs="Arial"/>
          <w:b/>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Plan de Emergencias</w:t>
      </w:r>
      <w:r w:rsidRPr="00B77E30">
        <w:rPr>
          <w:rFonts w:ascii="Arial" w:hAnsi="Arial" w:cs="Arial"/>
          <w:sz w:val="24"/>
          <w:szCs w:val="24"/>
        </w:rPr>
        <w:t>: Según Decreto 1027 Artículo 2.2.4.6.25 refiérase también a Plan de Preparación, Atención y Respuesta ante emergencias. Documento que contiene los requerimientos generales de orden organizativo, técnico y operacional que deben cumplirse en todas las instalaciones de la Asociación, con el fin de responder a las posibles emergencias que puedan presentarse.</w:t>
      </w:r>
    </w:p>
    <w:p w:rsidR="00D97D00" w:rsidRPr="001B5687" w:rsidRDefault="00D97D00" w:rsidP="001B5687">
      <w:pPr>
        <w:pStyle w:val="Textoindependiente"/>
        <w:numPr>
          <w:ilvl w:val="1"/>
          <w:numId w:val="129"/>
        </w:numPr>
        <w:suppressAutoHyphens w:val="0"/>
        <w:ind w:left="426" w:hanging="426"/>
        <w:outlineLvl w:val="1"/>
        <w:rPr>
          <w:rFonts w:ascii="Arial" w:hAnsi="Arial" w:cs="Arial"/>
          <w:b/>
          <w:color w:val="000000"/>
          <w:sz w:val="24"/>
          <w:szCs w:val="24"/>
        </w:rPr>
      </w:pPr>
      <w:bookmarkStart w:id="35" w:name="_Toc428971110"/>
      <w:bookmarkStart w:id="36" w:name="_Toc441949382"/>
      <w:bookmarkStart w:id="37" w:name="_Toc461826314"/>
      <w:bookmarkStart w:id="38" w:name="_Toc471563023"/>
      <w:bookmarkStart w:id="39" w:name="_Toc486078531"/>
      <w:bookmarkStart w:id="40" w:name="_Toc514406827"/>
      <w:r w:rsidRPr="001B5687">
        <w:rPr>
          <w:rFonts w:ascii="Arial" w:hAnsi="Arial" w:cs="Arial"/>
          <w:b/>
          <w:color w:val="000000"/>
          <w:sz w:val="24"/>
          <w:szCs w:val="24"/>
        </w:rPr>
        <w:t>Definiciones en el ámbito de la respuesta</w:t>
      </w:r>
      <w:bookmarkEnd w:id="35"/>
      <w:bookmarkEnd w:id="36"/>
      <w:bookmarkEnd w:id="37"/>
      <w:bookmarkEnd w:id="38"/>
      <w:bookmarkEnd w:id="39"/>
      <w:bookmarkEnd w:id="40"/>
    </w:p>
    <w:p w:rsidR="00D97D00" w:rsidRPr="00B77E30" w:rsidRDefault="00D97D00" w:rsidP="00D97D00">
      <w:pPr>
        <w:pStyle w:val="Textoindependiente"/>
        <w:rPr>
          <w:rFonts w:ascii="Arial" w:hAnsi="Arial" w:cs="Arial"/>
          <w:b/>
          <w:color w:val="000000"/>
          <w:sz w:val="24"/>
          <w:szCs w:val="24"/>
          <w:u w:val="single"/>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 xml:space="preserve">Comité Operativo de Emergencias: </w:t>
      </w:r>
      <w:r w:rsidRPr="00B77E30">
        <w:rPr>
          <w:rFonts w:ascii="Arial" w:hAnsi="Arial" w:cs="Arial"/>
          <w:sz w:val="24"/>
          <w:szCs w:val="24"/>
        </w:rPr>
        <w:t>Grupo administrativo de las emergencias antes, durante y después de los eventos; responsable de organizar planear y poner en funcionamiento el Plan de Emergencias.</w:t>
      </w:r>
    </w:p>
    <w:p w:rsidR="00D97D00" w:rsidRPr="00B77E30" w:rsidRDefault="00D97D00" w:rsidP="00D97D00">
      <w:pPr>
        <w:pStyle w:val="Textoindependiente"/>
        <w:rPr>
          <w:rFonts w:ascii="Arial" w:hAnsi="Arial" w:cs="Arial"/>
          <w:b/>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 xml:space="preserve">Respuesta de la Brigada de Emergencias: </w:t>
      </w:r>
      <w:r w:rsidRPr="00B77E30">
        <w:rPr>
          <w:rFonts w:ascii="Arial" w:hAnsi="Arial" w:cs="Arial"/>
          <w:sz w:val="24"/>
          <w:szCs w:val="24"/>
        </w:rPr>
        <w:t>Son Acciones coordinadas desarrolladas por un grupo de personas de una Empresa, organizadas, entrenadas y equipadas especialmente para responder a las emergencias.</w:t>
      </w:r>
    </w:p>
    <w:p w:rsidR="00D97D00" w:rsidRPr="00B77E30" w:rsidRDefault="00D97D00" w:rsidP="00D97D00">
      <w:pPr>
        <w:pStyle w:val="Textoindependiente"/>
        <w:rPr>
          <w:rFonts w:ascii="Arial" w:hAnsi="Arial" w:cs="Arial"/>
          <w:b/>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Respuesta de Grupos Externos:</w:t>
      </w:r>
      <w:r w:rsidRPr="00B77E30">
        <w:rPr>
          <w:rFonts w:ascii="Arial" w:hAnsi="Arial" w:cs="Arial"/>
          <w:sz w:val="24"/>
          <w:szCs w:val="24"/>
        </w:rPr>
        <w:t xml:space="preserve"> Acciones desarrolladas por personas u organizaciones no pertenecientes a ninguna Empresa, con el fin de controlar un siniestro presentado en ella.</w:t>
      </w:r>
    </w:p>
    <w:p w:rsidR="00D97D00" w:rsidRPr="00B77E30" w:rsidRDefault="00D97D00" w:rsidP="00D97D00">
      <w:pPr>
        <w:pStyle w:val="Textoindependiente"/>
        <w:rPr>
          <w:rFonts w:ascii="Arial" w:hAnsi="Arial" w:cs="Arial"/>
          <w:b/>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 xml:space="preserve">Control: </w:t>
      </w:r>
      <w:r w:rsidRPr="00B77E30">
        <w:rPr>
          <w:rFonts w:ascii="Arial" w:hAnsi="Arial" w:cs="Arial"/>
          <w:sz w:val="24"/>
          <w:szCs w:val="24"/>
        </w:rPr>
        <w:t>Acción de eliminar o limitar el desarrollo de un siniestro, para evitar o minimizar sus consecuencias.</w:t>
      </w:r>
    </w:p>
    <w:p w:rsidR="00D97D00" w:rsidRPr="00B77E30" w:rsidRDefault="00D97D00" w:rsidP="00D97D00">
      <w:pPr>
        <w:pStyle w:val="Textoindependiente"/>
        <w:rPr>
          <w:rFonts w:ascii="Arial" w:hAnsi="Arial" w:cs="Arial"/>
          <w:b/>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Evacuación:</w:t>
      </w:r>
      <w:r w:rsidRPr="00B77E30">
        <w:rPr>
          <w:rFonts w:ascii="Arial" w:hAnsi="Arial" w:cs="Arial"/>
          <w:sz w:val="24"/>
          <w:szCs w:val="24"/>
        </w:rPr>
        <w:t xml:space="preserve"> Acción planificada mediante la cual cada persona amenazada por riesgos colectivos, desarrolla procedimientos predeterminados, tendientes a ponerse a salvo por sus propios medios o por los existentes en su área, mediante el desplazamiento desde y hasta lugares de menor riesgo.</w:t>
      </w: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Comandante del Incidente</w:t>
      </w:r>
      <w:r w:rsidRPr="00B77E30">
        <w:rPr>
          <w:rFonts w:ascii="Arial" w:hAnsi="Arial" w:cs="Arial"/>
          <w:sz w:val="24"/>
          <w:szCs w:val="24"/>
        </w:rPr>
        <w:t>: Persona responsable de tomar las decisiones con relación al control de siniestro.</w:t>
      </w:r>
    </w:p>
    <w:p w:rsidR="00D97D00" w:rsidRPr="00B77E30" w:rsidRDefault="00D97D00" w:rsidP="00D97D00">
      <w:pPr>
        <w:pStyle w:val="Textoindependiente"/>
        <w:rPr>
          <w:rFonts w:ascii="Arial" w:hAnsi="Arial" w:cs="Arial"/>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lastRenderedPageBreak/>
        <w:t>Dotación para atención de emergencias:</w:t>
      </w:r>
      <w:r w:rsidRPr="00B77E30">
        <w:rPr>
          <w:rFonts w:ascii="Arial" w:hAnsi="Arial" w:cs="Arial"/>
          <w:sz w:val="24"/>
          <w:szCs w:val="24"/>
        </w:rPr>
        <w:t xml:space="preserve"> Vestimenta que sirve de protección al grupo operativo que enfrenta la emergencia.</w:t>
      </w:r>
    </w:p>
    <w:p w:rsidR="00D97D00" w:rsidRPr="00B77E30" w:rsidRDefault="00D97D00" w:rsidP="00D97D00">
      <w:pPr>
        <w:pStyle w:val="Textoindependiente"/>
        <w:rPr>
          <w:rFonts w:ascii="Arial" w:hAnsi="Arial" w:cs="Arial"/>
          <w:b/>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 xml:space="preserve">Equipos para atención de emergencias: </w:t>
      </w:r>
      <w:r w:rsidRPr="00B77E30">
        <w:rPr>
          <w:rFonts w:ascii="Arial" w:hAnsi="Arial" w:cs="Arial"/>
          <w:sz w:val="24"/>
          <w:szCs w:val="24"/>
        </w:rPr>
        <w:t>Equipos destinados para ser operados por los brigadistas, de acuerdo al factor de riesgo.</w:t>
      </w:r>
    </w:p>
    <w:p w:rsidR="00D97D00" w:rsidRPr="00B77E30" w:rsidRDefault="00D97D00" w:rsidP="00D97D00">
      <w:pPr>
        <w:pStyle w:val="Textoindependiente"/>
        <w:rPr>
          <w:rFonts w:ascii="Arial" w:hAnsi="Arial" w:cs="Arial"/>
          <w:b/>
          <w:sz w:val="24"/>
          <w:szCs w:val="24"/>
        </w:rPr>
      </w:pP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Víctima</w:t>
      </w:r>
      <w:r w:rsidRPr="00B77E30">
        <w:rPr>
          <w:rFonts w:ascii="Arial" w:hAnsi="Arial" w:cs="Arial"/>
          <w:sz w:val="24"/>
          <w:szCs w:val="24"/>
        </w:rPr>
        <w:t>: Persona que, a sufrido daño en su integridad física o salud, a consecuencia del siniestro.</w:t>
      </w:r>
    </w:p>
    <w:p w:rsidR="00D97D00" w:rsidRPr="00B77E30" w:rsidRDefault="00D97D00" w:rsidP="00D97D00">
      <w:pPr>
        <w:pStyle w:val="Textoindependiente"/>
        <w:rPr>
          <w:rFonts w:ascii="Arial" w:hAnsi="Arial" w:cs="Arial"/>
          <w:sz w:val="24"/>
          <w:szCs w:val="24"/>
        </w:rPr>
      </w:pPr>
      <w:r w:rsidRPr="00B77E30">
        <w:rPr>
          <w:rFonts w:ascii="Arial" w:hAnsi="Arial" w:cs="Arial"/>
          <w:b/>
          <w:sz w:val="24"/>
          <w:szCs w:val="24"/>
        </w:rPr>
        <w:t>Afectado:</w:t>
      </w:r>
      <w:r w:rsidRPr="00B77E30">
        <w:rPr>
          <w:rFonts w:ascii="Arial" w:hAnsi="Arial" w:cs="Arial"/>
          <w:sz w:val="24"/>
          <w:szCs w:val="24"/>
        </w:rPr>
        <w:t xml:space="preserve"> Persona natural o jurídica que haya sufrido daño en su patrimonio u operación como consecuencia del siniestro.</w:t>
      </w:r>
    </w:p>
    <w:p w:rsidR="00D97D00" w:rsidRDefault="00D97D00" w:rsidP="00D97D00">
      <w:pPr>
        <w:tabs>
          <w:tab w:val="num" w:pos="720"/>
        </w:tabs>
        <w:contextualSpacing/>
        <w:jc w:val="both"/>
        <w:rPr>
          <w:rFonts w:ascii="Arial" w:hAnsi="Arial" w:cs="Arial"/>
          <w:sz w:val="24"/>
          <w:szCs w:val="24"/>
        </w:rPr>
      </w:pPr>
    </w:p>
    <w:p w:rsidR="00DE5BC6" w:rsidRDefault="00DE5BC6" w:rsidP="00D97D00">
      <w:pPr>
        <w:tabs>
          <w:tab w:val="num" w:pos="720"/>
        </w:tabs>
        <w:contextualSpacing/>
        <w:jc w:val="both"/>
        <w:rPr>
          <w:rFonts w:ascii="Arial" w:hAnsi="Arial" w:cs="Arial"/>
          <w:sz w:val="24"/>
          <w:szCs w:val="24"/>
        </w:rPr>
      </w:pPr>
    </w:p>
    <w:p w:rsidR="00DE5BC6" w:rsidRDefault="00DE5BC6" w:rsidP="00D97D00">
      <w:pPr>
        <w:tabs>
          <w:tab w:val="num" w:pos="720"/>
        </w:tabs>
        <w:contextualSpacing/>
        <w:jc w:val="both"/>
        <w:rPr>
          <w:rFonts w:ascii="Arial" w:hAnsi="Arial" w:cs="Arial"/>
          <w:sz w:val="24"/>
          <w:szCs w:val="24"/>
        </w:rPr>
      </w:pPr>
    </w:p>
    <w:p w:rsidR="00DE5BC6" w:rsidRPr="00B77E30" w:rsidRDefault="00DE5BC6" w:rsidP="00D97D00">
      <w:pPr>
        <w:tabs>
          <w:tab w:val="num" w:pos="720"/>
        </w:tabs>
        <w:contextualSpacing/>
        <w:jc w:val="both"/>
        <w:rPr>
          <w:rFonts w:ascii="Arial" w:hAnsi="Arial" w:cs="Arial"/>
          <w:sz w:val="24"/>
          <w:szCs w:val="24"/>
        </w:rPr>
      </w:pPr>
    </w:p>
    <w:p w:rsidR="00D97D00" w:rsidRPr="00B77E30" w:rsidRDefault="00D97D00" w:rsidP="001B5687">
      <w:pPr>
        <w:pStyle w:val="Ttulo1"/>
        <w:numPr>
          <w:ilvl w:val="0"/>
          <w:numId w:val="130"/>
        </w:numPr>
        <w:suppressAutoHyphens w:val="0"/>
        <w:ind w:left="426" w:hanging="426"/>
        <w:jc w:val="left"/>
        <w:rPr>
          <w:rFonts w:ascii="Arial" w:hAnsi="Arial" w:cs="Arial"/>
          <w:szCs w:val="24"/>
        </w:rPr>
      </w:pPr>
      <w:bookmarkStart w:id="41" w:name="_Toc397413816"/>
      <w:bookmarkStart w:id="42" w:name="_Toc441949383"/>
      <w:bookmarkStart w:id="43" w:name="_Toc471563024"/>
      <w:bookmarkStart w:id="44" w:name="_Toc486078532"/>
      <w:bookmarkStart w:id="45" w:name="_Toc514406828"/>
      <w:r w:rsidRPr="00B77E30">
        <w:rPr>
          <w:rFonts w:ascii="Arial" w:hAnsi="Arial" w:cs="Arial"/>
          <w:szCs w:val="24"/>
        </w:rPr>
        <w:t>ORGANIZACIÓN JERÁRQUICA DEL PLAN DE EMERGENCIAS</w:t>
      </w:r>
      <w:bookmarkEnd w:id="41"/>
      <w:bookmarkEnd w:id="42"/>
      <w:bookmarkEnd w:id="43"/>
      <w:bookmarkEnd w:id="44"/>
      <w:bookmarkEnd w:id="45"/>
    </w:p>
    <w:p w:rsidR="00D97D00" w:rsidRPr="00B77E30" w:rsidRDefault="00D97D00" w:rsidP="00D97D00">
      <w:pPr>
        <w:rPr>
          <w:rFonts w:ascii="Arial" w:hAnsi="Arial" w:cs="Arial"/>
          <w:sz w:val="24"/>
          <w:szCs w:val="24"/>
        </w:rPr>
      </w:pPr>
    </w:p>
    <w:p w:rsidR="00D97D00" w:rsidRPr="00B77E30" w:rsidRDefault="00D97D00" w:rsidP="001B5687">
      <w:pPr>
        <w:pStyle w:val="Ttulo2"/>
        <w:numPr>
          <w:ilvl w:val="1"/>
          <w:numId w:val="130"/>
        </w:numPr>
        <w:suppressAutoHyphens w:val="0"/>
        <w:ind w:left="426" w:hanging="426"/>
        <w:rPr>
          <w:rFonts w:cs="Arial"/>
          <w:b w:val="0"/>
          <w:sz w:val="24"/>
          <w:szCs w:val="24"/>
        </w:rPr>
      </w:pPr>
      <w:bookmarkStart w:id="46" w:name="_Toc397413817"/>
      <w:bookmarkStart w:id="47" w:name="_Toc428971112"/>
      <w:bookmarkStart w:id="48" w:name="_Toc441949384"/>
      <w:bookmarkStart w:id="49" w:name="_Toc461826316"/>
      <w:bookmarkStart w:id="50" w:name="_Toc471563025"/>
      <w:bookmarkStart w:id="51" w:name="_Toc486078533"/>
      <w:bookmarkStart w:id="52" w:name="_Toc514406829"/>
      <w:r w:rsidRPr="00B77E30">
        <w:rPr>
          <w:rFonts w:cs="Arial"/>
          <w:b w:val="0"/>
          <w:sz w:val="24"/>
          <w:szCs w:val="24"/>
        </w:rPr>
        <w:t>Soporte técnico “COMITÉ OPERATIVO DE EMERGENCIAS”</w:t>
      </w:r>
      <w:bookmarkEnd w:id="46"/>
      <w:bookmarkEnd w:id="47"/>
      <w:bookmarkEnd w:id="48"/>
      <w:bookmarkEnd w:id="49"/>
      <w:bookmarkEnd w:id="50"/>
      <w:bookmarkEnd w:id="51"/>
      <w:bookmarkEnd w:id="52"/>
    </w:p>
    <w:p w:rsidR="00D97D00" w:rsidRPr="00B77E30" w:rsidRDefault="00D97D00" w:rsidP="00D97D00">
      <w:pPr>
        <w:pStyle w:val="Textoindependiente"/>
        <w:rPr>
          <w:rFonts w:ascii="Arial" w:hAnsi="Arial" w:cs="Arial"/>
          <w:sz w:val="24"/>
          <w:szCs w:val="24"/>
          <w:lang w:val="es-ES_tradnl"/>
        </w:rPr>
      </w:pPr>
    </w:p>
    <w:p w:rsidR="00D97D00" w:rsidRPr="00B77E30" w:rsidRDefault="00D97D00" w:rsidP="00D97D00">
      <w:pPr>
        <w:jc w:val="both"/>
        <w:rPr>
          <w:rFonts w:ascii="Arial" w:hAnsi="Arial" w:cs="Arial"/>
          <w:sz w:val="24"/>
          <w:szCs w:val="24"/>
        </w:rPr>
      </w:pPr>
      <w:r w:rsidRPr="00B77E30">
        <w:rPr>
          <w:rFonts w:ascii="Arial" w:hAnsi="Arial" w:cs="Arial"/>
          <w:sz w:val="24"/>
          <w:szCs w:val="24"/>
        </w:rPr>
        <w:t>El Comité de Emergencias está conformado por personas de la dirección de la Asociación, quienes se encargan de crear, planear y administrar el plan de emergencias.  El comité ha sido creado bajo acta de constitución. (</w:t>
      </w:r>
      <w:r w:rsidRPr="00B77E30">
        <w:rPr>
          <w:rFonts w:ascii="Arial" w:hAnsi="Arial" w:cs="Arial"/>
          <w:b/>
          <w:i/>
          <w:sz w:val="24"/>
          <w:szCs w:val="24"/>
        </w:rPr>
        <w:t>Ver Acta de Constitución y Conformación de la Comité Emergencias</w:t>
      </w:r>
      <w:r w:rsidRPr="00B77E30">
        <w:rPr>
          <w:rFonts w:ascii="Arial" w:hAnsi="Arial" w:cs="Arial"/>
          <w:sz w:val="24"/>
          <w:szCs w:val="24"/>
        </w:rPr>
        <w:t>)</w:t>
      </w:r>
    </w:p>
    <w:p w:rsidR="00D97D00" w:rsidRPr="00B77E30" w:rsidRDefault="00D97D00" w:rsidP="00D97D00">
      <w:pPr>
        <w:jc w:val="both"/>
        <w:rPr>
          <w:rFonts w:ascii="Arial" w:hAnsi="Arial" w:cs="Arial"/>
          <w:b/>
          <w:sz w:val="24"/>
          <w:szCs w:val="24"/>
        </w:rPr>
      </w:pPr>
    </w:p>
    <w:p w:rsidR="00D97D00" w:rsidRPr="00B77E30" w:rsidRDefault="00D97D00" w:rsidP="009C7898">
      <w:pPr>
        <w:pStyle w:val="Ttulo2"/>
        <w:numPr>
          <w:ilvl w:val="1"/>
          <w:numId w:val="130"/>
        </w:numPr>
        <w:suppressAutoHyphens w:val="0"/>
        <w:ind w:left="567" w:hanging="567"/>
        <w:rPr>
          <w:rFonts w:cs="Arial"/>
          <w:b w:val="0"/>
          <w:sz w:val="24"/>
          <w:szCs w:val="24"/>
        </w:rPr>
      </w:pPr>
      <w:bookmarkStart w:id="53" w:name="_Toc397413821"/>
      <w:bookmarkStart w:id="54" w:name="_Toc428971114"/>
      <w:bookmarkStart w:id="55" w:name="_Toc441949385"/>
      <w:bookmarkStart w:id="56" w:name="_Toc461826317"/>
      <w:bookmarkStart w:id="57" w:name="_Toc471563026"/>
      <w:bookmarkStart w:id="58" w:name="_Toc486078534"/>
      <w:bookmarkStart w:id="59" w:name="_Toc514406830"/>
      <w:r w:rsidRPr="00B77E30">
        <w:rPr>
          <w:rFonts w:cs="Arial"/>
          <w:b w:val="0"/>
          <w:sz w:val="24"/>
          <w:szCs w:val="24"/>
        </w:rPr>
        <w:t>Soporte operativo “BRIGADA DE EMERGENCIAS”</w:t>
      </w:r>
      <w:bookmarkEnd w:id="53"/>
      <w:bookmarkEnd w:id="54"/>
      <w:bookmarkEnd w:id="55"/>
      <w:bookmarkEnd w:id="56"/>
      <w:bookmarkEnd w:id="57"/>
      <w:bookmarkEnd w:id="58"/>
      <w:bookmarkEnd w:id="59"/>
    </w:p>
    <w:p w:rsidR="00D97D00" w:rsidRPr="00B77E30" w:rsidRDefault="00D97D00" w:rsidP="00D97D00">
      <w:pPr>
        <w:jc w:val="both"/>
        <w:rPr>
          <w:rFonts w:ascii="Arial" w:hAnsi="Arial" w:cs="Arial"/>
          <w:sz w:val="24"/>
          <w:szCs w:val="24"/>
        </w:rPr>
      </w:pPr>
    </w:p>
    <w:p w:rsidR="00D97D00" w:rsidRPr="00F3733A" w:rsidRDefault="00D97D00" w:rsidP="00D97D00">
      <w:pPr>
        <w:jc w:val="both"/>
        <w:rPr>
          <w:rFonts w:ascii="Arial" w:hAnsi="Arial" w:cs="Arial"/>
          <w:b/>
          <w:i/>
          <w:sz w:val="24"/>
          <w:szCs w:val="24"/>
        </w:rPr>
      </w:pPr>
      <w:r w:rsidRPr="00B77E30">
        <w:rPr>
          <w:rFonts w:ascii="Arial" w:hAnsi="Arial" w:cs="Arial"/>
          <w:sz w:val="24"/>
          <w:szCs w:val="24"/>
        </w:rPr>
        <w:t xml:space="preserve">Es el grupo de empleados capacitados y entrenados para prevenir y controlar los eventos que pueden generar pérdidas económicas y humanas en la Asociación.  La Brigada de Emergencias ha sido creada bajo acta de constitución. </w:t>
      </w:r>
      <w:r w:rsidRPr="00B77E30">
        <w:rPr>
          <w:rFonts w:ascii="Arial" w:hAnsi="Arial" w:cs="Arial"/>
          <w:b/>
          <w:i/>
          <w:sz w:val="24"/>
          <w:szCs w:val="24"/>
        </w:rPr>
        <w:t>(Ver Acta de Constitución y Conformación de la Brigada de Emergencias)</w:t>
      </w:r>
    </w:p>
    <w:p w:rsidR="005A323C" w:rsidRPr="00B77E30" w:rsidRDefault="00D97D00" w:rsidP="00D97D00">
      <w:pPr>
        <w:jc w:val="both"/>
        <w:rPr>
          <w:rFonts w:ascii="Arial" w:hAnsi="Arial" w:cs="Arial"/>
          <w:b/>
          <w:i/>
          <w:sz w:val="24"/>
          <w:szCs w:val="24"/>
        </w:rPr>
      </w:pPr>
      <w:r w:rsidRPr="00B77E30">
        <w:rPr>
          <w:rFonts w:ascii="Arial" w:hAnsi="Arial" w:cs="Arial"/>
          <w:sz w:val="24"/>
          <w:szCs w:val="24"/>
        </w:rPr>
        <w:t>Los Brigadistas deberán diligenciar el formato de hoja de vida</w:t>
      </w:r>
      <w:r w:rsidRPr="001F7C45">
        <w:rPr>
          <w:rFonts w:ascii="Arial" w:hAnsi="Arial" w:cs="Arial"/>
          <w:sz w:val="24"/>
          <w:szCs w:val="24"/>
        </w:rPr>
        <w:t xml:space="preserve"> </w:t>
      </w:r>
      <w:r w:rsidR="00460FC6" w:rsidRPr="001F7C45">
        <w:rPr>
          <w:rFonts w:ascii="Arial" w:hAnsi="Arial" w:cs="Arial"/>
          <w:b/>
          <w:sz w:val="24"/>
          <w:szCs w:val="24"/>
        </w:rPr>
        <w:t>FO-ST-11</w:t>
      </w:r>
    </w:p>
    <w:p w:rsidR="00F3733A" w:rsidRPr="00F3733A" w:rsidRDefault="00F3733A" w:rsidP="00954DD3">
      <w:pPr>
        <w:pStyle w:val="Ttulo1"/>
        <w:keepNext w:val="0"/>
        <w:widowControl w:val="0"/>
        <w:numPr>
          <w:ilvl w:val="0"/>
          <w:numId w:val="130"/>
        </w:numPr>
        <w:tabs>
          <w:tab w:val="left" w:pos="1209"/>
          <w:tab w:val="left" w:pos="1210"/>
        </w:tabs>
        <w:suppressAutoHyphens w:val="0"/>
        <w:autoSpaceDE w:val="0"/>
        <w:autoSpaceDN w:val="0"/>
        <w:spacing w:before="218"/>
        <w:jc w:val="left"/>
        <w:rPr>
          <w:rFonts w:ascii="Arial" w:hAnsi="Arial" w:cs="Arial"/>
        </w:rPr>
      </w:pPr>
      <w:r w:rsidRPr="00F3733A">
        <w:rPr>
          <w:rFonts w:ascii="Arial" w:hAnsi="Arial" w:cs="Arial"/>
        </w:rPr>
        <w:t>ORGANIGRAMAS</w:t>
      </w:r>
    </w:p>
    <w:p w:rsidR="00F3733A" w:rsidRDefault="00F3733A" w:rsidP="00F3733A">
      <w:pPr>
        <w:pStyle w:val="Textoindependiente"/>
        <w:spacing w:before="9"/>
        <w:rPr>
          <w:b/>
          <w:sz w:val="33"/>
        </w:rPr>
      </w:pPr>
    </w:p>
    <w:p w:rsidR="00F3733A" w:rsidRPr="00F3733A" w:rsidRDefault="00F3733A" w:rsidP="00954DD3">
      <w:pPr>
        <w:pStyle w:val="Prrafodelista"/>
        <w:widowControl w:val="0"/>
        <w:numPr>
          <w:ilvl w:val="1"/>
          <w:numId w:val="130"/>
        </w:numPr>
        <w:tabs>
          <w:tab w:val="left" w:pos="1250"/>
        </w:tabs>
        <w:autoSpaceDE w:val="0"/>
        <w:autoSpaceDN w:val="0"/>
        <w:ind w:left="1249"/>
        <w:contextualSpacing w:val="0"/>
        <w:rPr>
          <w:sz w:val="24"/>
        </w:rPr>
      </w:pPr>
      <w:r>
        <w:rPr>
          <w:sz w:val="24"/>
        </w:rPr>
        <w:lastRenderedPageBreak/>
        <w:t>Organigrama</w:t>
      </w:r>
      <w:r>
        <w:rPr>
          <w:spacing w:val="-3"/>
          <w:sz w:val="24"/>
        </w:rPr>
        <w:t xml:space="preserve"> </w:t>
      </w:r>
      <w:r>
        <w:rPr>
          <w:sz w:val="24"/>
        </w:rPr>
        <w:t>de</w:t>
      </w:r>
      <w:r>
        <w:rPr>
          <w:spacing w:val="-3"/>
          <w:sz w:val="24"/>
        </w:rPr>
        <w:t xml:space="preserve"> </w:t>
      </w:r>
      <w:r>
        <w:rPr>
          <w:sz w:val="24"/>
        </w:rPr>
        <w:t>la</w:t>
      </w:r>
      <w:r>
        <w:rPr>
          <w:spacing w:val="-4"/>
          <w:sz w:val="24"/>
        </w:rPr>
        <w:t xml:space="preserve"> </w:t>
      </w:r>
      <w:r>
        <w:rPr>
          <w:sz w:val="24"/>
        </w:rPr>
        <w:t>brigada</w:t>
      </w:r>
      <w:r>
        <w:rPr>
          <w:spacing w:val="1"/>
          <w:sz w:val="24"/>
        </w:rPr>
        <w:t xml:space="preserve"> </w:t>
      </w:r>
      <w:r>
        <w:rPr>
          <w:sz w:val="24"/>
        </w:rPr>
        <w:t>de</w:t>
      </w:r>
      <w:r>
        <w:rPr>
          <w:spacing w:val="-2"/>
          <w:sz w:val="24"/>
        </w:rPr>
        <w:t xml:space="preserve"> </w:t>
      </w:r>
      <w:r>
        <w:rPr>
          <w:sz w:val="24"/>
        </w:rPr>
        <w:t>emergencias</w:t>
      </w:r>
    </w:p>
    <w:p w:rsidR="00F3733A" w:rsidRDefault="00F3733A" w:rsidP="00F3733A">
      <w:pPr>
        <w:pStyle w:val="Textoindependiente"/>
        <w:rPr>
          <w:sz w:val="14"/>
        </w:rPr>
      </w:pPr>
    </w:p>
    <w:p w:rsidR="00F3733A" w:rsidRDefault="00F3733A" w:rsidP="00D97D00">
      <w:pPr>
        <w:jc w:val="both"/>
        <w:rPr>
          <w:rFonts w:ascii="Arial" w:hAnsi="Arial" w:cs="Arial"/>
          <w:b/>
          <w:i/>
          <w:sz w:val="24"/>
          <w:szCs w:val="24"/>
        </w:rPr>
      </w:pPr>
      <w:r>
        <w:rPr>
          <w:noProof/>
          <w:sz w:val="24"/>
          <w:lang w:val="es-CO" w:eastAsia="es-CO"/>
        </w:rPr>
        <mc:AlternateContent>
          <mc:Choice Requires="wpg">
            <w:drawing>
              <wp:anchor distT="0" distB="0" distL="0" distR="0" simplePos="0" relativeHeight="251777024" behindDoc="1" locked="0" layoutInCell="1" allowOverlap="1" wp14:anchorId="43B075AB" wp14:editId="639EEE25">
                <wp:simplePos x="0" y="0"/>
                <wp:positionH relativeFrom="page">
                  <wp:posOffset>1371600</wp:posOffset>
                </wp:positionH>
                <wp:positionV relativeFrom="paragraph">
                  <wp:posOffset>-254000</wp:posOffset>
                </wp:positionV>
                <wp:extent cx="5010785" cy="2543175"/>
                <wp:effectExtent l="0" t="0" r="18415" b="9525"/>
                <wp:wrapTopAndBottom/>
                <wp:docPr id="212" name="Grupo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0785" cy="2543175"/>
                          <a:chOff x="2275" y="200"/>
                          <a:chExt cx="7645" cy="4250"/>
                        </a:xfrm>
                      </wpg:grpSpPr>
                      <wps:wsp>
                        <wps:cNvPr id="214" name="Line 8"/>
                        <wps:cNvCnPr/>
                        <wps:spPr bwMode="auto">
                          <a:xfrm>
                            <a:off x="6413" y="1008"/>
                            <a:ext cx="0" cy="502"/>
                          </a:xfrm>
                          <a:prstGeom prst="line">
                            <a:avLst/>
                          </a:prstGeom>
                          <a:noFill/>
                          <a:ln w="1888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 name="Rectangle 9"/>
                        <wps:cNvSpPr>
                          <a:spLocks noChangeArrowheads="1"/>
                        </wps:cNvSpPr>
                        <wps:spPr bwMode="auto">
                          <a:xfrm>
                            <a:off x="4485" y="1509"/>
                            <a:ext cx="3963" cy="93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AutoShape 10"/>
                        <wps:cNvSpPr>
                          <a:spLocks/>
                        </wps:cNvSpPr>
                        <wps:spPr bwMode="auto">
                          <a:xfrm>
                            <a:off x="2970" y="1944"/>
                            <a:ext cx="6285" cy="915"/>
                          </a:xfrm>
                          <a:custGeom>
                            <a:avLst/>
                            <a:gdLst>
                              <a:gd name="T0" fmla="+- 0 4470 2970"/>
                              <a:gd name="T1" fmla="*/ T0 w 6285"/>
                              <a:gd name="T2" fmla="+- 0 1990 1945"/>
                              <a:gd name="T3" fmla="*/ 1990 h 915"/>
                              <a:gd name="T4" fmla="+- 0 2970 2970"/>
                              <a:gd name="T5" fmla="*/ T4 w 6285"/>
                              <a:gd name="T6" fmla="+- 0 1990 1945"/>
                              <a:gd name="T7" fmla="*/ 1990 h 915"/>
                              <a:gd name="T8" fmla="+- 0 4920 2970"/>
                              <a:gd name="T9" fmla="*/ T8 w 6285"/>
                              <a:gd name="T10" fmla="+- 0 2395 1945"/>
                              <a:gd name="T11" fmla="*/ 2395 h 915"/>
                              <a:gd name="T12" fmla="+- 0 4920 2970"/>
                              <a:gd name="T13" fmla="*/ T12 w 6285"/>
                              <a:gd name="T14" fmla="+- 0 2800 1945"/>
                              <a:gd name="T15" fmla="*/ 2800 h 915"/>
                              <a:gd name="T16" fmla="+- 0 2985 2970"/>
                              <a:gd name="T17" fmla="*/ T16 w 6285"/>
                              <a:gd name="T18" fmla="+- 0 1945 1945"/>
                              <a:gd name="T19" fmla="*/ 1945 h 915"/>
                              <a:gd name="T20" fmla="+- 0 2985 2970"/>
                              <a:gd name="T21" fmla="*/ T20 w 6285"/>
                              <a:gd name="T22" fmla="+- 0 2860 1945"/>
                              <a:gd name="T23" fmla="*/ 2860 h 915"/>
                              <a:gd name="T24" fmla="+- 0 6870 2970"/>
                              <a:gd name="T25" fmla="*/ T24 w 6285"/>
                              <a:gd name="T26" fmla="+- 0 2395 1945"/>
                              <a:gd name="T27" fmla="*/ 2395 h 915"/>
                              <a:gd name="T28" fmla="+- 0 6885 2970"/>
                              <a:gd name="T29" fmla="*/ T28 w 6285"/>
                              <a:gd name="T30" fmla="+- 0 2800 1945"/>
                              <a:gd name="T31" fmla="*/ 2800 h 915"/>
                              <a:gd name="T32" fmla="+- 0 8415 2970"/>
                              <a:gd name="T33" fmla="*/ T32 w 6285"/>
                              <a:gd name="T34" fmla="+- 0 2020 1945"/>
                              <a:gd name="T35" fmla="*/ 2020 h 915"/>
                              <a:gd name="T36" fmla="+- 0 9255 2970"/>
                              <a:gd name="T37" fmla="*/ T36 w 6285"/>
                              <a:gd name="T38" fmla="+- 0 2005 1945"/>
                              <a:gd name="T39" fmla="*/ 2005 h 915"/>
                              <a:gd name="T40" fmla="+- 0 9240 2970"/>
                              <a:gd name="T41" fmla="*/ T40 w 6285"/>
                              <a:gd name="T42" fmla="+- 0 2035 1945"/>
                              <a:gd name="T43" fmla="*/ 2035 h 915"/>
                              <a:gd name="T44" fmla="+- 0 9240 2970"/>
                              <a:gd name="T45" fmla="*/ T44 w 6285"/>
                              <a:gd name="T46" fmla="+- 0 2815 1945"/>
                              <a:gd name="T47" fmla="*/ 2815 h 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285" h="915">
                                <a:moveTo>
                                  <a:pt x="1500" y="45"/>
                                </a:moveTo>
                                <a:lnTo>
                                  <a:pt x="0" y="45"/>
                                </a:lnTo>
                                <a:moveTo>
                                  <a:pt x="1950" y="450"/>
                                </a:moveTo>
                                <a:lnTo>
                                  <a:pt x="1950" y="855"/>
                                </a:lnTo>
                                <a:moveTo>
                                  <a:pt x="15" y="0"/>
                                </a:moveTo>
                                <a:lnTo>
                                  <a:pt x="15" y="915"/>
                                </a:lnTo>
                                <a:moveTo>
                                  <a:pt x="3900" y="450"/>
                                </a:moveTo>
                                <a:lnTo>
                                  <a:pt x="3915" y="855"/>
                                </a:lnTo>
                                <a:moveTo>
                                  <a:pt x="5445" y="75"/>
                                </a:moveTo>
                                <a:lnTo>
                                  <a:pt x="6285" y="60"/>
                                </a:lnTo>
                                <a:moveTo>
                                  <a:pt x="6270" y="90"/>
                                </a:moveTo>
                                <a:lnTo>
                                  <a:pt x="6270" y="87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2" name="Text Box 11"/>
                        <wps:cNvSpPr txBox="1">
                          <a:spLocks noChangeArrowheads="1"/>
                        </wps:cNvSpPr>
                        <wps:spPr bwMode="auto">
                          <a:xfrm>
                            <a:off x="8431" y="2841"/>
                            <a:ext cx="1484" cy="1602"/>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02395" w:rsidRPr="00F3733A" w:rsidRDefault="00802395" w:rsidP="00F3733A">
                              <w:pPr>
                                <w:spacing w:before="65"/>
                                <w:ind w:left="130" w:right="146"/>
                                <w:jc w:val="center"/>
                                <w:rPr>
                                  <w:sz w:val="20"/>
                                  <w:szCs w:val="20"/>
                                </w:rPr>
                              </w:pPr>
                              <w:r w:rsidRPr="00F3733A">
                                <w:rPr>
                                  <w:spacing w:val="-1"/>
                                  <w:sz w:val="20"/>
                                  <w:szCs w:val="20"/>
                                </w:rPr>
                                <w:t xml:space="preserve">Brigada </w:t>
                              </w:r>
                              <w:r w:rsidRPr="00F3733A">
                                <w:rPr>
                                  <w:sz w:val="20"/>
                                  <w:szCs w:val="20"/>
                                </w:rPr>
                                <w:t>de</w:t>
                              </w:r>
                              <w:r w:rsidRPr="00F3733A">
                                <w:rPr>
                                  <w:spacing w:val="-53"/>
                                  <w:sz w:val="20"/>
                                  <w:szCs w:val="20"/>
                                </w:rPr>
                                <w:t xml:space="preserve"> </w:t>
                              </w:r>
                              <w:r w:rsidRPr="00F3733A">
                                <w:rPr>
                                  <w:sz w:val="20"/>
                                  <w:szCs w:val="20"/>
                                </w:rPr>
                                <w:t>Logística</w:t>
                              </w:r>
                            </w:p>
                            <w:p w:rsidR="00802395" w:rsidRPr="00F3733A" w:rsidRDefault="00802395" w:rsidP="00F3733A">
                              <w:pPr>
                                <w:ind w:left="128" w:right="146"/>
                                <w:jc w:val="center"/>
                                <w:rPr>
                                  <w:b/>
                                  <w:sz w:val="20"/>
                                  <w:szCs w:val="20"/>
                                </w:rPr>
                              </w:pPr>
                              <w:r>
                                <w:rPr>
                                  <w:b/>
                                  <w:sz w:val="20"/>
                                  <w:szCs w:val="20"/>
                                </w:rPr>
                                <w:t>Mensajero</w:t>
                              </w:r>
                            </w:p>
                          </w:txbxContent>
                        </wps:txbx>
                        <wps:bodyPr rot="0" vert="horz" wrap="square" lIns="0" tIns="0" rIns="0" bIns="0" anchor="t" anchorCtr="0" upright="1">
                          <a:noAutofit/>
                        </wps:bodyPr>
                      </wps:wsp>
                      <wps:wsp>
                        <wps:cNvPr id="1153" name="Text Box 12"/>
                        <wps:cNvSpPr txBox="1">
                          <a:spLocks noChangeArrowheads="1"/>
                        </wps:cNvSpPr>
                        <wps:spPr bwMode="auto">
                          <a:xfrm>
                            <a:off x="6285" y="2841"/>
                            <a:ext cx="1424" cy="1604"/>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02395" w:rsidRPr="00F3733A" w:rsidRDefault="00802395" w:rsidP="00F3733A">
                              <w:pPr>
                                <w:spacing w:before="79"/>
                                <w:ind w:left="190" w:right="185" w:hanging="1"/>
                                <w:jc w:val="center"/>
                                <w:rPr>
                                  <w:sz w:val="20"/>
                                  <w:szCs w:val="20"/>
                                </w:rPr>
                              </w:pPr>
                              <w:r w:rsidRPr="00F3733A">
                                <w:rPr>
                                  <w:sz w:val="20"/>
                                  <w:szCs w:val="20"/>
                                </w:rPr>
                                <w:t>Brigada de</w:t>
                              </w:r>
                              <w:r w:rsidRPr="00F3733A">
                                <w:rPr>
                                  <w:spacing w:val="1"/>
                                  <w:sz w:val="20"/>
                                  <w:szCs w:val="20"/>
                                </w:rPr>
                                <w:t xml:space="preserve"> </w:t>
                              </w:r>
                              <w:r w:rsidRPr="00F3733A">
                                <w:rPr>
                                  <w:sz w:val="20"/>
                                  <w:szCs w:val="20"/>
                                </w:rPr>
                                <w:t>Evacuación</w:t>
                              </w:r>
                            </w:p>
                            <w:p w:rsidR="00802395" w:rsidRPr="00F3733A" w:rsidRDefault="00802395" w:rsidP="00F3733A">
                              <w:pPr>
                                <w:ind w:left="241" w:right="237"/>
                                <w:jc w:val="center"/>
                                <w:rPr>
                                  <w:b/>
                                  <w:sz w:val="20"/>
                                  <w:szCs w:val="20"/>
                                </w:rPr>
                              </w:pPr>
                              <w:r w:rsidRPr="00F3733A">
                                <w:rPr>
                                  <w:b/>
                                  <w:sz w:val="20"/>
                                  <w:szCs w:val="20"/>
                                </w:rPr>
                                <w:t>Auxiliar de</w:t>
                              </w:r>
                              <w:r w:rsidRPr="00F3733A">
                                <w:rPr>
                                  <w:b/>
                                  <w:spacing w:val="-54"/>
                                  <w:sz w:val="20"/>
                                  <w:szCs w:val="20"/>
                                </w:rPr>
                                <w:t xml:space="preserve"> </w:t>
                              </w:r>
                              <w:r w:rsidRPr="00F3733A">
                                <w:rPr>
                                  <w:b/>
                                  <w:sz w:val="20"/>
                                  <w:szCs w:val="20"/>
                                </w:rPr>
                                <w:t>Ingresos</w:t>
                              </w:r>
                            </w:p>
                          </w:txbxContent>
                        </wps:txbx>
                        <wps:bodyPr rot="0" vert="horz" wrap="square" lIns="0" tIns="0" rIns="0" bIns="0" anchor="t" anchorCtr="0" upright="1">
                          <a:noAutofit/>
                        </wps:bodyPr>
                      </wps:wsp>
                      <wps:wsp>
                        <wps:cNvPr id="1157" name="Text Box 13"/>
                        <wps:cNvSpPr txBox="1">
                          <a:spLocks noChangeArrowheads="1"/>
                        </wps:cNvSpPr>
                        <wps:spPr bwMode="auto">
                          <a:xfrm>
                            <a:off x="4275" y="2841"/>
                            <a:ext cx="1710" cy="1604"/>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02395" w:rsidRPr="00F3733A" w:rsidRDefault="00802395" w:rsidP="00F3733A">
                              <w:pPr>
                                <w:spacing w:before="79"/>
                                <w:ind w:left="156" w:right="154"/>
                                <w:jc w:val="center"/>
                                <w:rPr>
                                  <w:sz w:val="20"/>
                                  <w:szCs w:val="20"/>
                                </w:rPr>
                              </w:pPr>
                              <w:r w:rsidRPr="00F3733A">
                                <w:rPr>
                                  <w:spacing w:val="-1"/>
                                  <w:sz w:val="20"/>
                                  <w:szCs w:val="20"/>
                                </w:rPr>
                                <w:t xml:space="preserve">Brigada </w:t>
                              </w:r>
                              <w:r w:rsidRPr="00F3733A">
                                <w:rPr>
                                  <w:sz w:val="20"/>
                                  <w:szCs w:val="20"/>
                                </w:rPr>
                                <w:t>Control</w:t>
                              </w:r>
                              <w:r w:rsidRPr="00F3733A">
                                <w:rPr>
                                  <w:spacing w:val="-53"/>
                                  <w:sz w:val="20"/>
                                  <w:szCs w:val="20"/>
                                </w:rPr>
                                <w:t xml:space="preserve"> </w:t>
                              </w:r>
                              <w:r w:rsidRPr="00F3733A">
                                <w:rPr>
                                  <w:sz w:val="20"/>
                                  <w:szCs w:val="20"/>
                                </w:rPr>
                                <w:t>de Fuego</w:t>
                              </w:r>
                              <w:r w:rsidRPr="00F3733A">
                                <w:rPr>
                                  <w:spacing w:val="1"/>
                                  <w:sz w:val="20"/>
                                  <w:szCs w:val="20"/>
                                </w:rPr>
                                <w:t xml:space="preserve"> </w:t>
                              </w:r>
                              <w:r w:rsidRPr="00F3733A">
                                <w:rPr>
                                  <w:b/>
                                  <w:sz w:val="20"/>
                                  <w:szCs w:val="20"/>
                                </w:rPr>
                                <w:t>Auxiliar de</w:t>
                              </w:r>
                              <w:r w:rsidRPr="00F3733A">
                                <w:rPr>
                                  <w:b/>
                                  <w:spacing w:val="1"/>
                                  <w:sz w:val="20"/>
                                  <w:szCs w:val="20"/>
                                </w:rPr>
                                <w:t xml:space="preserve"> </w:t>
                              </w:r>
                              <w:r w:rsidRPr="00F3733A">
                                <w:rPr>
                                  <w:b/>
                                  <w:sz w:val="20"/>
                                  <w:szCs w:val="20"/>
                                </w:rPr>
                                <w:t>Ingresos</w:t>
                              </w:r>
                              <w:r w:rsidRPr="00F3733A">
                                <w:rPr>
                                  <w:b/>
                                  <w:spacing w:val="1"/>
                                  <w:sz w:val="20"/>
                                  <w:szCs w:val="20"/>
                                </w:rPr>
                                <w:t xml:space="preserve"> </w:t>
                              </w:r>
                              <w:r w:rsidRPr="00F3733A">
                                <w:rPr>
                                  <w:b/>
                                  <w:sz w:val="20"/>
                                  <w:szCs w:val="20"/>
                                </w:rPr>
                                <w:t>Auxiliar de</w:t>
                              </w:r>
                              <w:r w:rsidRPr="00F3733A">
                                <w:rPr>
                                  <w:b/>
                                  <w:spacing w:val="1"/>
                                  <w:sz w:val="20"/>
                                  <w:szCs w:val="20"/>
                                </w:rPr>
                                <w:t xml:space="preserve"> </w:t>
                              </w:r>
                              <w:r w:rsidRPr="00F3733A">
                                <w:rPr>
                                  <w:b/>
                                  <w:sz w:val="20"/>
                                  <w:szCs w:val="20"/>
                                </w:rPr>
                                <w:t>Mantenimiento</w:t>
                              </w:r>
                            </w:p>
                          </w:txbxContent>
                        </wps:txbx>
                        <wps:bodyPr rot="0" vert="horz" wrap="square" lIns="0" tIns="0" rIns="0" bIns="0" anchor="t" anchorCtr="0" upright="1">
                          <a:noAutofit/>
                        </wps:bodyPr>
                      </wps:wsp>
                      <wps:wsp>
                        <wps:cNvPr id="1159" name="Text Box 14"/>
                        <wps:cNvSpPr txBox="1">
                          <a:spLocks noChangeArrowheads="1"/>
                        </wps:cNvSpPr>
                        <wps:spPr bwMode="auto">
                          <a:xfrm>
                            <a:off x="2280" y="2841"/>
                            <a:ext cx="1440" cy="1598"/>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02395" w:rsidRPr="00F3733A" w:rsidRDefault="00802395" w:rsidP="00F3733A">
                              <w:pPr>
                                <w:spacing w:before="79"/>
                                <w:ind w:left="137" w:right="153"/>
                                <w:jc w:val="center"/>
                                <w:rPr>
                                  <w:sz w:val="20"/>
                                  <w:szCs w:val="20"/>
                                </w:rPr>
                              </w:pPr>
                              <w:r w:rsidRPr="00F3733A">
                                <w:rPr>
                                  <w:spacing w:val="-1"/>
                                  <w:sz w:val="20"/>
                                  <w:szCs w:val="20"/>
                                </w:rPr>
                                <w:t xml:space="preserve">Brigada </w:t>
                              </w:r>
                              <w:r w:rsidRPr="00F3733A">
                                <w:rPr>
                                  <w:sz w:val="20"/>
                                  <w:szCs w:val="20"/>
                                </w:rPr>
                                <w:t>de</w:t>
                              </w:r>
                              <w:r w:rsidRPr="00F3733A">
                                <w:rPr>
                                  <w:spacing w:val="-53"/>
                                  <w:sz w:val="20"/>
                                  <w:szCs w:val="20"/>
                                </w:rPr>
                                <w:t xml:space="preserve"> </w:t>
                              </w:r>
                              <w:r w:rsidRPr="00F3733A">
                                <w:rPr>
                                  <w:sz w:val="20"/>
                                  <w:szCs w:val="20"/>
                                </w:rPr>
                                <w:t>Primeros</w:t>
                              </w:r>
                              <w:r w:rsidRPr="00F3733A">
                                <w:rPr>
                                  <w:spacing w:val="1"/>
                                  <w:sz w:val="20"/>
                                  <w:szCs w:val="20"/>
                                </w:rPr>
                                <w:t xml:space="preserve"> </w:t>
                              </w:r>
                              <w:r w:rsidRPr="00F3733A">
                                <w:rPr>
                                  <w:sz w:val="20"/>
                                  <w:szCs w:val="20"/>
                                </w:rPr>
                                <w:t>Auxilios</w:t>
                              </w:r>
                            </w:p>
                            <w:p w:rsidR="00802395" w:rsidRPr="00F3733A" w:rsidRDefault="00802395" w:rsidP="00F3733A">
                              <w:pPr>
                                <w:ind w:left="137" w:right="154"/>
                                <w:jc w:val="center"/>
                                <w:rPr>
                                  <w:b/>
                                  <w:sz w:val="20"/>
                                  <w:szCs w:val="20"/>
                                </w:rPr>
                              </w:pPr>
                              <w:r w:rsidRPr="00F3733A">
                                <w:rPr>
                                  <w:b/>
                                  <w:sz w:val="20"/>
                                  <w:szCs w:val="20"/>
                                </w:rPr>
                                <w:t>Auxiliar</w:t>
                              </w:r>
                              <w:r w:rsidRPr="00F3733A">
                                <w:rPr>
                                  <w:b/>
                                  <w:spacing w:val="-3"/>
                                  <w:sz w:val="20"/>
                                  <w:szCs w:val="20"/>
                                </w:rPr>
                                <w:t xml:space="preserve"> </w:t>
                              </w:r>
                              <w:r w:rsidRPr="00F3733A">
                                <w:rPr>
                                  <w:b/>
                                  <w:sz w:val="20"/>
                                  <w:szCs w:val="20"/>
                                </w:rPr>
                                <w:t>SST</w:t>
                              </w:r>
                            </w:p>
                          </w:txbxContent>
                        </wps:txbx>
                        <wps:bodyPr rot="0" vert="horz" wrap="square" lIns="0" tIns="0" rIns="0" bIns="0" anchor="t" anchorCtr="0" upright="1">
                          <a:noAutofit/>
                        </wps:bodyPr>
                      </wps:wsp>
                      <wps:wsp>
                        <wps:cNvPr id="1160" name="Text Box 15"/>
                        <wps:cNvSpPr txBox="1">
                          <a:spLocks noChangeArrowheads="1"/>
                        </wps:cNvSpPr>
                        <wps:spPr bwMode="auto">
                          <a:xfrm>
                            <a:off x="4485" y="1509"/>
                            <a:ext cx="3947" cy="93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02395" w:rsidRPr="00F3733A" w:rsidRDefault="00802395" w:rsidP="00F3733A">
                              <w:pPr>
                                <w:spacing w:before="76" w:after="0" w:line="251" w:lineRule="exact"/>
                                <w:ind w:left="827"/>
                                <w:rPr>
                                  <w:sz w:val="20"/>
                                  <w:szCs w:val="20"/>
                                </w:rPr>
                              </w:pPr>
                              <w:r w:rsidRPr="00F3733A">
                                <w:rPr>
                                  <w:sz w:val="20"/>
                                  <w:szCs w:val="20"/>
                                </w:rPr>
                                <w:t>Brigada</w:t>
                              </w:r>
                              <w:r w:rsidRPr="00F3733A">
                                <w:rPr>
                                  <w:spacing w:val="-4"/>
                                  <w:sz w:val="20"/>
                                  <w:szCs w:val="20"/>
                                </w:rPr>
                                <w:t xml:space="preserve"> </w:t>
                              </w:r>
                              <w:r w:rsidRPr="00F3733A">
                                <w:rPr>
                                  <w:sz w:val="20"/>
                                  <w:szCs w:val="20"/>
                                </w:rPr>
                                <w:t>de</w:t>
                              </w:r>
                              <w:r w:rsidRPr="00F3733A">
                                <w:rPr>
                                  <w:spacing w:val="-1"/>
                                  <w:sz w:val="20"/>
                                  <w:szCs w:val="20"/>
                                </w:rPr>
                                <w:t xml:space="preserve"> </w:t>
                              </w:r>
                              <w:r w:rsidRPr="00F3733A">
                                <w:rPr>
                                  <w:sz w:val="20"/>
                                  <w:szCs w:val="20"/>
                                </w:rPr>
                                <w:t>Emergencia</w:t>
                              </w:r>
                            </w:p>
                            <w:p w:rsidR="00802395" w:rsidRPr="00F3733A" w:rsidRDefault="00802395" w:rsidP="00F3733A">
                              <w:pPr>
                                <w:spacing w:after="0"/>
                                <w:ind w:left="968" w:right="312" w:hanging="310"/>
                                <w:rPr>
                                  <w:b/>
                                  <w:sz w:val="20"/>
                                  <w:szCs w:val="20"/>
                                </w:rPr>
                              </w:pPr>
                              <w:r w:rsidRPr="00F3733A">
                                <w:rPr>
                                  <w:b/>
                                  <w:sz w:val="20"/>
                                  <w:szCs w:val="20"/>
                                </w:rPr>
                                <w:t>Coordinador de Emergencia</w:t>
                              </w:r>
                              <w:r>
                                <w:rPr>
                                  <w:b/>
                                  <w:sz w:val="20"/>
                                  <w:szCs w:val="20"/>
                                </w:rPr>
                                <w:t xml:space="preserve"> / </w:t>
                              </w:r>
                              <w:r w:rsidRPr="00F3733A">
                                <w:rPr>
                                  <w:b/>
                                  <w:spacing w:val="-59"/>
                                  <w:sz w:val="20"/>
                                  <w:szCs w:val="20"/>
                                </w:rPr>
                                <w:t xml:space="preserve"> </w:t>
                              </w:r>
                              <w:r>
                                <w:rPr>
                                  <w:b/>
                                  <w:sz w:val="20"/>
                                  <w:szCs w:val="20"/>
                                </w:rPr>
                                <w:t xml:space="preserve">Auxiliar </w:t>
                              </w:r>
                              <w:r w:rsidRPr="00F3733A">
                                <w:rPr>
                                  <w:b/>
                                  <w:sz w:val="20"/>
                                  <w:szCs w:val="20"/>
                                </w:rPr>
                                <w:t>de</w:t>
                              </w:r>
                              <w:r w:rsidRPr="00F3733A">
                                <w:rPr>
                                  <w:b/>
                                  <w:spacing w:val="-2"/>
                                  <w:sz w:val="20"/>
                                  <w:szCs w:val="20"/>
                                </w:rPr>
                                <w:t xml:space="preserve"> </w:t>
                              </w:r>
                              <w:r w:rsidRPr="00F3733A">
                                <w:rPr>
                                  <w:b/>
                                  <w:sz w:val="20"/>
                                  <w:szCs w:val="20"/>
                                </w:rPr>
                                <w:t>ingresos</w:t>
                              </w:r>
                            </w:p>
                          </w:txbxContent>
                        </wps:txbx>
                        <wps:bodyPr rot="0" vert="horz" wrap="square" lIns="0" tIns="0" rIns="0" bIns="0" anchor="t" anchorCtr="0" upright="1">
                          <a:noAutofit/>
                        </wps:bodyPr>
                      </wps:wsp>
                      <wps:wsp>
                        <wps:cNvPr id="1161" name="Text Box 16"/>
                        <wps:cNvSpPr txBox="1">
                          <a:spLocks noChangeArrowheads="1"/>
                        </wps:cNvSpPr>
                        <wps:spPr bwMode="auto">
                          <a:xfrm>
                            <a:off x="3719" y="204"/>
                            <a:ext cx="5761" cy="76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02395" w:rsidRPr="00F3733A" w:rsidRDefault="00802395" w:rsidP="00F3733A">
                              <w:pPr>
                                <w:spacing w:after="0"/>
                                <w:ind w:left="1484" w:right="1471"/>
                                <w:jc w:val="center"/>
                                <w:rPr>
                                  <w:sz w:val="20"/>
                                  <w:szCs w:val="20"/>
                                </w:rPr>
                              </w:pPr>
                              <w:r w:rsidRPr="00F3733A">
                                <w:rPr>
                                  <w:sz w:val="20"/>
                                  <w:szCs w:val="20"/>
                                </w:rPr>
                                <w:t>COMITÉ</w:t>
                              </w:r>
                              <w:r w:rsidRPr="00F3733A">
                                <w:rPr>
                                  <w:spacing w:val="-4"/>
                                  <w:sz w:val="20"/>
                                  <w:szCs w:val="20"/>
                                </w:rPr>
                                <w:t xml:space="preserve"> </w:t>
                              </w:r>
                              <w:r w:rsidRPr="00F3733A">
                                <w:rPr>
                                  <w:sz w:val="20"/>
                                  <w:szCs w:val="20"/>
                                </w:rPr>
                                <w:t>DE</w:t>
                              </w:r>
                              <w:r w:rsidRPr="00F3733A">
                                <w:rPr>
                                  <w:spacing w:val="-3"/>
                                  <w:sz w:val="20"/>
                                  <w:szCs w:val="20"/>
                                </w:rPr>
                                <w:t xml:space="preserve"> </w:t>
                              </w:r>
                              <w:r w:rsidRPr="00F3733A">
                                <w:rPr>
                                  <w:sz w:val="20"/>
                                  <w:szCs w:val="20"/>
                                </w:rPr>
                                <w:t>EMERGENCIA</w:t>
                              </w:r>
                            </w:p>
                            <w:p w:rsidR="00802395" w:rsidRPr="00F3733A" w:rsidRDefault="00802395" w:rsidP="00F3733A">
                              <w:pPr>
                                <w:spacing w:after="0"/>
                                <w:ind w:left="1484" w:right="1470"/>
                                <w:jc w:val="center"/>
                                <w:rPr>
                                  <w:b/>
                                  <w:sz w:val="20"/>
                                  <w:szCs w:val="20"/>
                                </w:rPr>
                              </w:pPr>
                              <w:r w:rsidRPr="00F3733A">
                                <w:rPr>
                                  <w:b/>
                                  <w:sz w:val="20"/>
                                  <w:szCs w:val="20"/>
                                </w:rPr>
                                <w:t>Gerencia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B075AB" id="Grupo 212" o:spid="_x0000_s1026" style="position:absolute;left:0;text-align:left;margin-left:108pt;margin-top:-20pt;width:394.55pt;height:200.25pt;z-index:-251539456;mso-wrap-distance-left:0;mso-wrap-distance-right:0;mso-position-horizontal-relative:page" coordorigin="2275,200" coordsize="7645,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">
                <v:line id="Line 8" o:spid="_x0000_s1027" style="position:absolute;visibility:visible;mso-wrap-style:square" from="6413,1008" to="6413,1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3SMIAAADcAAAADwAAAGRycy9kb3ducmV2LnhtbESPQYvCMBSE74L/ITzBm6ZVEbdrFBEF&#10;L3uwil4fzbMtNi+lidr++40geBxmvhlmuW5NJZ7UuNKygngcgSDOrC45V3A+7UcLEM4ja6wsk4KO&#10;HKxX/d4SE21ffKRn6nMRStglqKDwvk6kdFlBBt3Y1sTBu9nGoA+yyaVu8BXKTSUnUTSXBksOCwXW&#10;tC0ou6cPo2CyvRx89/dzbaOTlHFX7x7T9K7UcNBufkF4av03/KEPOnDxDN5nwhGQ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BA3SMIAAADcAAAADwAAAAAAAAAAAAAA&#10;AAChAgAAZHJzL2Rvd25yZXYueG1sUEsFBgAAAAAEAAQA+QAAAJADAAAAAA==&#10;" strokeweight=".52458mm"/>
                <v:rect id="Rectangle 9" o:spid="_x0000_s1028" style="position:absolute;left:4485;top:1509;width:3963;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kQ78A&#10;AADcAAAADwAAAGRycy9kb3ducmV2LnhtbERP3WrCMBS+F/YO4Qy8kZnago5qFBkMdiVUfYBDc2zK&#10;kpPSRJu9/XIhePnx/e8OyVnxoDH0nhWslgUI4tbrnjsF18v3xyeIEJE1Ws+k4I8CHPZvsx3W2k/c&#10;0OMcO5FDONSowMQ41FKG1pDDsPQDceZufnQYMxw7qUeccrizsiyKtXTYc24wONCXofb3fHcKFsEm&#10;Z5quKptNuh7vk62qk1Vq/p6OWxCRUnyJn+4fraBc5bX5TD4Ccv8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WiRDvwAAANwAAAAPAAAAAAAAAAAAAAAAAJgCAABkcnMvZG93bnJl&#10;di54bWxQSwUGAAAAAAQABAD1AAAAhAMAAAAA&#10;" filled="f" strokeweight=".5pt"/>
                <v:shape id="AutoShape 10" o:spid="_x0000_s1029" style="position:absolute;left:2970;top:1944;width:6285;height:915;visibility:visible;mso-wrap-style:square;v-text-anchor:top" coordsize="6285,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qDMMA&#10;AADcAAAADwAAAGRycy9kb3ducmV2LnhtbESPT4vCMBTE78J+h/AWvGmqiLhdo8iCrDfx3+710Tzb&#10;avNSkmirn94IgsdhZn7DTOetqcSVnC8tKxj0ExDEmdUl5wr2u2VvAsIHZI2VZVJwIw/z2Udniqm2&#10;DW/oug25iBD2KSooQqhTKX1WkEHftzVx9I7WGQxRulxqh02Em0oOk2QsDZYcFwqs6aeg7Ly9GAW7&#10;9RhH9/L/988d97fmtFiuNR2U6n62i28QgdrwDr/aK61gOPiC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pqDMMAAADcAAAADwAAAAAAAAAAAAAAAACYAgAAZHJzL2Rv&#10;d25yZXYueG1sUEsFBgAAAAAEAAQA9QAAAIgDAAAAAA==&#10;" path="m1500,45l,45m1950,450r,405m15,r,915m3900,450r15,405m5445,75l6285,60t-15,30l6270,870e" filled="f">
                  <v:path arrowok="t" o:connecttype="custom" o:connectlocs="1500,1990;0,1990;1950,2395;1950,2800;15,1945;15,2860;3900,2395;3915,2800;5445,2020;6285,2005;6270,2035;6270,2815" o:connectangles="0,0,0,0,0,0,0,0,0,0,0,0"/>
                </v:shape>
                <v:shapetype id="_x0000_t202" coordsize="21600,21600" o:spt="202" path="m,l,21600r21600,l21600,xe">
                  <v:stroke joinstyle="miter"/>
                  <v:path gradientshapeok="t" o:connecttype="rect"/>
                </v:shapetype>
                <v:shape id="Text Box 11" o:spid="_x0000_s1030" type="#_x0000_t202" style="position:absolute;left:8431;top:2841;width:1484;height:1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kf2sYA&#10;AADdAAAADwAAAGRycy9kb3ducmV2LnhtbERPS2vCQBC+F/oflil4qxsflZK6ShQfPXhR20JvY3ZM&#10;gtnZmF01/ntXELzNx/ec4bgxpThT7QrLCjrtCARxanXBmYKf7fz9E4TzyBpLy6TgSg7Go9eXIcba&#10;XnhN543PRAhhF6OC3PsqltKlORl0bVsRB25va4M+wDqTusZLCDel7EbRQBosODTkWNE0p/SwORkF&#10;691knvynv4vlsT9LBv1Z87fqTZRqvTXJFwhPjX+KH+5vHeZ3Prpw/yacIE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kf2sYAAADdAAAADwAAAAAAAAAAAAAAAACYAgAAZHJz&#10;L2Rvd25yZXYueG1sUEsFBgAAAAAEAAQA9QAAAIsDAAAAAA==&#10;" filled="f" strokeweight=".5pt">
                  <v:textbox inset="0,0,0,0">
                    <w:txbxContent>
                      <w:p w:rsidR="00802395" w:rsidRPr="00F3733A" w:rsidRDefault="00802395" w:rsidP="00F3733A">
                        <w:pPr>
                          <w:spacing w:before="65"/>
                          <w:ind w:left="130" w:right="146"/>
                          <w:jc w:val="center"/>
                          <w:rPr>
                            <w:sz w:val="20"/>
                            <w:szCs w:val="20"/>
                          </w:rPr>
                        </w:pPr>
                        <w:r w:rsidRPr="00F3733A">
                          <w:rPr>
                            <w:spacing w:val="-1"/>
                            <w:sz w:val="20"/>
                            <w:szCs w:val="20"/>
                          </w:rPr>
                          <w:t xml:space="preserve">Brigada </w:t>
                        </w:r>
                        <w:r w:rsidRPr="00F3733A">
                          <w:rPr>
                            <w:sz w:val="20"/>
                            <w:szCs w:val="20"/>
                          </w:rPr>
                          <w:t>de</w:t>
                        </w:r>
                        <w:r w:rsidRPr="00F3733A">
                          <w:rPr>
                            <w:spacing w:val="-53"/>
                            <w:sz w:val="20"/>
                            <w:szCs w:val="20"/>
                          </w:rPr>
                          <w:t xml:space="preserve"> </w:t>
                        </w:r>
                        <w:r w:rsidRPr="00F3733A">
                          <w:rPr>
                            <w:sz w:val="20"/>
                            <w:szCs w:val="20"/>
                          </w:rPr>
                          <w:t>Logística</w:t>
                        </w:r>
                      </w:p>
                      <w:p w:rsidR="00802395" w:rsidRPr="00F3733A" w:rsidRDefault="00802395" w:rsidP="00F3733A">
                        <w:pPr>
                          <w:ind w:left="128" w:right="146"/>
                          <w:jc w:val="center"/>
                          <w:rPr>
                            <w:b/>
                            <w:sz w:val="20"/>
                            <w:szCs w:val="20"/>
                          </w:rPr>
                        </w:pPr>
                        <w:r>
                          <w:rPr>
                            <w:b/>
                            <w:sz w:val="20"/>
                            <w:szCs w:val="20"/>
                          </w:rPr>
                          <w:t>Mensajero</w:t>
                        </w:r>
                      </w:p>
                    </w:txbxContent>
                  </v:textbox>
                </v:shape>
                <v:shape id="Text Box 12" o:spid="_x0000_s1031" type="#_x0000_t202" style="position:absolute;left:6285;top:2841;width:1424;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W6QcUA&#10;AADdAAAADwAAAGRycy9kb3ducmV2LnhtbERPS2vCQBC+F/wPywi91Y31gaSuEotaD158Qm9jdkxC&#10;s7NpdtX033cFwdt8fM8ZTxtTiivVrrCsoNuJQBCnVhecKdjvFm8jEM4jaywtk4I/cjCdtF7GGGt7&#10;4w1dtz4TIYRdjApy76tYSpfmZNB1bEUcuLOtDfoA60zqGm8h3JTyPYqG0mDBoSHHij5zSn+2F6Ng&#10;c5otku/0sPz67c+TYX/eHNe9mVKv7Sb5AOGp8U/xw73SYX530IP7N+EEO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tbpBxQAAAN0AAAAPAAAAAAAAAAAAAAAAAJgCAABkcnMv&#10;ZG93bnJldi54bWxQSwUGAAAAAAQABAD1AAAAigMAAAAA&#10;" filled="f" strokeweight=".5pt">
                  <v:textbox inset="0,0,0,0">
                    <w:txbxContent>
                      <w:p w:rsidR="00802395" w:rsidRPr="00F3733A" w:rsidRDefault="00802395" w:rsidP="00F3733A">
                        <w:pPr>
                          <w:spacing w:before="79"/>
                          <w:ind w:left="190" w:right="185" w:hanging="1"/>
                          <w:jc w:val="center"/>
                          <w:rPr>
                            <w:sz w:val="20"/>
                            <w:szCs w:val="20"/>
                          </w:rPr>
                        </w:pPr>
                        <w:r w:rsidRPr="00F3733A">
                          <w:rPr>
                            <w:sz w:val="20"/>
                            <w:szCs w:val="20"/>
                          </w:rPr>
                          <w:t>Brigada de</w:t>
                        </w:r>
                        <w:r w:rsidRPr="00F3733A">
                          <w:rPr>
                            <w:spacing w:val="1"/>
                            <w:sz w:val="20"/>
                            <w:szCs w:val="20"/>
                          </w:rPr>
                          <w:t xml:space="preserve"> </w:t>
                        </w:r>
                        <w:r w:rsidRPr="00F3733A">
                          <w:rPr>
                            <w:sz w:val="20"/>
                            <w:szCs w:val="20"/>
                          </w:rPr>
                          <w:t>Evacuación</w:t>
                        </w:r>
                      </w:p>
                      <w:p w:rsidR="00802395" w:rsidRPr="00F3733A" w:rsidRDefault="00802395" w:rsidP="00F3733A">
                        <w:pPr>
                          <w:ind w:left="241" w:right="237"/>
                          <w:jc w:val="center"/>
                          <w:rPr>
                            <w:b/>
                            <w:sz w:val="20"/>
                            <w:szCs w:val="20"/>
                          </w:rPr>
                        </w:pPr>
                        <w:r w:rsidRPr="00F3733A">
                          <w:rPr>
                            <w:b/>
                            <w:sz w:val="20"/>
                            <w:szCs w:val="20"/>
                          </w:rPr>
                          <w:t>Auxiliar de</w:t>
                        </w:r>
                        <w:r w:rsidRPr="00F3733A">
                          <w:rPr>
                            <w:b/>
                            <w:spacing w:val="-54"/>
                            <w:sz w:val="20"/>
                            <w:szCs w:val="20"/>
                          </w:rPr>
                          <w:t xml:space="preserve"> </w:t>
                        </w:r>
                        <w:r w:rsidRPr="00F3733A">
                          <w:rPr>
                            <w:b/>
                            <w:sz w:val="20"/>
                            <w:szCs w:val="20"/>
                          </w:rPr>
                          <w:t>Ingresos</w:t>
                        </w:r>
                      </w:p>
                    </w:txbxContent>
                  </v:textbox>
                </v:shape>
                <v:shape id="Text Box 13" o:spid="_x0000_s1032" type="#_x0000_t202" style="position:absolute;left:4275;top:2841;width:1710;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68QsYA&#10;AADdAAAADwAAAGRycy9kb3ducmV2LnhtbERPyW7CMBC9I/UfrKnEDRzWVgGDQhUKh16gi8RtGk+T&#10;iHgcYhfSv8eVkLjN01tnvmxNJc7UuNKygkE/AkGcWV1yruDjfd17BuE8ssbKMin4IwfLxUNnjrG2&#10;F97Ree9zEULYxaig8L6OpXRZQQZd39bEgfuxjUEfYJNL3eAlhJtKDqNoKg2WHBoKrOmloOy4/zUK&#10;dt+rdXLIPl83p3GaTMdp+/U2WinVfWyTGQhPrb+Lb+6tDvMHkyf4/yac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68QsYAAADdAAAADwAAAAAAAAAAAAAAAACYAgAAZHJz&#10;L2Rvd25yZXYueG1sUEsFBgAAAAAEAAQA9QAAAIsDAAAAAA==&#10;" filled="f" strokeweight=".5pt">
                  <v:textbox inset="0,0,0,0">
                    <w:txbxContent>
                      <w:p w:rsidR="00802395" w:rsidRPr="00F3733A" w:rsidRDefault="00802395" w:rsidP="00F3733A">
                        <w:pPr>
                          <w:spacing w:before="79"/>
                          <w:ind w:left="156" w:right="154"/>
                          <w:jc w:val="center"/>
                          <w:rPr>
                            <w:sz w:val="20"/>
                            <w:szCs w:val="20"/>
                          </w:rPr>
                        </w:pPr>
                        <w:r w:rsidRPr="00F3733A">
                          <w:rPr>
                            <w:spacing w:val="-1"/>
                            <w:sz w:val="20"/>
                            <w:szCs w:val="20"/>
                          </w:rPr>
                          <w:t xml:space="preserve">Brigada </w:t>
                        </w:r>
                        <w:r w:rsidRPr="00F3733A">
                          <w:rPr>
                            <w:sz w:val="20"/>
                            <w:szCs w:val="20"/>
                          </w:rPr>
                          <w:t>Control</w:t>
                        </w:r>
                        <w:r w:rsidRPr="00F3733A">
                          <w:rPr>
                            <w:spacing w:val="-53"/>
                            <w:sz w:val="20"/>
                            <w:szCs w:val="20"/>
                          </w:rPr>
                          <w:t xml:space="preserve"> </w:t>
                        </w:r>
                        <w:r w:rsidRPr="00F3733A">
                          <w:rPr>
                            <w:sz w:val="20"/>
                            <w:szCs w:val="20"/>
                          </w:rPr>
                          <w:t>de Fuego</w:t>
                        </w:r>
                        <w:r w:rsidRPr="00F3733A">
                          <w:rPr>
                            <w:spacing w:val="1"/>
                            <w:sz w:val="20"/>
                            <w:szCs w:val="20"/>
                          </w:rPr>
                          <w:t xml:space="preserve"> </w:t>
                        </w:r>
                        <w:r w:rsidRPr="00F3733A">
                          <w:rPr>
                            <w:b/>
                            <w:sz w:val="20"/>
                            <w:szCs w:val="20"/>
                          </w:rPr>
                          <w:t>Auxiliar de</w:t>
                        </w:r>
                        <w:r w:rsidRPr="00F3733A">
                          <w:rPr>
                            <w:b/>
                            <w:spacing w:val="1"/>
                            <w:sz w:val="20"/>
                            <w:szCs w:val="20"/>
                          </w:rPr>
                          <w:t xml:space="preserve"> </w:t>
                        </w:r>
                        <w:r w:rsidRPr="00F3733A">
                          <w:rPr>
                            <w:b/>
                            <w:sz w:val="20"/>
                            <w:szCs w:val="20"/>
                          </w:rPr>
                          <w:t>Ingresos</w:t>
                        </w:r>
                        <w:r w:rsidRPr="00F3733A">
                          <w:rPr>
                            <w:b/>
                            <w:spacing w:val="1"/>
                            <w:sz w:val="20"/>
                            <w:szCs w:val="20"/>
                          </w:rPr>
                          <w:t xml:space="preserve"> </w:t>
                        </w:r>
                        <w:r w:rsidRPr="00F3733A">
                          <w:rPr>
                            <w:b/>
                            <w:sz w:val="20"/>
                            <w:szCs w:val="20"/>
                          </w:rPr>
                          <w:t>Auxiliar de</w:t>
                        </w:r>
                        <w:r w:rsidRPr="00F3733A">
                          <w:rPr>
                            <w:b/>
                            <w:spacing w:val="1"/>
                            <w:sz w:val="20"/>
                            <w:szCs w:val="20"/>
                          </w:rPr>
                          <w:t xml:space="preserve"> </w:t>
                        </w:r>
                        <w:r w:rsidRPr="00F3733A">
                          <w:rPr>
                            <w:b/>
                            <w:sz w:val="20"/>
                            <w:szCs w:val="20"/>
                          </w:rPr>
                          <w:t>Mantenimiento</w:t>
                        </w:r>
                      </w:p>
                    </w:txbxContent>
                  </v:textbox>
                </v:shape>
                <v:shape id="Text Box 14" o:spid="_x0000_s1033" type="#_x0000_t202" style="position:absolute;left:2280;top:2841;width:1440;height:1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2Nq8YA&#10;AADdAAAADwAAAGRycy9kb3ducmV2LnhtbERPyW7CMBC9I/UfrKnEDRxWtQGDQhUKh16gi8RtGk+T&#10;iHgcYhfSv8eVkLjN01tnvmxNJc7UuNKygkE/AkGcWV1yruDjfd17AuE8ssbKMin4IwfLxUNnjrG2&#10;F97Ree9zEULYxaig8L6OpXRZQQZd39bEgfuxjUEfYJNL3eAlhJtKDqNoKg2WHBoKrOmloOy4/zUK&#10;dt+rdXLIPl83p3GaTMdp+/U2WinVfWyTGQhPrb+Lb+6tDvMHk2f4/yac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2Nq8YAAADdAAAADwAAAAAAAAAAAAAAAACYAgAAZHJz&#10;L2Rvd25yZXYueG1sUEsFBgAAAAAEAAQA9QAAAIsDAAAAAA==&#10;" filled="f" strokeweight=".5pt">
                  <v:textbox inset="0,0,0,0">
                    <w:txbxContent>
                      <w:p w:rsidR="00802395" w:rsidRPr="00F3733A" w:rsidRDefault="00802395" w:rsidP="00F3733A">
                        <w:pPr>
                          <w:spacing w:before="79"/>
                          <w:ind w:left="137" w:right="153"/>
                          <w:jc w:val="center"/>
                          <w:rPr>
                            <w:sz w:val="20"/>
                            <w:szCs w:val="20"/>
                          </w:rPr>
                        </w:pPr>
                        <w:r w:rsidRPr="00F3733A">
                          <w:rPr>
                            <w:spacing w:val="-1"/>
                            <w:sz w:val="20"/>
                            <w:szCs w:val="20"/>
                          </w:rPr>
                          <w:t xml:space="preserve">Brigada </w:t>
                        </w:r>
                        <w:r w:rsidRPr="00F3733A">
                          <w:rPr>
                            <w:sz w:val="20"/>
                            <w:szCs w:val="20"/>
                          </w:rPr>
                          <w:t>de</w:t>
                        </w:r>
                        <w:r w:rsidRPr="00F3733A">
                          <w:rPr>
                            <w:spacing w:val="-53"/>
                            <w:sz w:val="20"/>
                            <w:szCs w:val="20"/>
                          </w:rPr>
                          <w:t xml:space="preserve"> </w:t>
                        </w:r>
                        <w:r w:rsidRPr="00F3733A">
                          <w:rPr>
                            <w:sz w:val="20"/>
                            <w:szCs w:val="20"/>
                          </w:rPr>
                          <w:t>Primeros</w:t>
                        </w:r>
                        <w:r w:rsidRPr="00F3733A">
                          <w:rPr>
                            <w:spacing w:val="1"/>
                            <w:sz w:val="20"/>
                            <w:szCs w:val="20"/>
                          </w:rPr>
                          <w:t xml:space="preserve"> </w:t>
                        </w:r>
                        <w:r w:rsidRPr="00F3733A">
                          <w:rPr>
                            <w:sz w:val="20"/>
                            <w:szCs w:val="20"/>
                          </w:rPr>
                          <w:t>Auxilios</w:t>
                        </w:r>
                      </w:p>
                      <w:p w:rsidR="00802395" w:rsidRPr="00F3733A" w:rsidRDefault="00802395" w:rsidP="00F3733A">
                        <w:pPr>
                          <w:ind w:left="137" w:right="154"/>
                          <w:jc w:val="center"/>
                          <w:rPr>
                            <w:b/>
                            <w:sz w:val="20"/>
                            <w:szCs w:val="20"/>
                          </w:rPr>
                        </w:pPr>
                        <w:r w:rsidRPr="00F3733A">
                          <w:rPr>
                            <w:b/>
                            <w:sz w:val="20"/>
                            <w:szCs w:val="20"/>
                          </w:rPr>
                          <w:t>Auxiliar</w:t>
                        </w:r>
                        <w:r w:rsidRPr="00F3733A">
                          <w:rPr>
                            <w:b/>
                            <w:spacing w:val="-3"/>
                            <w:sz w:val="20"/>
                            <w:szCs w:val="20"/>
                          </w:rPr>
                          <w:t xml:space="preserve"> </w:t>
                        </w:r>
                        <w:r w:rsidRPr="00F3733A">
                          <w:rPr>
                            <w:b/>
                            <w:sz w:val="20"/>
                            <w:szCs w:val="20"/>
                          </w:rPr>
                          <w:t>SST</w:t>
                        </w:r>
                      </w:p>
                    </w:txbxContent>
                  </v:textbox>
                </v:shape>
                <v:shape id="Text Box 15" o:spid="_x0000_s1034" type="#_x0000_t202" style="position:absolute;left:4485;top:1509;width:3947;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vui8gA&#10;AADdAAAADwAAAGRycy9kb3ducmV2LnhtbESPQU/CQBCF7yb+h82QeJMtQhpTWEgxoBy8gEDibewO&#10;bWN3tnRXKP/eOZh4m8l78943s0XvGnWhLtSeDYyGCSjiwtuaSwP7j/XjM6gQkS02nsnAjQIs5vd3&#10;M8ysv/KWLrtYKgnhkKGBKsY20zoUFTkMQ98Si3byncMoa1dq2+FVwl2jn5Ik1Q5rloYKW3qpqPje&#10;/TgD26/lOv8sDq9v58kqTyer/vg+XhrzMOjzKahIffw3/11vrOCPUuGXb2QEP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C+6LyAAAAN0AAAAPAAAAAAAAAAAAAAAAAJgCAABk&#10;cnMvZG93bnJldi54bWxQSwUGAAAAAAQABAD1AAAAjQMAAAAA&#10;" filled="f" strokeweight=".5pt">
                  <v:textbox inset="0,0,0,0">
                    <w:txbxContent>
                      <w:p w:rsidR="00802395" w:rsidRPr="00F3733A" w:rsidRDefault="00802395" w:rsidP="00F3733A">
                        <w:pPr>
                          <w:spacing w:before="76" w:after="0" w:line="251" w:lineRule="exact"/>
                          <w:ind w:left="827"/>
                          <w:rPr>
                            <w:sz w:val="20"/>
                            <w:szCs w:val="20"/>
                          </w:rPr>
                        </w:pPr>
                        <w:r w:rsidRPr="00F3733A">
                          <w:rPr>
                            <w:sz w:val="20"/>
                            <w:szCs w:val="20"/>
                          </w:rPr>
                          <w:t>Brigada</w:t>
                        </w:r>
                        <w:r w:rsidRPr="00F3733A">
                          <w:rPr>
                            <w:spacing w:val="-4"/>
                            <w:sz w:val="20"/>
                            <w:szCs w:val="20"/>
                          </w:rPr>
                          <w:t xml:space="preserve"> </w:t>
                        </w:r>
                        <w:r w:rsidRPr="00F3733A">
                          <w:rPr>
                            <w:sz w:val="20"/>
                            <w:szCs w:val="20"/>
                          </w:rPr>
                          <w:t>de</w:t>
                        </w:r>
                        <w:r w:rsidRPr="00F3733A">
                          <w:rPr>
                            <w:spacing w:val="-1"/>
                            <w:sz w:val="20"/>
                            <w:szCs w:val="20"/>
                          </w:rPr>
                          <w:t xml:space="preserve"> </w:t>
                        </w:r>
                        <w:r w:rsidRPr="00F3733A">
                          <w:rPr>
                            <w:sz w:val="20"/>
                            <w:szCs w:val="20"/>
                          </w:rPr>
                          <w:t>Emergencia</w:t>
                        </w:r>
                      </w:p>
                      <w:p w:rsidR="00802395" w:rsidRPr="00F3733A" w:rsidRDefault="00802395" w:rsidP="00F3733A">
                        <w:pPr>
                          <w:spacing w:after="0"/>
                          <w:ind w:left="968" w:right="312" w:hanging="310"/>
                          <w:rPr>
                            <w:b/>
                            <w:sz w:val="20"/>
                            <w:szCs w:val="20"/>
                          </w:rPr>
                        </w:pPr>
                        <w:r w:rsidRPr="00F3733A">
                          <w:rPr>
                            <w:b/>
                            <w:sz w:val="20"/>
                            <w:szCs w:val="20"/>
                          </w:rPr>
                          <w:t>Coordinador de Emergencia</w:t>
                        </w:r>
                        <w:r>
                          <w:rPr>
                            <w:b/>
                            <w:sz w:val="20"/>
                            <w:szCs w:val="20"/>
                          </w:rPr>
                          <w:t xml:space="preserve"> / </w:t>
                        </w:r>
                        <w:r w:rsidRPr="00F3733A">
                          <w:rPr>
                            <w:b/>
                            <w:spacing w:val="-59"/>
                            <w:sz w:val="20"/>
                            <w:szCs w:val="20"/>
                          </w:rPr>
                          <w:t xml:space="preserve"> </w:t>
                        </w:r>
                        <w:r>
                          <w:rPr>
                            <w:b/>
                            <w:sz w:val="20"/>
                            <w:szCs w:val="20"/>
                          </w:rPr>
                          <w:t xml:space="preserve">Auxiliar </w:t>
                        </w:r>
                        <w:r w:rsidRPr="00F3733A">
                          <w:rPr>
                            <w:b/>
                            <w:sz w:val="20"/>
                            <w:szCs w:val="20"/>
                          </w:rPr>
                          <w:t>de</w:t>
                        </w:r>
                        <w:r w:rsidRPr="00F3733A">
                          <w:rPr>
                            <w:b/>
                            <w:spacing w:val="-2"/>
                            <w:sz w:val="20"/>
                            <w:szCs w:val="20"/>
                          </w:rPr>
                          <w:t xml:space="preserve"> </w:t>
                        </w:r>
                        <w:r w:rsidRPr="00F3733A">
                          <w:rPr>
                            <w:b/>
                            <w:sz w:val="20"/>
                            <w:szCs w:val="20"/>
                          </w:rPr>
                          <w:t>ingresos</w:t>
                        </w:r>
                      </w:p>
                    </w:txbxContent>
                  </v:textbox>
                </v:shape>
                <v:shape id="Text Box 16" o:spid="_x0000_s1035" type="#_x0000_t202" style="position:absolute;left:3719;top:204;width:5761;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dLEMUA&#10;AADdAAAADwAAAGRycy9kb3ducmV2LnhtbERPS2vCQBC+F/oflin0VjdpJUjqKrH4OnjRVqG3MTsm&#10;odnZNLtq/PeuIHibj+85w3FnanGi1lWWFcS9CARxbnXFhYKf79nbAITzyBpry6TgQg7Go+enIaba&#10;nnlNp40vRAhhl6KC0vsmldLlJRl0PdsQB+5gW4M+wLaQusVzCDe1fI+iRBqsODSU2NBXSfnf5mgU&#10;rPeTWfabb+eL//40S/rTbrf6mCj1+tJlnyA8df4hvruXOsyPkxhu34QT5Og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0sQxQAAAN0AAAAPAAAAAAAAAAAAAAAAAJgCAABkcnMv&#10;ZG93bnJldi54bWxQSwUGAAAAAAQABAD1AAAAigMAAAAA&#10;" filled="f" strokeweight=".5pt">
                  <v:textbox inset="0,0,0,0">
                    <w:txbxContent>
                      <w:p w:rsidR="00802395" w:rsidRPr="00F3733A" w:rsidRDefault="00802395" w:rsidP="00F3733A">
                        <w:pPr>
                          <w:spacing w:after="0"/>
                          <w:ind w:left="1484" w:right="1471"/>
                          <w:jc w:val="center"/>
                          <w:rPr>
                            <w:sz w:val="20"/>
                            <w:szCs w:val="20"/>
                          </w:rPr>
                        </w:pPr>
                        <w:r w:rsidRPr="00F3733A">
                          <w:rPr>
                            <w:sz w:val="20"/>
                            <w:szCs w:val="20"/>
                          </w:rPr>
                          <w:t>COMITÉ</w:t>
                        </w:r>
                        <w:r w:rsidRPr="00F3733A">
                          <w:rPr>
                            <w:spacing w:val="-4"/>
                            <w:sz w:val="20"/>
                            <w:szCs w:val="20"/>
                          </w:rPr>
                          <w:t xml:space="preserve"> </w:t>
                        </w:r>
                        <w:r w:rsidRPr="00F3733A">
                          <w:rPr>
                            <w:sz w:val="20"/>
                            <w:szCs w:val="20"/>
                          </w:rPr>
                          <w:t>DE</w:t>
                        </w:r>
                        <w:r w:rsidRPr="00F3733A">
                          <w:rPr>
                            <w:spacing w:val="-3"/>
                            <w:sz w:val="20"/>
                            <w:szCs w:val="20"/>
                          </w:rPr>
                          <w:t xml:space="preserve"> </w:t>
                        </w:r>
                        <w:r w:rsidRPr="00F3733A">
                          <w:rPr>
                            <w:sz w:val="20"/>
                            <w:szCs w:val="20"/>
                          </w:rPr>
                          <w:t>EMERGENCIA</w:t>
                        </w:r>
                      </w:p>
                      <w:p w:rsidR="00802395" w:rsidRPr="00F3733A" w:rsidRDefault="00802395" w:rsidP="00F3733A">
                        <w:pPr>
                          <w:spacing w:after="0"/>
                          <w:ind w:left="1484" w:right="1470"/>
                          <w:jc w:val="center"/>
                          <w:rPr>
                            <w:b/>
                            <w:sz w:val="20"/>
                            <w:szCs w:val="20"/>
                          </w:rPr>
                        </w:pPr>
                        <w:r w:rsidRPr="00F3733A">
                          <w:rPr>
                            <w:b/>
                            <w:sz w:val="20"/>
                            <w:szCs w:val="20"/>
                          </w:rPr>
                          <w:t>Gerencia</w:t>
                        </w:r>
                      </w:p>
                    </w:txbxContent>
                  </v:textbox>
                </v:shape>
                <w10:wrap type="topAndBottom" anchorx="page"/>
              </v:group>
            </w:pict>
          </mc:Fallback>
        </mc:AlternateContent>
      </w:r>
    </w:p>
    <w:p w:rsidR="00F3733A" w:rsidRPr="00954DD3" w:rsidRDefault="00F3733A" w:rsidP="00954DD3">
      <w:pPr>
        <w:pStyle w:val="Prrafodelista"/>
        <w:widowControl w:val="0"/>
        <w:numPr>
          <w:ilvl w:val="1"/>
          <w:numId w:val="130"/>
        </w:numPr>
        <w:tabs>
          <w:tab w:val="left" w:pos="1250"/>
        </w:tabs>
        <w:autoSpaceDE w:val="0"/>
        <w:autoSpaceDN w:val="0"/>
        <w:spacing w:before="92"/>
        <w:jc w:val="left"/>
        <w:rPr>
          <w:rFonts w:ascii="Arial" w:hAnsi="Arial" w:cs="Arial"/>
          <w:sz w:val="24"/>
        </w:rPr>
      </w:pPr>
      <w:r w:rsidRPr="00954DD3">
        <w:rPr>
          <w:rFonts w:ascii="Arial" w:hAnsi="Arial" w:cs="Arial"/>
          <w:sz w:val="24"/>
        </w:rPr>
        <w:t>Organigrama</w:t>
      </w:r>
      <w:r w:rsidRPr="00954DD3">
        <w:rPr>
          <w:rFonts w:ascii="Arial" w:hAnsi="Arial" w:cs="Arial"/>
          <w:spacing w:val="-1"/>
          <w:sz w:val="24"/>
        </w:rPr>
        <w:t xml:space="preserve"> </w:t>
      </w:r>
      <w:r w:rsidRPr="00954DD3">
        <w:rPr>
          <w:rFonts w:ascii="Arial" w:hAnsi="Arial" w:cs="Arial"/>
          <w:sz w:val="24"/>
        </w:rPr>
        <w:t>comité</w:t>
      </w:r>
      <w:r w:rsidRPr="00954DD3">
        <w:rPr>
          <w:rFonts w:ascii="Arial" w:hAnsi="Arial" w:cs="Arial"/>
          <w:spacing w:val="-1"/>
          <w:sz w:val="24"/>
        </w:rPr>
        <w:t xml:space="preserve"> </w:t>
      </w:r>
      <w:r w:rsidRPr="00954DD3">
        <w:rPr>
          <w:rFonts w:ascii="Arial" w:hAnsi="Arial" w:cs="Arial"/>
          <w:sz w:val="24"/>
        </w:rPr>
        <w:t>operativo</w:t>
      </w:r>
      <w:r w:rsidRPr="00954DD3">
        <w:rPr>
          <w:rFonts w:ascii="Arial" w:hAnsi="Arial" w:cs="Arial"/>
          <w:spacing w:val="-2"/>
          <w:sz w:val="24"/>
        </w:rPr>
        <w:t xml:space="preserve"> </w:t>
      </w:r>
      <w:r w:rsidRPr="00954DD3">
        <w:rPr>
          <w:rFonts w:ascii="Arial" w:hAnsi="Arial" w:cs="Arial"/>
          <w:sz w:val="24"/>
        </w:rPr>
        <w:t>de</w:t>
      </w:r>
      <w:r w:rsidRPr="00954DD3">
        <w:rPr>
          <w:rFonts w:ascii="Arial" w:hAnsi="Arial" w:cs="Arial"/>
          <w:spacing w:val="-4"/>
          <w:sz w:val="24"/>
        </w:rPr>
        <w:t xml:space="preserve"> </w:t>
      </w:r>
      <w:r w:rsidRPr="00954DD3">
        <w:rPr>
          <w:rFonts w:ascii="Arial" w:hAnsi="Arial" w:cs="Arial"/>
          <w:sz w:val="24"/>
        </w:rPr>
        <w:t>emergencias:</w:t>
      </w:r>
      <w:r w:rsidRPr="00954DD3">
        <w:rPr>
          <w:rFonts w:ascii="Arial" w:hAnsi="Arial" w:cs="Arial"/>
          <w:spacing w:val="-3"/>
          <w:sz w:val="24"/>
        </w:rPr>
        <w:t xml:space="preserve"> </w:t>
      </w:r>
      <w:r w:rsidRPr="00954DD3">
        <w:rPr>
          <w:rFonts w:ascii="Arial" w:hAnsi="Arial" w:cs="Arial"/>
          <w:sz w:val="24"/>
        </w:rPr>
        <w:t>COE.</w:t>
      </w:r>
    </w:p>
    <w:p w:rsidR="00F3733A" w:rsidRDefault="00F3733A" w:rsidP="00F3733A">
      <w:pPr>
        <w:pStyle w:val="Textoindependiente"/>
        <w:spacing w:before="5"/>
        <w:rPr>
          <w:sz w:val="10"/>
        </w:rPr>
      </w:pPr>
      <w:r>
        <w:rPr>
          <w:noProof/>
          <w:sz w:val="24"/>
          <w:lang w:val="es-CO" w:eastAsia="es-CO"/>
        </w:rPr>
        <mc:AlternateContent>
          <mc:Choice Requires="wps">
            <w:drawing>
              <wp:anchor distT="0" distB="0" distL="0" distR="0" simplePos="0" relativeHeight="251780096" behindDoc="1" locked="0" layoutInCell="1" allowOverlap="1" wp14:anchorId="6322F727" wp14:editId="4F707AB8">
                <wp:simplePos x="0" y="0"/>
                <wp:positionH relativeFrom="page">
                  <wp:posOffset>2105025</wp:posOffset>
                </wp:positionH>
                <wp:positionV relativeFrom="paragraph">
                  <wp:posOffset>104140</wp:posOffset>
                </wp:positionV>
                <wp:extent cx="3634105" cy="428625"/>
                <wp:effectExtent l="9525" t="11430" r="13970" b="7620"/>
                <wp:wrapTopAndBottom/>
                <wp:docPr id="233" name="Cuadro de texto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105" cy="4286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02395" w:rsidRDefault="00802395" w:rsidP="00F3733A">
                            <w:pPr>
                              <w:spacing w:after="0" w:line="252" w:lineRule="exact"/>
                              <w:ind w:left="1762" w:right="1739"/>
                              <w:jc w:val="center"/>
                            </w:pPr>
                            <w:r>
                              <w:t>DIRECTOR</w:t>
                            </w:r>
                            <w:r>
                              <w:rPr>
                                <w:spacing w:val="-4"/>
                              </w:rPr>
                              <w:t xml:space="preserve"> </w:t>
                            </w:r>
                            <w:r>
                              <w:t>DEL COE</w:t>
                            </w:r>
                          </w:p>
                          <w:p w:rsidR="00802395" w:rsidRPr="00F3733A" w:rsidRDefault="00802395" w:rsidP="00F3733A">
                            <w:pPr>
                              <w:spacing w:after="0" w:line="252" w:lineRule="exact"/>
                              <w:ind w:left="1762" w:right="1739"/>
                              <w:jc w:val="center"/>
                              <w:rPr>
                                <w:b/>
                              </w:rPr>
                            </w:pPr>
                            <w:r w:rsidRPr="00F3733A">
                              <w:rPr>
                                <w:b/>
                              </w:rPr>
                              <w:t>Gerente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2F727" id="Cuadro de texto 233" o:spid="_x0000_s1036" type="#_x0000_t202" style="position:absolute;left:0;text-align:left;margin-left:165.75pt;margin-top:8.2pt;width:286.15pt;height:33.75pt;z-index:-25153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" filled="f" strokeweight=".5pt">
                <v:textbox inset="0,0,0,0">
                  <w:txbxContent>
                    <w:p w:rsidR="00802395" w:rsidRDefault="00802395" w:rsidP="00F3733A">
                      <w:pPr>
                        <w:spacing w:after="0" w:line="252" w:lineRule="exact"/>
                        <w:ind w:left="1762" w:right="1739"/>
                        <w:jc w:val="center"/>
                      </w:pPr>
                      <w:r>
                        <w:t>DIRECTOR</w:t>
                      </w:r>
                      <w:r>
                        <w:rPr>
                          <w:spacing w:val="-4"/>
                        </w:rPr>
                        <w:t xml:space="preserve"> </w:t>
                      </w:r>
                      <w:r>
                        <w:t>DEL COE</w:t>
                      </w:r>
                    </w:p>
                    <w:p w:rsidR="00802395" w:rsidRPr="00F3733A" w:rsidRDefault="00802395" w:rsidP="00F3733A">
                      <w:pPr>
                        <w:spacing w:after="0" w:line="252" w:lineRule="exact"/>
                        <w:ind w:left="1762" w:right="1739"/>
                        <w:jc w:val="center"/>
                        <w:rPr>
                          <w:b/>
                        </w:rPr>
                      </w:pPr>
                      <w:r w:rsidRPr="00F3733A">
                        <w:rPr>
                          <w:b/>
                        </w:rPr>
                        <w:t>Gerente</w:t>
                      </w:r>
                    </w:p>
                  </w:txbxContent>
                </v:textbox>
                <w10:wrap type="topAndBottom" anchorx="page"/>
              </v:shape>
            </w:pict>
          </mc:Fallback>
        </mc:AlternateContent>
      </w:r>
    </w:p>
    <w:p w:rsidR="000C4C23" w:rsidRPr="00CF0348" w:rsidRDefault="00954DD3" w:rsidP="00CF0348">
      <w:pPr>
        <w:pStyle w:val="Textoindependiente"/>
        <w:spacing w:before="10"/>
        <w:rPr>
          <w:sz w:val="21"/>
        </w:rPr>
      </w:pPr>
      <w:r>
        <w:rPr>
          <w:noProof/>
          <w:sz w:val="24"/>
          <w:lang w:val="es-CO" w:eastAsia="es-CO"/>
        </w:rPr>
        <mc:AlternateContent>
          <mc:Choice Requires="wpg">
            <w:drawing>
              <wp:anchor distT="0" distB="0" distL="0" distR="0" simplePos="0" relativeHeight="251671040" behindDoc="1" locked="0" layoutInCell="1" allowOverlap="1" wp14:anchorId="478E7A58" wp14:editId="3FF87030">
                <wp:simplePos x="0" y="0"/>
                <wp:positionH relativeFrom="page">
                  <wp:posOffset>1076325</wp:posOffset>
                </wp:positionH>
                <wp:positionV relativeFrom="paragraph">
                  <wp:posOffset>671830</wp:posOffset>
                </wp:positionV>
                <wp:extent cx="6124575" cy="2943225"/>
                <wp:effectExtent l="0" t="0" r="9525" b="9525"/>
                <wp:wrapTopAndBottom/>
                <wp:docPr id="1177" name="Grupo 1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4575" cy="2943225"/>
                          <a:chOff x="1675" y="1164"/>
                          <a:chExt cx="9148" cy="4033"/>
                        </a:xfrm>
                      </wpg:grpSpPr>
                      <wps:wsp>
                        <wps:cNvPr id="1178" name="Line 33"/>
                        <wps:cNvCnPr/>
                        <wps:spPr bwMode="auto">
                          <a:xfrm>
                            <a:off x="6128" y="2009"/>
                            <a:ext cx="0" cy="428"/>
                          </a:xfrm>
                          <a:prstGeom prst="line">
                            <a:avLst/>
                          </a:prstGeom>
                          <a:noFill/>
                          <a:ln w="1888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9" name="AutoShape 34"/>
                        <wps:cNvSpPr>
                          <a:spLocks/>
                        </wps:cNvSpPr>
                        <wps:spPr bwMode="auto">
                          <a:xfrm>
                            <a:off x="2544" y="2444"/>
                            <a:ext cx="7356" cy="392"/>
                          </a:xfrm>
                          <a:custGeom>
                            <a:avLst/>
                            <a:gdLst>
                              <a:gd name="T0" fmla="+- 0 9900 2544"/>
                              <a:gd name="T1" fmla="*/ T0 w 7356"/>
                              <a:gd name="T2" fmla="+- 0 2459 2444"/>
                              <a:gd name="T3" fmla="*/ 2459 h 392"/>
                              <a:gd name="T4" fmla="+- 0 2544 2544"/>
                              <a:gd name="T5" fmla="*/ T4 w 7356"/>
                              <a:gd name="T6" fmla="+- 0 2459 2444"/>
                              <a:gd name="T7" fmla="*/ 2459 h 392"/>
                              <a:gd name="T8" fmla="+- 0 2565 2544"/>
                              <a:gd name="T9" fmla="*/ T8 w 7356"/>
                              <a:gd name="T10" fmla="+- 0 2444 2444"/>
                              <a:gd name="T11" fmla="*/ 2444 h 392"/>
                              <a:gd name="T12" fmla="+- 0 2565 2544"/>
                              <a:gd name="T13" fmla="*/ T12 w 7356"/>
                              <a:gd name="T14" fmla="+- 0 2804 2444"/>
                              <a:gd name="T15" fmla="*/ 2804 h 392"/>
                              <a:gd name="T16" fmla="+- 0 9900 2544"/>
                              <a:gd name="T17" fmla="*/ T16 w 7356"/>
                              <a:gd name="T18" fmla="+- 0 2476 2444"/>
                              <a:gd name="T19" fmla="*/ 2476 h 392"/>
                              <a:gd name="T20" fmla="+- 0 9900 2544"/>
                              <a:gd name="T21" fmla="*/ T20 w 7356"/>
                              <a:gd name="T22" fmla="+- 0 2836 2444"/>
                              <a:gd name="T23" fmla="*/ 2836 h 392"/>
                            </a:gdLst>
                            <a:ahLst/>
                            <a:cxnLst>
                              <a:cxn ang="0">
                                <a:pos x="T1" y="T3"/>
                              </a:cxn>
                              <a:cxn ang="0">
                                <a:pos x="T5" y="T7"/>
                              </a:cxn>
                              <a:cxn ang="0">
                                <a:pos x="T9" y="T11"/>
                              </a:cxn>
                              <a:cxn ang="0">
                                <a:pos x="T13" y="T15"/>
                              </a:cxn>
                              <a:cxn ang="0">
                                <a:pos x="T17" y="T19"/>
                              </a:cxn>
                              <a:cxn ang="0">
                                <a:pos x="T21" y="T23"/>
                              </a:cxn>
                            </a:cxnLst>
                            <a:rect l="0" t="0" r="r" b="b"/>
                            <a:pathLst>
                              <a:path w="7356" h="392">
                                <a:moveTo>
                                  <a:pt x="7356" y="15"/>
                                </a:moveTo>
                                <a:lnTo>
                                  <a:pt x="0" y="15"/>
                                </a:lnTo>
                                <a:moveTo>
                                  <a:pt x="21" y="0"/>
                                </a:moveTo>
                                <a:lnTo>
                                  <a:pt x="21" y="360"/>
                                </a:lnTo>
                                <a:moveTo>
                                  <a:pt x="7356" y="32"/>
                                </a:moveTo>
                                <a:lnTo>
                                  <a:pt x="7356" y="392"/>
                                </a:lnTo>
                              </a:path>
                            </a:pathLst>
                          </a:custGeom>
                          <a:noFill/>
                          <a:ln w="93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 name="AutoShape 35"/>
                        <wps:cNvSpPr>
                          <a:spLocks/>
                        </wps:cNvSpPr>
                        <wps:spPr bwMode="auto">
                          <a:xfrm>
                            <a:off x="4755" y="2444"/>
                            <a:ext cx="2595" cy="438"/>
                          </a:xfrm>
                          <a:custGeom>
                            <a:avLst/>
                            <a:gdLst>
                              <a:gd name="T0" fmla="+- 0 4755 4755"/>
                              <a:gd name="T1" fmla="*/ T0 w 2595"/>
                              <a:gd name="T2" fmla="+- 0 2444 2444"/>
                              <a:gd name="T3" fmla="*/ 2444 h 438"/>
                              <a:gd name="T4" fmla="+- 0 4755 4755"/>
                              <a:gd name="T5" fmla="*/ T4 w 2595"/>
                              <a:gd name="T6" fmla="+- 0 2836 2444"/>
                              <a:gd name="T7" fmla="*/ 2836 h 438"/>
                              <a:gd name="T8" fmla="+- 0 7350 4755"/>
                              <a:gd name="T9" fmla="*/ T8 w 2595"/>
                              <a:gd name="T10" fmla="+- 0 2459 2444"/>
                              <a:gd name="T11" fmla="*/ 2459 h 438"/>
                              <a:gd name="T12" fmla="+- 0 7350 4755"/>
                              <a:gd name="T13" fmla="*/ T12 w 2595"/>
                              <a:gd name="T14" fmla="+- 0 2882 2444"/>
                              <a:gd name="T15" fmla="*/ 2882 h 438"/>
                            </a:gdLst>
                            <a:ahLst/>
                            <a:cxnLst>
                              <a:cxn ang="0">
                                <a:pos x="T1" y="T3"/>
                              </a:cxn>
                              <a:cxn ang="0">
                                <a:pos x="T5" y="T7"/>
                              </a:cxn>
                              <a:cxn ang="0">
                                <a:pos x="T9" y="T11"/>
                              </a:cxn>
                              <a:cxn ang="0">
                                <a:pos x="T13" y="T15"/>
                              </a:cxn>
                            </a:cxnLst>
                            <a:rect l="0" t="0" r="r" b="b"/>
                            <a:pathLst>
                              <a:path w="2595" h="438">
                                <a:moveTo>
                                  <a:pt x="0" y="0"/>
                                </a:moveTo>
                                <a:lnTo>
                                  <a:pt x="0" y="392"/>
                                </a:lnTo>
                                <a:moveTo>
                                  <a:pt x="2595" y="15"/>
                                </a:moveTo>
                                <a:lnTo>
                                  <a:pt x="2595" y="43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1" name="Rectangle 36"/>
                        <wps:cNvSpPr>
                          <a:spLocks noChangeArrowheads="1"/>
                        </wps:cNvSpPr>
                        <wps:spPr bwMode="auto">
                          <a:xfrm>
                            <a:off x="1680" y="2819"/>
                            <a:ext cx="1830" cy="215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2" name="Text Box 37"/>
                        <wps:cNvSpPr txBox="1">
                          <a:spLocks noChangeArrowheads="1"/>
                        </wps:cNvSpPr>
                        <wps:spPr bwMode="auto">
                          <a:xfrm>
                            <a:off x="9037" y="2837"/>
                            <a:ext cx="1781" cy="235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02395" w:rsidRDefault="00802395" w:rsidP="00F3733A">
                              <w:pPr>
                                <w:spacing w:before="6"/>
                                <w:rPr>
                                  <w:sz w:val="32"/>
                                </w:rPr>
                              </w:pPr>
                            </w:p>
                            <w:p w:rsidR="00802395" w:rsidRPr="00954DD3" w:rsidRDefault="00802395" w:rsidP="00954DD3">
                              <w:pPr>
                                <w:ind w:left="136" w:right="148" w:hanging="10"/>
                                <w:jc w:val="center"/>
                                <w:rPr>
                                  <w:sz w:val="20"/>
                                </w:rPr>
                              </w:pPr>
                              <w:r>
                                <w:rPr>
                                  <w:sz w:val="20"/>
                                </w:rPr>
                                <w:t>Coordinador</w:t>
                              </w:r>
                              <w:r>
                                <w:rPr>
                                  <w:spacing w:val="1"/>
                                  <w:sz w:val="20"/>
                                </w:rPr>
                                <w:t xml:space="preserve"> </w:t>
                              </w:r>
                              <w:r>
                                <w:rPr>
                                  <w:sz w:val="20"/>
                                </w:rPr>
                                <w:t>Rec. Humanos y</w:t>
                              </w:r>
                              <w:r>
                                <w:rPr>
                                  <w:spacing w:val="-53"/>
                                  <w:sz w:val="20"/>
                                </w:rPr>
                                <w:t xml:space="preserve">      </w:t>
                              </w:r>
                              <w:r>
                                <w:rPr>
                                  <w:sz w:val="20"/>
                                </w:rPr>
                                <w:t>Apoyo</w:t>
                              </w:r>
                              <w:r>
                                <w:rPr>
                                  <w:spacing w:val="-1"/>
                                  <w:sz w:val="20"/>
                                </w:rPr>
                                <w:t xml:space="preserve"> </w:t>
                              </w:r>
                              <w:r>
                                <w:rPr>
                                  <w:sz w:val="20"/>
                                </w:rPr>
                                <w:t>Externo</w:t>
                              </w:r>
                            </w:p>
                            <w:p w:rsidR="00802395" w:rsidRDefault="00802395" w:rsidP="00F3733A">
                              <w:pPr>
                                <w:spacing w:line="242" w:lineRule="auto"/>
                                <w:ind w:left="180" w:right="201" w:firstLine="56"/>
                                <w:jc w:val="center"/>
                                <w:rPr>
                                  <w:b/>
                                  <w:sz w:val="20"/>
                                </w:rPr>
                              </w:pPr>
                              <w:r>
                                <w:rPr>
                                  <w:b/>
                                  <w:sz w:val="20"/>
                                </w:rPr>
                                <w:t>Dir. Gestión</w:t>
                              </w:r>
                              <w:r>
                                <w:rPr>
                                  <w:b/>
                                  <w:spacing w:val="1"/>
                                  <w:sz w:val="20"/>
                                </w:rPr>
                                <w:t xml:space="preserve"> </w:t>
                              </w:r>
                              <w:r>
                                <w:rPr>
                                  <w:b/>
                                  <w:w w:val="95"/>
                                  <w:sz w:val="20"/>
                                </w:rPr>
                                <w:t>Administrativa</w:t>
                              </w:r>
                              <w:r>
                                <w:rPr>
                                  <w:b/>
                                  <w:spacing w:val="1"/>
                                  <w:w w:val="95"/>
                                  <w:sz w:val="20"/>
                                </w:rPr>
                                <w:t xml:space="preserve"> </w:t>
                              </w:r>
                              <w:r>
                                <w:rPr>
                                  <w:b/>
                                  <w:sz w:val="20"/>
                                </w:rPr>
                                <w:t>y Seguridad</w:t>
                              </w:r>
                              <w:r>
                                <w:rPr>
                                  <w:b/>
                                  <w:spacing w:val="1"/>
                                  <w:sz w:val="20"/>
                                </w:rPr>
                                <w:t xml:space="preserve"> </w:t>
                              </w:r>
                              <w:r>
                                <w:rPr>
                                  <w:b/>
                                  <w:sz w:val="20"/>
                                </w:rPr>
                                <w:t>Nacional</w:t>
                              </w:r>
                            </w:p>
                          </w:txbxContent>
                        </wps:txbx>
                        <wps:bodyPr rot="0" vert="horz" wrap="square" lIns="0" tIns="0" rIns="0" bIns="0" anchor="t" anchorCtr="0" upright="1">
                          <a:noAutofit/>
                        </wps:bodyPr>
                      </wps:wsp>
                      <wps:wsp>
                        <wps:cNvPr id="1183" name="Text Box 38"/>
                        <wps:cNvSpPr txBox="1">
                          <a:spLocks noChangeArrowheads="1"/>
                        </wps:cNvSpPr>
                        <wps:spPr bwMode="auto">
                          <a:xfrm>
                            <a:off x="6480" y="2837"/>
                            <a:ext cx="1803" cy="235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02395" w:rsidRDefault="00802395" w:rsidP="00F3733A">
                              <w:pPr>
                                <w:spacing w:before="5"/>
                                <w:rPr>
                                  <w:sz w:val="30"/>
                                </w:rPr>
                              </w:pPr>
                            </w:p>
                            <w:p w:rsidR="00802395" w:rsidRPr="00954DD3" w:rsidRDefault="00802395" w:rsidP="00954DD3">
                              <w:pPr>
                                <w:ind w:left="207" w:right="206"/>
                                <w:jc w:val="center"/>
                                <w:rPr>
                                  <w:sz w:val="20"/>
                                </w:rPr>
                              </w:pPr>
                              <w:r>
                                <w:rPr>
                                  <w:sz w:val="20"/>
                                </w:rPr>
                                <w:t>Coordinador</w:t>
                              </w:r>
                              <w:r>
                                <w:rPr>
                                  <w:spacing w:val="-14"/>
                                  <w:sz w:val="20"/>
                                </w:rPr>
                                <w:t xml:space="preserve"> </w:t>
                              </w:r>
                              <w:r>
                                <w:rPr>
                                  <w:sz w:val="20"/>
                                </w:rPr>
                                <w:t>de</w:t>
                              </w:r>
                              <w:r>
                                <w:rPr>
                                  <w:spacing w:val="-53"/>
                                  <w:sz w:val="20"/>
                                </w:rPr>
                                <w:t xml:space="preserve"> </w:t>
                              </w:r>
                              <w:r>
                                <w:rPr>
                                  <w:sz w:val="20"/>
                                </w:rPr>
                                <w:t>Apoyo</w:t>
                              </w:r>
                              <w:r>
                                <w:rPr>
                                  <w:spacing w:val="-1"/>
                                  <w:sz w:val="20"/>
                                </w:rPr>
                                <w:t xml:space="preserve"> </w:t>
                              </w:r>
                              <w:r>
                                <w:rPr>
                                  <w:sz w:val="20"/>
                                </w:rPr>
                                <w:t>Interno</w:t>
                              </w:r>
                            </w:p>
                            <w:p w:rsidR="00802395" w:rsidRDefault="00802395" w:rsidP="00F3733A">
                              <w:pPr>
                                <w:spacing w:line="247" w:lineRule="auto"/>
                                <w:ind w:left="202" w:right="201" w:hanging="1"/>
                                <w:jc w:val="center"/>
                                <w:rPr>
                                  <w:b/>
                                  <w:sz w:val="20"/>
                                </w:rPr>
                              </w:pPr>
                              <w:r>
                                <w:rPr>
                                  <w:b/>
                                  <w:sz w:val="20"/>
                                </w:rPr>
                                <w:t>Dir. Gestión</w:t>
                              </w:r>
                              <w:r>
                                <w:rPr>
                                  <w:b/>
                                  <w:spacing w:val="1"/>
                                  <w:sz w:val="20"/>
                                </w:rPr>
                                <w:t xml:space="preserve"> </w:t>
                              </w:r>
                              <w:r>
                                <w:rPr>
                                  <w:b/>
                                  <w:w w:val="95"/>
                                  <w:sz w:val="20"/>
                                </w:rPr>
                                <w:t>Administrativa</w:t>
                              </w:r>
                            </w:p>
                          </w:txbxContent>
                        </wps:txbx>
                        <wps:bodyPr rot="0" vert="horz" wrap="square" lIns="0" tIns="0" rIns="0" bIns="0" anchor="t" anchorCtr="0" upright="1">
                          <a:noAutofit/>
                        </wps:bodyPr>
                      </wps:wsp>
                      <wps:wsp>
                        <wps:cNvPr id="224" name="Text Box 39"/>
                        <wps:cNvSpPr txBox="1">
                          <a:spLocks noChangeArrowheads="1"/>
                        </wps:cNvSpPr>
                        <wps:spPr bwMode="auto">
                          <a:xfrm>
                            <a:off x="3960" y="2837"/>
                            <a:ext cx="1803" cy="2137"/>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02395" w:rsidRDefault="00802395" w:rsidP="00F3733A">
                              <w:pPr>
                                <w:rPr>
                                  <w:sz w:val="25"/>
                                </w:rPr>
                              </w:pPr>
                            </w:p>
                            <w:p w:rsidR="00802395" w:rsidRPr="00954DD3" w:rsidRDefault="00802395" w:rsidP="00954DD3">
                              <w:pPr>
                                <w:spacing w:before="1"/>
                                <w:ind w:left="207" w:right="206"/>
                                <w:jc w:val="center"/>
                                <w:rPr>
                                  <w:sz w:val="20"/>
                                </w:rPr>
                              </w:pPr>
                              <w:r>
                                <w:rPr>
                                  <w:sz w:val="20"/>
                                </w:rPr>
                                <w:t>Coordinador</w:t>
                              </w:r>
                              <w:r>
                                <w:rPr>
                                  <w:spacing w:val="-14"/>
                                  <w:sz w:val="20"/>
                                </w:rPr>
                                <w:t xml:space="preserve"> </w:t>
                              </w:r>
                              <w:r>
                                <w:rPr>
                                  <w:sz w:val="20"/>
                                </w:rPr>
                                <w:t>de</w:t>
                              </w:r>
                              <w:r>
                                <w:rPr>
                                  <w:spacing w:val="-53"/>
                                  <w:sz w:val="20"/>
                                </w:rPr>
                                <w:t xml:space="preserve"> </w:t>
                              </w:r>
                              <w:r>
                                <w:rPr>
                                  <w:sz w:val="20"/>
                                </w:rPr>
                                <w:t>Seguridad</w:t>
                              </w:r>
                              <w:r>
                                <w:rPr>
                                  <w:spacing w:val="1"/>
                                  <w:sz w:val="20"/>
                                </w:rPr>
                                <w:t xml:space="preserve"> </w:t>
                              </w:r>
                              <w:r>
                                <w:rPr>
                                  <w:sz w:val="20"/>
                                </w:rPr>
                                <w:t>Física</w:t>
                              </w:r>
                            </w:p>
                            <w:p w:rsidR="00802395" w:rsidRDefault="00802395" w:rsidP="00F3733A">
                              <w:pPr>
                                <w:ind w:left="207" w:right="202"/>
                                <w:jc w:val="center"/>
                                <w:rPr>
                                  <w:b/>
                                  <w:sz w:val="20"/>
                                </w:rPr>
                              </w:pPr>
                              <w:r>
                                <w:rPr>
                                  <w:b/>
                                  <w:spacing w:val="-1"/>
                                  <w:sz w:val="20"/>
                                </w:rPr>
                                <w:t xml:space="preserve">Monitoreo </w:t>
                              </w:r>
                              <w:r>
                                <w:rPr>
                                  <w:b/>
                                  <w:sz w:val="20"/>
                                </w:rPr>
                                <w:t>y</w:t>
                              </w:r>
                              <w:r>
                                <w:rPr>
                                  <w:b/>
                                  <w:spacing w:val="-53"/>
                                  <w:sz w:val="20"/>
                                </w:rPr>
                                <w:t xml:space="preserve"> </w:t>
                              </w:r>
                              <w:r>
                                <w:rPr>
                                  <w:b/>
                                  <w:sz w:val="20"/>
                                </w:rPr>
                                <w:t>seguridad</w:t>
                              </w:r>
                              <w:r>
                                <w:rPr>
                                  <w:b/>
                                  <w:spacing w:val="1"/>
                                  <w:sz w:val="20"/>
                                </w:rPr>
                                <w:t xml:space="preserve"> </w:t>
                              </w:r>
                              <w:r>
                                <w:rPr>
                                  <w:b/>
                                  <w:sz w:val="20"/>
                                </w:rPr>
                                <w:t>Nacional</w:t>
                              </w:r>
                            </w:p>
                          </w:txbxContent>
                        </wps:txbx>
                        <wps:bodyPr rot="0" vert="horz" wrap="square" lIns="0" tIns="0" rIns="0" bIns="0" anchor="t" anchorCtr="0" upright="1">
                          <a:noAutofit/>
                        </wps:bodyPr>
                      </wps:wsp>
                      <wps:wsp>
                        <wps:cNvPr id="225" name="Text Box 40"/>
                        <wps:cNvSpPr txBox="1">
                          <a:spLocks noChangeArrowheads="1"/>
                        </wps:cNvSpPr>
                        <wps:spPr bwMode="auto">
                          <a:xfrm>
                            <a:off x="1987" y="4061"/>
                            <a:ext cx="1229"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2395" w:rsidRDefault="00802395" w:rsidP="00F3733A">
                              <w:pPr>
                                <w:spacing w:line="223" w:lineRule="exact"/>
                                <w:rPr>
                                  <w:b/>
                                  <w:sz w:val="20"/>
                                </w:rPr>
                              </w:pPr>
                              <w:r>
                                <w:rPr>
                                  <w:b/>
                                  <w:sz w:val="20"/>
                                </w:rPr>
                                <w:t>Aux.</w:t>
                              </w:r>
                              <w:r>
                                <w:rPr>
                                  <w:b/>
                                  <w:spacing w:val="-6"/>
                                  <w:sz w:val="20"/>
                                </w:rPr>
                                <w:t xml:space="preserve"> </w:t>
                              </w:r>
                              <w:r>
                                <w:rPr>
                                  <w:b/>
                                  <w:sz w:val="20"/>
                                </w:rPr>
                                <w:t>Ingreso</w:t>
                              </w:r>
                            </w:p>
                          </w:txbxContent>
                        </wps:txbx>
                        <wps:bodyPr rot="0" vert="horz" wrap="square" lIns="0" tIns="0" rIns="0" bIns="0" anchor="t" anchorCtr="0" upright="1">
                          <a:noAutofit/>
                        </wps:bodyPr>
                      </wps:wsp>
                      <wps:wsp>
                        <wps:cNvPr id="226" name="Text Box 41"/>
                        <wps:cNvSpPr txBox="1">
                          <a:spLocks noChangeArrowheads="1"/>
                        </wps:cNvSpPr>
                        <wps:spPr bwMode="auto">
                          <a:xfrm>
                            <a:off x="2045" y="3137"/>
                            <a:ext cx="1118"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2395" w:rsidRDefault="00802395" w:rsidP="00F3733A">
                              <w:pPr>
                                <w:ind w:left="203" w:hanging="204"/>
                                <w:rPr>
                                  <w:sz w:val="20"/>
                                </w:rPr>
                              </w:pPr>
                              <w:r>
                                <w:rPr>
                                  <w:w w:val="95"/>
                                  <w:sz w:val="20"/>
                                </w:rPr>
                                <w:t>Coordinador</w:t>
                              </w:r>
                              <w:r>
                                <w:rPr>
                                  <w:spacing w:val="1"/>
                                  <w:w w:val="95"/>
                                  <w:sz w:val="20"/>
                                </w:rPr>
                                <w:t xml:space="preserve"> </w:t>
                              </w:r>
                              <w:r>
                                <w:rPr>
                                  <w:sz w:val="20"/>
                                </w:rPr>
                                <w:t>Brigada</w:t>
                              </w:r>
                            </w:p>
                          </w:txbxContent>
                        </wps:txbx>
                        <wps:bodyPr rot="0" vert="horz" wrap="square" lIns="0" tIns="0" rIns="0" bIns="0" anchor="t" anchorCtr="0" upright="1">
                          <a:noAutofit/>
                        </wps:bodyPr>
                      </wps:wsp>
                      <wps:wsp>
                        <wps:cNvPr id="227" name="Text Box 42"/>
                        <wps:cNvSpPr txBox="1">
                          <a:spLocks noChangeArrowheads="1"/>
                        </wps:cNvSpPr>
                        <wps:spPr bwMode="auto">
                          <a:xfrm>
                            <a:off x="4155" y="1169"/>
                            <a:ext cx="3963" cy="84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02395" w:rsidRDefault="00802395" w:rsidP="00F3733A">
                              <w:pPr>
                                <w:spacing w:before="190"/>
                                <w:ind w:left="1041" w:right="747" w:hanging="276"/>
                              </w:pPr>
                              <w:r>
                                <w:t>Director de Emergencias</w:t>
                              </w:r>
                              <w:r>
                                <w:rPr>
                                  <w:spacing w:val="-59"/>
                                </w:rPr>
                                <w:t xml:space="preserve"> </w:t>
                              </w:r>
                              <w:r w:rsidRPr="00F3733A">
                                <w:rPr>
                                  <w:b/>
                                </w:rPr>
                                <w:t>DIR. Jurídico</w:t>
                              </w:r>
                              <w:r w:rsidRPr="00F3733A">
                                <w:rPr>
                                  <w:b/>
                                  <w:spacing w:val="-1"/>
                                </w:rPr>
                                <w:t xml:space="preserve"> </w:t>
                              </w:r>
                              <w:r w:rsidRPr="00F3733A">
                                <w:rPr>
                                  <w:b/>
                                </w:rPr>
                                <w:t>y</w:t>
                              </w:r>
                              <w:r w:rsidRPr="00F3733A">
                                <w:rPr>
                                  <w:b/>
                                  <w:spacing w:val="-2"/>
                                </w:rPr>
                                <w:t xml:space="preserve"> </w:t>
                              </w:r>
                              <w:r w:rsidRPr="00F3733A">
                                <w:rPr>
                                  <w:b/>
                                </w:rPr>
                                <w:t>PH.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8E7A58" id="Grupo 1177" o:spid="_x0000_s1037" style="position:absolute;left:0;text-align:left;margin-left:84.75pt;margin-top:52.9pt;width:482.25pt;height:231.75pt;z-index:-251645440;mso-wrap-distance-left:0;mso-wrap-distance-right:0;mso-position-horizontal-relative:page" coordorigin="1675,1164" coordsize="9148,4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">
                <v:line id="Line 33" o:spid="_x0000_s1038" style="position:absolute;visibility:visible;mso-wrap-style:square" from="6128,2009" to="6128,2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IVSsUAAADdAAAADwAAAGRycy9kb3ducmV2LnhtbESPQWvCQBCF74X+h2UK3uomCq2mriKi&#10;4KWHRtHrkJ0mwexsyK6a/HvnIHib4b1575vFqneNulEXas8G0nECirjwtubSwPGw+5yBChHZYuOZ&#10;DAwUYLV8f1tgZv2d/+iWx1JJCIcMDVQxtpnWoajIYRj7lli0f985jLJ2pbYd3iXcNXqSJF/aYc3S&#10;UGFLm4qKS351Biab0z4Ov/Nznxy0Tod2e53mF2NGH/36B1SkPr7Mz+u9Ffz0W3DlGxlBL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IVSsUAAADdAAAADwAAAAAAAAAA&#10;AAAAAAChAgAAZHJzL2Rvd25yZXYueG1sUEsFBgAAAAAEAAQA+QAAAJMDAAAAAA==&#10;" strokeweight=".52458mm"/>
                <v:shape id="AutoShape 34" o:spid="_x0000_s1039" style="position:absolute;left:2544;top:2444;width:7356;height:392;visibility:visible;mso-wrap-style:square;v-text-anchor:top" coordsize="7356,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2bFcMA&#10;AADdAAAADwAAAGRycy9kb3ducmV2LnhtbERPPWvDMBDdA/0P4grdEskdktqJYtpCIVOgaQhkO6yz&#10;ZWydjKXG7r+PCoVu93iftytn14sbjaH1rCFbKRDElTctNxrOXx/LFxAhIhvsPZOGHwpQ7h8WOyyM&#10;n/iTbqfYiBTCoUANNsahkDJUlhyGlR+IE1f70WFMcGykGXFK4a6Xz0qtpcOWU4PFgd4tVd3p22mo&#10;p8vGKvPWH2haY305qry7dlo/Pc6vWxCR5vgv/nMfTJqfbXL4/SadIP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F2bFcMAAADdAAAADwAAAAAAAAAAAAAAAACYAgAAZHJzL2Rv&#10;d25yZXYueG1sUEsFBgAAAAAEAAQA9QAAAIgDAAAAAA==&#10;" path="m7356,15l,15m21,r,360m7356,32r,360e" filled="f" strokeweight=".26mm">
                  <v:path arrowok="t" o:connecttype="custom" o:connectlocs="7356,2459;0,2459;21,2444;21,2804;7356,2476;7356,2836" o:connectangles="0,0,0,0,0,0"/>
                </v:shape>
                <v:shape id="AutoShape 35" o:spid="_x0000_s1040" style="position:absolute;left:4755;top:2444;width:2595;height:438;visibility:visible;mso-wrap-style:square;v-text-anchor:top" coordsize="2595,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lFmMUA&#10;AADdAAAADwAAAGRycy9kb3ducmV2LnhtbESPQW/CMAyF75P4D5En7TZSdphQISAGYto4IBW4cLMa&#10;01Y0TpVk0PHr8QGJm633/N7n6bx3rbpQiI1nA6NhBoq49LbhysBhv34fg4oJ2WLrmQz8U4T5bPAy&#10;xdz6Kxd02aVKSQjHHA3UKXW51rGsyWEc+o5YtJMPDpOsodI24FXCXas/suxTO2xYGmrsaFlTed79&#10;OQPbIhybG36XK/91Ln7XS+v0xhrz9tovJqAS9elpflz/WMEfjYVfvpER9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UWYxQAAAN0AAAAPAAAAAAAAAAAAAAAAAJgCAABkcnMv&#10;ZG93bnJldi54bWxQSwUGAAAAAAQABAD1AAAAigMAAAAA&#10;" path="m,l,392m2595,15r,423e" filled="f">
                  <v:path arrowok="t" o:connecttype="custom" o:connectlocs="0,2444;0,2836;2595,2459;2595,2882" o:connectangles="0,0,0,0"/>
                </v:shape>
                <v:rect id="Rectangle 36" o:spid="_x0000_s1041" style="position:absolute;left:1680;top:2819;width:1830;height:2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8dMEA&#10;AADdAAAADwAAAGRycy9kb3ducmV2LnhtbERP3WrCMBS+F/YO4Qx2IzOtBZXOKDIY7GpQ9QEOzVlT&#10;lpyUJtr49mYgeHc+vt+z3SdnxZXG0HtWUC4KEMSt1z13Cs6nr/cNiBCRNVrPpOBGAfa7l9kWa+0n&#10;buh6jJ3IIRxqVGBiHGopQ2vIYVj4gThzv350GDMcO6lHnHK4s3JZFCvpsOfcYHCgT0Pt3/HiFMyD&#10;Tc40XbVs1ul8uEy2qn6sUm+v6fABIlKKT/HD/a3z/HJTwv83+QS5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1fHTBAAAA3QAAAA8AAAAAAAAAAAAAAAAAmAIAAGRycy9kb3du&#10;cmV2LnhtbFBLBQYAAAAABAAEAPUAAACGAwAAAAA=&#10;" filled="f" strokeweight=".5pt"/>
                <v:shape id="Text Box 37" o:spid="_x0000_s1042" type="#_x0000_t202" style="position:absolute;left:9037;top:2837;width:1781;height: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kzncYA&#10;AADdAAAADwAAAGRycy9kb3ducmV2LnhtbERPS2vCQBC+F/wPywjemo0PRFJXicVHD158tNDbNDtN&#10;QrOzMbtq+u9dQfA2H99zpvPWVOJCjSstK+hHMQjizOqScwXHw+p1AsJ5ZI2VZVLwTw7ms87LFBNt&#10;r7yjy97nIoSwS1BB4X2dSOmyggy6yNbEgfu1jUEfYJNL3eA1hJtKDuJ4LA2WHBoKrOm9oOxvfzYK&#10;dj+LVfqdfa43p9EyHY+W7dd2uFCq123TNxCeWv8UP9wfOszvTwZw/yac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kzncYAAADdAAAADwAAAAAAAAAAAAAAAACYAgAAZHJz&#10;L2Rvd25yZXYueG1sUEsFBgAAAAAEAAQA9QAAAIsDAAAAAA==&#10;" filled="f" strokeweight=".5pt">
                  <v:textbox inset="0,0,0,0">
                    <w:txbxContent>
                      <w:p w:rsidR="00802395" w:rsidRDefault="00802395" w:rsidP="00F3733A">
                        <w:pPr>
                          <w:spacing w:before="6"/>
                          <w:rPr>
                            <w:sz w:val="32"/>
                          </w:rPr>
                        </w:pPr>
                      </w:p>
                      <w:p w:rsidR="00802395" w:rsidRPr="00954DD3" w:rsidRDefault="00802395" w:rsidP="00954DD3">
                        <w:pPr>
                          <w:ind w:left="136" w:right="148" w:hanging="10"/>
                          <w:jc w:val="center"/>
                          <w:rPr>
                            <w:sz w:val="20"/>
                          </w:rPr>
                        </w:pPr>
                        <w:r>
                          <w:rPr>
                            <w:sz w:val="20"/>
                          </w:rPr>
                          <w:t>Coordinador</w:t>
                        </w:r>
                        <w:r>
                          <w:rPr>
                            <w:spacing w:val="1"/>
                            <w:sz w:val="20"/>
                          </w:rPr>
                          <w:t xml:space="preserve"> </w:t>
                        </w:r>
                        <w:r>
                          <w:rPr>
                            <w:sz w:val="20"/>
                          </w:rPr>
                          <w:t>Rec. Humanos y</w:t>
                        </w:r>
                        <w:r>
                          <w:rPr>
                            <w:spacing w:val="-53"/>
                            <w:sz w:val="20"/>
                          </w:rPr>
                          <w:t xml:space="preserve">      </w:t>
                        </w:r>
                        <w:r>
                          <w:rPr>
                            <w:sz w:val="20"/>
                          </w:rPr>
                          <w:t>Apoyo</w:t>
                        </w:r>
                        <w:r>
                          <w:rPr>
                            <w:spacing w:val="-1"/>
                            <w:sz w:val="20"/>
                          </w:rPr>
                          <w:t xml:space="preserve"> </w:t>
                        </w:r>
                        <w:r>
                          <w:rPr>
                            <w:sz w:val="20"/>
                          </w:rPr>
                          <w:t>Externo</w:t>
                        </w:r>
                      </w:p>
                      <w:p w:rsidR="00802395" w:rsidRDefault="00802395" w:rsidP="00F3733A">
                        <w:pPr>
                          <w:spacing w:line="242" w:lineRule="auto"/>
                          <w:ind w:left="180" w:right="201" w:firstLine="56"/>
                          <w:jc w:val="center"/>
                          <w:rPr>
                            <w:b/>
                            <w:sz w:val="20"/>
                          </w:rPr>
                        </w:pPr>
                        <w:r>
                          <w:rPr>
                            <w:b/>
                            <w:sz w:val="20"/>
                          </w:rPr>
                          <w:t>Dir. Gestión</w:t>
                        </w:r>
                        <w:r>
                          <w:rPr>
                            <w:b/>
                            <w:spacing w:val="1"/>
                            <w:sz w:val="20"/>
                          </w:rPr>
                          <w:t xml:space="preserve"> </w:t>
                        </w:r>
                        <w:r>
                          <w:rPr>
                            <w:b/>
                            <w:w w:val="95"/>
                            <w:sz w:val="20"/>
                          </w:rPr>
                          <w:t>Administrativa</w:t>
                        </w:r>
                        <w:r>
                          <w:rPr>
                            <w:b/>
                            <w:spacing w:val="1"/>
                            <w:w w:val="95"/>
                            <w:sz w:val="20"/>
                          </w:rPr>
                          <w:t xml:space="preserve"> </w:t>
                        </w:r>
                        <w:r>
                          <w:rPr>
                            <w:b/>
                            <w:sz w:val="20"/>
                          </w:rPr>
                          <w:t>y Seguridad</w:t>
                        </w:r>
                        <w:r>
                          <w:rPr>
                            <w:b/>
                            <w:spacing w:val="1"/>
                            <w:sz w:val="20"/>
                          </w:rPr>
                          <w:t xml:space="preserve"> </w:t>
                        </w:r>
                        <w:r>
                          <w:rPr>
                            <w:b/>
                            <w:sz w:val="20"/>
                          </w:rPr>
                          <w:t>Nacional</w:t>
                        </w:r>
                      </w:p>
                    </w:txbxContent>
                  </v:textbox>
                </v:shape>
                <v:shape id="Text Box 38" o:spid="_x0000_s1043" type="#_x0000_t202" style="position:absolute;left:6480;top:2837;width:1803;height: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WWBsYA&#10;AADdAAAADwAAAGRycy9kb3ducmV2LnhtbERPS2vCQBC+F/oflil4azZREYmuIRYfPfSirYK3aXaa&#10;hGZnY3bV9N93hUJv8/E9Z571phFX6lxtWUESxSCIC6trLhV8vK+fpyCcR9bYWCYFP+QgWzw+zDHV&#10;9sY7uu59KUIIuxQVVN63qZSuqMigi2xLHLgv2xn0AXal1B3eQrhp5DCOJ9JgzaGhwpZeKiq+9xej&#10;YPe5XOen4rDZnserfDJe9ce30VKpwVOfz0B46v2/+M/9qsP8ZDqC+zfhB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WWBsYAAADdAAAADwAAAAAAAAAAAAAAAACYAgAAZHJz&#10;L2Rvd25yZXYueG1sUEsFBgAAAAAEAAQA9QAAAIsDAAAAAA==&#10;" filled="f" strokeweight=".5pt">
                  <v:textbox inset="0,0,0,0">
                    <w:txbxContent>
                      <w:p w:rsidR="00802395" w:rsidRDefault="00802395" w:rsidP="00F3733A">
                        <w:pPr>
                          <w:spacing w:before="5"/>
                          <w:rPr>
                            <w:sz w:val="30"/>
                          </w:rPr>
                        </w:pPr>
                      </w:p>
                      <w:p w:rsidR="00802395" w:rsidRPr="00954DD3" w:rsidRDefault="00802395" w:rsidP="00954DD3">
                        <w:pPr>
                          <w:ind w:left="207" w:right="206"/>
                          <w:jc w:val="center"/>
                          <w:rPr>
                            <w:sz w:val="20"/>
                          </w:rPr>
                        </w:pPr>
                        <w:r>
                          <w:rPr>
                            <w:sz w:val="20"/>
                          </w:rPr>
                          <w:t>Coordinador</w:t>
                        </w:r>
                        <w:r>
                          <w:rPr>
                            <w:spacing w:val="-14"/>
                            <w:sz w:val="20"/>
                          </w:rPr>
                          <w:t xml:space="preserve"> </w:t>
                        </w:r>
                        <w:r>
                          <w:rPr>
                            <w:sz w:val="20"/>
                          </w:rPr>
                          <w:t>de</w:t>
                        </w:r>
                        <w:r>
                          <w:rPr>
                            <w:spacing w:val="-53"/>
                            <w:sz w:val="20"/>
                          </w:rPr>
                          <w:t xml:space="preserve"> </w:t>
                        </w:r>
                        <w:r>
                          <w:rPr>
                            <w:sz w:val="20"/>
                          </w:rPr>
                          <w:t>Apoyo</w:t>
                        </w:r>
                        <w:r>
                          <w:rPr>
                            <w:spacing w:val="-1"/>
                            <w:sz w:val="20"/>
                          </w:rPr>
                          <w:t xml:space="preserve"> </w:t>
                        </w:r>
                        <w:r>
                          <w:rPr>
                            <w:sz w:val="20"/>
                          </w:rPr>
                          <w:t>Interno</w:t>
                        </w:r>
                      </w:p>
                      <w:p w:rsidR="00802395" w:rsidRDefault="00802395" w:rsidP="00F3733A">
                        <w:pPr>
                          <w:spacing w:line="247" w:lineRule="auto"/>
                          <w:ind w:left="202" w:right="201" w:hanging="1"/>
                          <w:jc w:val="center"/>
                          <w:rPr>
                            <w:b/>
                            <w:sz w:val="20"/>
                          </w:rPr>
                        </w:pPr>
                        <w:r>
                          <w:rPr>
                            <w:b/>
                            <w:sz w:val="20"/>
                          </w:rPr>
                          <w:t>Dir. Gestión</w:t>
                        </w:r>
                        <w:r>
                          <w:rPr>
                            <w:b/>
                            <w:spacing w:val="1"/>
                            <w:sz w:val="20"/>
                          </w:rPr>
                          <w:t xml:space="preserve"> </w:t>
                        </w:r>
                        <w:r>
                          <w:rPr>
                            <w:b/>
                            <w:w w:val="95"/>
                            <w:sz w:val="20"/>
                          </w:rPr>
                          <w:t>Administrativa</w:t>
                        </w:r>
                      </w:p>
                    </w:txbxContent>
                  </v:textbox>
                </v:shape>
                <v:shape id="Text Box 39" o:spid="_x0000_s1044" type="#_x0000_t202" style="position:absolute;left:3960;top:2837;width:1803;height:2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dPTscA&#10;AADcAAAADwAAAGRycy9kb3ducmV2LnhtbESPT2vCQBTE70K/w/IK3nTTGESiq8Sitode/AveXrOv&#10;SWj2bZpdNf32XaHgcZiZ3zCzRWdqcaXWVZYVvAwjEMS51RUXCg779WACwnlkjbVlUvBLDhbzp94M&#10;U21vvKXrzhciQNilqKD0vkmldHlJBt3QNsTB+7KtQR9kW0jd4i3ATS3jKBpLgxWHhRIbei0p/95d&#10;jILt53KdnfPj5u0nWWXjZNWdPkZLpfrPXTYF4anzj/B/+10riOME7mfC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HT07HAAAA3AAAAA8AAAAAAAAAAAAAAAAAmAIAAGRy&#10;cy9kb3ducmV2LnhtbFBLBQYAAAAABAAEAPUAAACMAwAAAAA=&#10;" filled="f" strokeweight=".5pt">
                  <v:textbox inset="0,0,0,0">
                    <w:txbxContent>
                      <w:p w:rsidR="00802395" w:rsidRDefault="00802395" w:rsidP="00F3733A">
                        <w:pPr>
                          <w:rPr>
                            <w:sz w:val="25"/>
                          </w:rPr>
                        </w:pPr>
                      </w:p>
                      <w:p w:rsidR="00802395" w:rsidRPr="00954DD3" w:rsidRDefault="00802395" w:rsidP="00954DD3">
                        <w:pPr>
                          <w:spacing w:before="1"/>
                          <w:ind w:left="207" w:right="206"/>
                          <w:jc w:val="center"/>
                          <w:rPr>
                            <w:sz w:val="20"/>
                          </w:rPr>
                        </w:pPr>
                        <w:r>
                          <w:rPr>
                            <w:sz w:val="20"/>
                          </w:rPr>
                          <w:t>Coordinador</w:t>
                        </w:r>
                        <w:r>
                          <w:rPr>
                            <w:spacing w:val="-14"/>
                            <w:sz w:val="20"/>
                          </w:rPr>
                          <w:t xml:space="preserve"> </w:t>
                        </w:r>
                        <w:r>
                          <w:rPr>
                            <w:sz w:val="20"/>
                          </w:rPr>
                          <w:t>de</w:t>
                        </w:r>
                        <w:r>
                          <w:rPr>
                            <w:spacing w:val="-53"/>
                            <w:sz w:val="20"/>
                          </w:rPr>
                          <w:t xml:space="preserve"> </w:t>
                        </w:r>
                        <w:r>
                          <w:rPr>
                            <w:sz w:val="20"/>
                          </w:rPr>
                          <w:t>Seguridad</w:t>
                        </w:r>
                        <w:r>
                          <w:rPr>
                            <w:spacing w:val="1"/>
                            <w:sz w:val="20"/>
                          </w:rPr>
                          <w:t xml:space="preserve"> </w:t>
                        </w:r>
                        <w:r>
                          <w:rPr>
                            <w:sz w:val="20"/>
                          </w:rPr>
                          <w:t>Física</w:t>
                        </w:r>
                      </w:p>
                      <w:p w:rsidR="00802395" w:rsidRDefault="00802395" w:rsidP="00F3733A">
                        <w:pPr>
                          <w:ind w:left="207" w:right="202"/>
                          <w:jc w:val="center"/>
                          <w:rPr>
                            <w:b/>
                            <w:sz w:val="20"/>
                          </w:rPr>
                        </w:pPr>
                        <w:r>
                          <w:rPr>
                            <w:b/>
                            <w:spacing w:val="-1"/>
                            <w:sz w:val="20"/>
                          </w:rPr>
                          <w:t xml:space="preserve">Monitoreo </w:t>
                        </w:r>
                        <w:r>
                          <w:rPr>
                            <w:b/>
                            <w:sz w:val="20"/>
                          </w:rPr>
                          <w:t>y</w:t>
                        </w:r>
                        <w:r>
                          <w:rPr>
                            <w:b/>
                            <w:spacing w:val="-53"/>
                            <w:sz w:val="20"/>
                          </w:rPr>
                          <w:t xml:space="preserve"> </w:t>
                        </w:r>
                        <w:r>
                          <w:rPr>
                            <w:b/>
                            <w:sz w:val="20"/>
                          </w:rPr>
                          <w:t>seguridad</w:t>
                        </w:r>
                        <w:r>
                          <w:rPr>
                            <w:b/>
                            <w:spacing w:val="1"/>
                            <w:sz w:val="20"/>
                          </w:rPr>
                          <w:t xml:space="preserve"> </w:t>
                        </w:r>
                        <w:r>
                          <w:rPr>
                            <w:b/>
                            <w:sz w:val="20"/>
                          </w:rPr>
                          <w:t>Nacional</w:t>
                        </w:r>
                      </w:p>
                    </w:txbxContent>
                  </v:textbox>
                </v:shape>
                <v:shape id="Text Box 40" o:spid="_x0000_s1045" type="#_x0000_t202" style="position:absolute;left:1987;top:4061;width:1229;height: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nPa8UA&#10;AADcAAAADwAAAGRycy9kb3ducmV2LnhtbESPQWvCQBSE7wX/w/KE3urGQKV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c9rxQAAANwAAAAPAAAAAAAAAAAAAAAAAJgCAABkcnMv&#10;ZG93bnJldi54bWxQSwUGAAAAAAQABAD1AAAAigMAAAAA&#10;" filled="f" stroked="f">
                  <v:textbox inset="0,0,0,0">
                    <w:txbxContent>
                      <w:p w:rsidR="00802395" w:rsidRDefault="00802395" w:rsidP="00F3733A">
                        <w:pPr>
                          <w:spacing w:line="223" w:lineRule="exact"/>
                          <w:rPr>
                            <w:b/>
                            <w:sz w:val="20"/>
                          </w:rPr>
                        </w:pPr>
                        <w:r>
                          <w:rPr>
                            <w:b/>
                            <w:sz w:val="20"/>
                          </w:rPr>
                          <w:t>Aux.</w:t>
                        </w:r>
                        <w:r>
                          <w:rPr>
                            <w:b/>
                            <w:spacing w:val="-6"/>
                            <w:sz w:val="20"/>
                          </w:rPr>
                          <w:t xml:space="preserve"> </w:t>
                        </w:r>
                        <w:r>
                          <w:rPr>
                            <w:b/>
                            <w:sz w:val="20"/>
                          </w:rPr>
                          <w:t>Ingreso</w:t>
                        </w:r>
                      </w:p>
                    </w:txbxContent>
                  </v:textbox>
                </v:shape>
                <v:shape id="Text Box 41" o:spid="_x0000_s1046" type="#_x0000_t202" style="position:absolute;left:2045;top:3137;width:111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tRHMQA&#10;AADcAAAADwAAAGRycy9kb3ducmV2LnhtbESPQWvCQBSE74X+h+UVeqsbcwiauoqIhYJQjPHg8TX7&#10;TBazb2N21fTfdwXB4zAz3zCzxWBbcaXeG8cKxqMEBHHltOFawb78+piA8AFZY+uYFPyRh8X89WWG&#10;uXY3Lui6C7WIEPY5KmhC6HIpfdWQRT9yHXH0jq63GKLsa6l7vEW4bWWaJJm0aDguNNjRqqHqtLtY&#10;BcsDF2tz/vndFsfClOU04U12Uur9bVh+ggg0hGf40f7WCtI0g/u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URzEAAAA3AAAAA8AAAAAAAAAAAAAAAAAmAIAAGRycy9k&#10;b3ducmV2LnhtbFBLBQYAAAAABAAEAPUAAACJAwAAAAA=&#10;" filled="f" stroked="f">
                  <v:textbox inset="0,0,0,0">
                    <w:txbxContent>
                      <w:p w:rsidR="00802395" w:rsidRDefault="00802395" w:rsidP="00F3733A">
                        <w:pPr>
                          <w:ind w:left="203" w:hanging="204"/>
                          <w:rPr>
                            <w:sz w:val="20"/>
                          </w:rPr>
                        </w:pPr>
                        <w:r>
                          <w:rPr>
                            <w:w w:val="95"/>
                            <w:sz w:val="20"/>
                          </w:rPr>
                          <w:t>Coordinador</w:t>
                        </w:r>
                        <w:r>
                          <w:rPr>
                            <w:spacing w:val="1"/>
                            <w:w w:val="95"/>
                            <w:sz w:val="20"/>
                          </w:rPr>
                          <w:t xml:space="preserve"> </w:t>
                        </w:r>
                        <w:r>
                          <w:rPr>
                            <w:sz w:val="20"/>
                          </w:rPr>
                          <w:t>Brigada</w:t>
                        </w:r>
                      </w:p>
                    </w:txbxContent>
                  </v:textbox>
                </v:shape>
                <v:shape id="Text Box 42" o:spid="_x0000_s1047" type="#_x0000_t202" style="position:absolute;left:4155;top:1169;width:3963;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XROccA&#10;AADcAAAADwAAAGRycy9kb3ducmV2LnhtbESPQWvCQBSE74X+h+UVequbRtESXSWKVg9etK3g7Zl9&#10;TYLZtzG71fjvu4LgcZiZb5jRpDWVOFPjSssK3jsRCOLM6pJzBd9fi7cPEM4ja6wsk4IrOZiMn59G&#10;mGh74Q2dtz4XAcIuQQWF93UipcsKMug6tiYO3q9tDPogm1zqBi8BbioZR1FfGiw5LBRY06yg7Lj9&#10;Mwo2h+ki3Wc/n8tTb572e/N2t+5OlXp9adMhCE+tf4Tv7ZVWEMcDuJ0JR0C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V0TnHAAAA3AAAAA8AAAAAAAAAAAAAAAAAmAIAAGRy&#10;cy9kb3ducmV2LnhtbFBLBQYAAAAABAAEAPUAAACMAwAAAAA=&#10;" filled="f" strokeweight=".5pt">
                  <v:textbox inset="0,0,0,0">
                    <w:txbxContent>
                      <w:p w:rsidR="00802395" w:rsidRDefault="00802395" w:rsidP="00F3733A">
                        <w:pPr>
                          <w:spacing w:before="190"/>
                          <w:ind w:left="1041" w:right="747" w:hanging="276"/>
                        </w:pPr>
                        <w:r>
                          <w:t>Director de Emergencias</w:t>
                        </w:r>
                        <w:r>
                          <w:rPr>
                            <w:spacing w:val="-59"/>
                          </w:rPr>
                          <w:t xml:space="preserve"> </w:t>
                        </w:r>
                        <w:r w:rsidRPr="00F3733A">
                          <w:rPr>
                            <w:b/>
                          </w:rPr>
                          <w:t>DIR. Jurídico</w:t>
                        </w:r>
                        <w:r w:rsidRPr="00F3733A">
                          <w:rPr>
                            <w:b/>
                            <w:spacing w:val="-1"/>
                          </w:rPr>
                          <w:t xml:space="preserve"> </w:t>
                        </w:r>
                        <w:r w:rsidRPr="00F3733A">
                          <w:rPr>
                            <w:b/>
                          </w:rPr>
                          <w:t>y</w:t>
                        </w:r>
                        <w:r w:rsidRPr="00F3733A">
                          <w:rPr>
                            <w:b/>
                            <w:spacing w:val="-2"/>
                          </w:rPr>
                          <w:t xml:space="preserve"> </w:t>
                        </w:r>
                        <w:r w:rsidRPr="00F3733A">
                          <w:rPr>
                            <w:b/>
                          </w:rPr>
                          <w:t>PH.</w:t>
                        </w:r>
                      </w:p>
                    </w:txbxContent>
                  </v:textbox>
                </v:shape>
                <w10:wrap type="topAndBottom" anchorx="page"/>
              </v:group>
            </w:pict>
          </mc:Fallback>
        </mc:AlternateContent>
      </w:r>
      <w:r w:rsidR="00F3733A" w:rsidRPr="00F3733A">
        <w:rPr>
          <w:noProof/>
          <w:lang w:val="es-CO" w:eastAsia="es-CO"/>
        </w:rPr>
        <mc:AlternateContent>
          <mc:Choice Requires="wps">
            <w:drawing>
              <wp:anchor distT="0" distB="0" distL="114300" distR="114300" simplePos="0" relativeHeight="251670016" behindDoc="0" locked="0" layoutInCell="1" allowOverlap="1" wp14:anchorId="38F4C2B2" wp14:editId="20DDF7AA">
                <wp:simplePos x="0" y="0"/>
                <wp:positionH relativeFrom="page">
                  <wp:posOffset>3900476</wp:posOffset>
                </wp:positionH>
                <wp:positionV relativeFrom="paragraph">
                  <wp:posOffset>462915</wp:posOffset>
                </wp:positionV>
                <wp:extent cx="0" cy="209550"/>
                <wp:effectExtent l="0" t="0" r="19050" b="19050"/>
                <wp:wrapNone/>
                <wp:docPr id="234" name="Conector recto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line">
                          <a:avLst/>
                        </a:prstGeom>
                        <a:noFill/>
                        <a:ln w="1888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56909" id="Conector recto 234" o:spid="_x0000_s1026" style="position:absolute;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1pt,36.45pt" to="307.1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" strokeweight=".52458mm">
                <w10:wrap anchorx="page"/>
              </v:line>
            </w:pict>
          </mc:Fallback>
        </mc:AlternateContent>
      </w:r>
      <w:bookmarkStart w:id="60" w:name="_Toc514406817"/>
    </w:p>
    <w:p w:rsidR="00DE5BC6" w:rsidRDefault="00DE5BC6" w:rsidP="005A323C">
      <w:pPr>
        <w:pStyle w:val="Ttulo1"/>
        <w:rPr>
          <w:rFonts w:ascii="Arial" w:hAnsi="Arial" w:cs="Arial"/>
          <w:szCs w:val="24"/>
        </w:rPr>
      </w:pPr>
    </w:p>
    <w:p w:rsidR="002F6E35" w:rsidRDefault="002F6E35" w:rsidP="005A323C">
      <w:pPr>
        <w:pStyle w:val="Ttulo1"/>
        <w:rPr>
          <w:rFonts w:ascii="Arial" w:hAnsi="Arial" w:cs="Arial"/>
          <w:szCs w:val="24"/>
        </w:rPr>
      </w:pPr>
      <w:r w:rsidRPr="00B41446">
        <w:rPr>
          <w:rFonts w:ascii="Arial" w:hAnsi="Arial" w:cs="Arial"/>
          <w:szCs w:val="24"/>
        </w:rPr>
        <w:t>1</w:t>
      </w:r>
      <w:r w:rsidR="005A323C" w:rsidRPr="00B41446">
        <w:rPr>
          <w:rFonts w:ascii="Arial" w:hAnsi="Arial" w:cs="Arial"/>
          <w:szCs w:val="24"/>
        </w:rPr>
        <w:t>1</w:t>
      </w:r>
      <w:r w:rsidRPr="00B41446">
        <w:rPr>
          <w:rFonts w:ascii="Arial" w:hAnsi="Arial" w:cs="Arial"/>
          <w:szCs w:val="24"/>
        </w:rPr>
        <w:t>. INFORMACIÓN GENERAL</w:t>
      </w:r>
      <w:bookmarkEnd w:id="60"/>
    </w:p>
    <w:p w:rsidR="00CF0348" w:rsidRDefault="00CF0348" w:rsidP="00CF0348">
      <w:pPr>
        <w:rPr>
          <w:lang w:val="es-ES_tradnl" w:eastAsia="ar-SA"/>
        </w:rPr>
      </w:pPr>
    </w:p>
    <w:tbl>
      <w:tblPr>
        <w:tblW w:w="9590" w:type="dxa"/>
        <w:tblInd w:w="-5" w:type="dxa"/>
        <w:tblLayout w:type="fixed"/>
        <w:tblCellMar>
          <w:left w:w="70" w:type="dxa"/>
          <w:right w:w="70" w:type="dxa"/>
        </w:tblCellMar>
        <w:tblLook w:val="0000" w:firstRow="0" w:lastRow="0" w:firstColumn="0" w:lastColumn="0" w:noHBand="0" w:noVBand="0"/>
      </w:tblPr>
      <w:tblGrid>
        <w:gridCol w:w="1775"/>
        <w:gridCol w:w="75"/>
        <w:gridCol w:w="62"/>
        <w:gridCol w:w="141"/>
        <w:gridCol w:w="567"/>
        <w:gridCol w:w="284"/>
        <w:gridCol w:w="6"/>
        <w:gridCol w:w="1719"/>
        <w:gridCol w:w="197"/>
        <w:gridCol w:w="494"/>
        <w:gridCol w:w="54"/>
        <w:gridCol w:w="938"/>
        <w:gridCol w:w="18"/>
        <w:gridCol w:w="57"/>
        <w:gridCol w:w="203"/>
        <w:gridCol w:w="573"/>
        <w:gridCol w:w="277"/>
        <w:gridCol w:w="15"/>
        <w:gridCol w:w="577"/>
        <w:gridCol w:w="8"/>
        <w:gridCol w:w="482"/>
        <w:gridCol w:w="342"/>
        <w:gridCol w:w="405"/>
        <w:gridCol w:w="303"/>
        <w:gridCol w:w="18"/>
      </w:tblGrid>
      <w:tr w:rsidR="002F6E35" w:rsidRPr="00B77E30" w:rsidTr="00365A70">
        <w:trPr>
          <w:cantSplit/>
          <w:trHeight w:val="398"/>
        </w:trPr>
        <w:tc>
          <w:tcPr>
            <w:tcW w:w="9590" w:type="dxa"/>
            <w:gridSpan w:val="25"/>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b/>
                <w:sz w:val="24"/>
                <w:szCs w:val="24"/>
              </w:rPr>
            </w:pPr>
            <w:r w:rsidRPr="00B77E30">
              <w:rPr>
                <w:rFonts w:ascii="Arial" w:hAnsi="Arial" w:cs="Arial"/>
                <w:b/>
                <w:sz w:val="24"/>
                <w:szCs w:val="24"/>
              </w:rPr>
              <w:t xml:space="preserve">Zona Franca Internacional de Pereira S.A.S Usuario Operador de Zonas Francas </w:t>
            </w:r>
          </w:p>
        </w:tc>
      </w:tr>
      <w:tr w:rsidR="002F6E35" w:rsidRPr="00B77E30" w:rsidTr="00CF0348">
        <w:trPr>
          <w:gridAfter w:val="1"/>
          <w:wAfter w:w="18" w:type="dxa"/>
          <w:cantSplit/>
          <w:trHeight w:val="572"/>
        </w:trPr>
        <w:tc>
          <w:tcPr>
            <w:tcW w:w="2053" w:type="dxa"/>
            <w:gridSpan w:val="4"/>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Actividad económica</w:t>
            </w:r>
          </w:p>
        </w:tc>
        <w:tc>
          <w:tcPr>
            <w:tcW w:w="332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7020: Actividades de consultoría de gestión</w:t>
            </w:r>
          </w:p>
        </w:tc>
        <w:tc>
          <w:tcPr>
            <w:tcW w:w="178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Representante Legal:</w:t>
            </w:r>
          </w:p>
        </w:tc>
        <w:tc>
          <w:tcPr>
            <w:tcW w:w="2409"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882074" w:rsidP="00882074">
            <w:pPr>
              <w:snapToGrid w:val="0"/>
              <w:spacing w:before="60"/>
              <w:rPr>
                <w:rFonts w:ascii="Arial" w:hAnsi="Arial" w:cs="Arial"/>
                <w:sz w:val="24"/>
                <w:szCs w:val="24"/>
              </w:rPr>
            </w:pPr>
            <w:r>
              <w:rPr>
                <w:rFonts w:ascii="Arial" w:hAnsi="Arial" w:cs="Arial"/>
                <w:sz w:val="24"/>
                <w:szCs w:val="24"/>
              </w:rPr>
              <w:t>Andrea Liliana Galan Moreno.</w:t>
            </w:r>
          </w:p>
        </w:tc>
      </w:tr>
      <w:tr w:rsidR="002F6E35" w:rsidRPr="00B77E30" w:rsidTr="00CF0348">
        <w:trPr>
          <w:cantSplit/>
          <w:trHeight w:val="401"/>
        </w:trPr>
        <w:tc>
          <w:tcPr>
            <w:tcW w:w="2053" w:type="dxa"/>
            <w:gridSpan w:val="4"/>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Dirección</w:t>
            </w:r>
          </w:p>
        </w:tc>
        <w:tc>
          <w:tcPr>
            <w:tcW w:w="3267" w:type="dxa"/>
            <w:gridSpan w:val="6"/>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Corregimiento Caimalito, km 10, Vía La Virginia - Pereira</w:t>
            </w:r>
          </w:p>
        </w:tc>
        <w:tc>
          <w:tcPr>
            <w:tcW w:w="1843" w:type="dxa"/>
            <w:gridSpan w:val="6"/>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Teléfono</w:t>
            </w:r>
          </w:p>
        </w:tc>
        <w:tc>
          <w:tcPr>
            <w:tcW w:w="2427" w:type="dxa"/>
            <w:gridSpan w:val="9"/>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334 3000</w:t>
            </w:r>
          </w:p>
        </w:tc>
      </w:tr>
      <w:tr w:rsidR="002F6E35" w:rsidRPr="00B77E30" w:rsidTr="00CF0348">
        <w:trPr>
          <w:cantSplit/>
          <w:trHeight w:val="452"/>
        </w:trPr>
        <w:tc>
          <w:tcPr>
            <w:tcW w:w="2910" w:type="dxa"/>
            <w:gridSpan w:val="7"/>
            <w:vMerge w:val="restart"/>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Funcionarios Directos</w:t>
            </w:r>
          </w:p>
        </w:tc>
        <w:tc>
          <w:tcPr>
            <w:tcW w:w="2410" w:type="dxa"/>
            <w:gridSpan w:val="3"/>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Administrativos</w:t>
            </w:r>
          </w:p>
        </w:tc>
        <w:tc>
          <w:tcPr>
            <w:tcW w:w="1010"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b/>
                <w:sz w:val="24"/>
                <w:szCs w:val="24"/>
              </w:rPr>
              <w:t xml:space="preserve">TOTAL: </w:t>
            </w:r>
            <w:r w:rsidR="000A3380">
              <w:rPr>
                <w:rFonts w:ascii="Arial" w:hAnsi="Arial" w:cs="Arial"/>
                <w:sz w:val="24"/>
                <w:szCs w:val="24"/>
              </w:rPr>
              <w:t>22</w:t>
            </w:r>
          </w:p>
        </w:tc>
        <w:tc>
          <w:tcPr>
            <w:tcW w:w="8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b/>
                <w:sz w:val="24"/>
                <w:szCs w:val="24"/>
              </w:rPr>
            </w:pPr>
            <w:r w:rsidRPr="00B77E30">
              <w:rPr>
                <w:rFonts w:ascii="Arial" w:hAnsi="Arial" w:cs="Arial"/>
                <w:b/>
                <w:sz w:val="24"/>
                <w:szCs w:val="24"/>
              </w:rPr>
              <w:t>M</w:t>
            </w:r>
          </w:p>
        </w:tc>
        <w:tc>
          <w:tcPr>
            <w:tcW w:w="87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477CD9" w:rsidP="00477CD9">
            <w:pPr>
              <w:snapToGrid w:val="0"/>
              <w:spacing w:before="60"/>
              <w:jc w:val="center"/>
              <w:rPr>
                <w:rFonts w:ascii="Arial" w:hAnsi="Arial" w:cs="Arial"/>
                <w:sz w:val="24"/>
                <w:szCs w:val="24"/>
              </w:rPr>
            </w:pPr>
            <w:r>
              <w:rPr>
                <w:rFonts w:ascii="Arial" w:hAnsi="Arial" w:cs="Arial"/>
                <w:sz w:val="24"/>
                <w:szCs w:val="24"/>
              </w:rPr>
              <w:t>16</w:t>
            </w:r>
          </w:p>
        </w:tc>
        <w:tc>
          <w:tcPr>
            <w:tcW w:w="82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b/>
                <w:sz w:val="24"/>
                <w:szCs w:val="24"/>
              </w:rPr>
            </w:pPr>
            <w:r w:rsidRPr="00B77E30">
              <w:rPr>
                <w:rFonts w:ascii="Arial" w:hAnsi="Arial" w:cs="Arial"/>
                <w:b/>
                <w:sz w:val="24"/>
                <w:szCs w:val="24"/>
              </w:rPr>
              <w:t>F</w:t>
            </w:r>
          </w:p>
        </w:tc>
        <w:tc>
          <w:tcPr>
            <w:tcW w:w="72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477CD9" w:rsidP="00365A70">
            <w:pPr>
              <w:snapToGrid w:val="0"/>
              <w:spacing w:before="60"/>
              <w:jc w:val="center"/>
              <w:rPr>
                <w:rFonts w:ascii="Arial" w:hAnsi="Arial" w:cs="Arial"/>
                <w:sz w:val="24"/>
                <w:szCs w:val="24"/>
              </w:rPr>
            </w:pPr>
            <w:r>
              <w:rPr>
                <w:rFonts w:ascii="Arial" w:hAnsi="Arial" w:cs="Arial"/>
                <w:sz w:val="24"/>
                <w:szCs w:val="24"/>
              </w:rPr>
              <w:t>11</w:t>
            </w:r>
          </w:p>
        </w:tc>
      </w:tr>
      <w:tr w:rsidR="002F6E35" w:rsidRPr="00B77E30" w:rsidTr="00CF0348">
        <w:trPr>
          <w:cantSplit/>
          <w:trHeight w:val="402"/>
        </w:trPr>
        <w:tc>
          <w:tcPr>
            <w:tcW w:w="2910" w:type="dxa"/>
            <w:gridSpan w:val="7"/>
            <w:vMerge/>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p>
        </w:tc>
        <w:tc>
          <w:tcPr>
            <w:tcW w:w="2410" w:type="dxa"/>
            <w:gridSpan w:val="3"/>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Operativos</w:t>
            </w:r>
          </w:p>
        </w:tc>
        <w:tc>
          <w:tcPr>
            <w:tcW w:w="99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b/>
                <w:sz w:val="24"/>
                <w:szCs w:val="24"/>
              </w:rPr>
              <w:t xml:space="preserve">TOTAL: </w:t>
            </w:r>
            <w:r w:rsidR="000A3380">
              <w:rPr>
                <w:rFonts w:ascii="Arial" w:hAnsi="Arial" w:cs="Arial"/>
                <w:sz w:val="24"/>
                <w:szCs w:val="24"/>
              </w:rPr>
              <w:t>6</w:t>
            </w:r>
          </w:p>
        </w:tc>
        <w:tc>
          <w:tcPr>
            <w:tcW w:w="851"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b/>
                <w:sz w:val="24"/>
                <w:szCs w:val="24"/>
              </w:rPr>
            </w:pPr>
            <w:r w:rsidRPr="00B77E30">
              <w:rPr>
                <w:rFonts w:ascii="Arial" w:hAnsi="Arial" w:cs="Arial"/>
                <w:b/>
                <w:sz w:val="24"/>
                <w:szCs w:val="24"/>
              </w:rPr>
              <w:t>M</w:t>
            </w:r>
          </w:p>
        </w:tc>
        <w:tc>
          <w:tcPr>
            <w:tcW w:w="869"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0A3380" w:rsidP="00365A70">
            <w:pPr>
              <w:snapToGrid w:val="0"/>
              <w:spacing w:before="60"/>
              <w:jc w:val="center"/>
              <w:rPr>
                <w:rFonts w:ascii="Arial" w:hAnsi="Arial" w:cs="Arial"/>
                <w:sz w:val="24"/>
                <w:szCs w:val="24"/>
              </w:rPr>
            </w:pPr>
            <w:r>
              <w:rPr>
                <w:rFonts w:ascii="Arial" w:hAnsi="Arial" w:cs="Arial"/>
                <w:sz w:val="24"/>
                <w:szCs w:val="24"/>
              </w:rPr>
              <w:t>4</w:t>
            </w:r>
          </w:p>
        </w:tc>
        <w:tc>
          <w:tcPr>
            <w:tcW w:w="83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b/>
                <w:sz w:val="24"/>
                <w:szCs w:val="24"/>
              </w:rPr>
            </w:pPr>
            <w:r w:rsidRPr="00B77E30">
              <w:rPr>
                <w:rFonts w:ascii="Arial" w:hAnsi="Arial" w:cs="Arial"/>
                <w:b/>
                <w:sz w:val="24"/>
                <w:szCs w:val="24"/>
              </w:rPr>
              <w:t>F</w:t>
            </w:r>
          </w:p>
        </w:tc>
        <w:tc>
          <w:tcPr>
            <w:tcW w:w="72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477CD9" w:rsidP="00365A70">
            <w:pPr>
              <w:snapToGrid w:val="0"/>
              <w:spacing w:before="60"/>
              <w:jc w:val="center"/>
              <w:rPr>
                <w:rFonts w:ascii="Arial" w:hAnsi="Arial" w:cs="Arial"/>
                <w:sz w:val="24"/>
                <w:szCs w:val="24"/>
              </w:rPr>
            </w:pPr>
            <w:r>
              <w:rPr>
                <w:rFonts w:ascii="Arial" w:hAnsi="Arial" w:cs="Arial"/>
                <w:sz w:val="24"/>
                <w:szCs w:val="24"/>
              </w:rPr>
              <w:t>2</w:t>
            </w:r>
          </w:p>
        </w:tc>
      </w:tr>
      <w:tr w:rsidR="002F6E35" w:rsidRPr="00B77E30" w:rsidTr="00CF0348">
        <w:trPr>
          <w:cantSplit/>
          <w:trHeight w:val="402"/>
        </w:trPr>
        <w:tc>
          <w:tcPr>
            <w:tcW w:w="2910" w:type="dxa"/>
            <w:gridSpan w:val="7"/>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Contratistas fijos (PH y FONZFIP)</w:t>
            </w:r>
          </w:p>
        </w:tc>
        <w:tc>
          <w:tcPr>
            <w:tcW w:w="2410" w:type="dxa"/>
            <w:gridSpan w:val="3"/>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Cantidad</w:t>
            </w:r>
          </w:p>
        </w:tc>
        <w:tc>
          <w:tcPr>
            <w:tcW w:w="99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b/>
                <w:sz w:val="24"/>
                <w:szCs w:val="24"/>
              </w:rPr>
              <w:t xml:space="preserve">TOTAL: </w:t>
            </w:r>
            <w:r w:rsidR="00B974F8">
              <w:rPr>
                <w:rFonts w:ascii="Arial" w:hAnsi="Arial" w:cs="Arial"/>
                <w:b/>
                <w:sz w:val="24"/>
                <w:szCs w:val="24"/>
              </w:rPr>
              <w:t>20</w:t>
            </w:r>
          </w:p>
        </w:tc>
        <w:tc>
          <w:tcPr>
            <w:tcW w:w="851"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b/>
                <w:sz w:val="24"/>
                <w:szCs w:val="24"/>
              </w:rPr>
            </w:pPr>
            <w:r w:rsidRPr="00B77E30">
              <w:rPr>
                <w:rFonts w:ascii="Arial" w:hAnsi="Arial" w:cs="Arial"/>
                <w:b/>
                <w:sz w:val="24"/>
                <w:szCs w:val="24"/>
              </w:rPr>
              <w:t>M</w:t>
            </w:r>
          </w:p>
        </w:tc>
        <w:tc>
          <w:tcPr>
            <w:tcW w:w="869"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477CD9" w:rsidP="00F7161F">
            <w:pPr>
              <w:snapToGrid w:val="0"/>
              <w:spacing w:before="60"/>
              <w:rPr>
                <w:rFonts w:ascii="Arial" w:hAnsi="Arial" w:cs="Arial"/>
                <w:sz w:val="24"/>
                <w:szCs w:val="24"/>
              </w:rPr>
            </w:pPr>
            <w:r>
              <w:rPr>
                <w:rFonts w:ascii="Arial" w:hAnsi="Arial" w:cs="Arial"/>
                <w:sz w:val="24"/>
                <w:szCs w:val="24"/>
              </w:rPr>
              <w:t>9</w:t>
            </w:r>
          </w:p>
        </w:tc>
        <w:tc>
          <w:tcPr>
            <w:tcW w:w="83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b/>
                <w:sz w:val="24"/>
                <w:szCs w:val="24"/>
              </w:rPr>
            </w:pPr>
            <w:r w:rsidRPr="00B77E30">
              <w:rPr>
                <w:rFonts w:ascii="Arial" w:hAnsi="Arial" w:cs="Arial"/>
                <w:b/>
                <w:sz w:val="24"/>
                <w:szCs w:val="24"/>
              </w:rPr>
              <w:t>F</w:t>
            </w:r>
          </w:p>
        </w:tc>
        <w:tc>
          <w:tcPr>
            <w:tcW w:w="72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477CD9" w:rsidP="00B974F8">
            <w:pPr>
              <w:snapToGrid w:val="0"/>
              <w:spacing w:before="60"/>
              <w:rPr>
                <w:rFonts w:ascii="Arial" w:hAnsi="Arial" w:cs="Arial"/>
                <w:sz w:val="24"/>
                <w:szCs w:val="24"/>
              </w:rPr>
            </w:pPr>
            <w:r>
              <w:rPr>
                <w:rFonts w:ascii="Arial" w:hAnsi="Arial" w:cs="Arial"/>
                <w:sz w:val="24"/>
                <w:szCs w:val="24"/>
              </w:rPr>
              <w:t>9</w:t>
            </w:r>
          </w:p>
        </w:tc>
      </w:tr>
      <w:tr w:rsidR="002F6E35" w:rsidRPr="00B77E30" w:rsidTr="00CF0348">
        <w:trPr>
          <w:cantSplit/>
          <w:trHeight w:val="315"/>
        </w:trPr>
        <w:tc>
          <w:tcPr>
            <w:tcW w:w="2910" w:type="dxa"/>
            <w:gridSpan w:val="7"/>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 xml:space="preserve">Visitantes </w:t>
            </w:r>
          </w:p>
        </w:tc>
        <w:tc>
          <w:tcPr>
            <w:tcW w:w="2410" w:type="dxa"/>
            <w:gridSpan w:val="3"/>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 xml:space="preserve">Cantidad </w:t>
            </w:r>
          </w:p>
        </w:tc>
        <w:tc>
          <w:tcPr>
            <w:tcW w:w="4270" w:type="dxa"/>
            <w:gridSpan w:val="15"/>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b/>
                <w:sz w:val="24"/>
                <w:szCs w:val="24"/>
              </w:rPr>
              <w:t>TOTAL:</w:t>
            </w:r>
            <w:r w:rsidRPr="00B77E30">
              <w:rPr>
                <w:rFonts w:ascii="Arial" w:hAnsi="Arial" w:cs="Arial"/>
                <w:sz w:val="24"/>
                <w:szCs w:val="24"/>
              </w:rPr>
              <w:t>10 aproximadamente diarios</w:t>
            </w:r>
          </w:p>
        </w:tc>
      </w:tr>
      <w:tr w:rsidR="002F6E35" w:rsidRPr="00B77E30" w:rsidTr="00CF0348">
        <w:trPr>
          <w:cantSplit/>
          <w:trHeight w:val="315"/>
        </w:trPr>
        <w:tc>
          <w:tcPr>
            <w:tcW w:w="2910" w:type="dxa"/>
            <w:gridSpan w:val="7"/>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b/>
                <w:sz w:val="24"/>
                <w:szCs w:val="24"/>
              </w:rPr>
            </w:pPr>
            <w:r w:rsidRPr="00B77E30">
              <w:rPr>
                <w:rFonts w:ascii="Arial" w:hAnsi="Arial" w:cs="Arial"/>
                <w:b/>
                <w:sz w:val="24"/>
                <w:szCs w:val="24"/>
              </w:rPr>
              <w:t xml:space="preserve">TOTAL FIJOS: </w:t>
            </w:r>
          </w:p>
        </w:tc>
        <w:tc>
          <w:tcPr>
            <w:tcW w:w="2410" w:type="dxa"/>
            <w:gridSpan w:val="3"/>
            <w:tcBorders>
              <w:top w:val="single" w:sz="4" w:space="0" w:color="000000"/>
              <w:left w:val="single" w:sz="4" w:space="0" w:color="000000"/>
              <w:bottom w:val="single" w:sz="4" w:space="0" w:color="000000"/>
            </w:tcBorders>
            <w:shd w:val="clear" w:color="auto" w:fill="auto"/>
            <w:vAlign w:val="center"/>
          </w:tcPr>
          <w:p w:rsidR="002F6E35" w:rsidRPr="00B77E30" w:rsidRDefault="00477CD9" w:rsidP="00365A70">
            <w:pPr>
              <w:snapToGrid w:val="0"/>
              <w:spacing w:before="60"/>
              <w:rPr>
                <w:rFonts w:ascii="Arial" w:hAnsi="Arial" w:cs="Arial"/>
                <w:sz w:val="24"/>
                <w:szCs w:val="24"/>
              </w:rPr>
            </w:pPr>
            <w:r>
              <w:rPr>
                <w:rFonts w:ascii="Arial" w:hAnsi="Arial" w:cs="Arial"/>
                <w:sz w:val="24"/>
                <w:szCs w:val="24"/>
              </w:rPr>
              <w:t>51</w:t>
            </w:r>
          </w:p>
        </w:tc>
        <w:tc>
          <w:tcPr>
            <w:tcW w:w="106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b/>
                <w:sz w:val="24"/>
                <w:szCs w:val="24"/>
              </w:rPr>
            </w:pPr>
            <w:r w:rsidRPr="00B77E30">
              <w:rPr>
                <w:rFonts w:ascii="Arial" w:hAnsi="Arial" w:cs="Arial"/>
                <w:b/>
                <w:sz w:val="24"/>
                <w:szCs w:val="24"/>
              </w:rPr>
              <w:t>M</w:t>
            </w:r>
          </w:p>
        </w:tc>
        <w:tc>
          <w:tcPr>
            <w:tcW w:w="106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477CD9" w:rsidP="00365A70">
            <w:pPr>
              <w:snapToGrid w:val="0"/>
              <w:spacing w:before="60"/>
              <w:jc w:val="center"/>
              <w:rPr>
                <w:rFonts w:ascii="Arial" w:hAnsi="Arial" w:cs="Arial"/>
                <w:sz w:val="24"/>
                <w:szCs w:val="24"/>
              </w:rPr>
            </w:pPr>
            <w:r>
              <w:rPr>
                <w:rFonts w:ascii="Arial" w:hAnsi="Arial" w:cs="Arial"/>
                <w:sz w:val="24"/>
                <w:szCs w:val="24"/>
              </w:rPr>
              <w:t>29</w:t>
            </w:r>
          </w:p>
        </w:tc>
        <w:tc>
          <w:tcPr>
            <w:tcW w:w="1067"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b/>
                <w:sz w:val="24"/>
                <w:szCs w:val="24"/>
              </w:rPr>
            </w:pPr>
            <w:r w:rsidRPr="00B77E30">
              <w:rPr>
                <w:rFonts w:ascii="Arial" w:hAnsi="Arial" w:cs="Arial"/>
                <w:b/>
                <w:sz w:val="24"/>
                <w:szCs w:val="24"/>
              </w:rPr>
              <w:t>F</w:t>
            </w:r>
          </w:p>
        </w:tc>
        <w:tc>
          <w:tcPr>
            <w:tcW w:w="106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477CD9" w:rsidP="00365A70">
            <w:pPr>
              <w:snapToGrid w:val="0"/>
              <w:spacing w:before="60"/>
              <w:jc w:val="center"/>
              <w:rPr>
                <w:rFonts w:ascii="Arial" w:hAnsi="Arial" w:cs="Arial"/>
                <w:sz w:val="24"/>
                <w:szCs w:val="24"/>
              </w:rPr>
            </w:pPr>
            <w:r>
              <w:rPr>
                <w:rFonts w:ascii="Arial" w:hAnsi="Arial" w:cs="Arial"/>
                <w:sz w:val="24"/>
                <w:szCs w:val="24"/>
              </w:rPr>
              <w:t>22</w:t>
            </w:r>
          </w:p>
        </w:tc>
      </w:tr>
      <w:tr w:rsidR="002F6E35" w:rsidRPr="00B77E30" w:rsidTr="00CF0348">
        <w:trPr>
          <w:cantSplit/>
          <w:trHeight w:val="555"/>
        </w:trPr>
        <w:tc>
          <w:tcPr>
            <w:tcW w:w="1850" w:type="dxa"/>
            <w:gridSpan w:val="2"/>
            <w:vMerge w:val="restart"/>
            <w:tcBorders>
              <w:top w:val="single" w:sz="4" w:space="0" w:color="000000"/>
              <w:left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Horario de trabajo</w:t>
            </w:r>
          </w:p>
        </w:tc>
        <w:tc>
          <w:tcPr>
            <w:tcW w:w="1060" w:type="dxa"/>
            <w:gridSpan w:val="5"/>
            <w:tcBorders>
              <w:top w:val="single" w:sz="4" w:space="0" w:color="000000"/>
              <w:left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Administrativa</w:t>
            </w:r>
          </w:p>
        </w:tc>
        <w:tc>
          <w:tcPr>
            <w:tcW w:w="6680" w:type="dxa"/>
            <w:gridSpan w:val="18"/>
            <w:tcBorders>
              <w:top w:val="single" w:sz="4" w:space="0" w:color="000000"/>
              <w:left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Lunes a viern</w:t>
            </w:r>
            <w:r w:rsidR="000A3380">
              <w:rPr>
                <w:rFonts w:ascii="Arial" w:hAnsi="Arial" w:cs="Arial"/>
                <w:sz w:val="24"/>
                <w:szCs w:val="24"/>
              </w:rPr>
              <w:t>es de 7:15 a.m. – 12:00 m y 12:30 p.m. a 5:0</w:t>
            </w:r>
            <w:r w:rsidRPr="00B77E30">
              <w:rPr>
                <w:rFonts w:ascii="Arial" w:hAnsi="Arial" w:cs="Arial"/>
                <w:sz w:val="24"/>
                <w:szCs w:val="24"/>
              </w:rPr>
              <w:t>0 p.m.</w:t>
            </w:r>
          </w:p>
        </w:tc>
      </w:tr>
      <w:tr w:rsidR="002F6E35" w:rsidRPr="00B77E30" w:rsidTr="00CF0348">
        <w:trPr>
          <w:cantSplit/>
          <w:trHeight w:val="456"/>
        </w:trPr>
        <w:tc>
          <w:tcPr>
            <w:tcW w:w="1850" w:type="dxa"/>
            <w:gridSpan w:val="2"/>
            <w:vMerge/>
            <w:tcBorders>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p>
        </w:tc>
        <w:tc>
          <w:tcPr>
            <w:tcW w:w="1060" w:type="dxa"/>
            <w:gridSpan w:val="5"/>
            <w:tcBorders>
              <w:top w:val="single" w:sz="4" w:space="0" w:color="000000"/>
              <w:left w:val="single" w:sz="4" w:space="0" w:color="000000"/>
              <w:right w:val="single" w:sz="4" w:space="0" w:color="000000"/>
            </w:tcBorders>
            <w:shd w:val="clear" w:color="auto" w:fill="auto"/>
            <w:vAlign w:val="bottom"/>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Monitoreo</w:t>
            </w:r>
          </w:p>
        </w:tc>
        <w:tc>
          <w:tcPr>
            <w:tcW w:w="6680" w:type="dxa"/>
            <w:gridSpan w:val="18"/>
            <w:tcBorders>
              <w:top w:val="single" w:sz="4" w:space="0" w:color="000000"/>
              <w:left w:val="single" w:sz="4" w:space="0" w:color="000000"/>
              <w:right w:val="single" w:sz="4" w:space="0" w:color="000000"/>
            </w:tcBorders>
            <w:shd w:val="clear" w:color="auto" w:fill="auto"/>
            <w:vAlign w:val="bottom"/>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Lunes a Domingo de 6 am – 6 pm -  24/7</w:t>
            </w:r>
          </w:p>
        </w:tc>
      </w:tr>
      <w:tr w:rsidR="002F6E35" w:rsidRPr="00B77E30" w:rsidTr="00CF0348">
        <w:trPr>
          <w:cantSplit/>
          <w:trHeight w:val="417"/>
        </w:trPr>
        <w:tc>
          <w:tcPr>
            <w:tcW w:w="2620" w:type="dxa"/>
            <w:gridSpan w:val="5"/>
            <w:tcBorders>
              <w:top w:val="single" w:sz="4" w:space="0" w:color="000000"/>
              <w:left w:val="single" w:sz="4" w:space="0" w:color="000000"/>
              <w:bottom w:val="single" w:sz="4" w:space="0" w:color="000000"/>
            </w:tcBorders>
            <w:shd w:val="clear" w:color="auto" w:fill="auto"/>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Empresa de Seguros</w:t>
            </w:r>
          </w:p>
        </w:tc>
        <w:tc>
          <w:tcPr>
            <w:tcW w:w="4543" w:type="dxa"/>
            <w:gridSpan w:val="11"/>
            <w:tcBorders>
              <w:top w:val="single" w:sz="4" w:space="0" w:color="000000"/>
              <w:left w:val="single" w:sz="4" w:space="0" w:color="000000"/>
              <w:bottom w:val="single" w:sz="4" w:space="0" w:color="000000"/>
            </w:tcBorders>
            <w:shd w:val="clear" w:color="auto" w:fill="auto"/>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Tipo de seguro</w:t>
            </w:r>
          </w:p>
        </w:tc>
        <w:tc>
          <w:tcPr>
            <w:tcW w:w="2427" w:type="dxa"/>
            <w:gridSpan w:val="9"/>
            <w:tcBorders>
              <w:top w:val="single" w:sz="4" w:space="0" w:color="000000"/>
              <w:left w:val="single" w:sz="4" w:space="0" w:color="000000"/>
              <w:bottom w:val="single" w:sz="4" w:space="0" w:color="000000"/>
              <w:right w:val="single" w:sz="4" w:space="0" w:color="000000"/>
            </w:tcBorders>
            <w:shd w:val="clear" w:color="auto" w:fill="auto"/>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Vigencia</w:t>
            </w:r>
          </w:p>
        </w:tc>
      </w:tr>
      <w:tr w:rsidR="002F6E35" w:rsidRPr="00B77E30" w:rsidTr="00CF0348">
        <w:trPr>
          <w:cantSplit/>
          <w:trHeight w:val="649"/>
        </w:trPr>
        <w:tc>
          <w:tcPr>
            <w:tcW w:w="2620" w:type="dxa"/>
            <w:gridSpan w:val="5"/>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rPr>
                <w:rFonts w:ascii="Arial" w:hAnsi="Arial" w:cs="Arial"/>
                <w:sz w:val="24"/>
                <w:szCs w:val="24"/>
              </w:rPr>
            </w:pPr>
            <w:r w:rsidRPr="00B77E30">
              <w:rPr>
                <w:rFonts w:ascii="Arial" w:hAnsi="Arial" w:cs="Arial"/>
                <w:sz w:val="24"/>
                <w:szCs w:val="24"/>
              </w:rPr>
              <w:t>Generali Colombia Seguros Generales S.A</w:t>
            </w:r>
          </w:p>
        </w:tc>
        <w:tc>
          <w:tcPr>
            <w:tcW w:w="4543" w:type="dxa"/>
            <w:gridSpan w:val="11"/>
            <w:tcBorders>
              <w:top w:val="single" w:sz="4" w:space="0" w:color="000000"/>
              <w:left w:val="single" w:sz="4" w:space="0" w:color="000000"/>
              <w:bottom w:val="single" w:sz="4" w:space="0" w:color="000000"/>
            </w:tcBorders>
            <w:shd w:val="clear" w:color="auto" w:fill="auto"/>
          </w:tcPr>
          <w:p w:rsidR="002F6E35" w:rsidRPr="00B77E30" w:rsidRDefault="002F6E35" w:rsidP="00365A70">
            <w:pPr>
              <w:snapToGrid w:val="0"/>
              <w:spacing w:before="60"/>
              <w:jc w:val="both"/>
              <w:rPr>
                <w:rFonts w:ascii="Arial" w:hAnsi="Arial" w:cs="Arial"/>
                <w:sz w:val="24"/>
                <w:szCs w:val="24"/>
              </w:rPr>
            </w:pPr>
            <w:r w:rsidRPr="00B77E30">
              <w:rPr>
                <w:rFonts w:ascii="Arial" w:hAnsi="Arial" w:cs="Arial"/>
                <w:sz w:val="24"/>
                <w:szCs w:val="24"/>
              </w:rPr>
              <w:t>Póliza contra todo riesgo (Terremotos, Asonada, Huelga, Vandalismo, Conmoción Civil)</w:t>
            </w:r>
          </w:p>
        </w:tc>
        <w:tc>
          <w:tcPr>
            <w:tcW w:w="2427" w:type="dxa"/>
            <w:gridSpan w:val="9"/>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Diciembre 23</w:t>
            </w:r>
            <w:r w:rsidR="000A3380">
              <w:rPr>
                <w:rFonts w:ascii="Arial" w:hAnsi="Arial" w:cs="Arial"/>
                <w:sz w:val="24"/>
                <w:szCs w:val="24"/>
              </w:rPr>
              <w:t xml:space="preserve"> de 20</w:t>
            </w:r>
            <w:r w:rsidRPr="00B77E30">
              <w:rPr>
                <w:rFonts w:ascii="Arial" w:hAnsi="Arial" w:cs="Arial"/>
                <w:sz w:val="24"/>
                <w:szCs w:val="24"/>
              </w:rPr>
              <w:t xml:space="preserve"> a Diciembre 23 </w:t>
            </w:r>
            <w:r w:rsidR="000A3380">
              <w:rPr>
                <w:rFonts w:ascii="Arial" w:hAnsi="Arial" w:cs="Arial"/>
                <w:sz w:val="24"/>
                <w:szCs w:val="24"/>
              </w:rPr>
              <w:t>de 21</w:t>
            </w:r>
            <w:r w:rsidRPr="00B77E30">
              <w:rPr>
                <w:rFonts w:ascii="Arial" w:hAnsi="Arial" w:cs="Arial"/>
                <w:sz w:val="24"/>
                <w:szCs w:val="24"/>
              </w:rPr>
              <w:t>.</w:t>
            </w:r>
          </w:p>
        </w:tc>
      </w:tr>
      <w:tr w:rsidR="002F6E35" w:rsidRPr="00B77E30" w:rsidTr="00CF0348">
        <w:trPr>
          <w:cantSplit/>
          <w:trHeight w:val="649"/>
        </w:trPr>
        <w:tc>
          <w:tcPr>
            <w:tcW w:w="2620" w:type="dxa"/>
            <w:gridSpan w:val="5"/>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rPr>
                <w:rFonts w:ascii="Arial" w:hAnsi="Arial" w:cs="Arial"/>
                <w:sz w:val="24"/>
                <w:szCs w:val="24"/>
              </w:rPr>
            </w:pPr>
            <w:r w:rsidRPr="00B77E30">
              <w:rPr>
                <w:rFonts w:ascii="Arial" w:hAnsi="Arial" w:cs="Arial"/>
                <w:sz w:val="24"/>
                <w:szCs w:val="24"/>
              </w:rPr>
              <w:t xml:space="preserve">Nombre ARL </w:t>
            </w:r>
          </w:p>
        </w:tc>
        <w:tc>
          <w:tcPr>
            <w:tcW w:w="2206" w:type="dxa"/>
            <w:gridSpan w:val="4"/>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tabs>
                <w:tab w:val="center" w:pos="2136"/>
              </w:tabs>
              <w:snapToGrid w:val="0"/>
              <w:spacing w:before="60"/>
              <w:jc w:val="center"/>
              <w:rPr>
                <w:rFonts w:ascii="Arial" w:hAnsi="Arial" w:cs="Arial"/>
                <w:sz w:val="24"/>
                <w:szCs w:val="24"/>
              </w:rPr>
            </w:pPr>
            <w:r w:rsidRPr="00B77E30">
              <w:rPr>
                <w:rFonts w:ascii="Arial" w:hAnsi="Arial" w:cs="Arial"/>
                <w:sz w:val="24"/>
                <w:szCs w:val="24"/>
              </w:rPr>
              <w:t>ARL SURA</w:t>
            </w:r>
          </w:p>
        </w:tc>
        <w:tc>
          <w:tcPr>
            <w:tcW w:w="2337" w:type="dxa"/>
            <w:gridSpan w:val="7"/>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tabs>
                <w:tab w:val="center" w:pos="2136"/>
              </w:tabs>
              <w:snapToGrid w:val="0"/>
              <w:spacing w:before="60"/>
              <w:jc w:val="center"/>
              <w:rPr>
                <w:rFonts w:ascii="Arial" w:hAnsi="Arial" w:cs="Arial"/>
                <w:sz w:val="24"/>
                <w:szCs w:val="24"/>
              </w:rPr>
            </w:pPr>
            <w:r w:rsidRPr="00B77E30">
              <w:rPr>
                <w:rFonts w:ascii="Arial" w:hAnsi="Arial" w:cs="Arial"/>
                <w:sz w:val="24"/>
                <w:szCs w:val="24"/>
              </w:rPr>
              <w:t>Nivel de riesgo</w:t>
            </w:r>
          </w:p>
        </w:tc>
        <w:tc>
          <w:tcPr>
            <w:tcW w:w="2427" w:type="dxa"/>
            <w:gridSpan w:val="9"/>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I, III y IV</w:t>
            </w:r>
          </w:p>
        </w:tc>
      </w:tr>
      <w:tr w:rsidR="002F6E35" w:rsidRPr="00B77E30" w:rsidTr="002F6E35">
        <w:trPr>
          <w:gridAfter w:val="2"/>
          <w:wAfter w:w="321" w:type="dxa"/>
          <w:cantSplit/>
          <w:trHeight w:val="5565"/>
        </w:trPr>
        <w:tc>
          <w:tcPr>
            <w:tcW w:w="1775" w:type="dxa"/>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lastRenderedPageBreak/>
              <w:t>Ubicación geográfica</w:t>
            </w:r>
          </w:p>
        </w:tc>
        <w:tc>
          <w:tcPr>
            <w:tcW w:w="7494" w:type="dxa"/>
            <w:gridSpan w:val="22"/>
            <w:tcBorders>
              <w:top w:val="single" w:sz="4" w:space="0" w:color="000000"/>
              <w:left w:val="single" w:sz="4" w:space="0" w:color="000000"/>
              <w:bottom w:val="single" w:sz="4" w:space="0" w:color="000000"/>
              <w:right w:val="single" w:sz="4" w:space="0" w:color="000000"/>
            </w:tcBorders>
            <w:shd w:val="clear" w:color="auto" w:fill="auto"/>
            <w:vAlign w:val="bottom"/>
          </w:tcPr>
          <w:p w:rsidR="002F6E35" w:rsidRPr="00B77E30" w:rsidRDefault="00BC59F2" w:rsidP="00365A70">
            <w:pPr>
              <w:snapToGrid w:val="0"/>
              <w:spacing w:before="60"/>
              <w:rPr>
                <w:rFonts w:ascii="Arial" w:hAnsi="Arial" w:cs="Arial"/>
                <w:sz w:val="24"/>
                <w:szCs w:val="24"/>
              </w:rPr>
            </w:pPr>
            <w:r>
              <w:rPr>
                <w:rFonts w:ascii="Arial" w:hAnsi="Arial" w:cs="Arial"/>
                <w:noProof/>
                <w:sz w:val="24"/>
                <w:szCs w:val="24"/>
                <w:lang w:val="es-CO" w:eastAsia="es-CO"/>
              </w:rPr>
              <w:drawing>
                <wp:inline distT="0" distB="0" distL="0" distR="0" wp14:anchorId="4D17FD56" wp14:editId="2C5EACE7">
                  <wp:extent cx="4486275" cy="3124200"/>
                  <wp:effectExtent l="0" t="0" r="9525"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
                          <pic:cNvPicPr>
                            <a:picLocks noChangeAspect="1"/>
                          </pic:cNvPicPr>
                        </pic:nvPicPr>
                        <pic:blipFill>
                          <a:blip r:embed="rId8"/>
                          <a:stretch>
                            <a:fillRect/>
                          </a:stretch>
                        </pic:blipFill>
                        <pic:spPr>
                          <a:xfrm>
                            <a:off x="0" y="0"/>
                            <a:ext cx="4486275" cy="3124200"/>
                          </a:xfrm>
                          <a:prstGeom prst="rect">
                            <a:avLst/>
                          </a:prstGeom>
                        </pic:spPr>
                      </pic:pic>
                    </a:graphicData>
                  </a:graphic>
                </wp:inline>
              </w:drawing>
            </w:r>
          </w:p>
          <w:p w:rsidR="002F6E35" w:rsidRPr="00B77E30" w:rsidRDefault="002F6E35" w:rsidP="00BC59F2">
            <w:pPr>
              <w:snapToGrid w:val="0"/>
              <w:spacing w:before="60"/>
              <w:rPr>
                <w:rFonts w:ascii="Arial" w:hAnsi="Arial" w:cs="Arial"/>
                <w:sz w:val="24"/>
                <w:szCs w:val="24"/>
              </w:rPr>
            </w:pPr>
            <w:r w:rsidRPr="00B77E30">
              <w:rPr>
                <w:rFonts w:ascii="Arial" w:hAnsi="Arial" w:cs="Arial"/>
                <w:sz w:val="24"/>
                <w:szCs w:val="24"/>
              </w:rPr>
              <w:t>Pereira, Corregimiento Caimalito</w:t>
            </w:r>
          </w:p>
        </w:tc>
      </w:tr>
      <w:tr w:rsidR="002F6E35" w:rsidRPr="00B77E30" w:rsidTr="00CF0348">
        <w:trPr>
          <w:gridAfter w:val="2"/>
          <w:wAfter w:w="321" w:type="dxa"/>
          <w:cantSplit/>
          <w:trHeight w:val="400"/>
        </w:trPr>
        <w:tc>
          <w:tcPr>
            <w:tcW w:w="1912" w:type="dxa"/>
            <w:gridSpan w:val="3"/>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Terreno (m</w:t>
            </w:r>
            <w:r w:rsidRPr="00B77E30">
              <w:rPr>
                <w:rFonts w:ascii="Arial" w:hAnsi="Arial" w:cs="Arial"/>
                <w:sz w:val="24"/>
                <w:szCs w:val="24"/>
                <w:vertAlign w:val="superscript"/>
              </w:rPr>
              <w:t>2</w:t>
            </w:r>
            <w:r w:rsidRPr="00B77E30">
              <w:rPr>
                <w:rFonts w:ascii="Arial" w:hAnsi="Arial" w:cs="Arial"/>
                <w:sz w:val="24"/>
                <w:szCs w:val="24"/>
              </w:rPr>
              <w:t>) L1</w:t>
            </w:r>
          </w:p>
        </w:tc>
        <w:tc>
          <w:tcPr>
            <w:tcW w:w="998" w:type="dxa"/>
            <w:gridSpan w:val="4"/>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2007.19</w:t>
            </w:r>
          </w:p>
        </w:tc>
        <w:tc>
          <w:tcPr>
            <w:tcW w:w="3680" w:type="dxa"/>
            <w:gridSpan w:val="8"/>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Construidos (m</w:t>
            </w:r>
            <w:r w:rsidRPr="00B77E30">
              <w:rPr>
                <w:rFonts w:ascii="Arial" w:hAnsi="Arial" w:cs="Arial"/>
                <w:sz w:val="24"/>
                <w:szCs w:val="24"/>
                <w:vertAlign w:val="superscript"/>
              </w:rPr>
              <w:t>2</w:t>
            </w:r>
            <w:r w:rsidRPr="00B77E30">
              <w:rPr>
                <w:rFonts w:ascii="Arial" w:hAnsi="Arial" w:cs="Arial"/>
                <w:sz w:val="24"/>
                <w:szCs w:val="24"/>
              </w:rPr>
              <w:t>)</w:t>
            </w:r>
          </w:p>
        </w:tc>
        <w:tc>
          <w:tcPr>
            <w:tcW w:w="2679"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845 m</w:t>
            </w:r>
            <w:r w:rsidRPr="00B77E30">
              <w:rPr>
                <w:rFonts w:ascii="Arial" w:hAnsi="Arial" w:cs="Arial"/>
                <w:sz w:val="24"/>
                <w:szCs w:val="24"/>
                <w:vertAlign w:val="superscript"/>
              </w:rPr>
              <w:t>2</w:t>
            </w:r>
          </w:p>
        </w:tc>
      </w:tr>
      <w:tr w:rsidR="002F6E35" w:rsidRPr="00B77E30" w:rsidTr="00365A70">
        <w:trPr>
          <w:gridAfter w:val="2"/>
          <w:wAfter w:w="321" w:type="dxa"/>
          <w:cantSplit/>
          <w:trHeight w:val="400"/>
        </w:trPr>
        <w:tc>
          <w:tcPr>
            <w:tcW w:w="9269" w:type="dxa"/>
            <w:gridSpan w:val="23"/>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highlight w:val="lightGray"/>
              </w:rPr>
            </w:pPr>
            <w:r w:rsidRPr="00B77E30">
              <w:rPr>
                <w:rFonts w:ascii="Arial" w:hAnsi="Arial" w:cs="Arial"/>
                <w:sz w:val="24"/>
                <w:szCs w:val="24"/>
              </w:rPr>
              <w:t>EDIFICIO USUARIO OPERADOR</w:t>
            </w:r>
          </w:p>
        </w:tc>
      </w:tr>
      <w:tr w:rsidR="002F6E35" w:rsidRPr="00B77E30" w:rsidTr="00CF0348">
        <w:trPr>
          <w:gridAfter w:val="2"/>
          <w:wAfter w:w="321" w:type="dxa"/>
          <w:cantSplit/>
          <w:trHeight w:val="497"/>
        </w:trPr>
        <w:tc>
          <w:tcPr>
            <w:tcW w:w="1912" w:type="dxa"/>
            <w:gridSpan w:val="3"/>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Número de pisos:</w:t>
            </w:r>
          </w:p>
        </w:tc>
        <w:tc>
          <w:tcPr>
            <w:tcW w:w="998" w:type="dxa"/>
            <w:gridSpan w:val="4"/>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3</w:t>
            </w:r>
          </w:p>
        </w:tc>
        <w:tc>
          <w:tcPr>
            <w:tcW w:w="3680" w:type="dxa"/>
            <w:gridSpan w:val="8"/>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Número de entradas y salidas:</w:t>
            </w:r>
          </w:p>
        </w:tc>
        <w:tc>
          <w:tcPr>
            <w:tcW w:w="2679"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5</w:t>
            </w:r>
          </w:p>
        </w:tc>
      </w:tr>
      <w:tr w:rsidR="002F6E35" w:rsidRPr="00B77E30" w:rsidTr="00365A70">
        <w:trPr>
          <w:gridAfter w:val="2"/>
          <w:wAfter w:w="321" w:type="dxa"/>
          <w:cantSplit/>
          <w:trHeight w:val="497"/>
        </w:trPr>
        <w:tc>
          <w:tcPr>
            <w:tcW w:w="9269" w:type="dxa"/>
            <w:gridSpan w:val="23"/>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EDIFICIO OPERACIONES</w:t>
            </w:r>
          </w:p>
        </w:tc>
      </w:tr>
      <w:tr w:rsidR="002F6E35" w:rsidRPr="00B77E30" w:rsidTr="00CF0348">
        <w:trPr>
          <w:gridAfter w:val="2"/>
          <w:wAfter w:w="321" w:type="dxa"/>
          <w:cantSplit/>
          <w:trHeight w:val="497"/>
        </w:trPr>
        <w:tc>
          <w:tcPr>
            <w:tcW w:w="1912" w:type="dxa"/>
            <w:gridSpan w:val="3"/>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Número de pisos:</w:t>
            </w:r>
          </w:p>
        </w:tc>
        <w:tc>
          <w:tcPr>
            <w:tcW w:w="998" w:type="dxa"/>
            <w:gridSpan w:val="4"/>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3</w:t>
            </w:r>
          </w:p>
        </w:tc>
        <w:tc>
          <w:tcPr>
            <w:tcW w:w="3680" w:type="dxa"/>
            <w:gridSpan w:val="8"/>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Número de entradas y salidas:</w:t>
            </w:r>
          </w:p>
        </w:tc>
        <w:tc>
          <w:tcPr>
            <w:tcW w:w="2679"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5</w:t>
            </w:r>
          </w:p>
        </w:tc>
      </w:tr>
      <w:tr w:rsidR="002F6E35" w:rsidRPr="00B77E30" w:rsidTr="00365A70">
        <w:trPr>
          <w:gridAfter w:val="2"/>
          <w:wAfter w:w="321" w:type="dxa"/>
          <w:cantSplit/>
          <w:trHeight w:val="497"/>
        </w:trPr>
        <w:tc>
          <w:tcPr>
            <w:tcW w:w="9269" w:type="dxa"/>
            <w:gridSpan w:val="23"/>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PORTERIA</w:t>
            </w:r>
          </w:p>
        </w:tc>
      </w:tr>
      <w:tr w:rsidR="002F6E35" w:rsidRPr="00B77E30" w:rsidTr="00CF0348">
        <w:trPr>
          <w:gridAfter w:val="2"/>
          <w:wAfter w:w="321" w:type="dxa"/>
          <w:cantSplit/>
          <w:trHeight w:val="497"/>
        </w:trPr>
        <w:tc>
          <w:tcPr>
            <w:tcW w:w="1912" w:type="dxa"/>
            <w:gridSpan w:val="3"/>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Número de pisos:</w:t>
            </w:r>
          </w:p>
        </w:tc>
        <w:tc>
          <w:tcPr>
            <w:tcW w:w="998" w:type="dxa"/>
            <w:gridSpan w:val="4"/>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1</w:t>
            </w:r>
          </w:p>
        </w:tc>
        <w:tc>
          <w:tcPr>
            <w:tcW w:w="3680" w:type="dxa"/>
            <w:gridSpan w:val="8"/>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Número de entradas y salidas:</w:t>
            </w:r>
          </w:p>
        </w:tc>
        <w:tc>
          <w:tcPr>
            <w:tcW w:w="2679"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2</w:t>
            </w:r>
          </w:p>
        </w:tc>
      </w:tr>
      <w:tr w:rsidR="002F6E35" w:rsidRPr="00B77E30" w:rsidTr="00CF0348">
        <w:trPr>
          <w:gridAfter w:val="2"/>
          <w:wAfter w:w="321" w:type="dxa"/>
          <w:cantSplit/>
          <w:trHeight w:val="723"/>
        </w:trPr>
        <w:tc>
          <w:tcPr>
            <w:tcW w:w="1912" w:type="dxa"/>
            <w:gridSpan w:val="3"/>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lastRenderedPageBreak/>
              <w:t>Tiempo de construcción:</w:t>
            </w:r>
          </w:p>
        </w:tc>
        <w:tc>
          <w:tcPr>
            <w:tcW w:w="998" w:type="dxa"/>
            <w:gridSpan w:val="4"/>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 xml:space="preserve">Junio 2011– </w:t>
            </w:r>
          </w:p>
        </w:tc>
        <w:tc>
          <w:tcPr>
            <w:tcW w:w="3680" w:type="dxa"/>
            <w:gridSpan w:val="8"/>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Cumple con el Código de Sismo Resistencia</w:t>
            </w:r>
          </w:p>
        </w:tc>
        <w:tc>
          <w:tcPr>
            <w:tcW w:w="2679"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SI</w:t>
            </w:r>
          </w:p>
        </w:tc>
      </w:tr>
      <w:tr w:rsidR="002F6E35" w:rsidRPr="00B77E30" w:rsidTr="00365A70">
        <w:trPr>
          <w:gridAfter w:val="2"/>
          <w:wAfter w:w="321" w:type="dxa"/>
          <w:cantSplit/>
          <w:trHeight w:val="297"/>
        </w:trPr>
        <w:tc>
          <w:tcPr>
            <w:tcW w:w="2904" w:type="dxa"/>
            <w:gridSpan w:val="6"/>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Redes contra incendio</w:t>
            </w:r>
          </w:p>
        </w:tc>
        <w:tc>
          <w:tcPr>
            <w:tcW w:w="1725" w:type="dxa"/>
            <w:gridSpan w:val="2"/>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En construcción</w:t>
            </w:r>
          </w:p>
        </w:tc>
        <w:tc>
          <w:tcPr>
            <w:tcW w:w="2811" w:type="dxa"/>
            <w:gridSpan w:val="9"/>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Sistema de detección de Humo y/o Calor</w:t>
            </w:r>
          </w:p>
        </w:tc>
        <w:tc>
          <w:tcPr>
            <w:tcW w:w="1829"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NO</w:t>
            </w:r>
          </w:p>
        </w:tc>
      </w:tr>
      <w:tr w:rsidR="002F6E35" w:rsidRPr="00B77E30" w:rsidTr="00BC59F2">
        <w:trPr>
          <w:gridAfter w:val="2"/>
          <w:wAfter w:w="321" w:type="dxa"/>
          <w:cantSplit/>
          <w:trHeight w:val="602"/>
        </w:trPr>
        <w:tc>
          <w:tcPr>
            <w:tcW w:w="2904" w:type="dxa"/>
            <w:gridSpan w:val="6"/>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Hidrantes</w:t>
            </w:r>
          </w:p>
        </w:tc>
        <w:tc>
          <w:tcPr>
            <w:tcW w:w="1725" w:type="dxa"/>
            <w:gridSpan w:val="2"/>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SI (1)</w:t>
            </w:r>
          </w:p>
        </w:tc>
        <w:tc>
          <w:tcPr>
            <w:tcW w:w="2811" w:type="dxa"/>
            <w:gridSpan w:val="9"/>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Equipos de comunicación.</w:t>
            </w:r>
          </w:p>
        </w:tc>
        <w:tc>
          <w:tcPr>
            <w:tcW w:w="1829"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NO</w:t>
            </w:r>
          </w:p>
        </w:tc>
      </w:tr>
      <w:tr w:rsidR="002F6E35" w:rsidRPr="00B77E30" w:rsidTr="00B74FD8">
        <w:trPr>
          <w:gridAfter w:val="2"/>
          <w:wAfter w:w="321" w:type="dxa"/>
          <w:cantSplit/>
          <w:trHeight w:val="309"/>
        </w:trPr>
        <w:tc>
          <w:tcPr>
            <w:tcW w:w="2904" w:type="dxa"/>
            <w:gridSpan w:val="6"/>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Sistema de Alarma (Diferente a vigilancia)</w:t>
            </w:r>
          </w:p>
        </w:tc>
        <w:tc>
          <w:tcPr>
            <w:tcW w:w="1725" w:type="dxa"/>
            <w:gridSpan w:val="2"/>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NO</w:t>
            </w:r>
          </w:p>
        </w:tc>
        <w:tc>
          <w:tcPr>
            <w:tcW w:w="2811" w:type="dxa"/>
            <w:gridSpan w:val="9"/>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Tanque de reserva H</w:t>
            </w:r>
            <w:r w:rsidRPr="00B77E30">
              <w:rPr>
                <w:rFonts w:ascii="Arial" w:hAnsi="Arial" w:cs="Arial"/>
                <w:sz w:val="24"/>
                <w:szCs w:val="24"/>
                <w:vertAlign w:val="subscript"/>
              </w:rPr>
              <w:t>2</w:t>
            </w:r>
            <w:r w:rsidRPr="00B77E30">
              <w:rPr>
                <w:rFonts w:ascii="Arial" w:hAnsi="Arial" w:cs="Arial"/>
                <w:sz w:val="24"/>
                <w:szCs w:val="24"/>
              </w:rPr>
              <w:t>O</w:t>
            </w:r>
          </w:p>
        </w:tc>
        <w:tc>
          <w:tcPr>
            <w:tcW w:w="1829"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SI</w:t>
            </w:r>
          </w:p>
        </w:tc>
      </w:tr>
      <w:tr w:rsidR="002F6E35" w:rsidRPr="00B77E30" w:rsidTr="00365A70">
        <w:trPr>
          <w:gridAfter w:val="2"/>
          <w:wAfter w:w="321" w:type="dxa"/>
          <w:cantSplit/>
          <w:trHeight w:val="562"/>
        </w:trPr>
        <w:tc>
          <w:tcPr>
            <w:tcW w:w="2904" w:type="dxa"/>
            <w:gridSpan w:val="6"/>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UPS</w:t>
            </w:r>
          </w:p>
        </w:tc>
        <w:tc>
          <w:tcPr>
            <w:tcW w:w="1725" w:type="dxa"/>
            <w:gridSpan w:val="2"/>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SI</w:t>
            </w:r>
          </w:p>
        </w:tc>
        <w:tc>
          <w:tcPr>
            <w:tcW w:w="2811" w:type="dxa"/>
            <w:gridSpan w:val="9"/>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Planta de Energía</w:t>
            </w:r>
          </w:p>
        </w:tc>
        <w:tc>
          <w:tcPr>
            <w:tcW w:w="1829"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SI</w:t>
            </w:r>
          </w:p>
        </w:tc>
      </w:tr>
      <w:tr w:rsidR="002F6E35" w:rsidRPr="00B77E30" w:rsidTr="00B74FD8">
        <w:trPr>
          <w:gridAfter w:val="2"/>
          <w:wAfter w:w="321" w:type="dxa"/>
          <w:cantSplit/>
          <w:trHeight w:val="396"/>
        </w:trPr>
        <w:tc>
          <w:tcPr>
            <w:tcW w:w="2904" w:type="dxa"/>
            <w:gridSpan w:val="6"/>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Conducto de basuras</w:t>
            </w:r>
          </w:p>
        </w:tc>
        <w:tc>
          <w:tcPr>
            <w:tcW w:w="1725" w:type="dxa"/>
            <w:gridSpan w:val="2"/>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NO</w:t>
            </w:r>
          </w:p>
        </w:tc>
        <w:tc>
          <w:tcPr>
            <w:tcW w:w="2811" w:type="dxa"/>
            <w:gridSpan w:val="9"/>
            <w:tcBorders>
              <w:top w:val="single" w:sz="4" w:space="0" w:color="000000"/>
              <w:left w:val="single" w:sz="4" w:space="0" w:color="000000"/>
              <w:bottom w:val="single" w:sz="4" w:space="0" w:color="000000"/>
            </w:tcBorders>
            <w:shd w:val="clear" w:color="auto" w:fill="auto"/>
            <w:vAlign w:val="center"/>
          </w:tcPr>
          <w:p w:rsidR="002F6E35" w:rsidRPr="00B77E30" w:rsidRDefault="002F6E35" w:rsidP="00365A70">
            <w:pPr>
              <w:snapToGrid w:val="0"/>
              <w:spacing w:before="60"/>
              <w:rPr>
                <w:rFonts w:ascii="Arial" w:hAnsi="Arial" w:cs="Arial"/>
                <w:sz w:val="24"/>
                <w:szCs w:val="24"/>
              </w:rPr>
            </w:pPr>
            <w:r w:rsidRPr="00B77E30">
              <w:rPr>
                <w:rFonts w:ascii="Arial" w:hAnsi="Arial" w:cs="Arial"/>
                <w:sz w:val="24"/>
                <w:szCs w:val="24"/>
              </w:rPr>
              <w:t>Cuarto de control de Emergencia</w:t>
            </w:r>
          </w:p>
        </w:tc>
        <w:tc>
          <w:tcPr>
            <w:tcW w:w="1829"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2F6E35" w:rsidRPr="00B77E30" w:rsidRDefault="002F6E35" w:rsidP="00365A70">
            <w:pPr>
              <w:snapToGrid w:val="0"/>
              <w:spacing w:before="60"/>
              <w:jc w:val="center"/>
              <w:rPr>
                <w:rFonts w:ascii="Arial" w:hAnsi="Arial" w:cs="Arial"/>
                <w:sz w:val="24"/>
                <w:szCs w:val="24"/>
              </w:rPr>
            </w:pPr>
            <w:r w:rsidRPr="00B77E30">
              <w:rPr>
                <w:rFonts w:ascii="Arial" w:hAnsi="Arial" w:cs="Arial"/>
                <w:sz w:val="24"/>
                <w:szCs w:val="24"/>
              </w:rPr>
              <w:t>NO</w:t>
            </w:r>
          </w:p>
        </w:tc>
      </w:tr>
    </w:tbl>
    <w:p w:rsidR="008109E7" w:rsidRPr="00B77E30" w:rsidRDefault="008109E7" w:rsidP="008109E7">
      <w:pPr>
        <w:pStyle w:val="Ttulo1"/>
        <w:jc w:val="left"/>
        <w:rPr>
          <w:rFonts w:ascii="Arial" w:hAnsi="Arial" w:cs="Arial"/>
          <w:szCs w:val="24"/>
        </w:rPr>
      </w:pPr>
    </w:p>
    <w:tbl>
      <w:tblPr>
        <w:tblW w:w="9158" w:type="dxa"/>
        <w:tblInd w:w="50" w:type="dxa"/>
        <w:tblCellMar>
          <w:left w:w="70" w:type="dxa"/>
          <w:right w:w="70" w:type="dxa"/>
        </w:tblCellMar>
        <w:tblLook w:val="0000" w:firstRow="0" w:lastRow="0" w:firstColumn="0" w:lastColumn="0" w:noHBand="0" w:noVBand="0"/>
      </w:tblPr>
      <w:tblGrid>
        <w:gridCol w:w="3139"/>
        <w:gridCol w:w="3675"/>
        <w:gridCol w:w="2344"/>
      </w:tblGrid>
      <w:tr w:rsidR="002F6E35" w:rsidRPr="00B77E30" w:rsidTr="00365A70">
        <w:trPr>
          <w:trHeight w:val="532"/>
        </w:trPr>
        <w:tc>
          <w:tcPr>
            <w:tcW w:w="915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2F6E35" w:rsidRPr="00B77E30" w:rsidRDefault="002F6E35" w:rsidP="00365A70">
            <w:pPr>
              <w:spacing w:after="0"/>
              <w:jc w:val="center"/>
              <w:rPr>
                <w:rFonts w:ascii="Arial" w:hAnsi="Arial" w:cs="Arial"/>
                <w:b/>
                <w:bCs/>
                <w:sz w:val="24"/>
                <w:szCs w:val="24"/>
                <w:lang w:eastAsia="es-ES_tradnl"/>
              </w:rPr>
            </w:pPr>
            <w:r w:rsidRPr="00B77E30">
              <w:rPr>
                <w:rFonts w:ascii="Arial" w:hAnsi="Arial" w:cs="Arial"/>
                <w:b/>
                <w:bCs/>
                <w:sz w:val="24"/>
                <w:szCs w:val="24"/>
                <w:lang w:eastAsia="es-ES_tradnl"/>
              </w:rPr>
              <w:t>INFRAESTRUCTURA EDIFICIO USUARIO OPERADOR</w:t>
            </w:r>
          </w:p>
        </w:tc>
      </w:tr>
      <w:tr w:rsidR="002F6E35" w:rsidRPr="00B77E30" w:rsidTr="00365A70">
        <w:trPr>
          <w:trHeight w:val="509"/>
        </w:trPr>
        <w:tc>
          <w:tcPr>
            <w:tcW w:w="3139"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jc w:val="center"/>
              <w:rPr>
                <w:rFonts w:ascii="Arial" w:hAnsi="Arial" w:cs="Arial"/>
                <w:b/>
                <w:bCs/>
                <w:sz w:val="24"/>
                <w:szCs w:val="24"/>
                <w:lang w:eastAsia="es-ES_tradnl"/>
              </w:rPr>
            </w:pPr>
            <w:r w:rsidRPr="00B77E30">
              <w:rPr>
                <w:rFonts w:ascii="Arial" w:hAnsi="Arial" w:cs="Arial"/>
                <w:b/>
                <w:bCs/>
                <w:sz w:val="24"/>
                <w:szCs w:val="24"/>
                <w:lang w:eastAsia="es-ES_tradnl"/>
              </w:rPr>
              <w:t>UBICACIÓN</w:t>
            </w: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jc w:val="center"/>
              <w:rPr>
                <w:rFonts w:ascii="Arial" w:hAnsi="Arial" w:cs="Arial"/>
                <w:b/>
                <w:bCs/>
                <w:sz w:val="24"/>
                <w:szCs w:val="24"/>
                <w:lang w:eastAsia="es-ES_tradnl"/>
              </w:rPr>
            </w:pPr>
            <w:r w:rsidRPr="00B77E30">
              <w:rPr>
                <w:rFonts w:ascii="Arial" w:hAnsi="Arial" w:cs="Arial"/>
                <w:b/>
                <w:bCs/>
                <w:sz w:val="24"/>
                <w:szCs w:val="24"/>
                <w:lang w:eastAsia="es-ES_tradnl"/>
              </w:rPr>
              <w:t>AREAS</w:t>
            </w:r>
          </w:p>
        </w:tc>
        <w:tc>
          <w:tcPr>
            <w:tcW w:w="2344"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jc w:val="center"/>
              <w:rPr>
                <w:rFonts w:ascii="Arial" w:hAnsi="Arial" w:cs="Arial"/>
                <w:b/>
                <w:bCs/>
                <w:sz w:val="24"/>
                <w:szCs w:val="24"/>
                <w:lang w:eastAsia="es-ES_tradnl"/>
              </w:rPr>
            </w:pPr>
            <w:r w:rsidRPr="00B77E30">
              <w:rPr>
                <w:rFonts w:ascii="Arial" w:hAnsi="Arial" w:cs="Arial"/>
                <w:b/>
                <w:bCs/>
                <w:sz w:val="24"/>
                <w:szCs w:val="24"/>
                <w:lang w:eastAsia="es-ES_tradnl"/>
              </w:rPr>
              <w:t>NO. DE TRAB.</w:t>
            </w:r>
          </w:p>
        </w:tc>
      </w:tr>
      <w:tr w:rsidR="002F6E35" w:rsidRPr="00B77E30" w:rsidTr="00365A70">
        <w:trPr>
          <w:trHeight w:val="272"/>
        </w:trPr>
        <w:tc>
          <w:tcPr>
            <w:tcW w:w="3139" w:type="dxa"/>
            <w:vMerge w:val="restart"/>
            <w:tcBorders>
              <w:top w:val="single" w:sz="4" w:space="0" w:color="auto"/>
              <w:left w:val="single" w:sz="4" w:space="0" w:color="auto"/>
              <w:right w:val="single" w:sz="4" w:space="0" w:color="auto"/>
            </w:tcBorders>
            <w:shd w:val="clear" w:color="auto" w:fill="auto"/>
            <w:vAlign w:val="center"/>
          </w:tcPr>
          <w:p w:rsidR="002F6E35" w:rsidRPr="00B77E30" w:rsidRDefault="002F6E35" w:rsidP="00365A70">
            <w:pPr>
              <w:spacing w:after="0"/>
              <w:jc w:val="center"/>
              <w:rPr>
                <w:rFonts w:ascii="Arial" w:hAnsi="Arial" w:cs="Arial"/>
                <w:bCs/>
                <w:sz w:val="24"/>
                <w:szCs w:val="24"/>
                <w:lang w:eastAsia="es-ES_tradnl"/>
              </w:rPr>
            </w:pPr>
            <w:r w:rsidRPr="00B77E30">
              <w:rPr>
                <w:rFonts w:ascii="Arial" w:hAnsi="Arial" w:cs="Arial"/>
                <w:bCs/>
                <w:sz w:val="24"/>
                <w:szCs w:val="24"/>
                <w:lang w:eastAsia="es-ES_tradnl"/>
              </w:rPr>
              <w:t xml:space="preserve">TERCER PISO </w:t>
            </w: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bCs/>
                <w:sz w:val="24"/>
                <w:szCs w:val="24"/>
                <w:lang w:eastAsia="es-ES_tradnl"/>
              </w:rPr>
            </w:pPr>
            <w:r w:rsidRPr="00B77E30">
              <w:rPr>
                <w:rFonts w:ascii="Arial" w:hAnsi="Arial" w:cs="Arial"/>
                <w:bCs/>
                <w:sz w:val="24"/>
                <w:szCs w:val="24"/>
                <w:lang w:eastAsia="es-ES_tradnl"/>
              </w:rPr>
              <w:t xml:space="preserve">Baños </w:t>
            </w:r>
          </w:p>
        </w:tc>
        <w:tc>
          <w:tcPr>
            <w:tcW w:w="2344" w:type="dxa"/>
            <w:vMerge w:val="restart"/>
            <w:tcBorders>
              <w:top w:val="single" w:sz="4" w:space="0" w:color="auto"/>
              <w:left w:val="single" w:sz="4" w:space="0" w:color="auto"/>
              <w:right w:val="single" w:sz="4" w:space="0" w:color="auto"/>
            </w:tcBorders>
            <w:shd w:val="clear" w:color="auto" w:fill="auto"/>
            <w:vAlign w:val="center"/>
          </w:tcPr>
          <w:p w:rsidR="002F6E35" w:rsidRPr="00B77E30" w:rsidRDefault="002F6E35" w:rsidP="00365A70">
            <w:pPr>
              <w:spacing w:after="0"/>
              <w:jc w:val="center"/>
              <w:rPr>
                <w:rFonts w:ascii="Arial" w:hAnsi="Arial" w:cs="Arial"/>
                <w:bCs/>
                <w:sz w:val="24"/>
                <w:szCs w:val="24"/>
                <w:lang w:eastAsia="es-ES_tradnl"/>
              </w:rPr>
            </w:pPr>
            <w:r w:rsidRPr="00B77E30">
              <w:rPr>
                <w:rFonts w:ascii="Arial" w:hAnsi="Arial" w:cs="Arial"/>
                <w:bCs/>
                <w:sz w:val="24"/>
                <w:szCs w:val="24"/>
                <w:lang w:eastAsia="es-ES_tradnl"/>
              </w:rPr>
              <w:t>0</w:t>
            </w:r>
          </w:p>
        </w:tc>
      </w:tr>
      <w:tr w:rsidR="002F6E35" w:rsidRPr="00B77E30" w:rsidTr="00365A70">
        <w:trPr>
          <w:trHeight w:val="276"/>
        </w:trPr>
        <w:tc>
          <w:tcPr>
            <w:tcW w:w="3139" w:type="dxa"/>
            <w:vMerge/>
            <w:tcBorders>
              <w:left w:val="single" w:sz="4" w:space="0" w:color="auto"/>
              <w:right w:val="single" w:sz="4" w:space="0" w:color="auto"/>
            </w:tcBorders>
            <w:shd w:val="clear" w:color="auto" w:fill="auto"/>
            <w:vAlign w:val="center"/>
          </w:tcPr>
          <w:p w:rsidR="002F6E35" w:rsidRPr="00B77E30" w:rsidRDefault="002F6E35" w:rsidP="00365A70">
            <w:pPr>
              <w:spacing w:after="0"/>
              <w:jc w:val="center"/>
              <w:rPr>
                <w:rFonts w:ascii="Arial" w:hAnsi="Arial" w:cs="Arial"/>
                <w:bCs/>
                <w:sz w:val="24"/>
                <w:szCs w:val="24"/>
                <w:lang w:eastAsia="es-ES_tradnl"/>
              </w:rPr>
            </w:pP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bCs/>
                <w:sz w:val="24"/>
                <w:szCs w:val="24"/>
                <w:lang w:eastAsia="es-ES_tradnl"/>
              </w:rPr>
            </w:pPr>
            <w:r w:rsidRPr="00B77E30">
              <w:rPr>
                <w:rFonts w:ascii="Arial" w:hAnsi="Arial" w:cs="Arial"/>
                <w:bCs/>
                <w:sz w:val="24"/>
                <w:szCs w:val="24"/>
                <w:lang w:eastAsia="es-ES_tradnl"/>
              </w:rPr>
              <w:t>Cocineta</w:t>
            </w:r>
          </w:p>
        </w:tc>
        <w:tc>
          <w:tcPr>
            <w:tcW w:w="2344" w:type="dxa"/>
            <w:vMerge/>
            <w:tcBorders>
              <w:left w:val="single" w:sz="4" w:space="0" w:color="auto"/>
              <w:right w:val="single" w:sz="4" w:space="0" w:color="auto"/>
            </w:tcBorders>
            <w:shd w:val="clear" w:color="auto" w:fill="auto"/>
            <w:vAlign w:val="center"/>
          </w:tcPr>
          <w:p w:rsidR="002F6E35" w:rsidRPr="00B77E30" w:rsidRDefault="002F6E35" w:rsidP="00365A70">
            <w:pPr>
              <w:spacing w:after="0"/>
              <w:jc w:val="center"/>
              <w:rPr>
                <w:rFonts w:ascii="Arial" w:hAnsi="Arial" w:cs="Arial"/>
                <w:bCs/>
                <w:sz w:val="24"/>
                <w:szCs w:val="24"/>
                <w:lang w:eastAsia="es-ES_tradnl"/>
              </w:rPr>
            </w:pPr>
          </w:p>
        </w:tc>
      </w:tr>
      <w:tr w:rsidR="002F6E35" w:rsidRPr="00B77E30" w:rsidTr="00365A70">
        <w:trPr>
          <w:trHeight w:val="266"/>
        </w:trPr>
        <w:tc>
          <w:tcPr>
            <w:tcW w:w="3139" w:type="dxa"/>
            <w:vMerge/>
            <w:tcBorders>
              <w:left w:val="single" w:sz="4" w:space="0" w:color="auto"/>
              <w:right w:val="single" w:sz="4" w:space="0" w:color="auto"/>
            </w:tcBorders>
            <w:shd w:val="clear" w:color="auto" w:fill="auto"/>
            <w:vAlign w:val="center"/>
          </w:tcPr>
          <w:p w:rsidR="002F6E35" w:rsidRPr="00B77E30" w:rsidRDefault="002F6E35" w:rsidP="00365A70">
            <w:pPr>
              <w:spacing w:after="0"/>
              <w:jc w:val="center"/>
              <w:rPr>
                <w:rFonts w:ascii="Arial" w:hAnsi="Arial" w:cs="Arial"/>
                <w:bCs/>
                <w:sz w:val="24"/>
                <w:szCs w:val="24"/>
                <w:lang w:eastAsia="es-ES_tradnl"/>
              </w:rPr>
            </w:pP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bCs/>
                <w:sz w:val="24"/>
                <w:szCs w:val="24"/>
                <w:lang w:eastAsia="es-ES_tradnl"/>
              </w:rPr>
            </w:pPr>
            <w:r w:rsidRPr="00B77E30">
              <w:rPr>
                <w:rFonts w:ascii="Arial" w:hAnsi="Arial" w:cs="Arial"/>
                <w:bCs/>
                <w:sz w:val="24"/>
                <w:szCs w:val="24"/>
                <w:lang w:eastAsia="es-ES_tradnl"/>
              </w:rPr>
              <w:t>Oficinas</w:t>
            </w:r>
          </w:p>
        </w:tc>
        <w:tc>
          <w:tcPr>
            <w:tcW w:w="2344" w:type="dxa"/>
            <w:vMerge/>
            <w:tcBorders>
              <w:left w:val="single" w:sz="4" w:space="0" w:color="auto"/>
              <w:right w:val="single" w:sz="4" w:space="0" w:color="auto"/>
            </w:tcBorders>
            <w:shd w:val="clear" w:color="auto" w:fill="auto"/>
            <w:vAlign w:val="center"/>
          </w:tcPr>
          <w:p w:rsidR="002F6E35" w:rsidRPr="00B77E30" w:rsidRDefault="002F6E35" w:rsidP="00365A70">
            <w:pPr>
              <w:spacing w:after="0"/>
              <w:jc w:val="center"/>
              <w:rPr>
                <w:rFonts w:ascii="Arial" w:hAnsi="Arial" w:cs="Arial"/>
                <w:bCs/>
                <w:sz w:val="24"/>
                <w:szCs w:val="24"/>
                <w:lang w:eastAsia="es-ES_tradnl"/>
              </w:rPr>
            </w:pPr>
          </w:p>
        </w:tc>
      </w:tr>
      <w:tr w:rsidR="00477CD9" w:rsidRPr="00B77E30" w:rsidTr="00365A70">
        <w:trPr>
          <w:trHeight w:val="266"/>
        </w:trPr>
        <w:tc>
          <w:tcPr>
            <w:tcW w:w="3139" w:type="dxa"/>
            <w:tcBorders>
              <w:left w:val="single" w:sz="4" w:space="0" w:color="auto"/>
              <w:right w:val="single" w:sz="4" w:space="0" w:color="auto"/>
            </w:tcBorders>
            <w:shd w:val="clear" w:color="auto" w:fill="auto"/>
            <w:vAlign w:val="center"/>
          </w:tcPr>
          <w:p w:rsidR="00477CD9" w:rsidRPr="00B77E30" w:rsidRDefault="00477CD9" w:rsidP="00365A70">
            <w:pPr>
              <w:spacing w:after="0"/>
              <w:jc w:val="center"/>
              <w:rPr>
                <w:rFonts w:ascii="Arial" w:hAnsi="Arial" w:cs="Arial"/>
                <w:bCs/>
                <w:sz w:val="24"/>
                <w:szCs w:val="24"/>
                <w:lang w:eastAsia="es-ES_tradnl"/>
              </w:rPr>
            </w:pP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477CD9" w:rsidRPr="00B77E30" w:rsidRDefault="00477CD9" w:rsidP="00365A70">
            <w:pPr>
              <w:spacing w:after="0"/>
              <w:rPr>
                <w:rFonts w:ascii="Arial" w:hAnsi="Arial" w:cs="Arial"/>
                <w:bCs/>
                <w:sz w:val="24"/>
                <w:szCs w:val="24"/>
                <w:lang w:eastAsia="es-ES_tradnl"/>
              </w:rPr>
            </w:pPr>
            <w:r>
              <w:rPr>
                <w:rFonts w:ascii="Arial" w:hAnsi="Arial" w:cs="Arial"/>
                <w:bCs/>
                <w:sz w:val="24"/>
                <w:szCs w:val="24"/>
                <w:lang w:eastAsia="es-ES_tradnl"/>
              </w:rPr>
              <w:t>DIAN</w:t>
            </w:r>
          </w:p>
        </w:tc>
        <w:tc>
          <w:tcPr>
            <w:tcW w:w="2344" w:type="dxa"/>
            <w:tcBorders>
              <w:left w:val="single" w:sz="4" w:space="0" w:color="auto"/>
              <w:right w:val="single" w:sz="4" w:space="0" w:color="auto"/>
            </w:tcBorders>
            <w:shd w:val="clear" w:color="auto" w:fill="auto"/>
            <w:vAlign w:val="center"/>
          </w:tcPr>
          <w:p w:rsidR="00477CD9" w:rsidRPr="00B77E30" w:rsidRDefault="00A05583" w:rsidP="00365A70">
            <w:pPr>
              <w:spacing w:after="0"/>
              <w:jc w:val="center"/>
              <w:rPr>
                <w:rFonts w:ascii="Arial" w:hAnsi="Arial" w:cs="Arial"/>
                <w:bCs/>
                <w:sz w:val="24"/>
                <w:szCs w:val="24"/>
                <w:lang w:eastAsia="es-ES_tradnl"/>
              </w:rPr>
            </w:pPr>
            <w:r>
              <w:rPr>
                <w:rFonts w:ascii="Arial" w:hAnsi="Arial" w:cs="Arial"/>
                <w:bCs/>
                <w:sz w:val="24"/>
                <w:szCs w:val="24"/>
                <w:lang w:eastAsia="es-ES_tradnl"/>
              </w:rPr>
              <w:t>3</w:t>
            </w:r>
          </w:p>
        </w:tc>
      </w:tr>
      <w:tr w:rsidR="002F6E35" w:rsidRPr="00B77E30" w:rsidTr="00365A70">
        <w:trPr>
          <w:trHeight w:val="297"/>
        </w:trPr>
        <w:tc>
          <w:tcPr>
            <w:tcW w:w="3139" w:type="dxa"/>
            <w:vMerge w:val="restart"/>
            <w:tcBorders>
              <w:top w:val="single" w:sz="4" w:space="0" w:color="auto"/>
              <w:left w:val="single" w:sz="4" w:space="0" w:color="auto"/>
              <w:right w:val="single" w:sz="4" w:space="0" w:color="auto"/>
            </w:tcBorders>
            <w:shd w:val="clear" w:color="auto" w:fill="auto"/>
            <w:vAlign w:val="center"/>
          </w:tcPr>
          <w:p w:rsidR="002F6E35" w:rsidRPr="00B77E30" w:rsidRDefault="002F6E35" w:rsidP="00365A70">
            <w:pPr>
              <w:spacing w:after="0"/>
              <w:jc w:val="center"/>
              <w:rPr>
                <w:rFonts w:ascii="Arial" w:hAnsi="Arial" w:cs="Arial"/>
                <w:sz w:val="24"/>
                <w:szCs w:val="24"/>
                <w:lang w:eastAsia="es-ES_tradnl"/>
              </w:rPr>
            </w:pPr>
          </w:p>
          <w:p w:rsidR="002F6E35" w:rsidRPr="00B77E30" w:rsidRDefault="002F6E35" w:rsidP="00365A70">
            <w:pPr>
              <w:spacing w:after="0"/>
              <w:jc w:val="center"/>
              <w:rPr>
                <w:rFonts w:ascii="Arial" w:hAnsi="Arial" w:cs="Arial"/>
                <w:sz w:val="24"/>
                <w:szCs w:val="24"/>
                <w:lang w:eastAsia="es-ES_tradnl"/>
              </w:rPr>
            </w:pPr>
            <w:r w:rsidRPr="00B77E30">
              <w:rPr>
                <w:rFonts w:ascii="Arial" w:hAnsi="Arial" w:cs="Arial"/>
                <w:sz w:val="24"/>
                <w:szCs w:val="24"/>
                <w:lang w:eastAsia="es-ES_tradnl"/>
              </w:rPr>
              <w:t>SEGUNDO PISO</w:t>
            </w:r>
          </w:p>
          <w:p w:rsidR="002F6E35" w:rsidRPr="00B77E30" w:rsidRDefault="002F6E35" w:rsidP="00365A70">
            <w:pPr>
              <w:jc w:val="center"/>
              <w:rPr>
                <w:rFonts w:ascii="Arial" w:hAnsi="Arial" w:cs="Arial"/>
                <w:sz w:val="24"/>
                <w:szCs w:val="24"/>
                <w:lang w:eastAsia="es-ES_tradnl"/>
              </w:rPr>
            </w:pP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sz w:val="24"/>
                <w:szCs w:val="24"/>
                <w:lang w:eastAsia="es-ES_tradnl"/>
              </w:rPr>
            </w:pPr>
            <w:r w:rsidRPr="00B77E30">
              <w:rPr>
                <w:rFonts w:ascii="Arial" w:hAnsi="Arial" w:cs="Arial"/>
                <w:sz w:val="24"/>
                <w:szCs w:val="24"/>
                <w:lang w:eastAsia="es-ES_tradnl"/>
              </w:rPr>
              <w:t>Recepción</w:t>
            </w:r>
          </w:p>
        </w:tc>
        <w:tc>
          <w:tcPr>
            <w:tcW w:w="2344" w:type="dxa"/>
            <w:vMerge w:val="restart"/>
            <w:tcBorders>
              <w:top w:val="single" w:sz="4" w:space="0" w:color="auto"/>
              <w:left w:val="single" w:sz="4" w:space="0" w:color="auto"/>
              <w:right w:val="single" w:sz="4" w:space="0" w:color="auto"/>
            </w:tcBorders>
            <w:shd w:val="clear" w:color="auto" w:fill="auto"/>
            <w:vAlign w:val="center"/>
          </w:tcPr>
          <w:p w:rsidR="002F6E35" w:rsidRPr="00B77E30" w:rsidRDefault="00477CD9" w:rsidP="00365A70">
            <w:pPr>
              <w:spacing w:after="0"/>
              <w:jc w:val="center"/>
              <w:rPr>
                <w:rFonts w:ascii="Arial" w:hAnsi="Arial" w:cs="Arial"/>
                <w:sz w:val="24"/>
                <w:szCs w:val="24"/>
                <w:lang w:eastAsia="es-ES_tradnl"/>
              </w:rPr>
            </w:pPr>
            <w:r>
              <w:rPr>
                <w:rFonts w:ascii="Arial" w:hAnsi="Arial" w:cs="Arial"/>
                <w:sz w:val="24"/>
                <w:szCs w:val="24"/>
                <w:lang w:eastAsia="es-ES_tradnl"/>
              </w:rPr>
              <w:t>18</w:t>
            </w:r>
          </w:p>
        </w:tc>
      </w:tr>
      <w:tr w:rsidR="002F6E35" w:rsidRPr="00B77E30" w:rsidTr="00365A70">
        <w:trPr>
          <w:trHeight w:val="297"/>
        </w:trPr>
        <w:tc>
          <w:tcPr>
            <w:tcW w:w="3139" w:type="dxa"/>
            <w:vMerge/>
            <w:tcBorders>
              <w:top w:val="single" w:sz="4" w:space="0" w:color="auto"/>
              <w:left w:val="single" w:sz="4" w:space="0" w:color="auto"/>
              <w:right w:val="single" w:sz="4" w:space="0" w:color="auto"/>
            </w:tcBorders>
            <w:shd w:val="clear" w:color="auto" w:fill="auto"/>
            <w:vAlign w:val="center"/>
          </w:tcPr>
          <w:p w:rsidR="002F6E35" w:rsidRPr="00B77E30" w:rsidRDefault="002F6E35" w:rsidP="00365A70">
            <w:pPr>
              <w:spacing w:after="0"/>
              <w:jc w:val="center"/>
              <w:rPr>
                <w:rFonts w:ascii="Arial" w:hAnsi="Arial" w:cs="Arial"/>
                <w:sz w:val="24"/>
                <w:szCs w:val="24"/>
                <w:lang w:eastAsia="es-ES_tradnl"/>
              </w:rPr>
            </w:pP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sz w:val="24"/>
                <w:szCs w:val="24"/>
                <w:lang w:eastAsia="es-ES_tradnl"/>
              </w:rPr>
            </w:pPr>
            <w:r w:rsidRPr="00B77E30">
              <w:rPr>
                <w:rFonts w:ascii="Arial" w:hAnsi="Arial" w:cs="Arial"/>
                <w:sz w:val="24"/>
                <w:szCs w:val="24"/>
                <w:lang w:eastAsia="es-ES_tradnl"/>
              </w:rPr>
              <w:t>Baños</w:t>
            </w:r>
          </w:p>
        </w:tc>
        <w:tc>
          <w:tcPr>
            <w:tcW w:w="2344" w:type="dxa"/>
            <w:vMerge/>
            <w:tcBorders>
              <w:top w:val="single" w:sz="4" w:space="0" w:color="auto"/>
              <w:left w:val="single" w:sz="4" w:space="0" w:color="auto"/>
              <w:right w:val="single" w:sz="4" w:space="0" w:color="auto"/>
            </w:tcBorders>
            <w:shd w:val="clear" w:color="auto" w:fill="auto"/>
            <w:vAlign w:val="center"/>
          </w:tcPr>
          <w:p w:rsidR="002F6E35" w:rsidRPr="00B77E30" w:rsidRDefault="002F6E35" w:rsidP="00365A70">
            <w:pPr>
              <w:spacing w:after="0"/>
              <w:jc w:val="center"/>
              <w:rPr>
                <w:rFonts w:ascii="Arial" w:hAnsi="Arial" w:cs="Arial"/>
                <w:sz w:val="24"/>
                <w:szCs w:val="24"/>
                <w:lang w:eastAsia="es-ES_tradnl"/>
              </w:rPr>
            </w:pPr>
          </w:p>
        </w:tc>
      </w:tr>
      <w:tr w:rsidR="002F6E35" w:rsidRPr="00B77E30" w:rsidTr="00365A70">
        <w:trPr>
          <w:trHeight w:val="382"/>
        </w:trPr>
        <w:tc>
          <w:tcPr>
            <w:tcW w:w="3139" w:type="dxa"/>
            <w:vMerge/>
            <w:tcBorders>
              <w:left w:val="single" w:sz="4" w:space="0" w:color="auto"/>
              <w:right w:val="single" w:sz="4" w:space="0" w:color="auto"/>
            </w:tcBorders>
            <w:shd w:val="clear" w:color="auto" w:fill="auto"/>
            <w:vAlign w:val="bottom"/>
          </w:tcPr>
          <w:p w:rsidR="002F6E35" w:rsidRPr="00B77E30" w:rsidRDefault="002F6E35" w:rsidP="00365A70">
            <w:pPr>
              <w:jc w:val="center"/>
              <w:rPr>
                <w:rFonts w:ascii="Arial" w:hAnsi="Arial" w:cs="Arial"/>
                <w:sz w:val="24"/>
                <w:szCs w:val="24"/>
                <w:lang w:eastAsia="es-ES_tradnl"/>
              </w:rPr>
            </w:pP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sz w:val="24"/>
                <w:szCs w:val="24"/>
                <w:lang w:eastAsia="es-ES_tradnl"/>
              </w:rPr>
            </w:pPr>
            <w:r w:rsidRPr="00B77E30">
              <w:rPr>
                <w:rFonts w:ascii="Arial" w:hAnsi="Arial" w:cs="Arial"/>
                <w:sz w:val="24"/>
                <w:szCs w:val="24"/>
                <w:lang w:eastAsia="es-ES_tradnl"/>
              </w:rPr>
              <w:t xml:space="preserve">Cocineta </w:t>
            </w:r>
          </w:p>
        </w:tc>
        <w:tc>
          <w:tcPr>
            <w:tcW w:w="2344" w:type="dxa"/>
            <w:vMerge/>
            <w:tcBorders>
              <w:left w:val="single" w:sz="4" w:space="0" w:color="auto"/>
              <w:right w:val="single" w:sz="4" w:space="0" w:color="auto"/>
            </w:tcBorders>
            <w:shd w:val="clear" w:color="auto" w:fill="auto"/>
            <w:vAlign w:val="bottom"/>
          </w:tcPr>
          <w:p w:rsidR="002F6E35" w:rsidRPr="00B77E30" w:rsidRDefault="002F6E35" w:rsidP="00365A70">
            <w:pPr>
              <w:spacing w:after="0"/>
              <w:jc w:val="center"/>
              <w:rPr>
                <w:rFonts w:ascii="Arial" w:hAnsi="Arial" w:cs="Arial"/>
                <w:sz w:val="24"/>
                <w:szCs w:val="24"/>
                <w:lang w:eastAsia="es-ES_tradnl"/>
              </w:rPr>
            </w:pPr>
          </w:p>
        </w:tc>
      </w:tr>
      <w:tr w:rsidR="002F6E35" w:rsidRPr="00B77E30" w:rsidTr="00365A70">
        <w:trPr>
          <w:trHeight w:val="276"/>
        </w:trPr>
        <w:tc>
          <w:tcPr>
            <w:tcW w:w="3139" w:type="dxa"/>
            <w:vMerge/>
            <w:tcBorders>
              <w:left w:val="single" w:sz="4" w:space="0" w:color="auto"/>
              <w:right w:val="single" w:sz="4" w:space="0" w:color="auto"/>
            </w:tcBorders>
            <w:shd w:val="clear" w:color="auto" w:fill="auto"/>
            <w:vAlign w:val="bottom"/>
          </w:tcPr>
          <w:p w:rsidR="002F6E35" w:rsidRPr="00B77E30" w:rsidRDefault="002F6E35" w:rsidP="00365A70">
            <w:pPr>
              <w:jc w:val="center"/>
              <w:rPr>
                <w:rFonts w:ascii="Arial" w:hAnsi="Arial" w:cs="Arial"/>
                <w:sz w:val="24"/>
                <w:szCs w:val="24"/>
                <w:lang w:eastAsia="es-ES_tradnl"/>
              </w:rPr>
            </w:pP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sz w:val="24"/>
                <w:szCs w:val="24"/>
                <w:lang w:eastAsia="es-ES_tradnl"/>
              </w:rPr>
            </w:pPr>
            <w:r w:rsidRPr="00B77E30">
              <w:rPr>
                <w:rFonts w:ascii="Arial" w:hAnsi="Arial" w:cs="Arial"/>
                <w:sz w:val="24"/>
                <w:szCs w:val="24"/>
                <w:lang w:eastAsia="es-ES_tradnl"/>
              </w:rPr>
              <w:t xml:space="preserve">Oficinas </w:t>
            </w:r>
          </w:p>
        </w:tc>
        <w:tc>
          <w:tcPr>
            <w:tcW w:w="2344" w:type="dxa"/>
            <w:vMerge/>
            <w:tcBorders>
              <w:left w:val="single" w:sz="4" w:space="0" w:color="auto"/>
              <w:right w:val="single" w:sz="4" w:space="0" w:color="auto"/>
            </w:tcBorders>
            <w:shd w:val="clear" w:color="auto" w:fill="auto"/>
            <w:vAlign w:val="bottom"/>
          </w:tcPr>
          <w:p w:rsidR="002F6E35" w:rsidRPr="00B77E30" w:rsidRDefault="002F6E35" w:rsidP="00365A70">
            <w:pPr>
              <w:spacing w:after="0"/>
              <w:jc w:val="center"/>
              <w:rPr>
                <w:rFonts w:ascii="Arial" w:hAnsi="Arial" w:cs="Arial"/>
                <w:sz w:val="24"/>
                <w:szCs w:val="24"/>
                <w:lang w:eastAsia="es-ES_tradnl"/>
              </w:rPr>
            </w:pPr>
          </w:p>
        </w:tc>
      </w:tr>
      <w:tr w:rsidR="002F6E35" w:rsidRPr="00B77E30" w:rsidTr="00365A70">
        <w:trPr>
          <w:trHeight w:val="276"/>
        </w:trPr>
        <w:tc>
          <w:tcPr>
            <w:tcW w:w="3139" w:type="dxa"/>
            <w:vMerge/>
            <w:tcBorders>
              <w:left w:val="single" w:sz="4" w:space="0" w:color="auto"/>
              <w:right w:val="single" w:sz="4" w:space="0" w:color="auto"/>
            </w:tcBorders>
            <w:shd w:val="clear" w:color="auto" w:fill="auto"/>
            <w:vAlign w:val="bottom"/>
          </w:tcPr>
          <w:p w:rsidR="002F6E35" w:rsidRPr="00B77E30" w:rsidRDefault="002F6E35" w:rsidP="00365A70">
            <w:pPr>
              <w:jc w:val="center"/>
              <w:rPr>
                <w:rFonts w:ascii="Arial" w:hAnsi="Arial" w:cs="Arial"/>
                <w:sz w:val="24"/>
                <w:szCs w:val="24"/>
                <w:lang w:eastAsia="es-ES_tradnl"/>
              </w:rPr>
            </w:pP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sz w:val="24"/>
                <w:szCs w:val="24"/>
                <w:lang w:eastAsia="es-ES_tradnl"/>
              </w:rPr>
            </w:pPr>
            <w:r w:rsidRPr="00B77E30">
              <w:rPr>
                <w:rFonts w:ascii="Arial" w:hAnsi="Arial" w:cs="Arial"/>
                <w:sz w:val="24"/>
                <w:szCs w:val="24"/>
                <w:lang w:eastAsia="es-ES_tradnl"/>
              </w:rPr>
              <w:t>Gerencia</w:t>
            </w:r>
          </w:p>
        </w:tc>
        <w:tc>
          <w:tcPr>
            <w:tcW w:w="2344" w:type="dxa"/>
            <w:vMerge/>
            <w:tcBorders>
              <w:left w:val="single" w:sz="4" w:space="0" w:color="auto"/>
              <w:right w:val="single" w:sz="4" w:space="0" w:color="auto"/>
            </w:tcBorders>
            <w:shd w:val="clear" w:color="auto" w:fill="auto"/>
            <w:vAlign w:val="bottom"/>
          </w:tcPr>
          <w:p w:rsidR="002F6E35" w:rsidRPr="00B77E30" w:rsidRDefault="002F6E35" w:rsidP="00365A70">
            <w:pPr>
              <w:spacing w:after="0"/>
              <w:jc w:val="center"/>
              <w:rPr>
                <w:rFonts w:ascii="Arial" w:hAnsi="Arial" w:cs="Arial"/>
                <w:sz w:val="24"/>
                <w:szCs w:val="24"/>
                <w:lang w:eastAsia="es-ES_tradnl"/>
              </w:rPr>
            </w:pPr>
          </w:p>
        </w:tc>
      </w:tr>
      <w:tr w:rsidR="002F6E35" w:rsidRPr="00B77E30" w:rsidTr="00365A70">
        <w:trPr>
          <w:trHeight w:val="276"/>
        </w:trPr>
        <w:tc>
          <w:tcPr>
            <w:tcW w:w="3139" w:type="dxa"/>
            <w:vMerge/>
            <w:tcBorders>
              <w:left w:val="single" w:sz="4" w:space="0" w:color="auto"/>
              <w:bottom w:val="single" w:sz="4" w:space="0" w:color="auto"/>
              <w:right w:val="single" w:sz="4" w:space="0" w:color="auto"/>
            </w:tcBorders>
            <w:shd w:val="clear" w:color="auto" w:fill="auto"/>
            <w:vAlign w:val="bottom"/>
          </w:tcPr>
          <w:p w:rsidR="002F6E35" w:rsidRPr="00B77E30" w:rsidRDefault="002F6E35" w:rsidP="00365A70">
            <w:pPr>
              <w:spacing w:after="0"/>
              <w:jc w:val="center"/>
              <w:rPr>
                <w:rFonts w:ascii="Arial" w:hAnsi="Arial" w:cs="Arial"/>
                <w:sz w:val="24"/>
                <w:szCs w:val="24"/>
                <w:lang w:eastAsia="es-ES_tradnl"/>
              </w:rPr>
            </w:pP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sz w:val="24"/>
                <w:szCs w:val="24"/>
                <w:lang w:eastAsia="es-ES_tradnl"/>
              </w:rPr>
            </w:pPr>
            <w:r w:rsidRPr="00B77E30">
              <w:rPr>
                <w:rFonts w:ascii="Arial" w:hAnsi="Arial" w:cs="Arial"/>
                <w:sz w:val="24"/>
                <w:szCs w:val="24"/>
                <w:lang w:eastAsia="es-ES_tradnl"/>
              </w:rPr>
              <w:t>Sala de Juntas</w:t>
            </w:r>
          </w:p>
        </w:tc>
        <w:tc>
          <w:tcPr>
            <w:tcW w:w="2344" w:type="dxa"/>
            <w:vMerge/>
            <w:tcBorders>
              <w:left w:val="single" w:sz="4" w:space="0" w:color="auto"/>
              <w:bottom w:val="single" w:sz="4" w:space="0" w:color="auto"/>
              <w:right w:val="single" w:sz="4" w:space="0" w:color="auto"/>
            </w:tcBorders>
            <w:shd w:val="clear" w:color="auto" w:fill="auto"/>
            <w:vAlign w:val="bottom"/>
          </w:tcPr>
          <w:p w:rsidR="002F6E35" w:rsidRPr="00B77E30" w:rsidRDefault="002F6E35" w:rsidP="00365A70">
            <w:pPr>
              <w:spacing w:after="0"/>
              <w:jc w:val="center"/>
              <w:rPr>
                <w:rFonts w:ascii="Arial" w:hAnsi="Arial" w:cs="Arial"/>
                <w:sz w:val="24"/>
                <w:szCs w:val="24"/>
                <w:lang w:eastAsia="es-ES_tradnl"/>
              </w:rPr>
            </w:pPr>
          </w:p>
        </w:tc>
      </w:tr>
      <w:tr w:rsidR="002F6E35" w:rsidRPr="00B77E30" w:rsidTr="00365A70">
        <w:trPr>
          <w:trHeight w:val="276"/>
        </w:trPr>
        <w:tc>
          <w:tcPr>
            <w:tcW w:w="3139" w:type="dxa"/>
            <w:vMerge w:val="restart"/>
            <w:tcBorders>
              <w:left w:val="single" w:sz="4" w:space="0" w:color="auto"/>
              <w:right w:val="single" w:sz="4" w:space="0" w:color="auto"/>
            </w:tcBorders>
            <w:shd w:val="clear" w:color="auto" w:fill="auto"/>
            <w:vAlign w:val="center"/>
          </w:tcPr>
          <w:p w:rsidR="002F6E35" w:rsidRPr="00B77E30" w:rsidRDefault="002F6E35" w:rsidP="00365A70">
            <w:pPr>
              <w:spacing w:after="0"/>
              <w:jc w:val="center"/>
              <w:rPr>
                <w:rFonts w:ascii="Arial" w:hAnsi="Arial" w:cs="Arial"/>
                <w:sz w:val="24"/>
                <w:szCs w:val="24"/>
                <w:lang w:eastAsia="es-ES_tradnl"/>
              </w:rPr>
            </w:pPr>
            <w:r w:rsidRPr="00B77E30">
              <w:rPr>
                <w:rFonts w:ascii="Arial" w:hAnsi="Arial" w:cs="Arial"/>
                <w:sz w:val="24"/>
                <w:szCs w:val="24"/>
                <w:lang w:eastAsia="es-ES_tradnl"/>
              </w:rPr>
              <w:t>PRIMER PISO</w:t>
            </w: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sz w:val="24"/>
                <w:szCs w:val="24"/>
                <w:lang w:eastAsia="es-ES_tradnl"/>
              </w:rPr>
            </w:pPr>
            <w:r w:rsidRPr="00B77E30">
              <w:rPr>
                <w:rFonts w:ascii="Arial" w:hAnsi="Arial" w:cs="Arial"/>
                <w:sz w:val="24"/>
                <w:szCs w:val="24"/>
                <w:lang w:eastAsia="es-ES_tradnl"/>
              </w:rPr>
              <w:t>Oficina</w:t>
            </w:r>
          </w:p>
        </w:tc>
        <w:tc>
          <w:tcPr>
            <w:tcW w:w="2344" w:type="dxa"/>
            <w:tcBorders>
              <w:top w:val="single" w:sz="4" w:space="0" w:color="auto"/>
              <w:left w:val="single" w:sz="4" w:space="0" w:color="auto"/>
              <w:bottom w:val="single" w:sz="4" w:space="0" w:color="auto"/>
              <w:right w:val="single" w:sz="4" w:space="0" w:color="auto"/>
            </w:tcBorders>
            <w:shd w:val="clear" w:color="auto" w:fill="auto"/>
            <w:vAlign w:val="bottom"/>
          </w:tcPr>
          <w:p w:rsidR="002F6E35" w:rsidRPr="00B77E30" w:rsidRDefault="00F7161F" w:rsidP="00365A70">
            <w:pPr>
              <w:spacing w:after="0"/>
              <w:jc w:val="center"/>
              <w:rPr>
                <w:rFonts w:ascii="Arial" w:hAnsi="Arial" w:cs="Arial"/>
                <w:sz w:val="24"/>
                <w:szCs w:val="24"/>
                <w:lang w:eastAsia="es-ES_tradnl"/>
              </w:rPr>
            </w:pPr>
            <w:r>
              <w:rPr>
                <w:rFonts w:ascii="Arial" w:hAnsi="Arial" w:cs="Arial"/>
                <w:sz w:val="24"/>
                <w:szCs w:val="24"/>
                <w:lang w:eastAsia="es-ES_tradnl"/>
              </w:rPr>
              <w:t>0</w:t>
            </w:r>
          </w:p>
        </w:tc>
      </w:tr>
      <w:tr w:rsidR="002F6E35" w:rsidRPr="00B77E30" w:rsidTr="00365A70">
        <w:trPr>
          <w:trHeight w:val="276"/>
        </w:trPr>
        <w:tc>
          <w:tcPr>
            <w:tcW w:w="3139" w:type="dxa"/>
            <w:vMerge/>
            <w:tcBorders>
              <w:left w:val="single" w:sz="4" w:space="0" w:color="auto"/>
              <w:right w:val="single" w:sz="4" w:space="0" w:color="auto"/>
            </w:tcBorders>
            <w:shd w:val="clear" w:color="auto" w:fill="auto"/>
            <w:vAlign w:val="bottom"/>
          </w:tcPr>
          <w:p w:rsidR="002F6E35" w:rsidRPr="00B77E30" w:rsidRDefault="002F6E35" w:rsidP="00365A70">
            <w:pPr>
              <w:spacing w:after="0"/>
              <w:jc w:val="center"/>
              <w:rPr>
                <w:rFonts w:ascii="Arial" w:hAnsi="Arial" w:cs="Arial"/>
                <w:sz w:val="24"/>
                <w:szCs w:val="24"/>
                <w:lang w:eastAsia="es-ES_tradnl"/>
              </w:rPr>
            </w:pP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sz w:val="24"/>
                <w:szCs w:val="24"/>
                <w:lang w:eastAsia="es-ES_tradnl"/>
              </w:rPr>
            </w:pPr>
            <w:r w:rsidRPr="00B77E30">
              <w:rPr>
                <w:rFonts w:ascii="Arial" w:hAnsi="Arial" w:cs="Arial"/>
                <w:sz w:val="24"/>
                <w:szCs w:val="24"/>
                <w:lang w:eastAsia="es-ES_tradnl"/>
              </w:rPr>
              <w:t>Baños</w:t>
            </w:r>
          </w:p>
        </w:tc>
        <w:tc>
          <w:tcPr>
            <w:tcW w:w="2344" w:type="dxa"/>
            <w:vMerge w:val="restart"/>
            <w:tcBorders>
              <w:top w:val="single" w:sz="4" w:space="0" w:color="auto"/>
              <w:left w:val="single" w:sz="4" w:space="0" w:color="auto"/>
              <w:right w:val="single" w:sz="4" w:space="0" w:color="auto"/>
            </w:tcBorders>
            <w:shd w:val="clear" w:color="auto" w:fill="auto"/>
            <w:vAlign w:val="center"/>
          </w:tcPr>
          <w:p w:rsidR="002F6E35" w:rsidRPr="00B77E30" w:rsidRDefault="00F7161F" w:rsidP="00365A70">
            <w:pPr>
              <w:spacing w:after="0"/>
              <w:jc w:val="center"/>
              <w:rPr>
                <w:rFonts w:ascii="Arial" w:hAnsi="Arial" w:cs="Arial"/>
                <w:sz w:val="24"/>
                <w:szCs w:val="24"/>
                <w:lang w:eastAsia="es-ES_tradnl"/>
              </w:rPr>
            </w:pPr>
            <w:r>
              <w:rPr>
                <w:rFonts w:ascii="Arial" w:hAnsi="Arial" w:cs="Arial"/>
                <w:sz w:val="24"/>
                <w:szCs w:val="24"/>
                <w:lang w:eastAsia="es-ES_tradnl"/>
              </w:rPr>
              <w:t>0</w:t>
            </w:r>
          </w:p>
        </w:tc>
      </w:tr>
      <w:tr w:rsidR="002F6E35" w:rsidRPr="00B77E30" w:rsidTr="00365A70">
        <w:trPr>
          <w:trHeight w:val="276"/>
        </w:trPr>
        <w:tc>
          <w:tcPr>
            <w:tcW w:w="3139" w:type="dxa"/>
            <w:vMerge/>
            <w:tcBorders>
              <w:left w:val="single" w:sz="4" w:space="0" w:color="auto"/>
              <w:right w:val="single" w:sz="4" w:space="0" w:color="auto"/>
            </w:tcBorders>
            <w:shd w:val="clear" w:color="auto" w:fill="auto"/>
            <w:vAlign w:val="bottom"/>
          </w:tcPr>
          <w:p w:rsidR="002F6E35" w:rsidRPr="00B77E30" w:rsidRDefault="002F6E35" w:rsidP="00365A70">
            <w:pPr>
              <w:spacing w:after="0"/>
              <w:jc w:val="center"/>
              <w:rPr>
                <w:rFonts w:ascii="Arial" w:hAnsi="Arial" w:cs="Arial"/>
                <w:sz w:val="24"/>
                <w:szCs w:val="24"/>
                <w:lang w:eastAsia="es-ES_tradnl"/>
              </w:rPr>
            </w:pP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sz w:val="24"/>
                <w:szCs w:val="24"/>
                <w:lang w:eastAsia="es-ES_tradnl"/>
              </w:rPr>
            </w:pPr>
            <w:r w:rsidRPr="00B77E30">
              <w:rPr>
                <w:rFonts w:ascii="Arial" w:hAnsi="Arial" w:cs="Arial"/>
                <w:sz w:val="24"/>
                <w:szCs w:val="24"/>
                <w:lang w:eastAsia="es-ES_tradnl"/>
              </w:rPr>
              <w:t>Cocineta</w:t>
            </w:r>
          </w:p>
        </w:tc>
        <w:tc>
          <w:tcPr>
            <w:tcW w:w="2344" w:type="dxa"/>
            <w:vMerge/>
            <w:tcBorders>
              <w:left w:val="single" w:sz="4" w:space="0" w:color="auto"/>
              <w:right w:val="single" w:sz="4" w:space="0" w:color="auto"/>
            </w:tcBorders>
            <w:shd w:val="clear" w:color="auto" w:fill="auto"/>
            <w:vAlign w:val="bottom"/>
          </w:tcPr>
          <w:p w:rsidR="002F6E35" w:rsidRPr="00B77E30" w:rsidRDefault="002F6E35" w:rsidP="00365A70">
            <w:pPr>
              <w:spacing w:after="0"/>
              <w:jc w:val="center"/>
              <w:rPr>
                <w:rFonts w:ascii="Arial" w:hAnsi="Arial" w:cs="Arial"/>
                <w:sz w:val="24"/>
                <w:szCs w:val="24"/>
                <w:lang w:eastAsia="es-ES_tradnl"/>
              </w:rPr>
            </w:pPr>
          </w:p>
        </w:tc>
      </w:tr>
      <w:tr w:rsidR="002F6E35" w:rsidRPr="00B77E30" w:rsidTr="00365A70">
        <w:trPr>
          <w:trHeight w:val="276"/>
        </w:trPr>
        <w:tc>
          <w:tcPr>
            <w:tcW w:w="3139" w:type="dxa"/>
            <w:vMerge/>
            <w:tcBorders>
              <w:left w:val="single" w:sz="4" w:space="0" w:color="auto"/>
              <w:bottom w:val="single" w:sz="4" w:space="0" w:color="auto"/>
              <w:right w:val="single" w:sz="4" w:space="0" w:color="auto"/>
            </w:tcBorders>
            <w:shd w:val="clear" w:color="auto" w:fill="auto"/>
            <w:vAlign w:val="bottom"/>
          </w:tcPr>
          <w:p w:rsidR="002F6E35" w:rsidRPr="00B77E30" w:rsidRDefault="002F6E35" w:rsidP="00365A70">
            <w:pPr>
              <w:spacing w:after="0"/>
              <w:jc w:val="center"/>
              <w:rPr>
                <w:rFonts w:ascii="Arial" w:hAnsi="Arial" w:cs="Arial"/>
                <w:sz w:val="24"/>
                <w:szCs w:val="24"/>
                <w:lang w:eastAsia="es-ES_tradnl"/>
              </w:rPr>
            </w:pP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sz w:val="24"/>
                <w:szCs w:val="24"/>
                <w:lang w:eastAsia="es-ES_tradnl"/>
              </w:rPr>
            </w:pPr>
            <w:r w:rsidRPr="00B77E30">
              <w:rPr>
                <w:rFonts w:ascii="Arial" w:hAnsi="Arial" w:cs="Arial"/>
                <w:sz w:val="24"/>
                <w:szCs w:val="24"/>
                <w:lang w:eastAsia="es-ES_tradnl"/>
              </w:rPr>
              <w:t>RAC</w:t>
            </w:r>
          </w:p>
        </w:tc>
        <w:tc>
          <w:tcPr>
            <w:tcW w:w="2344" w:type="dxa"/>
            <w:vMerge/>
            <w:tcBorders>
              <w:left w:val="single" w:sz="4" w:space="0" w:color="auto"/>
              <w:bottom w:val="single" w:sz="4" w:space="0" w:color="auto"/>
              <w:right w:val="single" w:sz="4" w:space="0" w:color="auto"/>
            </w:tcBorders>
            <w:shd w:val="clear" w:color="auto" w:fill="auto"/>
            <w:vAlign w:val="bottom"/>
          </w:tcPr>
          <w:p w:rsidR="002F6E35" w:rsidRPr="00B77E30" w:rsidRDefault="002F6E35" w:rsidP="00365A70">
            <w:pPr>
              <w:spacing w:after="0"/>
              <w:jc w:val="center"/>
              <w:rPr>
                <w:rFonts w:ascii="Arial" w:hAnsi="Arial" w:cs="Arial"/>
                <w:sz w:val="24"/>
                <w:szCs w:val="24"/>
                <w:lang w:eastAsia="es-ES_tradnl"/>
              </w:rPr>
            </w:pPr>
          </w:p>
        </w:tc>
      </w:tr>
      <w:tr w:rsidR="002F6E35" w:rsidRPr="00B77E30" w:rsidTr="00B74FD8">
        <w:trPr>
          <w:trHeight w:val="317"/>
        </w:trPr>
        <w:tc>
          <w:tcPr>
            <w:tcW w:w="915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CF0348" w:rsidRDefault="00CF0348" w:rsidP="00365A70">
            <w:pPr>
              <w:spacing w:after="0"/>
              <w:jc w:val="center"/>
              <w:rPr>
                <w:rFonts w:ascii="Arial" w:hAnsi="Arial" w:cs="Arial"/>
                <w:b/>
                <w:bCs/>
                <w:sz w:val="24"/>
                <w:szCs w:val="24"/>
                <w:lang w:eastAsia="es-ES_tradnl"/>
              </w:rPr>
            </w:pPr>
          </w:p>
          <w:p w:rsidR="002F6E35" w:rsidRPr="00B77E30" w:rsidRDefault="002F6E35" w:rsidP="00365A70">
            <w:pPr>
              <w:spacing w:after="0"/>
              <w:jc w:val="center"/>
              <w:rPr>
                <w:rFonts w:ascii="Arial" w:hAnsi="Arial" w:cs="Arial"/>
                <w:sz w:val="24"/>
                <w:szCs w:val="24"/>
                <w:lang w:eastAsia="es-ES_tradnl"/>
              </w:rPr>
            </w:pPr>
            <w:r w:rsidRPr="00B77E30">
              <w:rPr>
                <w:rFonts w:ascii="Arial" w:hAnsi="Arial" w:cs="Arial"/>
                <w:b/>
                <w:bCs/>
                <w:sz w:val="24"/>
                <w:szCs w:val="24"/>
                <w:lang w:eastAsia="es-ES_tradnl"/>
              </w:rPr>
              <w:t>INFRAESTRUCTURA EDIFICIO OPERACIONES</w:t>
            </w:r>
          </w:p>
        </w:tc>
      </w:tr>
      <w:tr w:rsidR="002F6E35" w:rsidRPr="00B77E30" w:rsidTr="00365A70">
        <w:trPr>
          <w:trHeight w:val="276"/>
        </w:trPr>
        <w:tc>
          <w:tcPr>
            <w:tcW w:w="3139" w:type="dxa"/>
            <w:vMerge w:val="restart"/>
            <w:tcBorders>
              <w:left w:val="single" w:sz="4" w:space="0" w:color="auto"/>
              <w:right w:val="single" w:sz="4" w:space="0" w:color="auto"/>
            </w:tcBorders>
            <w:shd w:val="clear" w:color="auto" w:fill="auto"/>
            <w:vAlign w:val="center"/>
          </w:tcPr>
          <w:p w:rsidR="002F6E35" w:rsidRPr="00B77E30" w:rsidRDefault="002F6E35" w:rsidP="00365A70">
            <w:pPr>
              <w:spacing w:after="0"/>
              <w:jc w:val="center"/>
              <w:rPr>
                <w:rFonts w:ascii="Arial" w:hAnsi="Arial" w:cs="Arial"/>
                <w:sz w:val="24"/>
                <w:szCs w:val="24"/>
                <w:lang w:eastAsia="es-ES_tradnl"/>
              </w:rPr>
            </w:pPr>
            <w:r w:rsidRPr="00B77E30">
              <w:rPr>
                <w:rFonts w:ascii="Arial" w:hAnsi="Arial" w:cs="Arial"/>
                <w:sz w:val="24"/>
                <w:szCs w:val="24"/>
                <w:lang w:eastAsia="es-ES_tradnl"/>
              </w:rPr>
              <w:t>PRIMER PISO</w:t>
            </w: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sz w:val="24"/>
                <w:szCs w:val="24"/>
                <w:lang w:eastAsia="es-ES_tradnl"/>
              </w:rPr>
            </w:pPr>
            <w:r w:rsidRPr="00B77E30">
              <w:rPr>
                <w:rFonts w:ascii="Arial" w:hAnsi="Arial" w:cs="Arial"/>
                <w:sz w:val="24"/>
                <w:szCs w:val="24"/>
                <w:lang w:eastAsia="es-ES_tradnl"/>
              </w:rPr>
              <w:t>Cubículos</w:t>
            </w:r>
          </w:p>
        </w:tc>
        <w:tc>
          <w:tcPr>
            <w:tcW w:w="2344" w:type="dxa"/>
            <w:vMerge w:val="restart"/>
            <w:tcBorders>
              <w:top w:val="single" w:sz="4" w:space="0" w:color="auto"/>
              <w:left w:val="single" w:sz="4" w:space="0" w:color="auto"/>
              <w:right w:val="single" w:sz="4" w:space="0" w:color="auto"/>
            </w:tcBorders>
            <w:shd w:val="clear" w:color="auto" w:fill="auto"/>
            <w:vAlign w:val="center"/>
          </w:tcPr>
          <w:p w:rsidR="002F6E35" w:rsidRPr="00B77E30" w:rsidRDefault="002F6E35" w:rsidP="00365A70">
            <w:pPr>
              <w:spacing w:after="0"/>
              <w:jc w:val="center"/>
              <w:rPr>
                <w:rFonts w:ascii="Arial" w:hAnsi="Arial" w:cs="Arial"/>
                <w:sz w:val="24"/>
                <w:szCs w:val="24"/>
                <w:lang w:eastAsia="es-ES_tradnl"/>
              </w:rPr>
            </w:pPr>
            <w:r w:rsidRPr="00B77E30">
              <w:rPr>
                <w:rFonts w:ascii="Arial" w:hAnsi="Arial" w:cs="Arial"/>
                <w:sz w:val="24"/>
                <w:szCs w:val="24"/>
                <w:lang w:eastAsia="es-ES_tradnl"/>
              </w:rPr>
              <w:t>6</w:t>
            </w:r>
          </w:p>
        </w:tc>
      </w:tr>
      <w:tr w:rsidR="002F6E35" w:rsidRPr="00B77E30" w:rsidTr="00365A70">
        <w:trPr>
          <w:trHeight w:val="276"/>
        </w:trPr>
        <w:tc>
          <w:tcPr>
            <w:tcW w:w="3139" w:type="dxa"/>
            <w:vMerge/>
            <w:tcBorders>
              <w:left w:val="single" w:sz="4" w:space="0" w:color="auto"/>
              <w:right w:val="single" w:sz="4" w:space="0" w:color="auto"/>
            </w:tcBorders>
            <w:shd w:val="clear" w:color="auto" w:fill="auto"/>
            <w:vAlign w:val="bottom"/>
          </w:tcPr>
          <w:p w:rsidR="002F6E35" w:rsidRPr="00B77E30" w:rsidRDefault="002F6E35" w:rsidP="00365A70">
            <w:pPr>
              <w:spacing w:after="0"/>
              <w:jc w:val="center"/>
              <w:rPr>
                <w:rFonts w:ascii="Arial" w:hAnsi="Arial" w:cs="Arial"/>
                <w:sz w:val="24"/>
                <w:szCs w:val="24"/>
                <w:lang w:eastAsia="es-ES_tradnl"/>
              </w:rPr>
            </w:pP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sz w:val="24"/>
                <w:szCs w:val="24"/>
                <w:lang w:eastAsia="es-ES_tradnl"/>
              </w:rPr>
            </w:pPr>
            <w:r w:rsidRPr="00B77E30">
              <w:rPr>
                <w:rFonts w:ascii="Arial" w:hAnsi="Arial" w:cs="Arial"/>
                <w:sz w:val="24"/>
                <w:szCs w:val="24"/>
                <w:lang w:eastAsia="es-ES_tradnl"/>
              </w:rPr>
              <w:t>Oficina</w:t>
            </w:r>
          </w:p>
        </w:tc>
        <w:tc>
          <w:tcPr>
            <w:tcW w:w="2344" w:type="dxa"/>
            <w:vMerge/>
            <w:tcBorders>
              <w:left w:val="single" w:sz="4" w:space="0" w:color="auto"/>
              <w:right w:val="single" w:sz="4" w:space="0" w:color="auto"/>
            </w:tcBorders>
            <w:shd w:val="clear" w:color="auto" w:fill="auto"/>
            <w:vAlign w:val="center"/>
          </w:tcPr>
          <w:p w:rsidR="002F6E35" w:rsidRPr="00B77E30" w:rsidRDefault="002F6E35" w:rsidP="00365A70">
            <w:pPr>
              <w:spacing w:after="0"/>
              <w:jc w:val="center"/>
              <w:rPr>
                <w:rFonts w:ascii="Arial" w:hAnsi="Arial" w:cs="Arial"/>
                <w:sz w:val="24"/>
                <w:szCs w:val="24"/>
                <w:lang w:eastAsia="es-ES_tradnl"/>
              </w:rPr>
            </w:pPr>
          </w:p>
        </w:tc>
      </w:tr>
      <w:tr w:rsidR="002F6E35" w:rsidRPr="00B77E30" w:rsidTr="00365A70">
        <w:trPr>
          <w:trHeight w:val="276"/>
        </w:trPr>
        <w:tc>
          <w:tcPr>
            <w:tcW w:w="3139" w:type="dxa"/>
            <w:vMerge/>
            <w:tcBorders>
              <w:left w:val="single" w:sz="4" w:space="0" w:color="auto"/>
              <w:bottom w:val="single" w:sz="4" w:space="0" w:color="auto"/>
              <w:right w:val="single" w:sz="4" w:space="0" w:color="auto"/>
            </w:tcBorders>
            <w:shd w:val="clear" w:color="auto" w:fill="auto"/>
            <w:vAlign w:val="bottom"/>
          </w:tcPr>
          <w:p w:rsidR="002F6E35" w:rsidRPr="00B77E30" w:rsidRDefault="002F6E35" w:rsidP="00365A70">
            <w:pPr>
              <w:spacing w:after="0"/>
              <w:jc w:val="center"/>
              <w:rPr>
                <w:rFonts w:ascii="Arial" w:hAnsi="Arial" w:cs="Arial"/>
                <w:sz w:val="24"/>
                <w:szCs w:val="24"/>
                <w:lang w:eastAsia="es-ES_tradnl"/>
              </w:rPr>
            </w:pP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sz w:val="24"/>
                <w:szCs w:val="24"/>
                <w:lang w:eastAsia="es-ES_tradnl"/>
              </w:rPr>
            </w:pPr>
            <w:r w:rsidRPr="00B77E30">
              <w:rPr>
                <w:rFonts w:ascii="Arial" w:hAnsi="Arial" w:cs="Arial"/>
                <w:sz w:val="24"/>
                <w:szCs w:val="24"/>
                <w:lang w:eastAsia="es-ES_tradnl"/>
              </w:rPr>
              <w:t>Baño</w:t>
            </w:r>
          </w:p>
        </w:tc>
        <w:tc>
          <w:tcPr>
            <w:tcW w:w="2344" w:type="dxa"/>
            <w:vMerge/>
            <w:tcBorders>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jc w:val="center"/>
              <w:rPr>
                <w:rFonts w:ascii="Arial" w:hAnsi="Arial" w:cs="Arial"/>
                <w:sz w:val="24"/>
                <w:szCs w:val="24"/>
                <w:lang w:eastAsia="es-ES_tradnl"/>
              </w:rPr>
            </w:pPr>
          </w:p>
        </w:tc>
      </w:tr>
      <w:tr w:rsidR="002F6E35" w:rsidRPr="00B77E30" w:rsidTr="00365A70">
        <w:trPr>
          <w:trHeight w:val="276"/>
        </w:trPr>
        <w:tc>
          <w:tcPr>
            <w:tcW w:w="3139" w:type="dxa"/>
            <w:tcBorders>
              <w:left w:val="single" w:sz="4" w:space="0" w:color="auto"/>
              <w:bottom w:val="single" w:sz="4" w:space="0" w:color="auto"/>
              <w:right w:val="single" w:sz="4" w:space="0" w:color="auto"/>
            </w:tcBorders>
            <w:shd w:val="clear" w:color="auto" w:fill="auto"/>
            <w:vAlign w:val="bottom"/>
          </w:tcPr>
          <w:p w:rsidR="002F6E35" w:rsidRPr="00B77E30" w:rsidRDefault="002F6E35" w:rsidP="00365A70">
            <w:pPr>
              <w:spacing w:after="0"/>
              <w:jc w:val="center"/>
              <w:rPr>
                <w:rFonts w:ascii="Arial" w:hAnsi="Arial" w:cs="Arial"/>
                <w:sz w:val="24"/>
                <w:szCs w:val="24"/>
                <w:lang w:eastAsia="es-ES_tradnl"/>
              </w:rPr>
            </w:pPr>
            <w:r w:rsidRPr="00B77E30">
              <w:rPr>
                <w:rFonts w:ascii="Arial" w:hAnsi="Arial" w:cs="Arial"/>
                <w:sz w:val="24"/>
                <w:szCs w:val="24"/>
                <w:lang w:eastAsia="es-ES_tradnl"/>
              </w:rPr>
              <w:t>SEGUNDO PISO</w:t>
            </w: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sz w:val="24"/>
                <w:szCs w:val="24"/>
                <w:lang w:eastAsia="es-ES_tradnl"/>
              </w:rPr>
            </w:pPr>
            <w:r w:rsidRPr="00B77E30">
              <w:rPr>
                <w:rFonts w:ascii="Arial" w:hAnsi="Arial" w:cs="Arial"/>
                <w:sz w:val="24"/>
                <w:szCs w:val="24"/>
                <w:lang w:eastAsia="es-ES_tradnl"/>
              </w:rPr>
              <w:t>Neocorp-Logicentro</w:t>
            </w:r>
          </w:p>
        </w:tc>
        <w:tc>
          <w:tcPr>
            <w:tcW w:w="2344" w:type="dxa"/>
            <w:tcBorders>
              <w:top w:val="single" w:sz="4" w:space="0" w:color="auto"/>
              <w:left w:val="single" w:sz="4" w:space="0" w:color="auto"/>
              <w:bottom w:val="single" w:sz="4" w:space="0" w:color="auto"/>
              <w:right w:val="single" w:sz="4" w:space="0" w:color="auto"/>
            </w:tcBorders>
            <w:shd w:val="clear" w:color="auto" w:fill="auto"/>
            <w:vAlign w:val="bottom"/>
          </w:tcPr>
          <w:p w:rsidR="002F6E35" w:rsidRPr="00B77E30" w:rsidRDefault="00A05583" w:rsidP="00365A70">
            <w:pPr>
              <w:spacing w:after="0"/>
              <w:jc w:val="center"/>
              <w:rPr>
                <w:rFonts w:ascii="Arial" w:hAnsi="Arial" w:cs="Arial"/>
                <w:sz w:val="24"/>
                <w:szCs w:val="24"/>
                <w:lang w:eastAsia="es-ES_tradnl"/>
              </w:rPr>
            </w:pPr>
            <w:r>
              <w:rPr>
                <w:rFonts w:ascii="Arial" w:hAnsi="Arial" w:cs="Arial"/>
                <w:sz w:val="24"/>
                <w:szCs w:val="24"/>
                <w:lang w:eastAsia="es-ES_tradnl"/>
              </w:rPr>
              <w:t>6</w:t>
            </w:r>
          </w:p>
        </w:tc>
      </w:tr>
      <w:tr w:rsidR="002F6E35" w:rsidRPr="00B77E30" w:rsidTr="00365A70">
        <w:trPr>
          <w:trHeight w:val="276"/>
        </w:trPr>
        <w:tc>
          <w:tcPr>
            <w:tcW w:w="3139" w:type="dxa"/>
            <w:vMerge w:val="restart"/>
            <w:tcBorders>
              <w:left w:val="single" w:sz="4" w:space="0" w:color="auto"/>
              <w:right w:val="single" w:sz="4" w:space="0" w:color="auto"/>
            </w:tcBorders>
            <w:shd w:val="clear" w:color="auto" w:fill="auto"/>
            <w:vAlign w:val="center"/>
          </w:tcPr>
          <w:p w:rsidR="002F6E35" w:rsidRPr="00B77E30" w:rsidRDefault="002F6E35" w:rsidP="00365A70">
            <w:pPr>
              <w:spacing w:after="0"/>
              <w:jc w:val="center"/>
              <w:rPr>
                <w:rFonts w:ascii="Arial" w:hAnsi="Arial" w:cs="Arial"/>
                <w:sz w:val="24"/>
                <w:szCs w:val="24"/>
                <w:lang w:eastAsia="es-ES_tradnl"/>
              </w:rPr>
            </w:pPr>
            <w:r w:rsidRPr="00B77E30">
              <w:rPr>
                <w:rFonts w:ascii="Arial" w:hAnsi="Arial" w:cs="Arial"/>
                <w:sz w:val="24"/>
                <w:szCs w:val="24"/>
                <w:lang w:eastAsia="es-ES_tradnl"/>
              </w:rPr>
              <w:t>TERCER PISO</w:t>
            </w: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sz w:val="24"/>
                <w:szCs w:val="24"/>
                <w:lang w:eastAsia="es-ES_tradnl"/>
              </w:rPr>
            </w:pPr>
            <w:r w:rsidRPr="00B77E30">
              <w:rPr>
                <w:rFonts w:ascii="Arial" w:hAnsi="Arial" w:cs="Arial"/>
                <w:sz w:val="24"/>
                <w:szCs w:val="24"/>
                <w:lang w:eastAsia="es-ES_tradnl"/>
              </w:rPr>
              <w:t>Monitoreo- CCTV</w:t>
            </w:r>
          </w:p>
        </w:tc>
        <w:tc>
          <w:tcPr>
            <w:tcW w:w="2344" w:type="dxa"/>
            <w:vMerge w:val="restart"/>
            <w:tcBorders>
              <w:top w:val="single" w:sz="4" w:space="0" w:color="auto"/>
              <w:left w:val="single" w:sz="4" w:space="0" w:color="auto"/>
              <w:right w:val="single" w:sz="4" w:space="0" w:color="auto"/>
            </w:tcBorders>
            <w:shd w:val="clear" w:color="auto" w:fill="auto"/>
            <w:vAlign w:val="center"/>
          </w:tcPr>
          <w:p w:rsidR="002F6E35" w:rsidRPr="00B77E30" w:rsidRDefault="00477CD9" w:rsidP="00365A70">
            <w:pPr>
              <w:spacing w:after="0"/>
              <w:jc w:val="center"/>
              <w:rPr>
                <w:rFonts w:ascii="Arial" w:hAnsi="Arial" w:cs="Arial"/>
                <w:sz w:val="24"/>
                <w:szCs w:val="24"/>
                <w:lang w:eastAsia="es-ES_tradnl"/>
              </w:rPr>
            </w:pPr>
            <w:r>
              <w:rPr>
                <w:rFonts w:ascii="Arial" w:hAnsi="Arial" w:cs="Arial"/>
                <w:sz w:val="24"/>
                <w:szCs w:val="24"/>
                <w:lang w:eastAsia="es-ES_tradnl"/>
              </w:rPr>
              <w:t>2</w:t>
            </w:r>
          </w:p>
        </w:tc>
      </w:tr>
      <w:tr w:rsidR="002F6E35" w:rsidRPr="00B77E30" w:rsidTr="00365A70">
        <w:trPr>
          <w:trHeight w:val="276"/>
        </w:trPr>
        <w:tc>
          <w:tcPr>
            <w:tcW w:w="3139" w:type="dxa"/>
            <w:vMerge/>
            <w:tcBorders>
              <w:left w:val="single" w:sz="4" w:space="0" w:color="auto"/>
              <w:right w:val="single" w:sz="4" w:space="0" w:color="auto"/>
            </w:tcBorders>
            <w:shd w:val="clear" w:color="auto" w:fill="auto"/>
            <w:vAlign w:val="bottom"/>
          </w:tcPr>
          <w:p w:rsidR="002F6E35" w:rsidRPr="00B77E30" w:rsidRDefault="002F6E35" w:rsidP="00365A70">
            <w:pPr>
              <w:spacing w:after="0"/>
              <w:jc w:val="center"/>
              <w:rPr>
                <w:rFonts w:ascii="Arial" w:hAnsi="Arial" w:cs="Arial"/>
                <w:sz w:val="24"/>
                <w:szCs w:val="24"/>
                <w:lang w:eastAsia="es-ES_tradnl"/>
              </w:rPr>
            </w:pP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sz w:val="24"/>
                <w:szCs w:val="24"/>
                <w:lang w:eastAsia="es-ES_tradnl"/>
              </w:rPr>
            </w:pPr>
            <w:r w:rsidRPr="00B77E30">
              <w:rPr>
                <w:rFonts w:ascii="Arial" w:hAnsi="Arial" w:cs="Arial"/>
                <w:sz w:val="24"/>
                <w:szCs w:val="24"/>
                <w:lang w:eastAsia="es-ES_tradnl"/>
              </w:rPr>
              <w:t>Archivo</w:t>
            </w:r>
          </w:p>
        </w:tc>
        <w:tc>
          <w:tcPr>
            <w:tcW w:w="2344" w:type="dxa"/>
            <w:vMerge/>
            <w:tcBorders>
              <w:left w:val="single" w:sz="4" w:space="0" w:color="auto"/>
              <w:right w:val="single" w:sz="4" w:space="0" w:color="auto"/>
            </w:tcBorders>
            <w:shd w:val="clear" w:color="auto" w:fill="auto"/>
            <w:vAlign w:val="bottom"/>
          </w:tcPr>
          <w:p w:rsidR="002F6E35" w:rsidRPr="00B77E30" w:rsidRDefault="002F6E35" w:rsidP="00365A70">
            <w:pPr>
              <w:spacing w:after="0"/>
              <w:jc w:val="center"/>
              <w:rPr>
                <w:rFonts w:ascii="Arial" w:hAnsi="Arial" w:cs="Arial"/>
                <w:sz w:val="24"/>
                <w:szCs w:val="24"/>
                <w:lang w:eastAsia="es-ES_tradnl"/>
              </w:rPr>
            </w:pPr>
          </w:p>
        </w:tc>
      </w:tr>
      <w:tr w:rsidR="002F6E35" w:rsidRPr="00B77E30" w:rsidTr="00365A70">
        <w:trPr>
          <w:trHeight w:val="276"/>
        </w:trPr>
        <w:tc>
          <w:tcPr>
            <w:tcW w:w="3139" w:type="dxa"/>
            <w:vMerge/>
            <w:tcBorders>
              <w:left w:val="single" w:sz="4" w:space="0" w:color="auto"/>
              <w:bottom w:val="single" w:sz="4" w:space="0" w:color="auto"/>
              <w:right w:val="single" w:sz="4" w:space="0" w:color="auto"/>
            </w:tcBorders>
            <w:shd w:val="clear" w:color="auto" w:fill="auto"/>
            <w:vAlign w:val="bottom"/>
          </w:tcPr>
          <w:p w:rsidR="002F6E35" w:rsidRPr="00B77E30" w:rsidRDefault="002F6E35" w:rsidP="00365A70">
            <w:pPr>
              <w:spacing w:after="0"/>
              <w:jc w:val="center"/>
              <w:rPr>
                <w:rFonts w:ascii="Arial" w:hAnsi="Arial" w:cs="Arial"/>
                <w:sz w:val="24"/>
                <w:szCs w:val="24"/>
                <w:lang w:eastAsia="es-ES_tradnl"/>
              </w:rPr>
            </w:pPr>
          </w:p>
        </w:tc>
        <w:tc>
          <w:tcPr>
            <w:tcW w:w="3675" w:type="dxa"/>
            <w:tcBorders>
              <w:top w:val="single" w:sz="4" w:space="0" w:color="auto"/>
              <w:left w:val="single" w:sz="4" w:space="0" w:color="auto"/>
              <w:bottom w:val="single" w:sz="4" w:space="0" w:color="auto"/>
              <w:right w:val="single" w:sz="4" w:space="0" w:color="auto"/>
            </w:tcBorders>
            <w:shd w:val="clear" w:color="auto" w:fill="auto"/>
            <w:vAlign w:val="center"/>
          </w:tcPr>
          <w:p w:rsidR="002F6E35" w:rsidRPr="00B77E30" w:rsidRDefault="002F6E35" w:rsidP="00365A70">
            <w:pPr>
              <w:spacing w:after="0"/>
              <w:rPr>
                <w:rFonts w:ascii="Arial" w:hAnsi="Arial" w:cs="Arial"/>
                <w:sz w:val="24"/>
                <w:szCs w:val="24"/>
                <w:lang w:eastAsia="es-ES_tradnl"/>
              </w:rPr>
            </w:pPr>
            <w:r w:rsidRPr="00B77E30">
              <w:rPr>
                <w:rFonts w:ascii="Arial" w:hAnsi="Arial" w:cs="Arial"/>
                <w:sz w:val="24"/>
                <w:szCs w:val="24"/>
                <w:lang w:eastAsia="es-ES_tradnl"/>
              </w:rPr>
              <w:t>Baño</w:t>
            </w:r>
          </w:p>
        </w:tc>
        <w:tc>
          <w:tcPr>
            <w:tcW w:w="2344" w:type="dxa"/>
            <w:vMerge/>
            <w:tcBorders>
              <w:left w:val="single" w:sz="4" w:space="0" w:color="auto"/>
              <w:bottom w:val="single" w:sz="4" w:space="0" w:color="auto"/>
              <w:right w:val="single" w:sz="4" w:space="0" w:color="auto"/>
            </w:tcBorders>
            <w:shd w:val="clear" w:color="auto" w:fill="auto"/>
            <w:vAlign w:val="bottom"/>
          </w:tcPr>
          <w:p w:rsidR="002F6E35" w:rsidRPr="00B77E30" w:rsidRDefault="002F6E35" w:rsidP="00365A70">
            <w:pPr>
              <w:spacing w:after="0"/>
              <w:jc w:val="center"/>
              <w:rPr>
                <w:rFonts w:ascii="Arial" w:hAnsi="Arial" w:cs="Arial"/>
                <w:sz w:val="24"/>
                <w:szCs w:val="24"/>
                <w:lang w:eastAsia="es-ES_tradnl"/>
              </w:rPr>
            </w:pPr>
          </w:p>
        </w:tc>
      </w:tr>
      <w:tr w:rsidR="002F6E35" w:rsidRPr="00B77E30" w:rsidTr="00365A70">
        <w:trPr>
          <w:trHeight w:val="276"/>
        </w:trPr>
        <w:tc>
          <w:tcPr>
            <w:tcW w:w="6814"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rsidR="002F6E35" w:rsidRPr="00B77E30" w:rsidRDefault="002F6E35" w:rsidP="00365A70">
            <w:pPr>
              <w:spacing w:after="0"/>
              <w:jc w:val="center"/>
              <w:rPr>
                <w:rFonts w:ascii="Arial" w:hAnsi="Arial" w:cs="Arial"/>
                <w:sz w:val="24"/>
                <w:szCs w:val="24"/>
                <w:lang w:eastAsia="es-ES_tradnl"/>
              </w:rPr>
            </w:pPr>
            <w:r w:rsidRPr="00B77E30">
              <w:rPr>
                <w:rFonts w:ascii="Arial" w:hAnsi="Arial" w:cs="Arial"/>
                <w:b/>
                <w:bCs/>
                <w:sz w:val="24"/>
                <w:szCs w:val="24"/>
                <w:lang w:eastAsia="es-ES_tradnl"/>
              </w:rPr>
              <w:t xml:space="preserve">TOTAL </w:t>
            </w:r>
          </w:p>
        </w:tc>
        <w:tc>
          <w:tcPr>
            <w:tcW w:w="234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F6E35" w:rsidRPr="00B77E30" w:rsidRDefault="002F6E35" w:rsidP="00365A70">
            <w:pPr>
              <w:spacing w:after="0"/>
              <w:jc w:val="center"/>
              <w:rPr>
                <w:rFonts w:ascii="Arial" w:hAnsi="Arial" w:cs="Arial"/>
                <w:sz w:val="24"/>
                <w:szCs w:val="24"/>
                <w:lang w:eastAsia="es-ES_tradnl"/>
              </w:rPr>
            </w:pPr>
            <w:r w:rsidRPr="00B77E30">
              <w:rPr>
                <w:rFonts w:ascii="Arial" w:hAnsi="Arial" w:cs="Arial"/>
                <w:sz w:val="24"/>
                <w:szCs w:val="24"/>
                <w:lang w:eastAsia="es-ES_tradnl"/>
              </w:rPr>
              <w:t>37</w:t>
            </w:r>
          </w:p>
        </w:tc>
      </w:tr>
      <w:bookmarkEnd w:id="15"/>
      <w:bookmarkEnd w:id="16"/>
    </w:tbl>
    <w:p w:rsidR="00CF0348" w:rsidRDefault="00CF0348" w:rsidP="005E6F8F">
      <w:pPr>
        <w:pStyle w:val="Prrafodelista"/>
        <w:ind w:left="0"/>
        <w:contextualSpacing w:val="0"/>
        <w:rPr>
          <w:rFonts w:ascii="Arial" w:hAnsi="Arial" w:cs="Arial"/>
          <w:b/>
          <w:sz w:val="24"/>
          <w:szCs w:val="24"/>
        </w:rPr>
      </w:pPr>
    </w:p>
    <w:p w:rsidR="005E6F8F" w:rsidRPr="00B77E30" w:rsidRDefault="005A323C" w:rsidP="005E6F8F">
      <w:pPr>
        <w:pStyle w:val="Prrafodelista"/>
        <w:ind w:left="0"/>
        <w:contextualSpacing w:val="0"/>
        <w:rPr>
          <w:rFonts w:ascii="Arial" w:hAnsi="Arial" w:cs="Arial"/>
          <w:b/>
          <w:sz w:val="24"/>
          <w:szCs w:val="24"/>
        </w:rPr>
      </w:pPr>
      <w:r w:rsidRPr="00B77E30">
        <w:rPr>
          <w:rFonts w:ascii="Arial" w:hAnsi="Arial" w:cs="Arial"/>
          <w:b/>
          <w:sz w:val="24"/>
          <w:szCs w:val="24"/>
        </w:rPr>
        <w:t>12</w:t>
      </w:r>
      <w:r w:rsidR="004E3F65" w:rsidRPr="00B77E30">
        <w:rPr>
          <w:rFonts w:ascii="Arial" w:hAnsi="Arial" w:cs="Arial"/>
          <w:b/>
          <w:sz w:val="24"/>
          <w:szCs w:val="24"/>
        </w:rPr>
        <w:t>. ANALISIS</w:t>
      </w:r>
      <w:r w:rsidR="005E6F8F" w:rsidRPr="00B77E30">
        <w:rPr>
          <w:rFonts w:ascii="Arial" w:hAnsi="Arial" w:cs="Arial"/>
          <w:b/>
          <w:sz w:val="24"/>
          <w:szCs w:val="24"/>
        </w:rPr>
        <w:t xml:space="preserve"> DE AMENAZAS</w:t>
      </w:r>
    </w:p>
    <w:p w:rsidR="005E6F8F" w:rsidRPr="00B77E30" w:rsidRDefault="005E6F8F" w:rsidP="005E6F8F">
      <w:pPr>
        <w:pStyle w:val="Textoindependiente3"/>
        <w:rPr>
          <w:rFonts w:ascii="Arial" w:hAnsi="Arial" w:cs="Arial"/>
          <w:iCs/>
          <w:sz w:val="24"/>
          <w:szCs w:val="24"/>
        </w:rPr>
      </w:pPr>
      <w:r w:rsidRPr="00B77E30">
        <w:rPr>
          <w:rFonts w:ascii="Arial" w:hAnsi="Arial" w:cs="Arial"/>
          <w:iCs/>
          <w:sz w:val="24"/>
          <w:szCs w:val="24"/>
        </w:rPr>
        <w:t>Identificadas las amenazas, se requiere la valoración que permita cuantificar el riesgo de acuerdo a las siguientes variables.</w:t>
      </w:r>
    </w:p>
    <w:tbl>
      <w:tblPr>
        <w:tblW w:w="9230"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2858"/>
        <w:gridCol w:w="6372"/>
      </w:tblGrid>
      <w:tr w:rsidR="005E6F8F" w:rsidRPr="00B77E30" w:rsidTr="00CF0348">
        <w:trPr>
          <w:trHeight w:val="371"/>
          <w:jc w:val="center"/>
        </w:trPr>
        <w:tc>
          <w:tcPr>
            <w:tcW w:w="2858" w:type="dxa"/>
            <w:tcBorders>
              <w:top w:val="single" w:sz="4" w:space="0" w:color="auto"/>
              <w:left w:val="single" w:sz="4" w:space="0" w:color="auto"/>
              <w:bottom w:val="thinThickSmallGap" w:sz="24" w:space="0" w:color="auto"/>
              <w:right w:val="single" w:sz="4" w:space="0" w:color="auto"/>
            </w:tcBorders>
            <w:shd w:val="clear" w:color="auto" w:fill="000000"/>
            <w:hideMark/>
          </w:tcPr>
          <w:p w:rsidR="005E6F8F" w:rsidRPr="00B77E30" w:rsidRDefault="005E6F8F" w:rsidP="00365A70">
            <w:pPr>
              <w:pStyle w:val="Ttulo3"/>
              <w:jc w:val="center"/>
              <w:rPr>
                <w:rFonts w:cs="Arial"/>
                <w:iCs/>
                <w:color w:val="FFFFFF"/>
                <w:sz w:val="24"/>
                <w:szCs w:val="24"/>
              </w:rPr>
            </w:pPr>
            <w:r w:rsidRPr="00B77E30">
              <w:rPr>
                <w:rFonts w:cs="Arial"/>
                <w:iCs/>
                <w:color w:val="FFFFFF"/>
                <w:sz w:val="24"/>
                <w:szCs w:val="24"/>
              </w:rPr>
              <w:t>PROBABILIDAD</w:t>
            </w:r>
          </w:p>
          <w:p w:rsidR="005E6F8F" w:rsidRPr="00B77E30" w:rsidRDefault="005E6F8F" w:rsidP="00365A70">
            <w:pPr>
              <w:jc w:val="center"/>
              <w:rPr>
                <w:rFonts w:ascii="Arial" w:hAnsi="Arial" w:cs="Arial"/>
                <w:b/>
                <w:iCs/>
                <w:color w:val="FFFFFF"/>
                <w:sz w:val="24"/>
                <w:szCs w:val="24"/>
              </w:rPr>
            </w:pPr>
            <w:r w:rsidRPr="00B77E30">
              <w:rPr>
                <w:rFonts w:ascii="Arial" w:hAnsi="Arial" w:cs="Arial"/>
                <w:b/>
                <w:iCs/>
                <w:color w:val="FFFFFF"/>
                <w:sz w:val="24"/>
                <w:szCs w:val="24"/>
              </w:rPr>
              <w:t>(NIVEL)</w:t>
            </w:r>
          </w:p>
        </w:tc>
        <w:tc>
          <w:tcPr>
            <w:tcW w:w="6372" w:type="dxa"/>
            <w:tcBorders>
              <w:top w:val="single" w:sz="4" w:space="0" w:color="auto"/>
              <w:left w:val="single" w:sz="4" w:space="0" w:color="auto"/>
              <w:bottom w:val="thinThickSmallGap" w:sz="24" w:space="0" w:color="auto"/>
              <w:right w:val="single" w:sz="4" w:space="0" w:color="auto"/>
            </w:tcBorders>
            <w:shd w:val="clear" w:color="auto" w:fill="000000"/>
            <w:hideMark/>
          </w:tcPr>
          <w:p w:rsidR="005E6F8F" w:rsidRPr="00B77E30" w:rsidRDefault="005E6F8F" w:rsidP="00365A70">
            <w:pPr>
              <w:pStyle w:val="Ttulo5"/>
              <w:rPr>
                <w:rFonts w:cs="Arial"/>
                <w:iCs/>
                <w:color w:val="FFFFFF"/>
                <w:sz w:val="24"/>
                <w:szCs w:val="24"/>
              </w:rPr>
            </w:pPr>
            <w:r w:rsidRPr="00B77E30">
              <w:rPr>
                <w:rFonts w:cs="Arial"/>
                <w:iCs/>
                <w:color w:val="FFFFFF"/>
                <w:sz w:val="24"/>
                <w:szCs w:val="24"/>
              </w:rPr>
              <w:t>CONCEPTO</w:t>
            </w:r>
          </w:p>
        </w:tc>
      </w:tr>
      <w:tr w:rsidR="005E6F8F" w:rsidRPr="00B77E30" w:rsidTr="00CF0348">
        <w:trPr>
          <w:trHeight w:val="441"/>
          <w:jc w:val="center"/>
        </w:trPr>
        <w:tc>
          <w:tcPr>
            <w:tcW w:w="2858" w:type="dxa"/>
            <w:tcBorders>
              <w:top w:val="nil"/>
              <w:left w:val="single" w:sz="4" w:space="0" w:color="auto"/>
              <w:bottom w:val="single" w:sz="4" w:space="0" w:color="auto"/>
              <w:right w:val="single" w:sz="4" w:space="0" w:color="auto"/>
            </w:tcBorders>
            <w:hideMark/>
          </w:tcPr>
          <w:p w:rsidR="005E6F8F" w:rsidRPr="00B77E30" w:rsidRDefault="005E6F8F" w:rsidP="00365A70">
            <w:pPr>
              <w:pStyle w:val="Ttulo1"/>
              <w:rPr>
                <w:rFonts w:ascii="Arial" w:hAnsi="Arial" w:cs="Arial"/>
                <w:iCs/>
                <w:szCs w:val="24"/>
              </w:rPr>
            </w:pPr>
            <w:r w:rsidRPr="00B77E30">
              <w:rPr>
                <w:rFonts w:ascii="Arial" w:hAnsi="Arial" w:cs="Arial"/>
                <w:iCs/>
                <w:szCs w:val="24"/>
              </w:rPr>
              <w:t>IMPOSIBLE</w:t>
            </w:r>
          </w:p>
        </w:tc>
        <w:tc>
          <w:tcPr>
            <w:tcW w:w="6372" w:type="dxa"/>
            <w:tcBorders>
              <w:top w:val="nil"/>
              <w:left w:val="single" w:sz="4" w:space="0" w:color="auto"/>
              <w:bottom w:val="single" w:sz="4" w:space="0" w:color="auto"/>
              <w:right w:val="single" w:sz="4" w:space="0" w:color="auto"/>
            </w:tcBorders>
            <w:hideMark/>
          </w:tcPr>
          <w:p w:rsidR="005E6F8F" w:rsidRPr="00B77E30" w:rsidRDefault="005E6F8F" w:rsidP="00365A70">
            <w:pPr>
              <w:rPr>
                <w:rFonts w:ascii="Arial" w:hAnsi="Arial" w:cs="Arial"/>
                <w:iCs/>
                <w:sz w:val="24"/>
                <w:szCs w:val="24"/>
                <w:lang w:val="es-MX"/>
              </w:rPr>
            </w:pPr>
            <w:r w:rsidRPr="00B77E30">
              <w:rPr>
                <w:rFonts w:ascii="Arial" w:hAnsi="Arial" w:cs="Arial"/>
                <w:iCs/>
                <w:sz w:val="24"/>
                <w:szCs w:val="24"/>
                <w:lang w:val="es-MX"/>
              </w:rPr>
              <w:t>Prácticamente imposible que ocurra</w:t>
            </w:r>
          </w:p>
        </w:tc>
      </w:tr>
      <w:tr w:rsidR="005E6F8F" w:rsidRPr="00B77E30" w:rsidTr="00CF0348">
        <w:trPr>
          <w:trHeight w:val="303"/>
          <w:jc w:val="center"/>
        </w:trPr>
        <w:tc>
          <w:tcPr>
            <w:tcW w:w="2858" w:type="dxa"/>
            <w:tcBorders>
              <w:top w:val="single" w:sz="4" w:space="0" w:color="auto"/>
              <w:left w:val="single" w:sz="4" w:space="0" w:color="auto"/>
              <w:bottom w:val="single" w:sz="4" w:space="0" w:color="auto"/>
              <w:right w:val="single" w:sz="4" w:space="0" w:color="auto"/>
            </w:tcBorders>
            <w:hideMark/>
          </w:tcPr>
          <w:p w:rsidR="005E6F8F" w:rsidRPr="00B77E30" w:rsidRDefault="005E6F8F" w:rsidP="00365A70">
            <w:pPr>
              <w:jc w:val="center"/>
              <w:rPr>
                <w:rFonts w:ascii="Arial" w:hAnsi="Arial" w:cs="Arial"/>
                <w:b/>
                <w:iCs/>
                <w:sz w:val="24"/>
                <w:szCs w:val="24"/>
                <w:lang w:val="es-MX"/>
              </w:rPr>
            </w:pPr>
            <w:r w:rsidRPr="00B77E30">
              <w:rPr>
                <w:rFonts w:ascii="Arial" w:hAnsi="Arial" w:cs="Arial"/>
                <w:b/>
                <w:iCs/>
                <w:sz w:val="24"/>
                <w:szCs w:val="24"/>
                <w:lang w:val="es-MX"/>
              </w:rPr>
              <w:t>IMPROBABLE</w:t>
            </w:r>
          </w:p>
        </w:tc>
        <w:tc>
          <w:tcPr>
            <w:tcW w:w="6372" w:type="dxa"/>
            <w:tcBorders>
              <w:top w:val="single" w:sz="4" w:space="0" w:color="auto"/>
              <w:left w:val="single" w:sz="4" w:space="0" w:color="auto"/>
              <w:bottom w:val="single" w:sz="4" w:space="0" w:color="auto"/>
              <w:right w:val="single" w:sz="4" w:space="0" w:color="auto"/>
            </w:tcBorders>
          </w:tcPr>
          <w:p w:rsidR="005E6F8F" w:rsidRPr="00B77E30" w:rsidRDefault="005E6F8F" w:rsidP="00365A70">
            <w:pPr>
              <w:rPr>
                <w:rFonts w:ascii="Arial" w:hAnsi="Arial" w:cs="Arial"/>
                <w:iCs/>
                <w:sz w:val="24"/>
                <w:szCs w:val="24"/>
                <w:lang w:val="es-MX"/>
              </w:rPr>
            </w:pPr>
            <w:r w:rsidRPr="00B77E30">
              <w:rPr>
                <w:rFonts w:ascii="Arial" w:hAnsi="Arial" w:cs="Arial"/>
                <w:iCs/>
                <w:sz w:val="24"/>
                <w:szCs w:val="24"/>
                <w:lang w:val="es-MX"/>
              </w:rPr>
              <w:t>Improbable que ocurra</w:t>
            </w:r>
          </w:p>
          <w:p w:rsidR="005E6F8F" w:rsidRPr="00B77E30" w:rsidRDefault="005E6F8F" w:rsidP="00365A70">
            <w:pPr>
              <w:rPr>
                <w:rFonts w:ascii="Arial" w:hAnsi="Arial" w:cs="Arial"/>
                <w:iCs/>
                <w:sz w:val="24"/>
                <w:szCs w:val="24"/>
                <w:lang w:val="es-MX"/>
              </w:rPr>
            </w:pPr>
          </w:p>
        </w:tc>
      </w:tr>
      <w:tr w:rsidR="005E6F8F" w:rsidRPr="00B77E30" w:rsidTr="00CF0348">
        <w:trPr>
          <w:trHeight w:val="549"/>
          <w:jc w:val="center"/>
        </w:trPr>
        <w:tc>
          <w:tcPr>
            <w:tcW w:w="2858" w:type="dxa"/>
            <w:tcBorders>
              <w:top w:val="single" w:sz="4" w:space="0" w:color="auto"/>
              <w:left w:val="single" w:sz="4" w:space="0" w:color="auto"/>
              <w:bottom w:val="single" w:sz="4" w:space="0" w:color="auto"/>
              <w:right w:val="single" w:sz="4" w:space="0" w:color="auto"/>
            </w:tcBorders>
            <w:hideMark/>
          </w:tcPr>
          <w:p w:rsidR="005E6F8F" w:rsidRPr="00B77E30" w:rsidRDefault="005E6F8F" w:rsidP="00365A70">
            <w:pPr>
              <w:jc w:val="center"/>
              <w:rPr>
                <w:rFonts w:ascii="Arial" w:hAnsi="Arial" w:cs="Arial"/>
                <w:b/>
                <w:iCs/>
                <w:sz w:val="24"/>
                <w:szCs w:val="24"/>
                <w:lang w:val="es-MX"/>
              </w:rPr>
            </w:pPr>
            <w:r w:rsidRPr="00B77E30">
              <w:rPr>
                <w:rFonts w:ascii="Arial" w:hAnsi="Arial" w:cs="Arial"/>
                <w:b/>
                <w:iCs/>
                <w:sz w:val="24"/>
                <w:szCs w:val="24"/>
                <w:lang w:val="es-MX"/>
              </w:rPr>
              <w:t>REMOTO</w:t>
            </w:r>
          </w:p>
        </w:tc>
        <w:tc>
          <w:tcPr>
            <w:tcW w:w="6372" w:type="dxa"/>
            <w:tcBorders>
              <w:top w:val="single" w:sz="4" w:space="0" w:color="auto"/>
              <w:left w:val="single" w:sz="4" w:space="0" w:color="auto"/>
              <w:bottom w:val="single" w:sz="4" w:space="0" w:color="auto"/>
              <w:right w:val="single" w:sz="4" w:space="0" w:color="auto"/>
            </w:tcBorders>
            <w:hideMark/>
          </w:tcPr>
          <w:p w:rsidR="005E6F8F" w:rsidRPr="00B77E30" w:rsidRDefault="005E6F8F" w:rsidP="00365A70">
            <w:pPr>
              <w:rPr>
                <w:rFonts w:ascii="Arial" w:hAnsi="Arial" w:cs="Arial"/>
                <w:iCs/>
                <w:sz w:val="24"/>
                <w:szCs w:val="24"/>
                <w:lang w:val="es-MX"/>
              </w:rPr>
            </w:pPr>
            <w:r w:rsidRPr="00B77E30">
              <w:rPr>
                <w:rFonts w:ascii="Arial" w:hAnsi="Arial" w:cs="Arial"/>
                <w:iCs/>
                <w:sz w:val="24"/>
                <w:szCs w:val="24"/>
                <w:lang w:val="es-MX"/>
              </w:rPr>
              <w:t>Puede ocurrir</w:t>
            </w:r>
          </w:p>
        </w:tc>
      </w:tr>
      <w:tr w:rsidR="005E6F8F" w:rsidRPr="00B77E30" w:rsidTr="00CF0348">
        <w:trPr>
          <w:trHeight w:val="548"/>
          <w:jc w:val="center"/>
        </w:trPr>
        <w:tc>
          <w:tcPr>
            <w:tcW w:w="2858" w:type="dxa"/>
            <w:tcBorders>
              <w:top w:val="single" w:sz="4" w:space="0" w:color="auto"/>
              <w:left w:val="single" w:sz="4" w:space="0" w:color="auto"/>
              <w:bottom w:val="single" w:sz="4" w:space="0" w:color="auto"/>
              <w:right w:val="single" w:sz="4" w:space="0" w:color="auto"/>
            </w:tcBorders>
            <w:hideMark/>
          </w:tcPr>
          <w:p w:rsidR="005E6F8F" w:rsidRPr="00B77E30" w:rsidRDefault="005E6F8F" w:rsidP="00365A70">
            <w:pPr>
              <w:jc w:val="center"/>
              <w:rPr>
                <w:rFonts w:ascii="Arial" w:hAnsi="Arial" w:cs="Arial"/>
                <w:b/>
                <w:iCs/>
                <w:sz w:val="24"/>
                <w:szCs w:val="24"/>
                <w:lang w:val="es-MX"/>
              </w:rPr>
            </w:pPr>
            <w:r w:rsidRPr="00B77E30">
              <w:rPr>
                <w:rFonts w:ascii="Arial" w:hAnsi="Arial" w:cs="Arial"/>
                <w:b/>
                <w:iCs/>
                <w:sz w:val="24"/>
                <w:szCs w:val="24"/>
                <w:lang w:val="es-MX"/>
              </w:rPr>
              <w:t>OCASIONAL</w:t>
            </w:r>
          </w:p>
        </w:tc>
        <w:tc>
          <w:tcPr>
            <w:tcW w:w="6372" w:type="dxa"/>
            <w:tcBorders>
              <w:top w:val="single" w:sz="4" w:space="0" w:color="auto"/>
              <w:left w:val="single" w:sz="4" w:space="0" w:color="auto"/>
              <w:bottom w:val="single" w:sz="4" w:space="0" w:color="auto"/>
              <w:right w:val="single" w:sz="4" w:space="0" w:color="auto"/>
            </w:tcBorders>
            <w:hideMark/>
          </w:tcPr>
          <w:p w:rsidR="005E6F8F" w:rsidRPr="00B77E30" w:rsidRDefault="005E6F8F" w:rsidP="00365A70">
            <w:pPr>
              <w:rPr>
                <w:rFonts w:ascii="Arial" w:hAnsi="Arial" w:cs="Arial"/>
                <w:iCs/>
                <w:sz w:val="24"/>
                <w:szCs w:val="24"/>
                <w:lang w:val="es-MX"/>
              </w:rPr>
            </w:pPr>
            <w:r w:rsidRPr="00B77E30">
              <w:rPr>
                <w:rFonts w:ascii="Arial" w:hAnsi="Arial" w:cs="Arial"/>
                <w:iCs/>
                <w:sz w:val="24"/>
                <w:szCs w:val="24"/>
                <w:lang w:val="es-MX"/>
              </w:rPr>
              <w:t>Ha ocurrido pocas veces</w:t>
            </w:r>
          </w:p>
        </w:tc>
      </w:tr>
      <w:tr w:rsidR="005E6F8F" w:rsidRPr="00B77E30" w:rsidTr="00CF0348">
        <w:trPr>
          <w:trHeight w:val="428"/>
          <w:jc w:val="center"/>
        </w:trPr>
        <w:tc>
          <w:tcPr>
            <w:tcW w:w="2858" w:type="dxa"/>
            <w:tcBorders>
              <w:top w:val="single" w:sz="4" w:space="0" w:color="auto"/>
              <w:left w:val="single" w:sz="4" w:space="0" w:color="auto"/>
              <w:bottom w:val="single" w:sz="4" w:space="0" w:color="auto"/>
              <w:right w:val="single" w:sz="4" w:space="0" w:color="auto"/>
            </w:tcBorders>
            <w:hideMark/>
          </w:tcPr>
          <w:p w:rsidR="005E6F8F" w:rsidRPr="00B77E30" w:rsidRDefault="005E6F8F" w:rsidP="00365A70">
            <w:pPr>
              <w:jc w:val="center"/>
              <w:rPr>
                <w:rFonts w:ascii="Arial" w:hAnsi="Arial" w:cs="Arial"/>
                <w:b/>
                <w:iCs/>
                <w:sz w:val="24"/>
                <w:szCs w:val="24"/>
                <w:lang w:val="es-MX"/>
              </w:rPr>
            </w:pPr>
            <w:r w:rsidRPr="00B77E30">
              <w:rPr>
                <w:rFonts w:ascii="Arial" w:hAnsi="Arial" w:cs="Arial"/>
                <w:b/>
                <w:iCs/>
                <w:sz w:val="24"/>
                <w:szCs w:val="24"/>
                <w:lang w:val="es-MX"/>
              </w:rPr>
              <w:t>MODERADO</w:t>
            </w:r>
          </w:p>
        </w:tc>
        <w:tc>
          <w:tcPr>
            <w:tcW w:w="6372" w:type="dxa"/>
            <w:tcBorders>
              <w:top w:val="single" w:sz="4" w:space="0" w:color="auto"/>
              <w:left w:val="single" w:sz="4" w:space="0" w:color="auto"/>
              <w:bottom w:val="single" w:sz="4" w:space="0" w:color="auto"/>
              <w:right w:val="single" w:sz="4" w:space="0" w:color="auto"/>
            </w:tcBorders>
            <w:hideMark/>
          </w:tcPr>
          <w:p w:rsidR="005E6F8F" w:rsidRPr="00B77E30" w:rsidRDefault="005E6F8F" w:rsidP="00365A70">
            <w:pPr>
              <w:rPr>
                <w:rFonts w:ascii="Arial" w:hAnsi="Arial" w:cs="Arial"/>
                <w:iCs/>
                <w:sz w:val="24"/>
                <w:szCs w:val="24"/>
                <w:lang w:val="es-MX"/>
              </w:rPr>
            </w:pPr>
            <w:r w:rsidRPr="00B77E30">
              <w:rPr>
                <w:rFonts w:ascii="Arial" w:hAnsi="Arial" w:cs="Arial"/>
                <w:iCs/>
                <w:sz w:val="24"/>
                <w:szCs w:val="24"/>
                <w:lang w:val="es-MX"/>
              </w:rPr>
              <w:t>Ha ocurrido varias veces</w:t>
            </w:r>
          </w:p>
        </w:tc>
      </w:tr>
      <w:tr w:rsidR="005E6F8F" w:rsidRPr="00B77E30" w:rsidTr="00CF0348">
        <w:trPr>
          <w:trHeight w:val="563"/>
          <w:jc w:val="center"/>
        </w:trPr>
        <w:tc>
          <w:tcPr>
            <w:tcW w:w="2858" w:type="dxa"/>
            <w:tcBorders>
              <w:top w:val="single" w:sz="4" w:space="0" w:color="auto"/>
              <w:left w:val="single" w:sz="4" w:space="0" w:color="auto"/>
              <w:bottom w:val="single" w:sz="4" w:space="0" w:color="auto"/>
              <w:right w:val="single" w:sz="4" w:space="0" w:color="auto"/>
            </w:tcBorders>
            <w:hideMark/>
          </w:tcPr>
          <w:p w:rsidR="005E6F8F" w:rsidRPr="00B77E30" w:rsidRDefault="005E6F8F" w:rsidP="00365A70">
            <w:pPr>
              <w:jc w:val="center"/>
              <w:rPr>
                <w:rFonts w:ascii="Arial" w:hAnsi="Arial" w:cs="Arial"/>
                <w:b/>
                <w:iCs/>
                <w:sz w:val="24"/>
                <w:szCs w:val="24"/>
                <w:lang w:val="es-MX"/>
              </w:rPr>
            </w:pPr>
            <w:r w:rsidRPr="00B77E30">
              <w:rPr>
                <w:rFonts w:ascii="Arial" w:hAnsi="Arial" w:cs="Arial"/>
                <w:b/>
                <w:iCs/>
                <w:sz w:val="24"/>
                <w:szCs w:val="24"/>
                <w:lang w:val="es-MX"/>
              </w:rPr>
              <w:t>FRECUENTE</w:t>
            </w:r>
          </w:p>
        </w:tc>
        <w:tc>
          <w:tcPr>
            <w:tcW w:w="6372" w:type="dxa"/>
            <w:tcBorders>
              <w:top w:val="single" w:sz="4" w:space="0" w:color="auto"/>
              <w:left w:val="single" w:sz="4" w:space="0" w:color="auto"/>
              <w:bottom w:val="single" w:sz="4" w:space="0" w:color="auto"/>
              <w:right w:val="single" w:sz="4" w:space="0" w:color="auto"/>
            </w:tcBorders>
            <w:hideMark/>
          </w:tcPr>
          <w:p w:rsidR="005E6F8F" w:rsidRPr="00B77E30" w:rsidRDefault="005E6F8F" w:rsidP="00365A70">
            <w:pPr>
              <w:rPr>
                <w:rFonts w:ascii="Arial" w:hAnsi="Arial" w:cs="Arial"/>
                <w:iCs/>
                <w:sz w:val="24"/>
                <w:szCs w:val="24"/>
                <w:lang w:val="es-MX"/>
              </w:rPr>
            </w:pPr>
            <w:r w:rsidRPr="00B77E30">
              <w:rPr>
                <w:rFonts w:ascii="Arial" w:hAnsi="Arial" w:cs="Arial"/>
                <w:iCs/>
                <w:sz w:val="24"/>
                <w:szCs w:val="24"/>
                <w:lang w:val="es-MX"/>
              </w:rPr>
              <w:t>Ha ocurrido muchas veces o es posible que ocurra frecuentemente</w:t>
            </w:r>
          </w:p>
        </w:tc>
      </w:tr>
    </w:tbl>
    <w:p w:rsidR="005E6F8F" w:rsidRPr="00B77E30" w:rsidRDefault="005E6F8F" w:rsidP="005E6F8F">
      <w:pPr>
        <w:pStyle w:val="Textoindependiente"/>
        <w:rPr>
          <w:rFonts w:ascii="Arial" w:hAnsi="Arial" w:cs="Arial"/>
          <w:b/>
          <w:iCs/>
          <w:sz w:val="24"/>
          <w:szCs w:val="24"/>
        </w:rPr>
      </w:pPr>
      <w:r w:rsidRPr="00B77E30">
        <w:rPr>
          <w:rFonts w:ascii="Arial" w:hAnsi="Arial" w:cs="Arial"/>
          <w:b/>
          <w:iCs/>
          <w:sz w:val="24"/>
          <w:szCs w:val="24"/>
        </w:rPr>
        <w:t>Para evaluar la vulnerabilidad del sistema, la intensidad de las posibles consecuencias de un siniestro de deben clasificar acorde a las siguientes variables:</w:t>
      </w:r>
    </w:p>
    <w:tbl>
      <w:tblPr>
        <w:tblW w:w="9376"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3354"/>
        <w:gridCol w:w="6022"/>
      </w:tblGrid>
      <w:tr w:rsidR="005E6F8F" w:rsidRPr="00B77E30" w:rsidTr="00CF0348">
        <w:trPr>
          <w:jc w:val="center"/>
        </w:trPr>
        <w:tc>
          <w:tcPr>
            <w:tcW w:w="3354" w:type="dxa"/>
            <w:tcBorders>
              <w:top w:val="single" w:sz="4" w:space="0" w:color="auto"/>
              <w:left w:val="single" w:sz="4" w:space="0" w:color="auto"/>
              <w:bottom w:val="thinThickSmallGap" w:sz="24" w:space="0" w:color="auto"/>
              <w:right w:val="single" w:sz="4" w:space="0" w:color="auto"/>
            </w:tcBorders>
            <w:shd w:val="clear" w:color="auto" w:fill="000000"/>
            <w:hideMark/>
          </w:tcPr>
          <w:p w:rsidR="005E6F8F" w:rsidRPr="00B77E30" w:rsidRDefault="005E6F8F" w:rsidP="00365A70">
            <w:pPr>
              <w:pStyle w:val="Textoindependiente"/>
              <w:jc w:val="center"/>
              <w:rPr>
                <w:rFonts w:ascii="Arial" w:hAnsi="Arial" w:cs="Arial"/>
                <w:iCs/>
                <w:color w:val="FFFFFF"/>
                <w:sz w:val="24"/>
                <w:szCs w:val="24"/>
              </w:rPr>
            </w:pPr>
            <w:r w:rsidRPr="00B77E30">
              <w:rPr>
                <w:rFonts w:ascii="Arial" w:hAnsi="Arial" w:cs="Arial"/>
                <w:iCs/>
                <w:color w:val="FFFFFF"/>
                <w:sz w:val="24"/>
                <w:szCs w:val="24"/>
              </w:rPr>
              <w:t>GRAVEDAD</w:t>
            </w:r>
          </w:p>
          <w:p w:rsidR="005E6F8F" w:rsidRPr="00B77E30" w:rsidRDefault="005E6F8F" w:rsidP="00365A70">
            <w:pPr>
              <w:pStyle w:val="Textoindependiente"/>
              <w:jc w:val="center"/>
              <w:rPr>
                <w:rFonts w:ascii="Arial" w:hAnsi="Arial" w:cs="Arial"/>
                <w:iCs/>
                <w:color w:val="FFFFFF"/>
                <w:sz w:val="24"/>
                <w:szCs w:val="24"/>
              </w:rPr>
            </w:pPr>
            <w:r w:rsidRPr="00B77E30">
              <w:rPr>
                <w:rFonts w:ascii="Arial" w:hAnsi="Arial" w:cs="Arial"/>
                <w:iCs/>
                <w:color w:val="FFFFFF"/>
                <w:sz w:val="24"/>
                <w:szCs w:val="24"/>
              </w:rPr>
              <w:t>(CATEGORIA)</w:t>
            </w:r>
          </w:p>
        </w:tc>
        <w:tc>
          <w:tcPr>
            <w:tcW w:w="6022" w:type="dxa"/>
            <w:tcBorders>
              <w:top w:val="single" w:sz="4" w:space="0" w:color="auto"/>
              <w:left w:val="single" w:sz="4" w:space="0" w:color="auto"/>
              <w:bottom w:val="thinThickSmallGap" w:sz="24" w:space="0" w:color="auto"/>
              <w:right w:val="single" w:sz="4" w:space="0" w:color="auto"/>
            </w:tcBorders>
            <w:shd w:val="clear" w:color="auto" w:fill="000000"/>
            <w:hideMark/>
          </w:tcPr>
          <w:p w:rsidR="005E6F8F" w:rsidRPr="00B77E30" w:rsidRDefault="005E6F8F" w:rsidP="00365A70">
            <w:pPr>
              <w:pStyle w:val="Textoindependiente"/>
              <w:jc w:val="center"/>
              <w:rPr>
                <w:rFonts w:ascii="Arial" w:hAnsi="Arial" w:cs="Arial"/>
                <w:iCs/>
                <w:color w:val="FFFFFF"/>
                <w:sz w:val="24"/>
                <w:szCs w:val="24"/>
              </w:rPr>
            </w:pPr>
            <w:r w:rsidRPr="00B77E30">
              <w:rPr>
                <w:rFonts w:ascii="Arial" w:hAnsi="Arial" w:cs="Arial"/>
                <w:iCs/>
                <w:color w:val="FFFFFF"/>
                <w:sz w:val="24"/>
                <w:szCs w:val="24"/>
              </w:rPr>
              <w:t>CONCEPTOS</w:t>
            </w:r>
          </w:p>
        </w:tc>
      </w:tr>
      <w:tr w:rsidR="005E6F8F" w:rsidRPr="00B77E30" w:rsidTr="00CF0348">
        <w:trPr>
          <w:jc w:val="center"/>
        </w:trPr>
        <w:tc>
          <w:tcPr>
            <w:tcW w:w="3354" w:type="dxa"/>
            <w:tcBorders>
              <w:top w:val="nil"/>
              <w:left w:val="single" w:sz="4" w:space="0" w:color="auto"/>
              <w:bottom w:val="single" w:sz="4" w:space="0" w:color="auto"/>
              <w:right w:val="single" w:sz="4" w:space="0" w:color="auto"/>
            </w:tcBorders>
            <w:hideMark/>
          </w:tcPr>
          <w:p w:rsidR="005E6F8F" w:rsidRPr="00B77E30" w:rsidRDefault="005E6F8F" w:rsidP="00365A70">
            <w:pPr>
              <w:pStyle w:val="Textoindependiente"/>
              <w:jc w:val="center"/>
              <w:rPr>
                <w:rFonts w:ascii="Arial" w:hAnsi="Arial" w:cs="Arial"/>
                <w:iCs/>
                <w:sz w:val="24"/>
                <w:szCs w:val="24"/>
              </w:rPr>
            </w:pPr>
            <w:r w:rsidRPr="00B77E30">
              <w:rPr>
                <w:rFonts w:ascii="Arial" w:hAnsi="Arial" w:cs="Arial"/>
                <w:iCs/>
                <w:sz w:val="24"/>
                <w:szCs w:val="24"/>
              </w:rPr>
              <w:t>INSIGNIFICANTE</w:t>
            </w:r>
          </w:p>
        </w:tc>
        <w:tc>
          <w:tcPr>
            <w:tcW w:w="6022" w:type="dxa"/>
            <w:tcBorders>
              <w:top w:val="nil"/>
              <w:left w:val="single" w:sz="4" w:space="0" w:color="auto"/>
              <w:bottom w:val="single" w:sz="4" w:space="0" w:color="auto"/>
              <w:right w:val="single" w:sz="4" w:space="0" w:color="auto"/>
            </w:tcBorders>
            <w:hideMark/>
          </w:tcPr>
          <w:p w:rsidR="005E6F8F" w:rsidRPr="00B77E30" w:rsidRDefault="005E6F8F" w:rsidP="00365A70">
            <w:pPr>
              <w:pStyle w:val="Textoindependiente"/>
              <w:rPr>
                <w:rFonts w:ascii="Arial" w:hAnsi="Arial" w:cs="Arial"/>
                <w:b/>
                <w:iCs/>
                <w:sz w:val="24"/>
                <w:szCs w:val="24"/>
              </w:rPr>
            </w:pPr>
            <w:r w:rsidRPr="00B77E30">
              <w:rPr>
                <w:rFonts w:ascii="Arial" w:hAnsi="Arial" w:cs="Arial"/>
                <w:b/>
                <w:iCs/>
                <w:sz w:val="24"/>
                <w:szCs w:val="24"/>
              </w:rPr>
              <w:t xml:space="preserve">Lesión menor, poca pérdida financiera, poca </w:t>
            </w:r>
            <w:r w:rsidRPr="00B77E30">
              <w:rPr>
                <w:rFonts w:ascii="Arial" w:hAnsi="Arial" w:cs="Arial"/>
                <w:b/>
                <w:iCs/>
                <w:sz w:val="24"/>
                <w:szCs w:val="24"/>
              </w:rPr>
              <w:lastRenderedPageBreak/>
              <w:t>incidencia en la imagen, daño menor al sistema, controlable daño ambiental</w:t>
            </w:r>
          </w:p>
        </w:tc>
      </w:tr>
      <w:tr w:rsidR="005E6F8F" w:rsidRPr="00B77E30" w:rsidTr="00CF0348">
        <w:trPr>
          <w:jc w:val="center"/>
        </w:trPr>
        <w:tc>
          <w:tcPr>
            <w:tcW w:w="3354" w:type="dxa"/>
            <w:tcBorders>
              <w:top w:val="single" w:sz="4" w:space="0" w:color="auto"/>
              <w:left w:val="single" w:sz="4" w:space="0" w:color="auto"/>
              <w:bottom w:val="single" w:sz="4" w:space="0" w:color="auto"/>
              <w:right w:val="single" w:sz="4" w:space="0" w:color="auto"/>
            </w:tcBorders>
            <w:hideMark/>
          </w:tcPr>
          <w:p w:rsidR="005E6F8F" w:rsidRPr="00B77E30" w:rsidRDefault="005E6F8F" w:rsidP="00365A70">
            <w:pPr>
              <w:pStyle w:val="Textoindependiente"/>
              <w:jc w:val="center"/>
              <w:rPr>
                <w:rFonts w:ascii="Arial" w:hAnsi="Arial" w:cs="Arial"/>
                <w:iCs/>
                <w:sz w:val="24"/>
                <w:szCs w:val="24"/>
              </w:rPr>
            </w:pPr>
            <w:r w:rsidRPr="00B77E30">
              <w:rPr>
                <w:rFonts w:ascii="Arial" w:hAnsi="Arial" w:cs="Arial"/>
                <w:iCs/>
                <w:sz w:val="24"/>
                <w:szCs w:val="24"/>
              </w:rPr>
              <w:lastRenderedPageBreak/>
              <w:t>MARGINAL</w:t>
            </w:r>
          </w:p>
        </w:tc>
        <w:tc>
          <w:tcPr>
            <w:tcW w:w="6022" w:type="dxa"/>
            <w:tcBorders>
              <w:top w:val="single" w:sz="4" w:space="0" w:color="auto"/>
              <w:left w:val="single" w:sz="4" w:space="0" w:color="auto"/>
              <w:bottom w:val="single" w:sz="4" w:space="0" w:color="auto"/>
              <w:right w:val="single" w:sz="4" w:space="0" w:color="auto"/>
            </w:tcBorders>
            <w:hideMark/>
          </w:tcPr>
          <w:p w:rsidR="005E6F8F" w:rsidRPr="00B77E30" w:rsidRDefault="005E6F8F" w:rsidP="00365A70">
            <w:pPr>
              <w:pStyle w:val="Textoindependiente"/>
              <w:rPr>
                <w:rFonts w:ascii="Arial" w:hAnsi="Arial" w:cs="Arial"/>
                <w:b/>
                <w:iCs/>
                <w:sz w:val="24"/>
                <w:szCs w:val="24"/>
              </w:rPr>
            </w:pPr>
            <w:r w:rsidRPr="00B77E30">
              <w:rPr>
                <w:rFonts w:ascii="Arial" w:hAnsi="Arial" w:cs="Arial"/>
                <w:b/>
                <w:iCs/>
                <w:sz w:val="24"/>
                <w:szCs w:val="24"/>
              </w:rPr>
              <w:t>Lesión, pérdida temporal de imagen, pérdida financiera indirecta, daño al sistema, leve impacto ambiental.</w:t>
            </w:r>
          </w:p>
        </w:tc>
      </w:tr>
      <w:tr w:rsidR="005E6F8F" w:rsidRPr="00B77E30" w:rsidTr="00CF0348">
        <w:trPr>
          <w:jc w:val="center"/>
        </w:trPr>
        <w:tc>
          <w:tcPr>
            <w:tcW w:w="3354" w:type="dxa"/>
            <w:tcBorders>
              <w:top w:val="single" w:sz="4" w:space="0" w:color="auto"/>
              <w:left w:val="single" w:sz="4" w:space="0" w:color="auto"/>
              <w:bottom w:val="single" w:sz="4" w:space="0" w:color="auto"/>
              <w:right w:val="single" w:sz="4" w:space="0" w:color="auto"/>
            </w:tcBorders>
            <w:hideMark/>
          </w:tcPr>
          <w:p w:rsidR="005E6F8F" w:rsidRPr="00B77E30" w:rsidRDefault="005E6F8F" w:rsidP="00365A70">
            <w:pPr>
              <w:pStyle w:val="Textoindependiente"/>
              <w:jc w:val="center"/>
              <w:rPr>
                <w:rFonts w:ascii="Arial" w:hAnsi="Arial" w:cs="Arial"/>
                <w:iCs/>
                <w:sz w:val="24"/>
                <w:szCs w:val="24"/>
              </w:rPr>
            </w:pPr>
            <w:r w:rsidRPr="00B77E30">
              <w:rPr>
                <w:rFonts w:ascii="Arial" w:hAnsi="Arial" w:cs="Arial"/>
                <w:iCs/>
                <w:sz w:val="24"/>
                <w:szCs w:val="24"/>
              </w:rPr>
              <w:t>CRITICO</w:t>
            </w:r>
          </w:p>
        </w:tc>
        <w:tc>
          <w:tcPr>
            <w:tcW w:w="6022" w:type="dxa"/>
            <w:tcBorders>
              <w:top w:val="single" w:sz="4" w:space="0" w:color="auto"/>
              <w:left w:val="single" w:sz="4" w:space="0" w:color="auto"/>
              <w:bottom w:val="single" w:sz="4" w:space="0" w:color="auto"/>
              <w:right w:val="single" w:sz="4" w:space="0" w:color="auto"/>
            </w:tcBorders>
            <w:hideMark/>
          </w:tcPr>
          <w:p w:rsidR="005E6F8F" w:rsidRPr="00B77E30" w:rsidRDefault="005E6F8F" w:rsidP="00365A70">
            <w:pPr>
              <w:pStyle w:val="Textoindependiente"/>
              <w:rPr>
                <w:rFonts w:ascii="Arial" w:hAnsi="Arial" w:cs="Arial"/>
                <w:b/>
                <w:iCs/>
                <w:sz w:val="24"/>
                <w:szCs w:val="24"/>
              </w:rPr>
            </w:pPr>
            <w:r w:rsidRPr="00B77E30">
              <w:rPr>
                <w:rFonts w:ascii="Arial" w:hAnsi="Arial" w:cs="Arial"/>
                <w:b/>
                <w:iCs/>
                <w:sz w:val="24"/>
                <w:szCs w:val="24"/>
              </w:rPr>
              <w:t>Lesión severa con incapacidad parcial, pérdida considerable de imagen, considerable pérdida financiera, pérdida parcial del sistema; considerable impacto ambiental</w:t>
            </w:r>
          </w:p>
        </w:tc>
      </w:tr>
      <w:tr w:rsidR="005E6F8F" w:rsidRPr="00B77E30" w:rsidTr="00CF0348">
        <w:trPr>
          <w:jc w:val="center"/>
        </w:trPr>
        <w:tc>
          <w:tcPr>
            <w:tcW w:w="3354" w:type="dxa"/>
            <w:tcBorders>
              <w:top w:val="single" w:sz="4" w:space="0" w:color="auto"/>
              <w:left w:val="single" w:sz="4" w:space="0" w:color="auto"/>
              <w:bottom w:val="single" w:sz="4" w:space="0" w:color="auto"/>
              <w:right w:val="single" w:sz="4" w:space="0" w:color="auto"/>
            </w:tcBorders>
            <w:hideMark/>
          </w:tcPr>
          <w:p w:rsidR="005E6F8F" w:rsidRPr="00B77E30" w:rsidRDefault="005E6F8F" w:rsidP="00365A70">
            <w:pPr>
              <w:pStyle w:val="Textoindependiente"/>
              <w:jc w:val="center"/>
              <w:rPr>
                <w:rFonts w:ascii="Arial" w:hAnsi="Arial" w:cs="Arial"/>
                <w:iCs/>
                <w:sz w:val="24"/>
                <w:szCs w:val="24"/>
              </w:rPr>
            </w:pPr>
            <w:r w:rsidRPr="00B77E30">
              <w:rPr>
                <w:rFonts w:ascii="Arial" w:hAnsi="Arial" w:cs="Arial"/>
                <w:iCs/>
                <w:sz w:val="24"/>
                <w:szCs w:val="24"/>
              </w:rPr>
              <w:t>CATASTROFICO</w:t>
            </w:r>
          </w:p>
        </w:tc>
        <w:tc>
          <w:tcPr>
            <w:tcW w:w="6022" w:type="dxa"/>
            <w:tcBorders>
              <w:top w:val="single" w:sz="4" w:space="0" w:color="auto"/>
              <w:left w:val="single" w:sz="4" w:space="0" w:color="auto"/>
              <w:bottom w:val="single" w:sz="4" w:space="0" w:color="auto"/>
              <w:right w:val="single" w:sz="4" w:space="0" w:color="auto"/>
            </w:tcBorders>
            <w:hideMark/>
          </w:tcPr>
          <w:p w:rsidR="005E6F8F" w:rsidRPr="00B77E30" w:rsidRDefault="005E6F8F" w:rsidP="00365A70">
            <w:pPr>
              <w:pStyle w:val="Textoindependiente"/>
              <w:rPr>
                <w:rFonts w:ascii="Arial" w:hAnsi="Arial" w:cs="Arial"/>
                <w:b/>
                <w:iCs/>
                <w:sz w:val="24"/>
                <w:szCs w:val="24"/>
              </w:rPr>
            </w:pPr>
            <w:r w:rsidRPr="00B77E30">
              <w:rPr>
                <w:rFonts w:ascii="Arial" w:hAnsi="Arial" w:cs="Arial"/>
                <w:b/>
                <w:iCs/>
                <w:sz w:val="24"/>
                <w:szCs w:val="24"/>
              </w:rPr>
              <w:t>Muerte. Incapacidad total; gran pérdida de imagen de la empresa, gran pérdida financiera, pérdida total del sistema, severo impacto ambiental.</w:t>
            </w:r>
          </w:p>
        </w:tc>
      </w:tr>
    </w:tbl>
    <w:p w:rsidR="00CF0348" w:rsidRDefault="00CF0348" w:rsidP="00B965E2">
      <w:pPr>
        <w:tabs>
          <w:tab w:val="left" w:pos="285"/>
        </w:tabs>
        <w:jc w:val="center"/>
        <w:rPr>
          <w:rFonts w:ascii="Arial" w:hAnsi="Arial" w:cs="Arial"/>
          <w:b/>
          <w:sz w:val="24"/>
          <w:szCs w:val="24"/>
        </w:rPr>
      </w:pPr>
    </w:p>
    <w:p w:rsidR="00B965E2" w:rsidRPr="00B77E30" w:rsidRDefault="004E3F65" w:rsidP="00B965E2">
      <w:pPr>
        <w:tabs>
          <w:tab w:val="left" w:pos="285"/>
        </w:tabs>
        <w:jc w:val="center"/>
        <w:rPr>
          <w:rFonts w:ascii="Arial" w:hAnsi="Arial" w:cs="Arial"/>
          <w:b/>
          <w:sz w:val="24"/>
          <w:szCs w:val="24"/>
        </w:rPr>
      </w:pPr>
      <w:r w:rsidRPr="00B77E30">
        <w:rPr>
          <w:rFonts w:ascii="Arial" w:hAnsi="Arial" w:cs="Arial"/>
          <w:b/>
          <w:sz w:val="24"/>
          <w:szCs w:val="24"/>
        </w:rPr>
        <w:t xml:space="preserve">13. </w:t>
      </w:r>
      <w:r w:rsidR="00B965E2" w:rsidRPr="00B77E30">
        <w:rPr>
          <w:rFonts w:ascii="Arial" w:hAnsi="Arial" w:cs="Arial"/>
          <w:b/>
          <w:sz w:val="24"/>
          <w:szCs w:val="24"/>
        </w:rPr>
        <w:t>DETERMINACIÓN DE LA VULNERABILIDAD</w:t>
      </w:r>
    </w:p>
    <w:p w:rsidR="00B965E2" w:rsidRPr="00B77E30" w:rsidRDefault="00B965E2" w:rsidP="00B965E2">
      <w:pPr>
        <w:jc w:val="both"/>
        <w:rPr>
          <w:rFonts w:ascii="Arial" w:hAnsi="Arial" w:cs="Arial"/>
          <w:iCs/>
          <w:sz w:val="24"/>
          <w:szCs w:val="24"/>
        </w:rPr>
      </w:pPr>
      <w:r w:rsidRPr="00B77E30">
        <w:rPr>
          <w:rFonts w:ascii="Arial" w:hAnsi="Arial" w:cs="Arial"/>
          <w:iCs/>
          <w:sz w:val="24"/>
          <w:szCs w:val="24"/>
        </w:rPr>
        <w:t>La vulnerabilidad es entendida como la predisposición o susceptibilidad que tiene un elemento a ser afectado o a sufrir una pérdida.</w:t>
      </w:r>
    </w:p>
    <w:p w:rsidR="00B965E2" w:rsidRPr="00B77E30" w:rsidRDefault="00B965E2" w:rsidP="00B965E2">
      <w:pPr>
        <w:jc w:val="both"/>
        <w:rPr>
          <w:rFonts w:ascii="Arial" w:hAnsi="Arial" w:cs="Arial"/>
          <w:iCs/>
          <w:sz w:val="24"/>
          <w:szCs w:val="24"/>
        </w:rPr>
      </w:pPr>
      <w:r w:rsidRPr="00B77E30">
        <w:rPr>
          <w:rFonts w:ascii="Arial" w:hAnsi="Arial" w:cs="Arial"/>
          <w:iCs/>
          <w:sz w:val="24"/>
          <w:szCs w:val="24"/>
        </w:rPr>
        <w:t>El análisis de la vulnerabilidad es un proceso mediante el cual se determina el nivel de exposición y la predisposición a la pérdida de un elemento o grupo de elementos ante una amenaza específica.  Se valora de cero (0) a uno (1) o pérdida total.</w:t>
      </w:r>
    </w:p>
    <w:p w:rsidR="00B965E2" w:rsidRPr="00B77E30" w:rsidRDefault="00B965E2" w:rsidP="00B965E2">
      <w:pPr>
        <w:jc w:val="both"/>
        <w:rPr>
          <w:rFonts w:ascii="Arial" w:hAnsi="Arial" w:cs="Arial"/>
          <w:iCs/>
          <w:sz w:val="24"/>
          <w:szCs w:val="24"/>
        </w:rPr>
      </w:pPr>
      <w:r w:rsidRPr="00B77E30">
        <w:rPr>
          <w:rFonts w:ascii="Arial" w:hAnsi="Arial" w:cs="Arial"/>
          <w:iCs/>
          <w:sz w:val="24"/>
          <w:szCs w:val="24"/>
        </w:rPr>
        <w:t>Para su análisis se incluyen los elementos sometidos a riesgo tales como las personas, los recursos y los procesos o sistemas.</w:t>
      </w:r>
    </w:p>
    <w:p w:rsidR="00B965E2" w:rsidRPr="00B77E30" w:rsidRDefault="004E3F65" w:rsidP="00B965E2">
      <w:pPr>
        <w:tabs>
          <w:tab w:val="num" w:pos="1026"/>
        </w:tabs>
        <w:spacing w:line="360" w:lineRule="auto"/>
        <w:jc w:val="both"/>
        <w:rPr>
          <w:rFonts w:ascii="Arial" w:hAnsi="Arial" w:cs="Arial"/>
          <w:b/>
          <w:iCs/>
          <w:sz w:val="24"/>
          <w:szCs w:val="24"/>
        </w:rPr>
      </w:pPr>
      <w:r w:rsidRPr="00B77E30">
        <w:rPr>
          <w:rFonts w:ascii="Arial" w:hAnsi="Arial" w:cs="Arial"/>
          <w:b/>
          <w:iCs/>
          <w:sz w:val="24"/>
          <w:szCs w:val="24"/>
        </w:rPr>
        <w:t xml:space="preserve"> 13.1 </w:t>
      </w:r>
      <w:r w:rsidR="00B965E2" w:rsidRPr="00B77E30">
        <w:rPr>
          <w:rFonts w:ascii="Arial" w:hAnsi="Arial" w:cs="Arial"/>
          <w:b/>
          <w:iCs/>
          <w:sz w:val="24"/>
          <w:szCs w:val="24"/>
        </w:rPr>
        <w:t>VULNERABILIDAD DE LAS PERSONAS:</w:t>
      </w:r>
    </w:p>
    <w:p w:rsidR="00B965E2" w:rsidRPr="00B77E30" w:rsidRDefault="00B965E2" w:rsidP="00B965E2">
      <w:pPr>
        <w:tabs>
          <w:tab w:val="num" w:pos="1026"/>
        </w:tabs>
        <w:jc w:val="both"/>
        <w:rPr>
          <w:rFonts w:ascii="Arial" w:hAnsi="Arial" w:cs="Arial"/>
          <w:iCs/>
          <w:sz w:val="24"/>
          <w:szCs w:val="24"/>
        </w:rPr>
      </w:pPr>
      <w:r w:rsidRPr="00B77E30">
        <w:rPr>
          <w:rFonts w:ascii="Arial" w:hAnsi="Arial" w:cs="Arial"/>
          <w:iCs/>
          <w:sz w:val="24"/>
          <w:szCs w:val="24"/>
        </w:rPr>
        <w:t>Las personas se definen como los empleados y trabajadores de la Organización, analizándose su organización para prevención y control de emergencia.</w:t>
      </w:r>
    </w:p>
    <w:p w:rsidR="00B965E2" w:rsidRPr="00B77E30" w:rsidRDefault="00B965E2" w:rsidP="00B965E2">
      <w:pPr>
        <w:tabs>
          <w:tab w:val="num" w:pos="1026"/>
        </w:tabs>
        <w:jc w:val="both"/>
        <w:rPr>
          <w:rFonts w:ascii="Arial" w:hAnsi="Arial" w:cs="Arial"/>
          <w:iCs/>
          <w:sz w:val="24"/>
          <w:szCs w:val="24"/>
        </w:rPr>
      </w:pPr>
      <w:r w:rsidRPr="00B77E30">
        <w:rPr>
          <w:rFonts w:ascii="Arial" w:hAnsi="Arial" w:cs="Arial"/>
          <w:iCs/>
          <w:sz w:val="24"/>
          <w:szCs w:val="24"/>
        </w:rPr>
        <w:t>La capacitación, el entrenamiento y la dotación completa de elementos para la seguridad y protección personal de acuerdo a la amenaza.  Cada uno de estos aspectos se califica cero (0), si de acuerdo con la definición del término se tiene suficiencia en la Organización, con 0.5 si se está en proceso y con uno (1) si se carece completamente o no se cuenta con recursos.</w:t>
      </w:r>
    </w:p>
    <w:tbl>
      <w:tblPr>
        <w:tblW w:w="96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3"/>
        <w:gridCol w:w="26"/>
        <w:gridCol w:w="6291"/>
        <w:gridCol w:w="1134"/>
        <w:gridCol w:w="1134"/>
        <w:gridCol w:w="1076"/>
      </w:tblGrid>
      <w:tr w:rsidR="00035C3D" w:rsidRPr="00B77E30" w:rsidTr="00CF0348">
        <w:trPr>
          <w:gridBefore w:val="1"/>
          <w:wBefore w:w="13" w:type="dxa"/>
          <w:trHeight w:val="266"/>
          <w:jc w:val="center"/>
        </w:trPr>
        <w:tc>
          <w:tcPr>
            <w:tcW w:w="6317" w:type="dxa"/>
            <w:gridSpan w:val="2"/>
            <w:tcBorders>
              <w:top w:val="single" w:sz="4" w:space="0" w:color="000000"/>
              <w:left w:val="single" w:sz="4" w:space="0" w:color="000000"/>
              <w:bottom w:val="single" w:sz="4" w:space="0" w:color="000000"/>
              <w:right w:val="single" w:sz="4" w:space="0" w:color="000000"/>
            </w:tcBorders>
            <w:shd w:val="clear" w:color="auto" w:fill="000000"/>
          </w:tcPr>
          <w:p w:rsidR="00035C3D" w:rsidRPr="00B77E30" w:rsidRDefault="00035C3D" w:rsidP="00365A70">
            <w:pPr>
              <w:jc w:val="center"/>
              <w:rPr>
                <w:rFonts w:ascii="Arial" w:hAnsi="Arial" w:cs="Arial"/>
                <w:b/>
                <w:sz w:val="24"/>
                <w:szCs w:val="24"/>
              </w:rPr>
            </w:pPr>
            <w:r w:rsidRPr="00B77E30">
              <w:rPr>
                <w:rFonts w:ascii="Arial" w:hAnsi="Arial" w:cs="Arial"/>
                <w:b/>
                <w:sz w:val="24"/>
                <w:szCs w:val="24"/>
              </w:rPr>
              <w:t>CRITERIO DE EVALUACIÓN</w:t>
            </w:r>
          </w:p>
        </w:tc>
        <w:tc>
          <w:tcPr>
            <w:tcW w:w="1134" w:type="dxa"/>
            <w:tcBorders>
              <w:top w:val="single" w:sz="4" w:space="0" w:color="000000"/>
              <w:left w:val="single" w:sz="4" w:space="0" w:color="000000"/>
              <w:bottom w:val="single" w:sz="4" w:space="0" w:color="000000"/>
              <w:right w:val="single" w:sz="4" w:space="0" w:color="000000"/>
            </w:tcBorders>
            <w:shd w:val="clear" w:color="auto" w:fill="000000"/>
          </w:tcPr>
          <w:p w:rsidR="00035C3D" w:rsidRPr="00B77E30" w:rsidRDefault="00035C3D" w:rsidP="00365A70">
            <w:pPr>
              <w:jc w:val="center"/>
              <w:rPr>
                <w:rFonts w:ascii="Arial" w:hAnsi="Arial" w:cs="Arial"/>
                <w:b/>
                <w:sz w:val="24"/>
                <w:szCs w:val="24"/>
              </w:rPr>
            </w:pPr>
            <w:r w:rsidRPr="00B77E30">
              <w:rPr>
                <w:rFonts w:ascii="Arial" w:hAnsi="Arial" w:cs="Arial"/>
                <w:b/>
                <w:sz w:val="24"/>
                <w:szCs w:val="24"/>
              </w:rPr>
              <w:t>BAJA</w:t>
            </w:r>
          </w:p>
        </w:tc>
        <w:tc>
          <w:tcPr>
            <w:tcW w:w="1134" w:type="dxa"/>
            <w:tcBorders>
              <w:top w:val="single" w:sz="4" w:space="0" w:color="000000"/>
              <w:left w:val="single" w:sz="4" w:space="0" w:color="000000"/>
              <w:bottom w:val="single" w:sz="4" w:space="0" w:color="000000"/>
              <w:right w:val="single" w:sz="4" w:space="0" w:color="000000"/>
            </w:tcBorders>
            <w:shd w:val="clear" w:color="auto" w:fill="000000"/>
          </w:tcPr>
          <w:p w:rsidR="00035C3D" w:rsidRPr="00B77E30" w:rsidRDefault="00035C3D" w:rsidP="00365A70">
            <w:pPr>
              <w:jc w:val="center"/>
              <w:rPr>
                <w:rFonts w:ascii="Arial" w:hAnsi="Arial" w:cs="Arial"/>
                <w:b/>
                <w:sz w:val="24"/>
                <w:szCs w:val="24"/>
              </w:rPr>
            </w:pPr>
            <w:r w:rsidRPr="00B77E30">
              <w:rPr>
                <w:rFonts w:ascii="Arial" w:hAnsi="Arial" w:cs="Arial"/>
                <w:b/>
                <w:sz w:val="24"/>
                <w:szCs w:val="24"/>
              </w:rPr>
              <w:t>MEDIA</w:t>
            </w:r>
          </w:p>
        </w:tc>
        <w:tc>
          <w:tcPr>
            <w:tcW w:w="1076" w:type="dxa"/>
            <w:tcBorders>
              <w:top w:val="single" w:sz="4" w:space="0" w:color="000000"/>
              <w:left w:val="single" w:sz="4" w:space="0" w:color="000000"/>
              <w:bottom w:val="single" w:sz="4" w:space="0" w:color="000000"/>
              <w:right w:val="single" w:sz="4" w:space="0" w:color="000000"/>
            </w:tcBorders>
            <w:shd w:val="clear" w:color="auto" w:fill="000000"/>
          </w:tcPr>
          <w:p w:rsidR="00035C3D" w:rsidRPr="00B77E30" w:rsidRDefault="00035C3D" w:rsidP="00365A70">
            <w:pPr>
              <w:jc w:val="center"/>
              <w:rPr>
                <w:rFonts w:ascii="Arial" w:hAnsi="Arial" w:cs="Arial"/>
                <w:b/>
                <w:sz w:val="24"/>
                <w:szCs w:val="24"/>
              </w:rPr>
            </w:pPr>
            <w:r w:rsidRPr="00B77E30">
              <w:rPr>
                <w:rFonts w:ascii="Arial" w:hAnsi="Arial" w:cs="Arial"/>
                <w:b/>
                <w:sz w:val="24"/>
                <w:szCs w:val="24"/>
              </w:rPr>
              <w:t>ALTA</w:t>
            </w:r>
          </w:p>
        </w:tc>
      </w:tr>
      <w:tr w:rsidR="00035C3D" w:rsidRPr="00B77E30" w:rsidTr="00CF0348">
        <w:trPr>
          <w:gridBefore w:val="2"/>
          <w:wBefore w:w="39" w:type="dxa"/>
          <w:trHeight w:val="245"/>
          <w:jc w:val="center"/>
        </w:trPr>
        <w:tc>
          <w:tcPr>
            <w:tcW w:w="6291" w:type="dxa"/>
            <w:tcBorders>
              <w:top w:val="single" w:sz="4" w:space="0" w:color="000000"/>
              <w:left w:val="single" w:sz="4" w:space="0" w:color="000000"/>
              <w:bottom w:val="single" w:sz="4" w:space="0" w:color="000000"/>
              <w:right w:val="single" w:sz="4" w:space="0" w:color="000000"/>
            </w:tcBorders>
          </w:tcPr>
          <w:p w:rsidR="00035C3D" w:rsidRPr="00B77E30" w:rsidRDefault="00035C3D" w:rsidP="00365A70">
            <w:pPr>
              <w:jc w:val="both"/>
              <w:rPr>
                <w:rFonts w:ascii="Arial" w:hAnsi="Arial" w:cs="Arial"/>
                <w:b/>
                <w:sz w:val="24"/>
                <w:szCs w:val="24"/>
              </w:rPr>
            </w:pPr>
            <w:r w:rsidRPr="00B77E30">
              <w:rPr>
                <w:rFonts w:ascii="Arial" w:hAnsi="Arial" w:cs="Arial"/>
                <w:b/>
                <w:sz w:val="24"/>
                <w:szCs w:val="24"/>
              </w:rPr>
              <w:t>ORGANIZACIÓN</w:t>
            </w:r>
          </w:p>
          <w:p w:rsidR="00035C3D" w:rsidRPr="00B77E30" w:rsidRDefault="00035C3D" w:rsidP="00365A70">
            <w:pPr>
              <w:jc w:val="both"/>
              <w:rPr>
                <w:rFonts w:ascii="Arial" w:hAnsi="Arial" w:cs="Arial"/>
                <w:sz w:val="24"/>
                <w:szCs w:val="24"/>
              </w:rPr>
            </w:pPr>
            <w:r w:rsidRPr="00B77E30">
              <w:rPr>
                <w:rFonts w:ascii="Arial" w:hAnsi="Arial" w:cs="Arial"/>
                <w:sz w:val="24"/>
                <w:szCs w:val="24"/>
              </w:rPr>
              <w:lastRenderedPageBreak/>
              <w:t>¿Existe comité de emergencias y tiene funciones asignadas?</w:t>
            </w:r>
          </w:p>
          <w:p w:rsidR="00035C3D" w:rsidRPr="00B77E30" w:rsidRDefault="00035C3D" w:rsidP="00365A70">
            <w:pPr>
              <w:jc w:val="both"/>
              <w:rPr>
                <w:rFonts w:ascii="Arial" w:hAnsi="Arial" w:cs="Arial"/>
                <w:sz w:val="24"/>
                <w:szCs w:val="24"/>
              </w:rPr>
            </w:pPr>
            <w:r w:rsidRPr="00B77E30">
              <w:rPr>
                <w:rFonts w:ascii="Arial" w:hAnsi="Arial" w:cs="Arial"/>
                <w:sz w:val="24"/>
                <w:szCs w:val="24"/>
              </w:rPr>
              <w:t>¿Existen brigadas de emergencia y grupos de apoyo?</w:t>
            </w:r>
          </w:p>
          <w:p w:rsidR="00035C3D" w:rsidRPr="00B77E30" w:rsidRDefault="00035C3D" w:rsidP="00365A70">
            <w:pPr>
              <w:jc w:val="both"/>
              <w:rPr>
                <w:rFonts w:ascii="Arial" w:hAnsi="Arial" w:cs="Arial"/>
                <w:sz w:val="24"/>
                <w:szCs w:val="24"/>
              </w:rPr>
            </w:pPr>
            <w:r w:rsidRPr="00B77E30">
              <w:rPr>
                <w:rFonts w:ascii="Arial" w:hAnsi="Arial" w:cs="Arial"/>
                <w:sz w:val="24"/>
                <w:szCs w:val="24"/>
              </w:rPr>
              <w:t>¿Existe otro tipo de estructura para administrar las acciones antes, durante y después de una emergencia?</w:t>
            </w:r>
          </w:p>
          <w:p w:rsidR="00035C3D" w:rsidRPr="00B77E30" w:rsidRDefault="00035C3D" w:rsidP="00365A70">
            <w:pPr>
              <w:jc w:val="both"/>
              <w:rPr>
                <w:rFonts w:ascii="Arial" w:hAnsi="Arial" w:cs="Arial"/>
                <w:sz w:val="24"/>
                <w:szCs w:val="24"/>
              </w:rPr>
            </w:pPr>
            <w:r w:rsidRPr="00B77E30">
              <w:rPr>
                <w:rFonts w:ascii="Arial" w:hAnsi="Arial" w:cs="Arial"/>
                <w:sz w:val="24"/>
                <w:szCs w:val="24"/>
              </w:rPr>
              <w:t>¿Se cuenta con algún procedimiento de respuesta frente a emergencias de tipo biológico (epidemias y pandemias)?</w:t>
            </w:r>
          </w:p>
          <w:p w:rsidR="00035C3D" w:rsidRPr="00B77E30" w:rsidRDefault="00035C3D" w:rsidP="00365A70">
            <w:pPr>
              <w:jc w:val="both"/>
              <w:rPr>
                <w:rFonts w:ascii="Arial" w:hAnsi="Arial" w:cs="Arial"/>
                <w:sz w:val="24"/>
                <w:szCs w:val="24"/>
              </w:rPr>
            </w:pPr>
            <w:r w:rsidRPr="00B77E30">
              <w:rPr>
                <w:rFonts w:ascii="Arial" w:hAnsi="Arial" w:cs="Arial"/>
                <w:sz w:val="24"/>
                <w:szCs w:val="24"/>
              </w:rPr>
              <w:t>¿Existe un protocolo de gestión de crisis para la continuidad del negocio, en caso de tener uno o varios posibles eventos positivos y/o mortales por amenaza de tipo biológico?</w:t>
            </w:r>
          </w:p>
          <w:p w:rsidR="00035C3D" w:rsidRPr="00B77E30" w:rsidRDefault="00035C3D" w:rsidP="00365A70">
            <w:pPr>
              <w:jc w:val="both"/>
              <w:rPr>
                <w:rFonts w:ascii="Arial" w:hAnsi="Arial" w:cs="Arial"/>
                <w:sz w:val="24"/>
                <w:szCs w:val="24"/>
              </w:rPr>
            </w:pPr>
            <w:r w:rsidRPr="00B77E30">
              <w:rPr>
                <w:rFonts w:ascii="Arial" w:hAnsi="Arial" w:cs="Arial"/>
                <w:sz w:val="24"/>
                <w:szCs w:val="24"/>
              </w:rPr>
              <w:t>¿Se cuenta con un perfil sociodemográfico con datos actualizados sobre información de residencia, contactos de emergencia de los trabajadores, EPS, entre otros?</w:t>
            </w:r>
          </w:p>
          <w:p w:rsidR="00035C3D" w:rsidRPr="00B77E30" w:rsidRDefault="00035C3D" w:rsidP="00365A70">
            <w:pPr>
              <w:jc w:val="both"/>
              <w:rPr>
                <w:rFonts w:ascii="Arial" w:hAnsi="Arial" w:cs="Arial"/>
                <w:sz w:val="24"/>
                <w:szCs w:val="24"/>
              </w:rPr>
            </w:pPr>
            <w:r w:rsidRPr="00B77E30">
              <w:rPr>
                <w:rFonts w:ascii="Arial" w:hAnsi="Arial" w:cs="Arial"/>
                <w:sz w:val="24"/>
                <w:szCs w:val="24"/>
              </w:rPr>
              <w:t>¿Se tiene identificado en el perfil sociodemográfico factores de riesgo: personas mayores de 60 años, diabetes, enfermedad cardiovascular, VIH, cáncer, uso de corticoides, inmunosupresores, EPOC, mal nutrición (obesidad o desnutrición)</w:t>
            </w:r>
            <w:proofErr w:type="gramStart"/>
            <w:r w:rsidRPr="00B77E30">
              <w:rPr>
                <w:rFonts w:ascii="Arial" w:hAnsi="Arial" w:cs="Arial"/>
                <w:sz w:val="24"/>
                <w:szCs w:val="24"/>
              </w:rPr>
              <w:t>?.</w:t>
            </w:r>
            <w:proofErr w:type="gramEnd"/>
            <w:r w:rsidRPr="00B77E30">
              <w:rPr>
                <w:rFonts w:ascii="Arial" w:hAnsi="Arial" w:cs="Arial"/>
                <w:sz w:val="24"/>
                <w:szCs w:val="24"/>
              </w:rPr>
              <w:t xml:space="preserve"> Estas personas son más vulnerables a contraer las infecciones.</w:t>
            </w:r>
          </w:p>
          <w:p w:rsidR="00035C3D" w:rsidRPr="00B77E30" w:rsidRDefault="00035C3D" w:rsidP="00365A70">
            <w:pPr>
              <w:jc w:val="both"/>
              <w:rPr>
                <w:rFonts w:ascii="Arial" w:hAnsi="Arial" w:cs="Arial"/>
                <w:sz w:val="24"/>
                <w:szCs w:val="24"/>
              </w:rPr>
            </w:pPr>
            <w:r w:rsidRPr="00B77E30">
              <w:rPr>
                <w:rFonts w:ascii="Arial" w:hAnsi="Arial" w:cs="Arial"/>
                <w:sz w:val="24"/>
                <w:szCs w:val="24"/>
              </w:rPr>
              <w:t>¿La ZONA Franca Internacional de Pereira se acoge a los procedimientos establecidos por las autoridades competentes en caso de resultar un evento positivo por amenaza tipo biológico (epidemias y pandemias)?</w:t>
            </w:r>
          </w:p>
        </w:tc>
        <w:tc>
          <w:tcPr>
            <w:tcW w:w="1134" w:type="dxa"/>
            <w:tcBorders>
              <w:top w:val="single" w:sz="4" w:space="0" w:color="000000"/>
              <w:left w:val="single" w:sz="4" w:space="0" w:color="000000"/>
              <w:bottom w:val="single" w:sz="4" w:space="0" w:color="000000"/>
              <w:right w:val="single" w:sz="4" w:space="0" w:color="000000"/>
            </w:tcBorders>
            <w:vAlign w:val="center"/>
          </w:tcPr>
          <w:p w:rsidR="00035C3D" w:rsidRPr="00B77E30" w:rsidRDefault="00035C3D" w:rsidP="00365A70">
            <w:pPr>
              <w:jc w:val="center"/>
              <w:rPr>
                <w:rFonts w:ascii="Arial" w:hAnsi="Arial" w:cs="Arial"/>
                <w:b/>
                <w:sz w:val="24"/>
                <w:szCs w:val="24"/>
              </w:rPr>
            </w:pPr>
            <w:r w:rsidRPr="00B77E30">
              <w:rPr>
                <w:rFonts w:ascii="Arial" w:hAnsi="Arial" w:cs="Arial"/>
                <w:b/>
                <w:sz w:val="24"/>
                <w:szCs w:val="24"/>
              </w:rPr>
              <w:lastRenderedPageBreak/>
              <w:t>0</w:t>
            </w:r>
          </w:p>
        </w:tc>
        <w:tc>
          <w:tcPr>
            <w:tcW w:w="1134" w:type="dxa"/>
            <w:tcBorders>
              <w:top w:val="single" w:sz="4" w:space="0" w:color="000000"/>
              <w:left w:val="single" w:sz="4" w:space="0" w:color="000000"/>
              <w:bottom w:val="single" w:sz="4" w:space="0" w:color="000000"/>
              <w:right w:val="single" w:sz="4" w:space="0" w:color="000000"/>
            </w:tcBorders>
            <w:vAlign w:val="center"/>
          </w:tcPr>
          <w:p w:rsidR="00035C3D" w:rsidRPr="00B77E30" w:rsidRDefault="00035C3D" w:rsidP="00365A70">
            <w:pPr>
              <w:jc w:val="center"/>
              <w:rPr>
                <w:rFonts w:ascii="Arial" w:hAnsi="Arial" w:cs="Arial"/>
                <w:b/>
                <w:sz w:val="24"/>
                <w:szCs w:val="24"/>
              </w:rPr>
            </w:pPr>
            <w:r w:rsidRPr="00B77E30">
              <w:rPr>
                <w:rFonts w:ascii="Arial" w:hAnsi="Arial" w:cs="Arial"/>
                <w:b/>
                <w:sz w:val="24"/>
                <w:szCs w:val="24"/>
              </w:rPr>
              <w:t>0.5</w:t>
            </w:r>
          </w:p>
        </w:tc>
        <w:tc>
          <w:tcPr>
            <w:tcW w:w="1076" w:type="dxa"/>
            <w:tcBorders>
              <w:top w:val="single" w:sz="4" w:space="0" w:color="000000"/>
              <w:left w:val="single" w:sz="4" w:space="0" w:color="000000"/>
              <w:bottom w:val="single" w:sz="4" w:space="0" w:color="000000"/>
              <w:right w:val="single" w:sz="4" w:space="0" w:color="000000"/>
            </w:tcBorders>
            <w:vAlign w:val="center"/>
          </w:tcPr>
          <w:p w:rsidR="00035C3D" w:rsidRPr="00B77E30" w:rsidRDefault="00035C3D" w:rsidP="00365A70">
            <w:pPr>
              <w:jc w:val="center"/>
              <w:rPr>
                <w:rFonts w:ascii="Arial" w:hAnsi="Arial" w:cs="Arial"/>
                <w:b/>
                <w:sz w:val="24"/>
                <w:szCs w:val="24"/>
              </w:rPr>
            </w:pPr>
            <w:r w:rsidRPr="00B77E30">
              <w:rPr>
                <w:rFonts w:ascii="Arial" w:hAnsi="Arial" w:cs="Arial"/>
                <w:b/>
                <w:sz w:val="24"/>
                <w:szCs w:val="24"/>
              </w:rPr>
              <w:t>1</w:t>
            </w:r>
          </w:p>
        </w:tc>
      </w:tr>
      <w:tr w:rsidR="00035C3D" w:rsidRPr="00B77E30" w:rsidTr="00CF0348">
        <w:trPr>
          <w:trHeight w:val="1954"/>
          <w:jc w:val="center"/>
        </w:trPr>
        <w:tc>
          <w:tcPr>
            <w:tcW w:w="6330" w:type="dxa"/>
            <w:gridSpan w:val="3"/>
            <w:tcBorders>
              <w:top w:val="single" w:sz="4" w:space="0" w:color="000000"/>
              <w:left w:val="single" w:sz="4" w:space="0" w:color="000000"/>
              <w:bottom w:val="single" w:sz="4" w:space="0" w:color="000000"/>
              <w:right w:val="single" w:sz="4" w:space="0" w:color="000000"/>
            </w:tcBorders>
          </w:tcPr>
          <w:p w:rsidR="00035C3D" w:rsidRPr="00B77E30" w:rsidRDefault="00035C3D" w:rsidP="00365A70">
            <w:pPr>
              <w:jc w:val="both"/>
              <w:rPr>
                <w:rFonts w:ascii="Arial" w:hAnsi="Arial" w:cs="Arial"/>
                <w:b/>
                <w:sz w:val="24"/>
                <w:szCs w:val="24"/>
              </w:rPr>
            </w:pPr>
            <w:r w:rsidRPr="00B77E30">
              <w:rPr>
                <w:rFonts w:ascii="Arial" w:hAnsi="Arial" w:cs="Arial"/>
                <w:b/>
                <w:sz w:val="24"/>
                <w:szCs w:val="24"/>
              </w:rPr>
              <w:t>CAPACITACIÓN</w:t>
            </w:r>
          </w:p>
          <w:p w:rsidR="00035C3D" w:rsidRPr="00B77E30" w:rsidRDefault="00035C3D" w:rsidP="00365A70">
            <w:pPr>
              <w:jc w:val="both"/>
              <w:rPr>
                <w:rFonts w:ascii="Arial" w:hAnsi="Arial" w:cs="Arial"/>
                <w:sz w:val="24"/>
                <w:szCs w:val="24"/>
              </w:rPr>
            </w:pPr>
            <w:r w:rsidRPr="00B77E30">
              <w:rPr>
                <w:rFonts w:ascii="Arial" w:hAnsi="Arial" w:cs="Arial"/>
                <w:sz w:val="24"/>
                <w:szCs w:val="24"/>
              </w:rPr>
              <w:t xml:space="preserve">¿Saben las personas auto protegerse, conocen que hacer antes, durante y después en caso de una emergencia, está divulgado el plan de emergencias, el plan de evacuación, el plan de atención, el plan de recuperación, se tiene conocimiento en primeros auxilios </w:t>
            </w:r>
            <w:r w:rsidRPr="00B77E30">
              <w:rPr>
                <w:rFonts w:ascii="Arial" w:hAnsi="Arial" w:cs="Arial"/>
                <w:sz w:val="24"/>
                <w:szCs w:val="24"/>
              </w:rPr>
              <w:lastRenderedPageBreak/>
              <w:t>y manejo correcto de extintores?</w:t>
            </w:r>
          </w:p>
          <w:p w:rsidR="00035C3D" w:rsidRPr="00B77E30" w:rsidRDefault="00035C3D" w:rsidP="00365A70">
            <w:pPr>
              <w:jc w:val="both"/>
              <w:rPr>
                <w:rFonts w:ascii="Arial" w:hAnsi="Arial" w:cs="Arial"/>
                <w:sz w:val="24"/>
                <w:szCs w:val="24"/>
              </w:rPr>
            </w:pPr>
            <w:r w:rsidRPr="00B77E30">
              <w:rPr>
                <w:rFonts w:ascii="Arial" w:hAnsi="Arial" w:cs="Arial"/>
                <w:sz w:val="24"/>
                <w:szCs w:val="24"/>
              </w:rPr>
              <w:t>¿Los miembros del comité, la brigada y los coordinadores de evacuación se encuentran capacitados para actuar en caso de amenazas de tipo biológico (epidemias y pandemias)?</w:t>
            </w:r>
          </w:p>
          <w:p w:rsidR="00035C3D" w:rsidRPr="00B77E30" w:rsidRDefault="00035C3D" w:rsidP="00365A70">
            <w:pPr>
              <w:jc w:val="both"/>
              <w:rPr>
                <w:rFonts w:ascii="Arial" w:hAnsi="Arial" w:cs="Arial"/>
                <w:sz w:val="24"/>
                <w:szCs w:val="24"/>
              </w:rPr>
            </w:pPr>
            <w:r w:rsidRPr="00B77E30">
              <w:rPr>
                <w:rFonts w:ascii="Arial" w:hAnsi="Arial" w:cs="Arial"/>
                <w:sz w:val="24"/>
                <w:szCs w:val="24"/>
              </w:rPr>
              <w:t xml:space="preserve">¿Se ha capacitado y divulgado en la información sobre protocolos internos frente a la prevención de las amenazas tipo biológico a los empleados, visitantes, </w:t>
            </w:r>
            <w:r w:rsidR="00A90EA2" w:rsidRPr="00B77E30">
              <w:rPr>
                <w:rFonts w:ascii="Arial" w:hAnsi="Arial" w:cs="Arial"/>
                <w:sz w:val="24"/>
                <w:szCs w:val="24"/>
              </w:rPr>
              <w:t xml:space="preserve">y </w:t>
            </w:r>
            <w:proofErr w:type="gramStart"/>
            <w:r w:rsidRPr="00B77E30">
              <w:rPr>
                <w:rFonts w:ascii="Arial" w:hAnsi="Arial" w:cs="Arial"/>
                <w:sz w:val="24"/>
                <w:szCs w:val="24"/>
              </w:rPr>
              <w:t>cont</w:t>
            </w:r>
            <w:r w:rsidR="00A90EA2" w:rsidRPr="00B77E30">
              <w:rPr>
                <w:rFonts w:ascii="Arial" w:hAnsi="Arial" w:cs="Arial"/>
                <w:sz w:val="24"/>
                <w:szCs w:val="24"/>
              </w:rPr>
              <w:t xml:space="preserve">ratistas </w:t>
            </w:r>
            <w:r w:rsidRPr="00B77E30">
              <w:rPr>
                <w:rFonts w:ascii="Arial" w:hAnsi="Arial" w:cs="Arial"/>
                <w:sz w:val="24"/>
                <w:szCs w:val="24"/>
              </w:rPr>
              <w:t>?</w:t>
            </w:r>
            <w:proofErr w:type="gramEnd"/>
          </w:p>
        </w:tc>
        <w:tc>
          <w:tcPr>
            <w:tcW w:w="1134" w:type="dxa"/>
            <w:tcBorders>
              <w:top w:val="single" w:sz="4" w:space="0" w:color="000000"/>
              <w:left w:val="single" w:sz="4" w:space="0" w:color="000000"/>
              <w:bottom w:val="single" w:sz="4" w:space="0" w:color="000000"/>
              <w:right w:val="single" w:sz="4" w:space="0" w:color="000000"/>
            </w:tcBorders>
            <w:vAlign w:val="center"/>
          </w:tcPr>
          <w:p w:rsidR="00035C3D" w:rsidRPr="00B77E30" w:rsidRDefault="00035C3D" w:rsidP="00365A70">
            <w:pPr>
              <w:jc w:val="center"/>
              <w:rPr>
                <w:rFonts w:ascii="Arial" w:hAnsi="Arial" w:cs="Arial"/>
                <w:b/>
                <w:sz w:val="24"/>
                <w:szCs w:val="24"/>
              </w:rPr>
            </w:pPr>
            <w:r w:rsidRPr="00B77E30">
              <w:rPr>
                <w:rFonts w:ascii="Arial" w:hAnsi="Arial" w:cs="Arial"/>
                <w:b/>
                <w:sz w:val="24"/>
                <w:szCs w:val="24"/>
              </w:rPr>
              <w:lastRenderedPageBreak/>
              <w:t>0</w:t>
            </w:r>
          </w:p>
        </w:tc>
        <w:tc>
          <w:tcPr>
            <w:tcW w:w="1134" w:type="dxa"/>
            <w:tcBorders>
              <w:top w:val="single" w:sz="4" w:space="0" w:color="000000"/>
              <w:left w:val="single" w:sz="4" w:space="0" w:color="000000"/>
              <w:bottom w:val="single" w:sz="4" w:space="0" w:color="000000"/>
              <w:right w:val="single" w:sz="4" w:space="0" w:color="000000"/>
            </w:tcBorders>
            <w:vAlign w:val="center"/>
          </w:tcPr>
          <w:p w:rsidR="00035C3D" w:rsidRPr="00B77E30" w:rsidRDefault="00035C3D" w:rsidP="00365A70">
            <w:pPr>
              <w:jc w:val="center"/>
              <w:rPr>
                <w:rFonts w:ascii="Arial" w:hAnsi="Arial" w:cs="Arial"/>
                <w:b/>
                <w:sz w:val="24"/>
                <w:szCs w:val="24"/>
              </w:rPr>
            </w:pPr>
            <w:r w:rsidRPr="00B77E30">
              <w:rPr>
                <w:rFonts w:ascii="Arial" w:hAnsi="Arial" w:cs="Arial"/>
                <w:b/>
                <w:sz w:val="24"/>
                <w:szCs w:val="24"/>
              </w:rPr>
              <w:t>0.5</w:t>
            </w:r>
          </w:p>
        </w:tc>
        <w:tc>
          <w:tcPr>
            <w:tcW w:w="1076" w:type="dxa"/>
            <w:tcBorders>
              <w:top w:val="single" w:sz="4" w:space="0" w:color="000000"/>
              <w:left w:val="single" w:sz="4" w:space="0" w:color="000000"/>
              <w:bottom w:val="single" w:sz="4" w:space="0" w:color="000000"/>
              <w:right w:val="single" w:sz="4" w:space="0" w:color="000000"/>
            </w:tcBorders>
            <w:vAlign w:val="center"/>
          </w:tcPr>
          <w:p w:rsidR="00035C3D" w:rsidRPr="00B77E30" w:rsidRDefault="00035C3D" w:rsidP="00365A70">
            <w:pPr>
              <w:jc w:val="center"/>
              <w:rPr>
                <w:rFonts w:ascii="Arial" w:hAnsi="Arial" w:cs="Arial"/>
                <w:b/>
                <w:sz w:val="24"/>
                <w:szCs w:val="24"/>
              </w:rPr>
            </w:pPr>
            <w:r w:rsidRPr="00B77E30">
              <w:rPr>
                <w:rFonts w:ascii="Arial" w:hAnsi="Arial" w:cs="Arial"/>
                <w:b/>
                <w:sz w:val="24"/>
                <w:szCs w:val="24"/>
              </w:rPr>
              <w:t>1</w:t>
            </w:r>
          </w:p>
        </w:tc>
      </w:tr>
      <w:tr w:rsidR="00035C3D" w:rsidRPr="00B77E30" w:rsidTr="00CF0348">
        <w:trPr>
          <w:trHeight w:val="266"/>
          <w:jc w:val="center"/>
        </w:trPr>
        <w:tc>
          <w:tcPr>
            <w:tcW w:w="6330" w:type="dxa"/>
            <w:gridSpan w:val="3"/>
            <w:tcBorders>
              <w:top w:val="single" w:sz="4" w:space="0" w:color="000000"/>
              <w:left w:val="single" w:sz="4" w:space="0" w:color="000000"/>
              <w:bottom w:val="single" w:sz="4" w:space="0" w:color="000000"/>
              <w:right w:val="single" w:sz="4" w:space="0" w:color="000000"/>
            </w:tcBorders>
          </w:tcPr>
          <w:p w:rsidR="00035C3D" w:rsidRPr="00B77E30" w:rsidRDefault="00035C3D" w:rsidP="00365A70">
            <w:pPr>
              <w:jc w:val="both"/>
              <w:rPr>
                <w:rFonts w:ascii="Arial" w:hAnsi="Arial" w:cs="Arial"/>
                <w:b/>
                <w:sz w:val="24"/>
                <w:szCs w:val="24"/>
              </w:rPr>
            </w:pPr>
            <w:r w:rsidRPr="00B77E30">
              <w:rPr>
                <w:rFonts w:ascii="Arial" w:hAnsi="Arial" w:cs="Arial"/>
                <w:b/>
                <w:sz w:val="24"/>
                <w:szCs w:val="24"/>
              </w:rPr>
              <w:t>DOTACIÓN</w:t>
            </w:r>
          </w:p>
          <w:p w:rsidR="00035C3D" w:rsidRPr="00B77E30" w:rsidRDefault="00035C3D" w:rsidP="00365A70">
            <w:pPr>
              <w:jc w:val="both"/>
              <w:rPr>
                <w:rFonts w:ascii="Arial" w:hAnsi="Arial" w:cs="Arial"/>
                <w:sz w:val="24"/>
                <w:szCs w:val="24"/>
              </w:rPr>
            </w:pPr>
            <w:r w:rsidRPr="00B77E30">
              <w:rPr>
                <w:rFonts w:ascii="Arial" w:hAnsi="Arial" w:cs="Arial"/>
                <w:sz w:val="24"/>
                <w:szCs w:val="24"/>
              </w:rPr>
              <w:t xml:space="preserve">¿La protección personal, los botiquines, los extintores, las linternas y demás elementos son suficientes y apropiados para atender la emergencia generada por la amenaza? </w:t>
            </w:r>
          </w:p>
          <w:p w:rsidR="00035C3D" w:rsidRPr="00B77E30" w:rsidRDefault="00035C3D" w:rsidP="00365A70">
            <w:pPr>
              <w:jc w:val="both"/>
              <w:rPr>
                <w:rFonts w:ascii="Arial" w:hAnsi="Arial" w:cs="Arial"/>
                <w:sz w:val="24"/>
                <w:szCs w:val="24"/>
              </w:rPr>
            </w:pPr>
            <w:r w:rsidRPr="00B77E30">
              <w:rPr>
                <w:rFonts w:ascii="Arial" w:hAnsi="Arial" w:cs="Arial"/>
                <w:sz w:val="24"/>
                <w:szCs w:val="24"/>
              </w:rPr>
              <w:t>¿Se tienen identificados espacios para la ubicación de instalaciones de emergencias (puntos de encuentro, puestos de mando), en caso de evacuación durante epidemias y pandemias garantizando las condiciones de distanciamientos mínimos u otras que lo requieran?</w:t>
            </w:r>
          </w:p>
        </w:tc>
        <w:tc>
          <w:tcPr>
            <w:tcW w:w="1134" w:type="dxa"/>
            <w:tcBorders>
              <w:top w:val="single" w:sz="4" w:space="0" w:color="000000"/>
              <w:left w:val="single" w:sz="4" w:space="0" w:color="000000"/>
              <w:bottom w:val="single" w:sz="4" w:space="0" w:color="000000"/>
              <w:right w:val="single" w:sz="4" w:space="0" w:color="000000"/>
            </w:tcBorders>
            <w:vAlign w:val="center"/>
          </w:tcPr>
          <w:p w:rsidR="00035C3D" w:rsidRPr="00B77E30" w:rsidRDefault="00035C3D" w:rsidP="00365A70">
            <w:pPr>
              <w:jc w:val="center"/>
              <w:rPr>
                <w:rFonts w:ascii="Arial" w:hAnsi="Arial" w:cs="Arial"/>
                <w:b/>
                <w:sz w:val="24"/>
                <w:szCs w:val="24"/>
              </w:rPr>
            </w:pPr>
            <w:r w:rsidRPr="00B77E30">
              <w:rPr>
                <w:rFonts w:ascii="Arial" w:hAnsi="Arial" w:cs="Arial"/>
                <w:b/>
                <w:sz w:val="24"/>
                <w:szCs w:val="24"/>
              </w:rPr>
              <w:t>0</w:t>
            </w:r>
          </w:p>
        </w:tc>
        <w:tc>
          <w:tcPr>
            <w:tcW w:w="1134" w:type="dxa"/>
            <w:tcBorders>
              <w:top w:val="single" w:sz="4" w:space="0" w:color="000000"/>
              <w:left w:val="single" w:sz="4" w:space="0" w:color="000000"/>
              <w:bottom w:val="single" w:sz="4" w:space="0" w:color="000000"/>
              <w:right w:val="single" w:sz="4" w:space="0" w:color="000000"/>
            </w:tcBorders>
            <w:vAlign w:val="center"/>
          </w:tcPr>
          <w:p w:rsidR="00035C3D" w:rsidRPr="00B77E30" w:rsidRDefault="00035C3D" w:rsidP="00365A70">
            <w:pPr>
              <w:jc w:val="center"/>
              <w:rPr>
                <w:rFonts w:ascii="Arial" w:hAnsi="Arial" w:cs="Arial"/>
                <w:b/>
                <w:sz w:val="24"/>
                <w:szCs w:val="24"/>
              </w:rPr>
            </w:pPr>
            <w:r w:rsidRPr="00B77E30">
              <w:rPr>
                <w:rFonts w:ascii="Arial" w:hAnsi="Arial" w:cs="Arial"/>
                <w:b/>
                <w:sz w:val="24"/>
                <w:szCs w:val="24"/>
              </w:rPr>
              <w:t>0.5</w:t>
            </w:r>
          </w:p>
        </w:tc>
        <w:tc>
          <w:tcPr>
            <w:tcW w:w="1076" w:type="dxa"/>
            <w:tcBorders>
              <w:top w:val="single" w:sz="4" w:space="0" w:color="000000"/>
              <w:left w:val="single" w:sz="4" w:space="0" w:color="000000"/>
              <w:bottom w:val="single" w:sz="4" w:space="0" w:color="000000"/>
              <w:right w:val="single" w:sz="4" w:space="0" w:color="000000"/>
            </w:tcBorders>
            <w:vAlign w:val="center"/>
          </w:tcPr>
          <w:p w:rsidR="00035C3D" w:rsidRPr="00B77E30" w:rsidRDefault="00035C3D" w:rsidP="00365A70">
            <w:pPr>
              <w:jc w:val="center"/>
              <w:rPr>
                <w:rFonts w:ascii="Arial" w:hAnsi="Arial" w:cs="Arial"/>
                <w:b/>
                <w:sz w:val="24"/>
                <w:szCs w:val="24"/>
              </w:rPr>
            </w:pPr>
            <w:r w:rsidRPr="00B77E30">
              <w:rPr>
                <w:rFonts w:ascii="Arial" w:hAnsi="Arial" w:cs="Arial"/>
                <w:b/>
                <w:sz w:val="24"/>
                <w:szCs w:val="24"/>
              </w:rPr>
              <w:t>1</w:t>
            </w:r>
          </w:p>
        </w:tc>
      </w:tr>
    </w:tbl>
    <w:p w:rsidR="00B965E2" w:rsidRPr="00B77E30" w:rsidRDefault="00B965E2" w:rsidP="00B965E2">
      <w:pPr>
        <w:tabs>
          <w:tab w:val="num" w:pos="1026"/>
        </w:tabs>
        <w:jc w:val="both"/>
        <w:rPr>
          <w:rFonts w:ascii="Arial" w:hAnsi="Arial" w:cs="Arial"/>
          <w:iCs/>
          <w:sz w:val="24"/>
          <w:szCs w:val="24"/>
        </w:rPr>
      </w:pPr>
    </w:p>
    <w:p w:rsidR="00A90EA2" w:rsidRPr="00B77E30" w:rsidRDefault="004E3F65" w:rsidP="00A90EA2">
      <w:pPr>
        <w:spacing w:line="360" w:lineRule="auto"/>
        <w:jc w:val="both"/>
        <w:rPr>
          <w:rFonts w:ascii="Arial" w:hAnsi="Arial" w:cs="Arial"/>
          <w:b/>
          <w:iCs/>
          <w:sz w:val="24"/>
          <w:szCs w:val="24"/>
        </w:rPr>
      </w:pPr>
      <w:r w:rsidRPr="00B77E30">
        <w:rPr>
          <w:rFonts w:ascii="Arial" w:hAnsi="Arial" w:cs="Arial"/>
          <w:b/>
          <w:iCs/>
          <w:sz w:val="24"/>
          <w:szCs w:val="24"/>
        </w:rPr>
        <w:t xml:space="preserve">13.2 </w:t>
      </w:r>
      <w:r w:rsidR="00A90EA2" w:rsidRPr="00B77E30">
        <w:rPr>
          <w:rFonts w:ascii="Arial" w:hAnsi="Arial" w:cs="Arial"/>
          <w:b/>
          <w:iCs/>
          <w:sz w:val="24"/>
          <w:szCs w:val="24"/>
        </w:rPr>
        <w:t>VULNERABILIDAD EN LOS RECURSOS:</w:t>
      </w:r>
    </w:p>
    <w:p w:rsidR="00A90EA2" w:rsidRPr="00B77E30" w:rsidRDefault="00A90EA2" w:rsidP="00A90EA2">
      <w:pPr>
        <w:jc w:val="both"/>
        <w:rPr>
          <w:rFonts w:ascii="Arial" w:hAnsi="Arial" w:cs="Arial"/>
          <w:iCs/>
          <w:sz w:val="24"/>
          <w:szCs w:val="24"/>
        </w:rPr>
      </w:pPr>
      <w:r w:rsidRPr="00B77E30">
        <w:rPr>
          <w:rFonts w:ascii="Arial" w:hAnsi="Arial" w:cs="Arial"/>
          <w:iCs/>
          <w:sz w:val="24"/>
          <w:szCs w:val="24"/>
        </w:rPr>
        <w:t>Los recursos se analizan desde dos campos: el de las construcciones (edificaciones, obras civiles), los materiales o equipos.</w:t>
      </w:r>
    </w:p>
    <w:p w:rsidR="00A90EA2" w:rsidRPr="00B77E30" w:rsidRDefault="00A90EA2" w:rsidP="00A90EA2">
      <w:pPr>
        <w:jc w:val="both"/>
        <w:rPr>
          <w:rFonts w:ascii="Arial" w:hAnsi="Arial" w:cs="Arial"/>
          <w:iCs/>
          <w:sz w:val="24"/>
          <w:szCs w:val="24"/>
        </w:rPr>
      </w:pPr>
      <w:r w:rsidRPr="00B77E30">
        <w:rPr>
          <w:rFonts w:ascii="Arial" w:hAnsi="Arial" w:cs="Arial"/>
          <w:iCs/>
          <w:sz w:val="24"/>
          <w:szCs w:val="24"/>
        </w:rPr>
        <w:t>Para cada uno de estos campos se califica la instrumentación, la protección física y los sistemas de control.</w:t>
      </w:r>
    </w:p>
    <w:p w:rsidR="00A90EA2" w:rsidRPr="00B77E30" w:rsidRDefault="00A90EA2" w:rsidP="00A90EA2">
      <w:pPr>
        <w:jc w:val="both"/>
        <w:rPr>
          <w:rFonts w:ascii="Arial" w:hAnsi="Arial" w:cs="Arial"/>
          <w:iCs/>
          <w:sz w:val="24"/>
          <w:szCs w:val="24"/>
        </w:rPr>
      </w:pPr>
      <w:r w:rsidRPr="00B77E30">
        <w:rPr>
          <w:rFonts w:ascii="Arial" w:hAnsi="Arial" w:cs="Arial"/>
          <w:iCs/>
          <w:sz w:val="24"/>
          <w:szCs w:val="24"/>
        </w:rPr>
        <w:t>La instrumentación y monitoreo se entiende como las acciones de vigilancia y equipos utilizados para observar cualquier cambio en la amenaza que puede generar una situación de riesgo.</w:t>
      </w:r>
    </w:p>
    <w:p w:rsidR="00A90EA2" w:rsidRPr="00B77E30" w:rsidRDefault="00A90EA2" w:rsidP="00A90EA2">
      <w:pPr>
        <w:jc w:val="both"/>
        <w:rPr>
          <w:rFonts w:ascii="Arial" w:hAnsi="Arial" w:cs="Arial"/>
          <w:iCs/>
          <w:sz w:val="24"/>
          <w:szCs w:val="24"/>
        </w:rPr>
      </w:pPr>
      <w:r w:rsidRPr="00B77E30">
        <w:rPr>
          <w:rFonts w:ascii="Arial" w:hAnsi="Arial" w:cs="Arial"/>
          <w:iCs/>
          <w:sz w:val="24"/>
          <w:szCs w:val="24"/>
        </w:rPr>
        <w:lastRenderedPageBreak/>
        <w:t>La protección física, como la barrera o diseño estructural que disminuye los efectos que pueda ocasionar la amenaza.</w:t>
      </w:r>
    </w:p>
    <w:p w:rsidR="00A90EA2" w:rsidRPr="00B77E30" w:rsidRDefault="00A90EA2" w:rsidP="00A90EA2">
      <w:pPr>
        <w:jc w:val="both"/>
        <w:rPr>
          <w:rFonts w:ascii="Arial" w:hAnsi="Arial" w:cs="Arial"/>
          <w:iCs/>
          <w:sz w:val="24"/>
          <w:szCs w:val="24"/>
        </w:rPr>
      </w:pPr>
      <w:r w:rsidRPr="00B77E30">
        <w:rPr>
          <w:rFonts w:ascii="Arial" w:hAnsi="Arial" w:cs="Arial"/>
          <w:iCs/>
          <w:sz w:val="24"/>
          <w:szCs w:val="24"/>
        </w:rPr>
        <w:t>Los sistemas de control, como el equipo instalado o normas administrativas para responder ante la presencia de una amenaza con el fin de disminuir los efectos.</w:t>
      </w:r>
    </w:p>
    <w:p w:rsidR="00A90EA2" w:rsidRPr="00B77E30" w:rsidRDefault="00A90EA2" w:rsidP="00A90EA2">
      <w:pPr>
        <w:jc w:val="both"/>
        <w:rPr>
          <w:rFonts w:ascii="Arial" w:hAnsi="Arial" w:cs="Arial"/>
          <w:iCs/>
          <w:sz w:val="24"/>
          <w:szCs w:val="24"/>
        </w:rPr>
      </w:pPr>
      <w:r w:rsidRPr="00B77E30">
        <w:rPr>
          <w:rFonts w:ascii="Arial" w:hAnsi="Arial" w:cs="Arial"/>
          <w:iCs/>
          <w:sz w:val="24"/>
          <w:szCs w:val="24"/>
        </w:rPr>
        <w:t>Para calificar los recursos se da a cada variable el valor de cero (0) cuando se encuentra con los implementos descritos en la definición, con 0.5 cuando se cuenta parcialmente y con uno (1) cuando no se dispone de ello.</w:t>
      </w:r>
    </w:p>
    <w:tbl>
      <w:tblPr>
        <w:tblW w:w="101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88"/>
        <w:gridCol w:w="992"/>
        <w:gridCol w:w="992"/>
        <w:gridCol w:w="1059"/>
      </w:tblGrid>
      <w:tr w:rsidR="00A90EA2" w:rsidRPr="00B77E30" w:rsidTr="00CF0348">
        <w:trPr>
          <w:trHeight w:val="266"/>
          <w:jc w:val="center"/>
        </w:trPr>
        <w:tc>
          <w:tcPr>
            <w:tcW w:w="7088" w:type="dxa"/>
            <w:tcBorders>
              <w:top w:val="single" w:sz="4" w:space="0" w:color="000000"/>
              <w:left w:val="single" w:sz="4" w:space="0" w:color="000000"/>
              <w:bottom w:val="single" w:sz="4" w:space="0" w:color="000000"/>
              <w:right w:val="single" w:sz="4" w:space="0" w:color="000000"/>
            </w:tcBorders>
            <w:shd w:val="clear" w:color="auto" w:fill="000000"/>
          </w:tcPr>
          <w:p w:rsidR="00A90EA2" w:rsidRPr="00B77E30" w:rsidRDefault="00A90EA2" w:rsidP="00365A70">
            <w:pPr>
              <w:jc w:val="center"/>
              <w:rPr>
                <w:rFonts w:ascii="Arial" w:hAnsi="Arial" w:cs="Arial"/>
                <w:b/>
                <w:sz w:val="24"/>
                <w:szCs w:val="24"/>
              </w:rPr>
            </w:pPr>
            <w:r w:rsidRPr="00B77E30">
              <w:rPr>
                <w:rFonts w:ascii="Arial" w:hAnsi="Arial" w:cs="Arial"/>
                <w:b/>
                <w:sz w:val="24"/>
                <w:szCs w:val="24"/>
              </w:rPr>
              <w:t>CRITERIO DE EVALUACIÓN</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Pr>
          <w:p w:rsidR="00A90EA2" w:rsidRPr="00B77E30" w:rsidRDefault="00A90EA2" w:rsidP="00365A70">
            <w:pPr>
              <w:jc w:val="center"/>
              <w:rPr>
                <w:rFonts w:ascii="Arial" w:hAnsi="Arial" w:cs="Arial"/>
                <w:b/>
                <w:sz w:val="24"/>
                <w:szCs w:val="24"/>
              </w:rPr>
            </w:pPr>
            <w:r w:rsidRPr="00B77E30">
              <w:rPr>
                <w:rFonts w:ascii="Arial" w:hAnsi="Arial" w:cs="Arial"/>
                <w:b/>
                <w:sz w:val="24"/>
                <w:szCs w:val="24"/>
              </w:rPr>
              <w:t>BAJA</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Pr>
          <w:p w:rsidR="00A90EA2" w:rsidRPr="00B77E30" w:rsidRDefault="00A90EA2" w:rsidP="00365A70">
            <w:pPr>
              <w:jc w:val="center"/>
              <w:rPr>
                <w:rFonts w:ascii="Arial" w:hAnsi="Arial" w:cs="Arial"/>
                <w:b/>
                <w:sz w:val="24"/>
                <w:szCs w:val="24"/>
              </w:rPr>
            </w:pPr>
            <w:r w:rsidRPr="00B77E30">
              <w:rPr>
                <w:rFonts w:ascii="Arial" w:hAnsi="Arial" w:cs="Arial"/>
                <w:b/>
                <w:sz w:val="24"/>
                <w:szCs w:val="24"/>
              </w:rPr>
              <w:t>MEDIA</w:t>
            </w:r>
          </w:p>
        </w:tc>
        <w:tc>
          <w:tcPr>
            <w:tcW w:w="1059" w:type="dxa"/>
            <w:tcBorders>
              <w:top w:val="single" w:sz="4" w:space="0" w:color="000000"/>
              <w:left w:val="single" w:sz="4" w:space="0" w:color="000000"/>
              <w:bottom w:val="single" w:sz="4" w:space="0" w:color="000000"/>
              <w:right w:val="single" w:sz="4" w:space="0" w:color="000000"/>
            </w:tcBorders>
            <w:shd w:val="clear" w:color="auto" w:fill="000000"/>
          </w:tcPr>
          <w:p w:rsidR="00A90EA2" w:rsidRPr="00B77E30" w:rsidRDefault="00A90EA2" w:rsidP="00365A70">
            <w:pPr>
              <w:jc w:val="center"/>
              <w:rPr>
                <w:rFonts w:ascii="Arial" w:hAnsi="Arial" w:cs="Arial"/>
                <w:b/>
                <w:sz w:val="24"/>
                <w:szCs w:val="24"/>
              </w:rPr>
            </w:pPr>
            <w:r w:rsidRPr="00B77E30">
              <w:rPr>
                <w:rFonts w:ascii="Arial" w:hAnsi="Arial" w:cs="Arial"/>
                <w:b/>
                <w:sz w:val="24"/>
                <w:szCs w:val="24"/>
              </w:rPr>
              <w:t>ALTA</w:t>
            </w:r>
          </w:p>
        </w:tc>
      </w:tr>
      <w:tr w:rsidR="00A90EA2" w:rsidRPr="00B77E30" w:rsidTr="00CF0348">
        <w:trPr>
          <w:trHeight w:val="245"/>
          <w:jc w:val="center"/>
        </w:trPr>
        <w:tc>
          <w:tcPr>
            <w:tcW w:w="7088" w:type="dxa"/>
            <w:tcBorders>
              <w:top w:val="single" w:sz="4" w:space="0" w:color="000000"/>
              <w:left w:val="single" w:sz="4" w:space="0" w:color="000000"/>
              <w:bottom w:val="single" w:sz="4" w:space="0" w:color="000000"/>
              <w:right w:val="single" w:sz="4" w:space="0" w:color="000000"/>
            </w:tcBorders>
          </w:tcPr>
          <w:p w:rsidR="00A90EA2" w:rsidRPr="00B77E30" w:rsidRDefault="00A90EA2" w:rsidP="00365A70">
            <w:pPr>
              <w:jc w:val="both"/>
              <w:rPr>
                <w:rFonts w:ascii="Arial" w:hAnsi="Arial" w:cs="Arial"/>
                <w:b/>
                <w:sz w:val="24"/>
                <w:szCs w:val="24"/>
              </w:rPr>
            </w:pPr>
            <w:r w:rsidRPr="00B77E30">
              <w:rPr>
                <w:rFonts w:ascii="Arial" w:hAnsi="Arial" w:cs="Arial"/>
                <w:b/>
                <w:sz w:val="24"/>
                <w:szCs w:val="24"/>
              </w:rPr>
              <w:t>MATERIALES</w:t>
            </w:r>
          </w:p>
          <w:p w:rsidR="00A90EA2" w:rsidRPr="00B77E30" w:rsidRDefault="00A90EA2" w:rsidP="00365A70">
            <w:pPr>
              <w:jc w:val="both"/>
              <w:rPr>
                <w:rFonts w:ascii="Arial" w:hAnsi="Arial" w:cs="Arial"/>
                <w:sz w:val="24"/>
                <w:szCs w:val="24"/>
              </w:rPr>
            </w:pPr>
            <w:r w:rsidRPr="00B77E30">
              <w:rPr>
                <w:rFonts w:ascii="Arial" w:hAnsi="Arial" w:cs="Arial"/>
                <w:sz w:val="24"/>
                <w:szCs w:val="24"/>
              </w:rPr>
              <w:t>Hay estructuras inflamables (madera), tapetes, cortinas, entre otros.</w:t>
            </w:r>
          </w:p>
        </w:tc>
        <w:tc>
          <w:tcPr>
            <w:tcW w:w="992" w:type="dxa"/>
            <w:tcBorders>
              <w:top w:val="single" w:sz="4" w:space="0" w:color="000000"/>
              <w:left w:val="single" w:sz="4" w:space="0" w:color="000000"/>
              <w:bottom w:val="single" w:sz="4" w:space="0" w:color="000000"/>
              <w:right w:val="single" w:sz="4" w:space="0" w:color="000000"/>
            </w:tcBorders>
            <w:vAlign w:val="center"/>
          </w:tcPr>
          <w:p w:rsidR="00A90EA2" w:rsidRPr="00B77E30" w:rsidRDefault="00A90EA2" w:rsidP="00365A70">
            <w:pPr>
              <w:jc w:val="center"/>
              <w:rPr>
                <w:rFonts w:ascii="Arial" w:hAnsi="Arial" w:cs="Arial"/>
                <w:b/>
                <w:sz w:val="24"/>
                <w:szCs w:val="24"/>
              </w:rPr>
            </w:pPr>
            <w:r w:rsidRPr="00B77E30">
              <w:rPr>
                <w:rFonts w:ascii="Arial" w:hAnsi="Arial" w:cs="Arial"/>
                <w:b/>
                <w:sz w:val="24"/>
                <w:szCs w:val="24"/>
              </w:rPr>
              <w:t>0</w:t>
            </w:r>
          </w:p>
        </w:tc>
        <w:tc>
          <w:tcPr>
            <w:tcW w:w="992" w:type="dxa"/>
            <w:tcBorders>
              <w:top w:val="single" w:sz="4" w:space="0" w:color="000000"/>
              <w:left w:val="single" w:sz="4" w:space="0" w:color="000000"/>
              <w:bottom w:val="single" w:sz="4" w:space="0" w:color="000000"/>
              <w:right w:val="single" w:sz="4" w:space="0" w:color="000000"/>
            </w:tcBorders>
            <w:vAlign w:val="center"/>
          </w:tcPr>
          <w:p w:rsidR="00A90EA2" w:rsidRPr="00B77E30" w:rsidRDefault="00A90EA2" w:rsidP="00365A70">
            <w:pPr>
              <w:jc w:val="center"/>
              <w:rPr>
                <w:rFonts w:ascii="Arial" w:hAnsi="Arial" w:cs="Arial"/>
                <w:b/>
                <w:sz w:val="24"/>
                <w:szCs w:val="24"/>
              </w:rPr>
            </w:pPr>
            <w:r w:rsidRPr="00B77E30">
              <w:rPr>
                <w:rFonts w:ascii="Arial" w:hAnsi="Arial" w:cs="Arial"/>
                <w:b/>
                <w:sz w:val="24"/>
                <w:szCs w:val="24"/>
              </w:rPr>
              <w:t>0.5</w:t>
            </w:r>
          </w:p>
        </w:tc>
        <w:tc>
          <w:tcPr>
            <w:tcW w:w="1059" w:type="dxa"/>
            <w:tcBorders>
              <w:top w:val="single" w:sz="4" w:space="0" w:color="000000"/>
              <w:left w:val="single" w:sz="4" w:space="0" w:color="000000"/>
              <w:bottom w:val="single" w:sz="4" w:space="0" w:color="000000"/>
              <w:right w:val="single" w:sz="4" w:space="0" w:color="000000"/>
            </w:tcBorders>
            <w:vAlign w:val="center"/>
          </w:tcPr>
          <w:p w:rsidR="00A90EA2" w:rsidRPr="00B77E30" w:rsidRDefault="00A90EA2" w:rsidP="00365A70">
            <w:pPr>
              <w:jc w:val="center"/>
              <w:rPr>
                <w:rFonts w:ascii="Arial" w:hAnsi="Arial" w:cs="Arial"/>
                <w:b/>
                <w:sz w:val="24"/>
                <w:szCs w:val="24"/>
              </w:rPr>
            </w:pPr>
            <w:r w:rsidRPr="00B77E30">
              <w:rPr>
                <w:rFonts w:ascii="Arial" w:hAnsi="Arial" w:cs="Arial"/>
                <w:b/>
                <w:sz w:val="24"/>
                <w:szCs w:val="24"/>
              </w:rPr>
              <w:t>1</w:t>
            </w:r>
          </w:p>
        </w:tc>
      </w:tr>
      <w:tr w:rsidR="00A90EA2" w:rsidRPr="00B77E30" w:rsidTr="00CF0348">
        <w:trPr>
          <w:trHeight w:val="266"/>
          <w:jc w:val="center"/>
        </w:trPr>
        <w:tc>
          <w:tcPr>
            <w:tcW w:w="7088" w:type="dxa"/>
            <w:tcBorders>
              <w:top w:val="single" w:sz="4" w:space="0" w:color="000000"/>
              <w:left w:val="single" w:sz="4" w:space="0" w:color="000000"/>
              <w:bottom w:val="single" w:sz="4" w:space="0" w:color="000000"/>
              <w:right w:val="single" w:sz="4" w:space="0" w:color="000000"/>
            </w:tcBorders>
          </w:tcPr>
          <w:p w:rsidR="00A90EA2" w:rsidRPr="00B77E30" w:rsidRDefault="00A90EA2" w:rsidP="00365A70">
            <w:pPr>
              <w:jc w:val="both"/>
              <w:rPr>
                <w:rFonts w:ascii="Arial" w:hAnsi="Arial" w:cs="Arial"/>
                <w:b/>
                <w:sz w:val="24"/>
                <w:szCs w:val="24"/>
              </w:rPr>
            </w:pPr>
            <w:r w:rsidRPr="00B77E30">
              <w:rPr>
                <w:rFonts w:ascii="Arial" w:hAnsi="Arial" w:cs="Arial"/>
                <w:b/>
                <w:sz w:val="24"/>
                <w:szCs w:val="24"/>
              </w:rPr>
              <w:t>EDIFICACIÓN</w:t>
            </w:r>
          </w:p>
          <w:p w:rsidR="00A90EA2" w:rsidRPr="00B77E30" w:rsidRDefault="00A90EA2" w:rsidP="00365A70">
            <w:pPr>
              <w:jc w:val="both"/>
              <w:rPr>
                <w:rFonts w:ascii="Arial" w:hAnsi="Arial" w:cs="Arial"/>
                <w:sz w:val="24"/>
                <w:szCs w:val="24"/>
              </w:rPr>
            </w:pPr>
            <w:r w:rsidRPr="00B77E30">
              <w:rPr>
                <w:rFonts w:ascii="Arial" w:hAnsi="Arial" w:cs="Arial"/>
                <w:sz w:val="24"/>
                <w:szCs w:val="24"/>
              </w:rPr>
              <w:t xml:space="preserve">Es sismo resistente, tiene protección física, barreras, diques, puertas y muros cortafuego, salidas de emergencias, ruta de evacuación. </w:t>
            </w:r>
          </w:p>
          <w:p w:rsidR="00A90EA2" w:rsidRPr="00B77E30" w:rsidRDefault="00A90EA2" w:rsidP="00365A70">
            <w:pPr>
              <w:jc w:val="both"/>
              <w:rPr>
                <w:rFonts w:ascii="Arial" w:hAnsi="Arial" w:cs="Arial"/>
                <w:sz w:val="24"/>
                <w:szCs w:val="24"/>
              </w:rPr>
            </w:pPr>
            <w:r w:rsidRPr="00B77E30">
              <w:rPr>
                <w:rFonts w:ascii="Arial" w:hAnsi="Arial" w:cs="Arial"/>
                <w:sz w:val="24"/>
                <w:szCs w:val="24"/>
              </w:rPr>
              <w:t>¿Se cuenta con espacios donde tenga fácil acceso a ventilación natural o mecánica?</w:t>
            </w:r>
          </w:p>
          <w:p w:rsidR="00A90EA2" w:rsidRPr="00B77E30" w:rsidRDefault="00A90EA2" w:rsidP="00365A70">
            <w:pPr>
              <w:jc w:val="both"/>
              <w:rPr>
                <w:rFonts w:ascii="Arial" w:hAnsi="Arial" w:cs="Arial"/>
                <w:sz w:val="24"/>
                <w:szCs w:val="24"/>
              </w:rPr>
            </w:pPr>
            <w:r w:rsidRPr="00B77E30">
              <w:rPr>
                <w:rFonts w:ascii="Arial" w:hAnsi="Arial" w:cs="Arial"/>
                <w:sz w:val="24"/>
                <w:szCs w:val="24"/>
              </w:rPr>
              <w:t>¿Se ha definido un espacio destinado para la atención y aislamiento en caso de afectaciones biológicas (epidemias y pandemias) de manera transitoria?</w:t>
            </w:r>
          </w:p>
        </w:tc>
        <w:tc>
          <w:tcPr>
            <w:tcW w:w="992" w:type="dxa"/>
            <w:tcBorders>
              <w:top w:val="single" w:sz="4" w:space="0" w:color="000000"/>
              <w:left w:val="single" w:sz="4" w:space="0" w:color="000000"/>
              <w:bottom w:val="single" w:sz="4" w:space="0" w:color="000000"/>
              <w:right w:val="single" w:sz="4" w:space="0" w:color="000000"/>
            </w:tcBorders>
            <w:vAlign w:val="center"/>
          </w:tcPr>
          <w:p w:rsidR="00A90EA2" w:rsidRPr="00B77E30" w:rsidRDefault="00A90EA2" w:rsidP="00365A70">
            <w:pPr>
              <w:jc w:val="center"/>
              <w:rPr>
                <w:rFonts w:ascii="Arial" w:hAnsi="Arial" w:cs="Arial"/>
                <w:b/>
                <w:sz w:val="24"/>
                <w:szCs w:val="24"/>
              </w:rPr>
            </w:pPr>
            <w:r w:rsidRPr="00B77E30">
              <w:rPr>
                <w:rFonts w:ascii="Arial" w:hAnsi="Arial" w:cs="Arial"/>
                <w:b/>
                <w:sz w:val="24"/>
                <w:szCs w:val="24"/>
              </w:rPr>
              <w:t>0</w:t>
            </w:r>
          </w:p>
        </w:tc>
        <w:tc>
          <w:tcPr>
            <w:tcW w:w="992" w:type="dxa"/>
            <w:tcBorders>
              <w:top w:val="single" w:sz="4" w:space="0" w:color="000000"/>
              <w:left w:val="single" w:sz="4" w:space="0" w:color="000000"/>
              <w:bottom w:val="single" w:sz="4" w:space="0" w:color="000000"/>
              <w:right w:val="single" w:sz="4" w:space="0" w:color="000000"/>
            </w:tcBorders>
            <w:vAlign w:val="center"/>
          </w:tcPr>
          <w:p w:rsidR="00A90EA2" w:rsidRPr="00B77E30" w:rsidRDefault="00A90EA2" w:rsidP="00365A70">
            <w:pPr>
              <w:jc w:val="center"/>
              <w:rPr>
                <w:rFonts w:ascii="Arial" w:hAnsi="Arial" w:cs="Arial"/>
                <w:b/>
                <w:sz w:val="24"/>
                <w:szCs w:val="24"/>
              </w:rPr>
            </w:pPr>
            <w:r w:rsidRPr="00B77E30">
              <w:rPr>
                <w:rFonts w:ascii="Arial" w:hAnsi="Arial" w:cs="Arial"/>
                <w:b/>
                <w:sz w:val="24"/>
                <w:szCs w:val="24"/>
              </w:rPr>
              <w:t>0.5</w:t>
            </w:r>
          </w:p>
        </w:tc>
        <w:tc>
          <w:tcPr>
            <w:tcW w:w="1059" w:type="dxa"/>
            <w:tcBorders>
              <w:top w:val="single" w:sz="4" w:space="0" w:color="000000"/>
              <w:left w:val="single" w:sz="4" w:space="0" w:color="000000"/>
              <w:bottom w:val="single" w:sz="4" w:space="0" w:color="000000"/>
              <w:right w:val="single" w:sz="4" w:space="0" w:color="000000"/>
            </w:tcBorders>
            <w:vAlign w:val="center"/>
          </w:tcPr>
          <w:p w:rsidR="00A90EA2" w:rsidRPr="00B77E30" w:rsidRDefault="00A90EA2" w:rsidP="00365A70">
            <w:pPr>
              <w:jc w:val="center"/>
              <w:rPr>
                <w:rFonts w:ascii="Arial" w:hAnsi="Arial" w:cs="Arial"/>
                <w:b/>
                <w:sz w:val="24"/>
                <w:szCs w:val="24"/>
              </w:rPr>
            </w:pPr>
            <w:r w:rsidRPr="00B77E30">
              <w:rPr>
                <w:rFonts w:ascii="Arial" w:hAnsi="Arial" w:cs="Arial"/>
                <w:b/>
                <w:sz w:val="24"/>
                <w:szCs w:val="24"/>
              </w:rPr>
              <w:t>1</w:t>
            </w:r>
          </w:p>
        </w:tc>
      </w:tr>
      <w:tr w:rsidR="00A90EA2" w:rsidRPr="00B77E30" w:rsidTr="00CF0348">
        <w:trPr>
          <w:trHeight w:val="266"/>
          <w:jc w:val="center"/>
        </w:trPr>
        <w:tc>
          <w:tcPr>
            <w:tcW w:w="7088" w:type="dxa"/>
            <w:tcBorders>
              <w:top w:val="single" w:sz="4" w:space="0" w:color="000000"/>
              <w:left w:val="single" w:sz="4" w:space="0" w:color="000000"/>
              <w:bottom w:val="single" w:sz="4" w:space="0" w:color="000000"/>
              <w:right w:val="single" w:sz="4" w:space="0" w:color="000000"/>
            </w:tcBorders>
          </w:tcPr>
          <w:p w:rsidR="00A90EA2" w:rsidRPr="00B77E30" w:rsidRDefault="00A90EA2" w:rsidP="00365A70">
            <w:pPr>
              <w:jc w:val="both"/>
              <w:rPr>
                <w:rFonts w:ascii="Arial" w:hAnsi="Arial" w:cs="Arial"/>
                <w:b/>
                <w:sz w:val="24"/>
                <w:szCs w:val="24"/>
              </w:rPr>
            </w:pPr>
            <w:r w:rsidRPr="00B77E30">
              <w:rPr>
                <w:rFonts w:ascii="Arial" w:hAnsi="Arial" w:cs="Arial"/>
                <w:b/>
                <w:sz w:val="24"/>
                <w:szCs w:val="24"/>
              </w:rPr>
              <w:t>EQUIPOS</w:t>
            </w:r>
          </w:p>
          <w:p w:rsidR="00A90EA2" w:rsidRPr="00B77E30" w:rsidRDefault="00A90EA2" w:rsidP="00365A70">
            <w:pPr>
              <w:jc w:val="both"/>
              <w:rPr>
                <w:rFonts w:ascii="Arial" w:hAnsi="Arial" w:cs="Arial"/>
                <w:sz w:val="24"/>
                <w:szCs w:val="24"/>
              </w:rPr>
            </w:pPr>
            <w:r w:rsidRPr="00B77E30">
              <w:rPr>
                <w:rFonts w:ascii="Arial" w:hAnsi="Arial" w:cs="Arial"/>
                <w:sz w:val="24"/>
                <w:szCs w:val="24"/>
              </w:rPr>
              <w:t xml:space="preserve">Existen sensores y regaderas automáticas, instrumentación y monitoreo, sistemas de detección y notificación. </w:t>
            </w:r>
          </w:p>
          <w:p w:rsidR="00A90EA2" w:rsidRPr="00B77E30" w:rsidRDefault="00A90EA2" w:rsidP="00365A70">
            <w:pPr>
              <w:jc w:val="both"/>
              <w:rPr>
                <w:rFonts w:ascii="Arial" w:hAnsi="Arial" w:cs="Arial"/>
                <w:sz w:val="24"/>
                <w:szCs w:val="24"/>
              </w:rPr>
            </w:pPr>
            <w:r w:rsidRPr="00B77E30">
              <w:rPr>
                <w:rFonts w:ascii="Arial" w:hAnsi="Arial" w:cs="Arial"/>
                <w:sz w:val="24"/>
                <w:szCs w:val="24"/>
              </w:rPr>
              <w:t>¿Cuenta la Zona Franca Internacional de Pereira con elementos de bioseguridad acordes al riesgo biológico para la brigada de emergencias?</w:t>
            </w:r>
          </w:p>
          <w:p w:rsidR="00A90EA2" w:rsidRPr="00B77E30" w:rsidRDefault="00A90EA2" w:rsidP="00365A70">
            <w:pPr>
              <w:jc w:val="both"/>
              <w:rPr>
                <w:rFonts w:ascii="Arial" w:hAnsi="Arial" w:cs="Arial"/>
                <w:sz w:val="24"/>
                <w:szCs w:val="24"/>
              </w:rPr>
            </w:pPr>
            <w:r w:rsidRPr="00B77E30">
              <w:rPr>
                <w:rFonts w:ascii="Arial" w:hAnsi="Arial" w:cs="Arial"/>
                <w:sz w:val="24"/>
                <w:szCs w:val="24"/>
              </w:rPr>
              <w:t xml:space="preserve">¿Se cuenta en las áreas con elementos de higiene tales como Alcohol antiséptico al 70%, gel o líquido antibacterial, jabón para </w:t>
            </w:r>
            <w:r w:rsidRPr="00B77E30">
              <w:rPr>
                <w:rFonts w:ascii="Arial" w:hAnsi="Arial" w:cs="Arial"/>
                <w:sz w:val="24"/>
                <w:szCs w:val="24"/>
              </w:rPr>
              <w:lastRenderedPageBreak/>
              <w:t>lavado de manos en las unidades sanitarias y toallas de papel desechables?</w:t>
            </w:r>
          </w:p>
          <w:p w:rsidR="00A90EA2" w:rsidRPr="00B77E30" w:rsidRDefault="00A90EA2" w:rsidP="00365A70">
            <w:pPr>
              <w:jc w:val="both"/>
              <w:rPr>
                <w:rFonts w:ascii="Arial" w:hAnsi="Arial" w:cs="Arial"/>
                <w:sz w:val="24"/>
                <w:szCs w:val="24"/>
              </w:rPr>
            </w:pPr>
            <w:r w:rsidRPr="00B77E30">
              <w:rPr>
                <w:rFonts w:ascii="Arial" w:hAnsi="Arial" w:cs="Arial"/>
                <w:sz w:val="24"/>
                <w:szCs w:val="24"/>
              </w:rPr>
              <w:t>¿Se han definido los recursos para la limpieza y desinfección de acuerdo con la necesidad de riesgo biológico (epidemias y pandemias)?</w:t>
            </w:r>
          </w:p>
        </w:tc>
        <w:tc>
          <w:tcPr>
            <w:tcW w:w="992" w:type="dxa"/>
            <w:tcBorders>
              <w:top w:val="single" w:sz="4" w:space="0" w:color="000000"/>
              <w:left w:val="single" w:sz="4" w:space="0" w:color="000000"/>
              <w:bottom w:val="single" w:sz="4" w:space="0" w:color="000000"/>
              <w:right w:val="single" w:sz="4" w:space="0" w:color="000000"/>
            </w:tcBorders>
            <w:vAlign w:val="center"/>
          </w:tcPr>
          <w:p w:rsidR="00A90EA2" w:rsidRPr="00B77E30" w:rsidRDefault="00A90EA2" w:rsidP="00365A70">
            <w:pPr>
              <w:jc w:val="center"/>
              <w:rPr>
                <w:rFonts w:ascii="Arial" w:hAnsi="Arial" w:cs="Arial"/>
                <w:b/>
                <w:sz w:val="24"/>
                <w:szCs w:val="24"/>
              </w:rPr>
            </w:pPr>
            <w:r w:rsidRPr="00B77E30">
              <w:rPr>
                <w:rFonts w:ascii="Arial" w:hAnsi="Arial" w:cs="Arial"/>
                <w:b/>
                <w:sz w:val="24"/>
                <w:szCs w:val="24"/>
              </w:rPr>
              <w:lastRenderedPageBreak/>
              <w:t>0</w:t>
            </w:r>
          </w:p>
        </w:tc>
        <w:tc>
          <w:tcPr>
            <w:tcW w:w="992" w:type="dxa"/>
            <w:tcBorders>
              <w:top w:val="single" w:sz="4" w:space="0" w:color="000000"/>
              <w:left w:val="single" w:sz="4" w:space="0" w:color="000000"/>
              <w:bottom w:val="single" w:sz="4" w:space="0" w:color="000000"/>
              <w:right w:val="single" w:sz="4" w:space="0" w:color="000000"/>
            </w:tcBorders>
            <w:vAlign w:val="center"/>
          </w:tcPr>
          <w:p w:rsidR="00A90EA2" w:rsidRPr="00B77E30" w:rsidRDefault="00A90EA2" w:rsidP="00365A70">
            <w:pPr>
              <w:jc w:val="center"/>
              <w:rPr>
                <w:rFonts w:ascii="Arial" w:hAnsi="Arial" w:cs="Arial"/>
                <w:b/>
                <w:sz w:val="24"/>
                <w:szCs w:val="24"/>
              </w:rPr>
            </w:pPr>
            <w:r w:rsidRPr="00B77E30">
              <w:rPr>
                <w:rFonts w:ascii="Arial" w:hAnsi="Arial" w:cs="Arial"/>
                <w:b/>
                <w:sz w:val="24"/>
                <w:szCs w:val="24"/>
              </w:rPr>
              <w:t>0.5</w:t>
            </w:r>
          </w:p>
        </w:tc>
        <w:tc>
          <w:tcPr>
            <w:tcW w:w="1059" w:type="dxa"/>
            <w:tcBorders>
              <w:top w:val="single" w:sz="4" w:space="0" w:color="000000"/>
              <w:left w:val="single" w:sz="4" w:space="0" w:color="000000"/>
              <w:bottom w:val="single" w:sz="4" w:space="0" w:color="000000"/>
              <w:right w:val="single" w:sz="4" w:space="0" w:color="000000"/>
            </w:tcBorders>
            <w:vAlign w:val="center"/>
          </w:tcPr>
          <w:p w:rsidR="00A90EA2" w:rsidRPr="00B77E30" w:rsidRDefault="00A90EA2" w:rsidP="00365A70">
            <w:pPr>
              <w:jc w:val="center"/>
              <w:rPr>
                <w:rFonts w:ascii="Arial" w:hAnsi="Arial" w:cs="Arial"/>
                <w:b/>
                <w:sz w:val="24"/>
                <w:szCs w:val="24"/>
              </w:rPr>
            </w:pPr>
            <w:r w:rsidRPr="00B77E30">
              <w:rPr>
                <w:rFonts w:ascii="Arial" w:hAnsi="Arial" w:cs="Arial"/>
                <w:b/>
                <w:sz w:val="24"/>
                <w:szCs w:val="24"/>
              </w:rPr>
              <w:t>1</w:t>
            </w:r>
          </w:p>
        </w:tc>
      </w:tr>
    </w:tbl>
    <w:p w:rsidR="00365A70" w:rsidRPr="00B77E30" w:rsidRDefault="004E3F65" w:rsidP="00365A70">
      <w:pPr>
        <w:jc w:val="both"/>
        <w:rPr>
          <w:rFonts w:ascii="Arial" w:hAnsi="Arial" w:cs="Arial"/>
          <w:b/>
          <w:iCs/>
          <w:sz w:val="24"/>
          <w:szCs w:val="24"/>
        </w:rPr>
      </w:pPr>
      <w:r w:rsidRPr="00B77E30">
        <w:rPr>
          <w:rFonts w:ascii="Arial" w:hAnsi="Arial" w:cs="Arial"/>
          <w:b/>
          <w:iCs/>
          <w:sz w:val="24"/>
          <w:szCs w:val="24"/>
        </w:rPr>
        <w:t xml:space="preserve">13.3 </w:t>
      </w:r>
      <w:r w:rsidR="00365A70" w:rsidRPr="00B77E30">
        <w:rPr>
          <w:rFonts w:ascii="Arial" w:hAnsi="Arial" w:cs="Arial"/>
          <w:b/>
          <w:iCs/>
          <w:sz w:val="24"/>
          <w:szCs w:val="24"/>
        </w:rPr>
        <w:t>VULNERABILIDAD EN LOS SISTEMAS Y PROCESOS:</w:t>
      </w:r>
    </w:p>
    <w:p w:rsidR="00365A70" w:rsidRPr="00B77E30" w:rsidRDefault="00365A70" w:rsidP="00365A70">
      <w:pPr>
        <w:jc w:val="both"/>
        <w:rPr>
          <w:rFonts w:ascii="Arial" w:hAnsi="Arial" w:cs="Arial"/>
          <w:iCs/>
          <w:sz w:val="24"/>
          <w:szCs w:val="24"/>
        </w:rPr>
      </w:pPr>
      <w:r w:rsidRPr="00B77E30">
        <w:rPr>
          <w:rFonts w:ascii="Arial" w:hAnsi="Arial" w:cs="Arial"/>
          <w:iCs/>
          <w:sz w:val="24"/>
          <w:szCs w:val="24"/>
        </w:rPr>
        <w:t xml:space="preserve">Los procesos se entienden como el desarrollo de las actividades productivas de los elementos bajo riesgos involucrados y los sistemas como el conjunto ordenado de normas y procedimientos.  En este campo se analizan dos variables, la primera relacionada con el procedimiento de recuperación o actividades previamente concebidas que permitan ante una emergencia poner nuevamente los procesos y sistemas </w:t>
      </w:r>
      <w:proofErr w:type="spellStart"/>
      <w:r w:rsidRPr="00B77E30">
        <w:rPr>
          <w:rFonts w:ascii="Arial" w:hAnsi="Arial" w:cs="Arial"/>
          <w:iCs/>
          <w:sz w:val="24"/>
          <w:szCs w:val="24"/>
        </w:rPr>
        <w:t>funcionantes</w:t>
      </w:r>
      <w:proofErr w:type="spellEnd"/>
      <w:r w:rsidRPr="00B77E30">
        <w:rPr>
          <w:rFonts w:ascii="Arial" w:hAnsi="Arial" w:cs="Arial"/>
          <w:iCs/>
          <w:sz w:val="24"/>
          <w:szCs w:val="24"/>
        </w:rPr>
        <w:t xml:space="preserve"> ya sean por sí mismos o a través del pago de seguros o de otra forma de financiación.  </w:t>
      </w:r>
    </w:p>
    <w:p w:rsidR="00365A70" w:rsidRPr="00B77E30" w:rsidRDefault="00365A70" w:rsidP="00365A70">
      <w:pPr>
        <w:jc w:val="both"/>
        <w:rPr>
          <w:rFonts w:ascii="Arial" w:hAnsi="Arial" w:cs="Arial"/>
          <w:iCs/>
          <w:sz w:val="24"/>
          <w:szCs w:val="24"/>
        </w:rPr>
      </w:pPr>
      <w:r w:rsidRPr="00B77E30">
        <w:rPr>
          <w:rFonts w:ascii="Arial" w:hAnsi="Arial" w:cs="Arial"/>
          <w:iCs/>
          <w:sz w:val="24"/>
          <w:szCs w:val="24"/>
        </w:rPr>
        <w:t>La segunda es el servicio alterno entendido como el proceso existente, mecanismos o sistema paralelo que permite realizar la misma función temporalmente en la fase de impacto o recuperación de una emergencia. (Ejemplo planta de emergencia).</w:t>
      </w:r>
    </w:p>
    <w:p w:rsidR="00365A70" w:rsidRPr="00B77E30" w:rsidRDefault="00365A70" w:rsidP="00365A70">
      <w:pPr>
        <w:jc w:val="both"/>
        <w:rPr>
          <w:rFonts w:ascii="Arial" w:hAnsi="Arial" w:cs="Arial"/>
          <w:iCs/>
          <w:sz w:val="24"/>
          <w:szCs w:val="24"/>
        </w:rPr>
      </w:pPr>
      <w:r w:rsidRPr="00B77E30">
        <w:rPr>
          <w:rFonts w:ascii="Arial" w:hAnsi="Arial" w:cs="Arial"/>
          <w:iCs/>
          <w:sz w:val="24"/>
          <w:szCs w:val="24"/>
        </w:rPr>
        <w:t>Para analizar las variables se da el valor de cero (0) cuando se dispone de los elementos de cero cinco (0.5) cuando se hace en forma parcial y de uno (1) cuando se carece o no se cuenta con el recurso.</w:t>
      </w:r>
    </w:p>
    <w:tbl>
      <w:tblPr>
        <w:tblW w:w="97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6380"/>
        <w:gridCol w:w="1134"/>
        <w:gridCol w:w="1134"/>
        <w:gridCol w:w="1076"/>
      </w:tblGrid>
      <w:tr w:rsidR="00365A70" w:rsidRPr="00B77E30" w:rsidTr="00CF0348">
        <w:trPr>
          <w:trHeight w:val="266"/>
          <w:jc w:val="center"/>
        </w:trPr>
        <w:tc>
          <w:tcPr>
            <w:tcW w:w="6380" w:type="dxa"/>
            <w:tcBorders>
              <w:top w:val="single" w:sz="4" w:space="0" w:color="000000"/>
              <w:left w:val="single" w:sz="4" w:space="0" w:color="000000"/>
              <w:bottom w:val="single" w:sz="4" w:space="0" w:color="000000"/>
              <w:right w:val="single" w:sz="4" w:space="0" w:color="000000"/>
            </w:tcBorders>
            <w:shd w:val="clear" w:color="auto" w:fill="000000"/>
          </w:tcPr>
          <w:p w:rsidR="00365A70" w:rsidRPr="00B77E30" w:rsidRDefault="00365A70" w:rsidP="00365A70">
            <w:pPr>
              <w:jc w:val="center"/>
              <w:rPr>
                <w:rFonts w:ascii="Arial" w:hAnsi="Arial" w:cs="Arial"/>
                <w:b/>
                <w:sz w:val="24"/>
                <w:szCs w:val="24"/>
              </w:rPr>
            </w:pPr>
            <w:r w:rsidRPr="00B77E30">
              <w:rPr>
                <w:rFonts w:ascii="Arial" w:hAnsi="Arial" w:cs="Arial"/>
                <w:b/>
                <w:sz w:val="24"/>
                <w:szCs w:val="24"/>
              </w:rPr>
              <w:t>CRITERIO DE EVALUACIÓN</w:t>
            </w:r>
          </w:p>
        </w:tc>
        <w:tc>
          <w:tcPr>
            <w:tcW w:w="1134" w:type="dxa"/>
            <w:tcBorders>
              <w:top w:val="single" w:sz="4" w:space="0" w:color="000000"/>
              <w:left w:val="single" w:sz="4" w:space="0" w:color="000000"/>
              <w:bottom w:val="single" w:sz="4" w:space="0" w:color="000000"/>
              <w:right w:val="single" w:sz="4" w:space="0" w:color="000000"/>
            </w:tcBorders>
            <w:shd w:val="clear" w:color="auto" w:fill="000000"/>
          </w:tcPr>
          <w:p w:rsidR="00365A70" w:rsidRPr="00B77E30" w:rsidRDefault="00365A70" w:rsidP="00365A70">
            <w:pPr>
              <w:jc w:val="center"/>
              <w:rPr>
                <w:rFonts w:ascii="Arial" w:hAnsi="Arial" w:cs="Arial"/>
                <w:b/>
                <w:sz w:val="24"/>
                <w:szCs w:val="24"/>
              </w:rPr>
            </w:pPr>
            <w:r w:rsidRPr="00B77E30">
              <w:rPr>
                <w:rFonts w:ascii="Arial" w:hAnsi="Arial" w:cs="Arial"/>
                <w:b/>
                <w:sz w:val="24"/>
                <w:szCs w:val="24"/>
              </w:rPr>
              <w:t>BAJA</w:t>
            </w:r>
          </w:p>
        </w:tc>
        <w:tc>
          <w:tcPr>
            <w:tcW w:w="1134" w:type="dxa"/>
            <w:tcBorders>
              <w:top w:val="single" w:sz="4" w:space="0" w:color="000000"/>
              <w:left w:val="single" w:sz="4" w:space="0" w:color="000000"/>
              <w:bottom w:val="single" w:sz="4" w:space="0" w:color="000000"/>
              <w:right w:val="single" w:sz="4" w:space="0" w:color="000000"/>
            </w:tcBorders>
            <w:shd w:val="clear" w:color="auto" w:fill="000000"/>
          </w:tcPr>
          <w:p w:rsidR="00365A70" w:rsidRPr="00B77E30" w:rsidRDefault="00365A70" w:rsidP="00365A70">
            <w:pPr>
              <w:jc w:val="center"/>
              <w:rPr>
                <w:rFonts w:ascii="Arial" w:hAnsi="Arial" w:cs="Arial"/>
                <w:b/>
                <w:sz w:val="24"/>
                <w:szCs w:val="24"/>
              </w:rPr>
            </w:pPr>
            <w:r w:rsidRPr="00B77E30">
              <w:rPr>
                <w:rFonts w:ascii="Arial" w:hAnsi="Arial" w:cs="Arial"/>
                <w:b/>
                <w:sz w:val="24"/>
                <w:szCs w:val="24"/>
              </w:rPr>
              <w:t>MEDIA</w:t>
            </w:r>
          </w:p>
        </w:tc>
        <w:tc>
          <w:tcPr>
            <w:tcW w:w="1076" w:type="dxa"/>
            <w:tcBorders>
              <w:top w:val="single" w:sz="4" w:space="0" w:color="000000"/>
              <w:left w:val="single" w:sz="4" w:space="0" w:color="000000"/>
              <w:bottom w:val="single" w:sz="4" w:space="0" w:color="000000"/>
              <w:right w:val="single" w:sz="4" w:space="0" w:color="000000"/>
            </w:tcBorders>
            <w:shd w:val="clear" w:color="auto" w:fill="000000"/>
          </w:tcPr>
          <w:p w:rsidR="00365A70" w:rsidRPr="00B77E30" w:rsidRDefault="00365A70" w:rsidP="00365A70">
            <w:pPr>
              <w:jc w:val="center"/>
              <w:rPr>
                <w:rFonts w:ascii="Arial" w:hAnsi="Arial" w:cs="Arial"/>
                <w:b/>
                <w:sz w:val="24"/>
                <w:szCs w:val="24"/>
              </w:rPr>
            </w:pPr>
            <w:r w:rsidRPr="00B77E30">
              <w:rPr>
                <w:rFonts w:ascii="Arial" w:hAnsi="Arial" w:cs="Arial"/>
                <w:b/>
                <w:sz w:val="24"/>
                <w:szCs w:val="24"/>
              </w:rPr>
              <w:t>ALTA</w:t>
            </w:r>
          </w:p>
        </w:tc>
      </w:tr>
      <w:tr w:rsidR="00365A70" w:rsidRPr="00B77E30" w:rsidTr="00CF0348">
        <w:trPr>
          <w:trHeight w:val="245"/>
          <w:jc w:val="center"/>
        </w:trPr>
        <w:tc>
          <w:tcPr>
            <w:tcW w:w="6380" w:type="dxa"/>
            <w:tcBorders>
              <w:top w:val="single" w:sz="4" w:space="0" w:color="000000"/>
              <w:left w:val="single" w:sz="4" w:space="0" w:color="000000"/>
              <w:bottom w:val="single" w:sz="4" w:space="0" w:color="000000"/>
              <w:right w:val="single" w:sz="4" w:space="0" w:color="000000"/>
            </w:tcBorders>
          </w:tcPr>
          <w:p w:rsidR="00365A70" w:rsidRPr="00B77E30" w:rsidRDefault="00365A70" w:rsidP="00365A70">
            <w:pPr>
              <w:jc w:val="both"/>
              <w:rPr>
                <w:rFonts w:ascii="Arial" w:hAnsi="Arial" w:cs="Arial"/>
                <w:b/>
                <w:sz w:val="24"/>
                <w:szCs w:val="24"/>
              </w:rPr>
            </w:pPr>
            <w:r w:rsidRPr="00B77E30">
              <w:rPr>
                <w:rFonts w:ascii="Arial" w:hAnsi="Arial" w:cs="Arial"/>
                <w:b/>
                <w:sz w:val="24"/>
                <w:szCs w:val="24"/>
              </w:rPr>
              <w:t>SERVICIOS PUBLICOS</w:t>
            </w:r>
          </w:p>
          <w:p w:rsidR="00365A70" w:rsidRPr="00B77E30" w:rsidRDefault="00365A70" w:rsidP="00365A70">
            <w:pPr>
              <w:jc w:val="both"/>
              <w:rPr>
                <w:rFonts w:ascii="Arial" w:hAnsi="Arial" w:cs="Arial"/>
                <w:sz w:val="24"/>
                <w:szCs w:val="24"/>
              </w:rPr>
            </w:pPr>
            <w:r w:rsidRPr="00B77E30">
              <w:rPr>
                <w:rFonts w:ascii="Arial" w:hAnsi="Arial" w:cs="Arial"/>
                <w:sz w:val="24"/>
                <w:szCs w:val="24"/>
              </w:rPr>
              <w:t>Energía, agua, gas, radiocomunicaciones, teléfono, alcantarillado.</w:t>
            </w:r>
          </w:p>
          <w:p w:rsidR="00365A70" w:rsidRPr="00B77E30" w:rsidRDefault="00365A70" w:rsidP="00365A70">
            <w:pPr>
              <w:jc w:val="both"/>
              <w:rPr>
                <w:rFonts w:ascii="Arial" w:hAnsi="Arial" w:cs="Arial"/>
                <w:sz w:val="24"/>
                <w:szCs w:val="24"/>
              </w:rPr>
            </w:pPr>
            <w:r w:rsidRPr="00B77E30">
              <w:rPr>
                <w:rFonts w:ascii="Arial" w:hAnsi="Arial" w:cs="Arial"/>
                <w:sz w:val="24"/>
                <w:szCs w:val="24"/>
              </w:rPr>
              <w:t>¿Se realizan procedimientos de limpieza diaria de áreas comunes, pasillos, superficies de trabajo, áreas de uso común (comedor, baños) elementos de uso frecuente tales como máquinas, equipos y herramientas?</w:t>
            </w:r>
          </w:p>
          <w:p w:rsidR="00365A70" w:rsidRPr="00B77E30" w:rsidRDefault="00365A70" w:rsidP="00365A70">
            <w:pPr>
              <w:jc w:val="both"/>
              <w:rPr>
                <w:rFonts w:ascii="Arial" w:hAnsi="Arial" w:cs="Arial"/>
                <w:sz w:val="24"/>
                <w:szCs w:val="24"/>
              </w:rPr>
            </w:pPr>
            <w:r w:rsidRPr="00B77E30">
              <w:rPr>
                <w:rFonts w:ascii="Arial" w:hAnsi="Arial" w:cs="Arial"/>
                <w:sz w:val="24"/>
                <w:szCs w:val="24"/>
              </w:rPr>
              <w:t>¿Se realiza según indicaciones del proveedor o fabricante el mantenimiento preventivo a los equipos de aire acondicionado, sistemas de extracción entre otros?</w:t>
            </w:r>
          </w:p>
        </w:tc>
        <w:tc>
          <w:tcPr>
            <w:tcW w:w="1134" w:type="dxa"/>
            <w:tcBorders>
              <w:top w:val="single" w:sz="4" w:space="0" w:color="000000"/>
              <w:left w:val="single" w:sz="4" w:space="0" w:color="000000"/>
              <w:bottom w:val="single" w:sz="4" w:space="0" w:color="000000"/>
              <w:right w:val="single" w:sz="4" w:space="0" w:color="000000"/>
            </w:tcBorders>
            <w:vAlign w:val="center"/>
          </w:tcPr>
          <w:p w:rsidR="00365A70" w:rsidRPr="00B77E30" w:rsidRDefault="00365A70" w:rsidP="00365A70">
            <w:pPr>
              <w:jc w:val="center"/>
              <w:rPr>
                <w:rFonts w:ascii="Arial" w:hAnsi="Arial" w:cs="Arial"/>
                <w:b/>
                <w:sz w:val="24"/>
                <w:szCs w:val="24"/>
              </w:rPr>
            </w:pPr>
            <w:r w:rsidRPr="00B77E30">
              <w:rPr>
                <w:rFonts w:ascii="Arial" w:hAnsi="Arial" w:cs="Arial"/>
                <w:b/>
                <w:sz w:val="24"/>
                <w:szCs w:val="24"/>
              </w:rPr>
              <w:t>0</w:t>
            </w:r>
          </w:p>
        </w:tc>
        <w:tc>
          <w:tcPr>
            <w:tcW w:w="1134" w:type="dxa"/>
            <w:tcBorders>
              <w:top w:val="single" w:sz="4" w:space="0" w:color="000000"/>
              <w:left w:val="single" w:sz="4" w:space="0" w:color="000000"/>
              <w:bottom w:val="single" w:sz="4" w:space="0" w:color="000000"/>
              <w:right w:val="single" w:sz="4" w:space="0" w:color="000000"/>
            </w:tcBorders>
            <w:vAlign w:val="center"/>
          </w:tcPr>
          <w:p w:rsidR="00365A70" w:rsidRPr="00B77E30" w:rsidRDefault="00365A70" w:rsidP="00365A70">
            <w:pPr>
              <w:jc w:val="center"/>
              <w:rPr>
                <w:rFonts w:ascii="Arial" w:hAnsi="Arial" w:cs="Arial"/>
                <w:b/>
                <w:sz w:val="24"/>
                <w:szCs w:val="24"/>
              </w:rPr>
            </w:pPr>
            <w:r w:rsidRPr="00B77E30">
              <w:rPr>
                <w:rFonts w:ascii="Arial" w:hAnsi="Arial" w:cs="Arial"/>
                <w:b/>
                <w:sz w:val="24"/>
                <w:szCs w:val="24"/>
              </w:rPr>
              <w:t>0.5</w:t>
            </w:r>
          </w:p>
        </w:tc>
        <w:tc>
          <w:tcPr>
            <w:tcW w:w="1076" w:type="dxa"/>
            <w:tcBorders>
              <w:top w:val="single" w:sz="4" w:space="0" w:color="000000"/>
              <w:left w:val="single" w:sz="4" w:space="0" w:color="000000"/>
              <w:bottom w:val="single" w:sz="4" w:space="0" w:color="000000"/>
              <w:right w:val="single" w:sz="4" w:space="0" w:color="000000"/>
            </w:tcBorders>
            <w:vAlign w:val="center"/>
          </w:tcPr>
          <w:p w:rsidR="00365A70" w:rsidRPr="00B77E30" w:rsidRDefault="00365A70" w:rsidP="00365A70">
            <w:pPr>
              <w:jc w:val="center"/>
              <w:rPr>
                <w:rFonts w:ascii="Arial" w:hAnsi="Arial" w:cs="Arial"/>
                <w:b/>
                <w:sz w:val="24"/>
                <w:szCs w:val="24"/>
              </w:rPr>
            </w:pPr>
            <w:r w:rsidRPr="00B77E30">
              <w:rPr>
                <w:rFonts w:ascii="Arial" w:hAnsi="Arial" w:cs="Arial"/>
                <w:b/>
                <w:sz w:val="24"/>
                <w:szCs w:val="24"/>
              </w:rPr>
              <w:t>1</w:t>
            </w:r>
          </w:p>
        </w:tc>
      </w:tr>
      <w:tr w:rsidR="00365A70" w:rsidRPr="00B77E30" w:rsidTr="00CF0348">
        <w:trPr>
          <w:trHeight w:val="266"/>
          <w:jc w:val="center"/>
        </w:trPr>
        <w:tc>
          <w:tcPr>
            <w:tcW w:w="6380" w:type="dxa"/>
            <w:tcBorders>
              <w:top w:val="single" w:sz="4" w:space="0" w:color="000000"/>
              <w:left w:val="single" w:sz="4" w:space="0" w:color="000000"/>
              <w:bottom w:val="single" w:sz="4" w:space="0" w:color="000000"/>
              <w:right w:val="single" w:sz="4" w:space="0" w:color="000000"/>
            </w:tcBorders>
          </w:tcPr>
          <w:p w:rsidR="00365A70" w:rsidRPr="00B77E30" w:rsidRDefault="00365A70" w:rsidP="00365A70">
            <w:pPr>
              <w:jc w:val="both"/>
              <w:rPr>
                <w:rFonts w:ascii="Arial" w:hAnsi="Arial" w:cs="Arial"/>
                <w:b/>
                <w:sz w:val="24"/>
                <w:szCs w:val="24"/>
              </w:rPr>
            </w:pPr>
            <w:r w:rsidRPr="00B77E30">
              <w:rPr>
                <w:rFonts w:ascii="Arial" w:hAnsi="Arial" w:cs="Arial"/>
                <w:b/>
                <w:sz w:val="24"/>
                <w:szCs w:val="24"/>
              </w:rPr>
              <w:lastRenderedPageBreak/>
              <w:t>SISTEMAS ALTERNOS</w:t>
            </w:r>
          </w:p>
          <w:p w:rsidR="00365A70" w:rsidRPr="00B77E30" w:rsidRDefault="00365A70" w:rsidP="00365A70">
            <w:pPr>
              <w:jc w:val="both"/>
              <w:rPr>
                <w:rFonts w:ascii="Arial" w:hAnsi="Arial" w:cs="Arial"/>
                <w:sz w:val="24"/>
                <w:szCs w:val="24"/>
              </w:rPr>
            </w:pPr>
            <w:r w:rsidRPr="00B77E30">
              <w:rPr>
                <w:rFonts w:ascii="Arial" w:hAnsi="Arial" w:cs="Arial"/>
                <w:sz w:val="24"/>
                <w:szCs w:val="24"/>
              </w:rPr>
              <w:t>Energía y agua autónomos, operación en otro lugar, sistemas de comunicación</w:t>
            </w:r>
          </w:p>
        </w:tc>
        <w:tc>
          <w:tcPr>
            <w:tcW w:w="1134" w:type="dxa"/>
            <w:tcBorders>
              <w:top w:val="single" w:sz="4" w:space="0" w:color="000000"/>
              <w:left w:val="single" w:sz="4" w:space="0" w:color="000000"/>
              <w:bottom w:val="single" w:sz="4" w:space="0" w:color="000000"/>
              <w:right w:val="single" w:sz="4" w:space="0" w:color="000000"/>
            </w:tcBorders>
            <w:vAlign w:val="center"/>
          </w:tcPr>
          <w:p w:rsidR="00365A70" w:rsidRPr="00B77E30" w:rsidRDefault="00365A70" w:rsidP="00365A70">
            <w:pPr>
              <w:jc w:val="center"/>
              <w:rPr>
                <w:rFonts w:ascii="Arial" w:hAnsi="Arial" w:cs="Arial"/>
                <w:b/>
                <w:sz w:val="24"/>
                <w:szCs w:val="24"/>
              </w:rPr>
            </w:pPr>
            <w:r w:rsidRPr="00B77E30">
              <w:rPr>
                <w:rFonts w:ascii="Arial" w:hAnsi="Arial" w:cs="Arial"/>
                <w:b/>
                <w:sz w:val="24"/>
                <w:szCs w:val="24"/>
              </w:rPr>
              <w:t>0</w:t>
            </w:r>
          </w:p>
        </w:tc>
        <w:tc>
          <w:tcPr>
            <w:tcW w:w="1134" w:type="dxa"/>
            <w:tcBorders>
              <w:top w:val="single" w:sz="4" w:space="0" w:color="000000"/>
              <w:left w:val="single" w:sz="4" w:space="0" w:color="000000"/>
              <w:bottom w:val="single" w:sz="4" w:space="0" w:color="000000"/>
              <w:right w:val="single" w:sz="4" w:space="0" w:color="000000"/>
            </w:tcBorders>
            <w:vAlign w:val="center"/>
          </w:tcPr>
          <w:p w:rsidR="00365A70" w:rsidRPr="00B77E30" w:rsidRDefault="00365A70" w:rsidP="00365A70">
            <w:pPr>
              <w:jc w:val="center"/>
              <w:rPr>
                <w:rFonts w:ascii="Arial" w:hAnsi="Arial" w:cs="Arial"/>
                <w:b/>
                <w:sz w:val="24"/>
                <w:szCs w:val="24"/>
              </w:rPr>
            </w:pPr>
            <w:r w:rsidRPr="00B77E30">
              <w:rPr>
                <w:rFonts w:ascii="Arial" w:hAnsi="Arial" w:cs="Arial"/>
                <w:b/>
                <w:sz w:val="24"/>
                <w:szCs w:val="24"/>
              </w:rPr>
              <w:t>0.5</w:t>
            </w:r>
          </w:p>
        </w:tc>
        <w:tc>
          <w:tcPr>
            <w:tcW w:w="1076" w:type="dxa"/>
            <w:tcBorders>
              <w:top w:val="single" w:sz="4" w:space="0" w:color="000000"/>
              <w:left w:val="single" w:sz="4" w:space="0" w:color="000000"/>
              <w:bottom w:val="single" w:sz="4" w:space="0" w:color="000000"/>
              <w:right w:val="single" w:sz="4" w:space="0" w:color="000000"/>
            </w:tcBorders>
            <w:vAlign w:val="center"/>
          </w:tcPr>
          <w:p w:rsidR="00365A70" w:rsidRPr="00B77E30" w:rsidRDefault="00365A70" w:rsidP="00365A70">
            <w:pPr>
              <w:jc w:val="center"/>
              <w:rPr>
                <w:rFonts w:ascii="Arial" w:hAnsi="Arial" w:cs="Arial"/>
                <w:b/>
                <w:sz w:val="24"/>
                <w:szCs w:val="24"/>
              </w:rPr>
            </w:pPr>
            <w:r w:rsidRPr="00B77E30">
              <w:rPr>
                <w:rFonts w:ascii="Arial" w:hAnsi="Arial" w:cs="Arial"/>
                <w:b/>
                <w:sz w:val="24"/>
                <w:szCs w:val="24"/>
              </w:rPr>
              <w:t>1</w:t>
            </w:r>
          </w:p>
        </w:tc>
      </w:tr>
      <w:tr w:rsidR="00365A70" w:rsidRPr="00B77E30" w:rsidTr="00CF0348">
        <w:trPr>
          <w:trHeight w:val="266"/>
          <w:jc w:val="center"/>
        </w:trPr>
        <w:tc>
          <w:tcPr>
            <w:tcW w:w="6380" w:type="dxa"/>
            <w:tcBorders>
              <w:top w:val="single" w:sz="4" w:space="0" w:color="000000"/>
              <w:left w:val="single" w:sz="4" w:space="0" w:color="000000"/>
              <w:bottom w:val="single" w:sz="4" w:space="0" w:color="000000"/>
              <w:right w:val="single" w:sz="4" w:space="0" w:color="000000"/>
            </w:tcBorders>
          </w:tcPr>
          <w:p w:rsidR="00365A70" w:rsidRPr="00B77E30" w:rsidRDefault="00365A70" w:rsidP="00365A70">
            <w:pPr>
              <w:jc w:val="both"/>
              <w:rPr>
                <w:rFonts w:ascii="Arial" w:hAnsi="Arial" w:cs="Arial"/>
                <w:b/>
                <w:sz w:val="24"/>
                <w:szCs w:val="24"/>
              </w:rPr>
            </w:pPr>
            <w:r w:rsidRPr="00B77E30">
              <w:rPr>
                <w:rFonts w:ascii="Arial" w:hAnsi="Arial" w:cs="Arial"/>
                <w:b/>
                <w:sz w:val="24"/>
                <w:szCs w:val="24"/>
              </w:rPr>
              <w:t>RECUPERACIÓN</w:t>
            </w:r>
          </w:p>
          <w:p w:rsidR="00365A70" w:rsidRPr="00B77E30" w:rsidRDefault="00365A70" w:rsidP="00365A70">
            <w:pPr>
              <w:jc w:val="both"/>
              <w:rPr>
                <w:rFonts w:ascii="Arial" w:hAnsi="Arial" w:cs="Arial"/>
                <w:sz w:val="24"/>
                <w:szCs w:val="24"/>
              </w:rPr>
            </w:pPr>
            <w:r w:rsidRPr="00B77E30">
              <w:rPr>
                <w:rFonts w:ascii="Arial" w:hAnsi="Arial" w:cs="Arial"/>
                <w:sz w:val="24"/>
                <w:szCs w:val="24"/>
              </w:rPr>
              <w:t>Seguros generales o especializados, pólizas especiales y que cubren. Tiempo de recuperación del proceso o del área afectada.</w:t>
            </w:r>
          </w:p>
          <w:p w:rsidR="00365A70" w:rsidRPr="00B77E30" w:rsidRDefault="00365A70" w:rsidP="00365A70">
            <w:pPr>
              <w:jc w:val="both"/>
              <w:rPr>
                <w:rFonts w:ascii="Arial" w:hAnsi="Arial" w:cs="Arial"/>
                <w:sz w:val="24"/>
                <w:szCs w:val="24"/>
              </w:rPr>
            </w:pPr>
            <w:r w:rsidRPr="00B77E30">
              <w:rPr>
                <w:rFonts w:ascii="Arial" w:hAnsi="Arial" w:cs="Arial"/>
                <w:sz w:val="24"/>
                <w:szCs w:val="24"/>
              </w:rPr>
              <w:t>¿Están definidos los recursos adicionales necesarios para garantizar la continuidad del negocio durante el tiempo de emergencia por riesgo biológico (epidemias y pandemias)?</w:t>
            </w:r>
          </w:p>
          <w:p w:rsidR="00365A70" w:rsidRPr="00B77E30" w:rsidRDefault="00365A70" w:rsidP="00365A70">
            <w:pPr>
              <w:jc w:val="both"/>
              <w:rPr>
                <w:rFonts w:ascii="Arial" w:hAnsi="Arial" w:cs="Arial"/>
                <w:sz w:val="24"/>
                <w:szCs w:val="24"/>
              </w:rPr>
            </w:pPr>
            <w:r w:rsidRPr="00B77E30">
              <w:rPr>
                <w:rFonts w:ascii="Arial" w:hAnsi="Arial" w:cs="Arial"/>
                <w:sz w:val="24"/>
                <w:szCs w:val="24"/>
              </w:rPr>
              <w:t>¿Se ha revisado si los seguros adquiridos pueden mitigar o respaldar los procesos de continuidad del negocio frente a un brote epidemiológico (epidemias y pandemias)?</w:t>
            </w:r>
          </w:p>
          <w:p w:rsidR="00365A70" w:rsidRPr="00B77E30" w:rsidRDefault="00365A70" w:rsidP="00365A70">
            <w:pPr>
              <w:jc w:val="both"/>
              <w:rPr>
                <w:rFonts w:ascii="Arial" w:hAnsi="Arial" w:cs="Arial"/>
                <w:sz w:val="24"/>
                <w:szCs w:val="24"/>
              </w:rPr>
            </w:pPr>
            <w:r w:rsidRPr="00B77E30">
              <w:rPr>
                <w:rFonts w:ascii="Arial" w:hAnsi="Arial" w:cs="Arial"/>
                <w:sz w:val="24"/>
                <w:szCs w:val="24"/>
              </w:rPr>
              <w:t>¿La Zona Franca Internacional de Pereira está preparada para hacer frente a una crisis que afecte la continuidad del negocio desde riesgo operacional, financiero, talento humano, reputacional, tecnológico asociado a un brote epidemiológico (epidemias y pandemias)?</w:t>
            </w:r>
          </w:p>
          <w:p w:rsidR="00365A70" w:rsidRPr="00B77E30" w:rsidRDefault="00365A70" w:rsidP="00365A70">
            <w:pPr>
              <w:jc w:val="both"/>
              <w:rPr>
                <w:rFonts w:ascii="Arial" w:hAnsi="Arial" w:cs="Arial"/>
                <w:sz w:val="24"/>
                <w:szCs w:val="24"/>
              </w:rPr>
            </w:pPr>
            <w:r w:rsidRPr="00B77E30">
              <w:rPr>
                <w:rFonts w:ascii="Arial" w:hAnsi="Arial" w:cs="Arial"/>
                <w:sz w:val="24"/>
                <w:szCs w:val="24"/>
              </w:rPr>
              <w:t>¿La Zona Franca Internacional de Pereira está preparada para cubrir los recursos legales que interpongan los clientes y proveedores si se declara un brote epidemiológico (epidemias y pandemias)?</w:t>
            </w:r>
          </w:p>
        </w:tc>
        <w:tc>
          <w:tcPr>
            <w:tcW w:w="1134" w:type="dxa"/>
            <w:tcBorders>
              <w:top w:val="single" w:sz="4" w:space="0" w:color="000000"/>
              <w:left w:val="single" w:sz="4" w:space="0" w:color="000000"/>
              <w:bottom w:val="single" w:sz="4" w:space="0" w:color="000000"/>
              <w:right w:val="single" w:sz="4" w:space="0" w:color="000000"/>
            </w:tcBorders>
            <w:vAlign w:val="center"/>
          </w:tcPr>
          <w:p w:rsidR="00365A70" w:rsidRPr="00B77E30" w:rsidRDefault="00365A70" w:rsidP="00365A70">
            <w:pPr>
              <w:jc w:val="center"/>
              <w:rPr>
                <w:rFonts w:ascii="Arial" w:hAnsi="Arial" w:cs="Arial"/>
                <w:b/>
                <w:sz w:val="24"/>
                <w:szCs w:val="24"/>
              </w:rPr>
            </w:pPr>
            <w:r w:rsidRPr="00B77E30">
              <w:rPr>
                <w:rFonts w:ascii="Arial" w:hAnsi="Arial" w:cs="Arial"/>
                <w:b/>
                <w:sz w:val="24"/>
                <w:szCs w:val="24"/>
              </w:rPr>
              <w:t>0</w:t>
            </w:r>
          </w:p>
        </w:tc>
        <w:tc>
          <w:tcPr>
            <w:tcW w:w="1134" w:type="dxa"/>
            <w:tcBorders>
              <w:top w:val="single" w:sz="4" w:space="0" w:color="000000"/>
              <w:left w:val="single" w:sz="4" w:space="0" w:color="000000"/>
              <w:bottom w:val="single" w:sz="4" w:space="0" w:color="000000"/>
              <w:right w:val="single" w:sz="4" w:space="0" w:color="000000"/>
            </w:tcBorders>
            <w:vAlign w:val="center"/>
          </w:tcPr>
          <w:p w:rsidR="00365A70" w:rsidRPr="00B77E30" w:rsidRDefault="00365A70" w:rsidP="00365A70">
            <w:pPr>
              <w:jc w:val="center"/>
              <w:rPr>
                <w:rFonts w:ascii="Arial" w:hAnsi="Arial" w:cs="Arial"/>
                <w:b/>
                <w:sz w:val="24"/>
                <w:szCs w:val="24"/>
              </w:rPr>
            </w:pPr>
            <w:r w:rsidRPr="00B77E30">
              <w:rPr>
                <w:rFonts w:ascii="Arial" w:hAnsi="Arial" w:cs="Arial"/>
                <w:b/>
                <w:sz w:val="24"/>
                <w:szCs w:val="24"/>
              </w:rPr>
              <w:t>0.5</w:t>
            </w:r>
          </w:p>
        </w:tc>
        <w:tc>
          <w:tcPr>
            <w:tcW w:w="1076" w:type="dxa"/>
            <w:tcBorders>
              <w:top w:val="single" w:sz="4" w:space="0" w:color="000000"/>
              <w:left w:val="single" w:sz="4" w:space="0" w:color="000000"/>
              <w:bottom w:val="single" w:sz="4" w:space="0" w:color="000000"/>
              <w:right w:val="single" w:sz="4" w:space="0" w:color="000000"/>
            </w:tcBorders>
            <w:vAlign w:val="center"/>
          </w:tcPr>
          <w:p w:rsidR="00365A70" w:rsidRPr="00B77E30" w:rsidRDefault="00365A70" w:rsidP="00365A70">
            <w:pPr>
              <w:jc w:val="center"/>
              <w:rPr>
                <w:rFonts w:ascii="Arial" w:hAnsi="Arial" w:cs="Arial"/>
                <w:b/>
                <w:sz w:val="24"/>
                <w:szCs w:val="24"/>
              </w:rPr>
            </w:pPr>
            <w:r w:rsidRPr="00B77E30">
              <w:rPr>
                <w:rFonts w:ascii="Arial" w:hAnsi="Arial" w:cs="Arial"/>
                <w:b/>
                <w:sz w:val="24"/>
                <w:szCs w:val="24"/>
              </w:rPr>
              <w:t>1</w:t>
            </w:r>
          </w:p>
        </w:tc>
      </w:tr>
    </w:tbl>
    <w:p w:rsidR="00365A70" w:rsidRPr="00B77E30" w:rsidRDefault="00365A70" w:rsidP="00862E2A">
      <w:pPr>
        <w:tabs>
          <w:tab w:val="left" w:pos="2235"/>
        </w:tabs>
        <w:rPr>
          <w:rFonts w:ascii="Arial" w:hAnsi="Arial" w:cs="Arial"/>
          <w:sz w:val="24"/>
          <w:szCs w:val="24"/>
        </w:rPr>
      </w:pPr>
    </w:p>
    <w:p w:rsidR="00365A70" w:rsidRPr="00B77E30" w:rsidRDefault="00365A70" w:rsidP="00365A70">
      <w:pPr>
        <w:rPr>
          <w:rFonts w:ascii="Arial" w:hAnsi="Arial" w:cs="Arial"/>
          <w:b/>
          <w:color w:val="000000"/>
          <w:sz w:val="24"/>
          <w:szCs w:val="24"/>
        </w:rPr>
      </w:pPr>
      <w:r w:rsidRPr="00B77E30">
        <w:rPr>
          <w:rFonts w:ascii="Arial" w:hAnsi="Arial" w:cs="Arial"/>
          <w:sz w:val="24"/>
          <w:szCs w:val="24"/>
        </w:rPr>
        <w:t xml:space="preserve">                              </w:t>
      </w:r>
      <w:r w:rsidR="004E3F65" w:rsidRPr="00B77E30">
        <w:rPr>
          <w:rFonts w:ascii="Arial" w:hAnsi="Arial" w:cs="Arial"/>
          <w:b/>
          <w:color w:val="000000"/>
          <w:sz w:val="24"/>
          <w:szCs w:val="24"/>
        </w:rPr>
        <w:t>14.  DE</w:t>
      </w:r>
      <w:r w:rsidRPr="00B77E30">
        <w:rPr>
          <w:rFonts w:ascii="Arial" w:hAnsi="Arial" w:cs="Arial"/>
          <w:b/>
          <w:color w:val="000000"/>
          <w:sz w:val="24"/>
          <w:szCs w:val="24"/>
        </w:rPr>
        <w:t>TERMINACION DEL NIVEL DE RIESGO</w:t>
      </w:r>
    </w:p>
    <w:p w:rsidR="005E6F8F" w:rsidRPr="00B77E30" w:rsidRDefault="00365A70" w:rsidP="00365A70">
      <w:pPr>
        <w:tabs>
          <w:tab w:val="left" w:pos="318"/>
          <w:tab w:val="left" w:pos="995"/>
          <w:tab w:val="left" w:pos="2235"/>
        </w:tabs>
        <w:rPr>
          <w:rFonts w:ascii="Arial" w:hAnsi="Arial" w:cs="Arial"/>
          <w:sz w:val="24"/>
          <w:szCs w:val="24"/>
          <w:lang w:val="es-CO"/>
        </w:rPr>
      </w:pPr>
      <w:r w:rsidRPr="00B77E30">
        <w:rPr>
          <w:rFonts w:ascii="Arial" w:hAnsi="Arial" w:cs="Arial"/>
          <w:sz w:val="24"/>
          <w:szCs w:val="24"/>
          <w:lang w:val="es-CO"/>
        </w:rPr>
        <w:lastRenderedPageBreak/>
        <w:tab/>
      </w:r>
      <w:r w:rsidRPr="00B77E30">
        <w:rPr>
          <w:rFonts w:ascii="Arial" w:hAnsi="Arial" w:cs="Arial"/>
          <w:sz w:val="24"/>
          <w:szCs w:val="24"/>
          <w:lang w:val="es-CO"/>
        </w:rPr>
        <w:tab/>
      </w:r>
      <w:r w:rsidRPr="00B77E30">
        <w:rPr>
          <w:rFonts w:ascii="Arial" w:hAnsi="Arial" w:cs="Arial"/>
          <w:sz w:val="24"/>
          <w:szCs w:val="24"/>
          <w:lang w:val="es-CO"/>
        </w:rPr>
        <w:tab/>
      </w:r>
      <w:r w:rsidRPr="00B77E30">
        <w:rPr>
          <w:rFonts w:ascii="Arial" w:hAnsi="Arial" w:cs="Arial"/>
          <w:noProof/>
          <w:sz w:val="24"/>
          <w:szCs w:val="24"/>
          <w:lang w:val="es-CO" w:eastAsia="es-CO"/>
        </w:rPr>
        <mc:AlternateContent>
          <mc:Choice Requires="wpc">
            <w:drawing>
              <wp:inline distT="0" distB="0" distL="0" distR="0" wp14:anchorId="6177BA78" wp14:editId="49398182">
                <wp:extent cx="2286000" cy="2057400"/>
                <wp:effectExtent l="0" t="19050" r="0" b="0"/>
                <wp:docPr id="7" name="Lienzo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Rectangle 4"/>
                        <wps:cNvSpPr>
                          <a:spLocks noChangeArrowheads="1"/>
                        </wps:cNvSpPr>
                        <wps:spPr bwMode="auto">
                          <a:xfrm rot="18689754">
                            <a:off x="818644" y="132154"/>
                            <a:ext cx="610083" cy="570921"/>
                          </a:xfrm>
                          <a:prstGeom prst="rect">
                            <a:avLst/>
                          </a:prstGeom>
                          <a:solidFill>
                            <a:srgbClr val="FFFFFF"/>
                          </a:solidFill>
                          <a:ln w="9525">
                            <a:solidFill>
                              <a:srgbClr val="000000"/>
                            </a:solidFill>
                            <a:miter lim="800000"/>
                            <a:headEnd/>
                            <a:tailEnd/>
                          </a:ln>
                        </wps:spPr>
                        <wps:txbx>
                          <w:txbxContent>
                            <w:p w:rsidR="00802395" w:rsidRDefault="00802395" w:rsidP="00365A70">
                              <w:pPr>
                                <w:rPr>
                                  <w:rFonts w:ascii="Arial" w:hAnsi="Arial" w:cs="Arial"/>
                                  <w:b/>
                                  <w:sz w:val="16"/>
                                  <w:szCs w:val="16"/>
                                </w:rPr>
                              </w:pPr>
                            </w:p>
                            <w:p w:rsidR="00802395" w:rsidRDefault="00802395" w:rsidP="00365A70">
                              <w:pPr>
                                <w:rPr>
                                  <w:rFonts w:ascii="Arial" w:hAnsi="Arial" w:cs="Arial"/>
                                  <w:b/>
                                  <w:sz w:val="16"/>
                                  <w:szCs w:val="16"/>
                                </w:rPr>
                              </w:pPr>
                              <w:r>
                                <w:rPr>
                                  <w:rFonts w:ascii="Arial" w:hAnsi="Arial" w:cs="Arial"/>
                                  <w:b/>
                                  <w:sz w:val="16"/>
                                  <w:szCs w:val="16"/>
                                </w:rPr>
                                <w:t>Recursos</w:t>
                              </w:r>
                            </w:p>
                          </w:txbxContent>
                        </wps:txbx>
                        <wps:bodyPr rot="0" vert="horz" wrap="square" lIns="91440" tIns="45720" rIns="91440" bIns="45720" anchor="t" anchorCtr="0" upright="1">
                          <a:noAutofit/>
                        </wps:bodyPr>
                      </wps:wsp>
                      <wps:wsp>
                        <wps:cNvPr id="4" name="Rectangle 5"/>
                        <wps:cNvSpPr>
                          <a:spLocks noChangeArrowheads="1"/>
                        </wps:cNvSpPr>
                        <wps:spPr bwMode="auto">
                          <a:xfrm rot="18689754">
                            <a:off x="1351712" y="589522"/>
                            <a:ext cx="610851" cy="571693"/>
                          </a:xfrm>
                          <a:prstGeom prst="rect">
                            <a:avLst/>
                          </a:prstGeom>
                          <a:solidFill>
                            <a:srgbClr val="FFFFFF"/>
                          </a:solidFill>
                          <a:ln w="9525">
                            <a:solidFill>
                              <a:srgbClr val="000000"/>
                            </a:solidFill>
                            <a:miter lim="800000"/>
                            <a:headEnd/>
                            <a:tailEnd/>
                          </a:ln>
                        </wps:spPr>
                        <wps:txbx>
                          <w:txbxContent>
                            <w:p w:rsidR="00802395" w:rsidRDefault="00802395" w:rsidP="00365A70">
                              <w:pPr>
                                <w:jc w:val="center"/>
                                <w:rPr>
                                  <w:rFonts w:ascii="Arial" w:hAnsi="Arial" w:cs="Arial"/>
                                  <w:b/>
                                  <w:sz w:val="16"/>
                                  <w:szCs w:val="16"/>
                                </w:rPr>
                              </w:pPr>
                              <w:r>
                                <w:rPr>
                                  <w:rFonts w:ascii="Arial" w:hAnsi="Arial" w:cs="Arial"/>
                                  <w:b/>
                                  <w:sz w:val="16"/>
                                  <w:szCs w:val="16"/>
                                </w:rPr>
                                <w:t>Sistemas y Procesos</w:t>
                              </w:r>
                            </w:p>
                          </w:txbxContent>
                        </wps:txbx>
                        <wps:bodyPr rot="0" vert="horz" wrap="square" lIns="91440" tIns="45720" rIns="91440" bIns="45720" anchor="t" anchorCtr="0" upright="1">
                          <a:noAutofit/>
                        </wps:bodyPr>
                      </wps:wsp>
                      <wps:wsp>
                        <wps:cNvPr id="5" name="Rectangle 6"/>
                        <wps:cNvSpPr>
                          <a:spLocks noChangeArrowheads="1"/>
                        </wps:cNvSpPr>
                        <wps:spPr bwMode="auto">
                          <a:xfrm rot="18689754">
                            <a:off x="894355" y="1161235"/>
                            <a:ext cx="610083" cy="571693"/>
                          </a:xfrm>
                          <a:prstGeom prst="rect">
                            <a:avLst/>
                          </a:prstGeom>
                          <a:solidFill>
                            <a:srgbClr val="FFFFFF"/>
                          </a:solidFill>
                          <a:ln w="9525">
                            <a:solidFill>
                              <a:srgbClr val="000000"/>
                            </a:solidFill>
                            <a:miter lim="800000"/>
                            <a:headEnd/>
                            <a:tailEnd/>
                          </a:ln>
                        </wps:spPr>
                        <wps:txbx>
                          <w:txbxContent>
                            <w:p w:rsidR="00802395" w:rsidRDefault="00802395" w:rsidP="00365A70">
                              <w:pPr>
                                <w:rPr>
                                  <w:rFonts w:ascii="Arial" w:hAnsi="Arial" w:cs="Arial"/>
                                  <w:b/>
                                  <w:sz w:val="16"/>
                                  <w:szCs w:val="16"/>
                                </w:rPr>
                              </w:pPr>
                            </w:p>
                            <w:p w:rsidR="00802395" w:rsidRDefault="00802395" w:rsidP="00365A70">
                              <w:pPr>
                                <w:rPr>
                                  <w:rFonts w:ascii="Arial" w:hAnsi="Arial" w:cs="Arial"/>
                                  <w:b/>
                                  <w:sz w:val="16"/>
                                  <w:szCs w:val="16"/>
                                </w:rPr>
                              </w:pPr>
                              <w:r>
                                <w:rPr>
                                  <w:rFonts w:ascii="Arial" w:hAnsi="Arial" w:cs="Arial"/>
                                  <w:b/>
                                  <w:sz w:val="16"/>
                                  <w:szCs w:val="16"/>
                                </w:rPr>
                                <w:t>Amenaza</w:t>
                              </w:r>
                            </w:p>
                          </w:txbxContent>
                        </wps:txbx>
                        <wps:bodyPr rot="0" vert="horz" wrap="square" lIns="91440" tIns="45720" rIns="91440" bIns="45720" anchor="t" anchorCtr="0" upright="1">
                          <a:noAutofit/>
                        </wps:bodyPr>
                      </wps:wsp>
                      <wps:wsp>
                        <wps:cNvPr id="6" name="Rectangle 7"/>
                        <wps:cNvSpPr>
                          <a:spLocks noChangeArrowheads="1"/>
                        </wps:cNvSpPr>
                        <wps:spPr bwMode="auto">
                          <a:xfrm rot="18689754">
                            <a:off x="361290" y="703864"/>
                            <a:ext cx="610083" cy="571693"/>
                          </a:xfrm>
                          <a:prstGeom prst="rect">
                            <a:avLst/>
                          </a:prstGeom>
                          <a:solidFill>
                            <a:srgbClr val="FFFFFF"/>
                          </a:solidFill>
                          <a:ln w="9525">
                            <a:solidFill>
                              <a:srgbClr val="000000"/>
                            </a:solidFill>
                            <a:miter lim="800000"/>
                            <a:headEnd/>
                            <a:tailEnd/>
                          </a:ln>
                        </wps:spPr>
                        <wps:txbx>
                          <w:txbxContent>
                            <w:p w:rsidR="00802395" w:rsidRDefault="00802395" w:rsidP="00365A70"/>
                            <w:p w:rsidR="00802395" w:rsidRDefault="00802395" w:rsidP="00365A70">
                              <w:pPr>
                                <w:rPr>
                                  <w:rFonts w:ascii="Arial" w:hAnsi="Arial" w:cs="Arial"/>
                                  <w:b/>
                                  <w:sz w:val="16"/>
                                  <w:szCs w:val="16"/>
                                </w:rPr>
                              </w:pPr>
                              <w:r>
                                <w:rPr>
                                  <w:rFonts w:ascii="Arial" w:hAnsi="Arial" w:cs="Arial"/>
                                  <w:b/>
                                  <w:sz w:val="16"/>
                                  <w:szCs w:val="16"/>
                                </w:rPr>
                                <w:t>Personas</w:t>
                              </w:r>
                            </w:p>
                          </w:txbxContent>
                        </wps:txbx>
                        <wps:bodyPr rot="0" vert="horz" wrap="square" lIns="91440" tIns="45720" rIns="91440" bIns="45720" anchor="t" anchorCtr="0" upright="1">
                          <a:noAutofit/>
                        </wps:bodyPr>
                      </wps:wsp>
                    </wpc:wpc>
                  </a:graphicData>
                </a:graphic>
              </wp:inline>
            </w:drawing>
          </mc:Choice>
          <mc:Fallback>
            <w:pict>
              <v:group w14:anchorId="6177BA78" id="Lienzo 7" o:spid="_x0000_s1048" editas="canvas" style="width:180pt;height:162pt;mso-position-horizontal-relative:char;mso-position-vertical-relative:line" coordsize="22860,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">
                <v:shape id="_x0000_s1049" type="#_x0000_t75" style="position:absolute;width:22860;height:20574;visibility:visible;mso-wrap-style:square">
                  <v:fill o:detectmouseclick="t"/>
                  <v:path o:connecttype="none"/>
                </v:shape>
                <v:rect id="Rectangle 4" o:spid="_x0000_s1050" style="position:absolute;left:8186;top:1321;width:6101;height:5709;rotation:-31787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IbQMUA&#10;AADaAAAADwAAAGRycy9kb3ducmV2LnhtbESPQWvCQBSE74L/YXmCt7oxgpXoJohSKT0UtCp4e2Sf&#10;STD7Ns1uY9pf3y0UPA4z8w2zynpTi45aV1lWMJ1EIIhzqysuFBw/Xp4WIJxH1lhbJgXf5CBLh4MV&#10;JtreeU/dwRciQNglqKD0vkmkdHlJBt3ENsTBu9rWoA+yLaRu8R7gppZxFM2lwYrDQokNbUrKb4cv&#10;o+C03V+u51030/Hsnd/mz1H++XNTajzq10sQnnr/CP+3X7WCGP6uhBs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EhtAxQAAANoAAAAPAAAAAAAAAAAAAAAAAJgCAABkcnMv&#10;ZG93bnJldi54bWxQSwUGAAAAAAQABAD1AAAAigMAAAAA&#10;">
                  <v:textbox>
                    <w:txbxContent>
                      <w:p w:rsidR="00802395" w:rsidRDefault="00802395" w:rsidP="00365A70">
                        <w:pPr>
                          <w:rPr>
                            <w:rFonts w:ascii="Arial" w:hAnsi="Arial" w:cs="Arial"/>
                            <w:b/>
                            <w:sz w:val="16"/>
                            <w:szCs w:val="16"/>
                          </w:rPr>
                        </w:pPr>
                      </w:p>
                      <w:p w:rsidR="00802395" w:rsidRDefault="00802395" w:rsidP="00365A70">
                        <w:pPr>
                          <w:rPr>
                            <w:rFonts w:ascii="Arial" w:hAnsi="Arial" w:cs="Arial"/>
                            <w:b/>
                            <w:sz w:val="16"/>
                            <w:szCs w:val="16"/>
                          </w:rPr>
                        </w:pPr>
                        <w:r>
                          <w:rPr>
                            <w:rFonts w:ascii="Arial" w:hAnsi="Arial" w:cs="Arial"/>
                            <w:b/>
                            <w:sz w:val="16"/>
                            <w:szCs w:val="16"/>
                          </w:rPr>
                          <w:t>Recursos</w:t>
                        </w:r>
                      </w:p>
                    </w:txbxContent>
                  </v:textbox>
                </v:rect>
                <v:rect id="Rectangle 5" o:spid="_x0000_s1051" style="position:absolute;left:13517;top:5894;width:6108;height:5717;rotation:-31787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cmr8UA&#10;AADaAAAADwAAAGRycy9kb3ducmV2LnhtbESPQWvCQBSE74X+h+UVems2xqISXUOptBQPBW0VvD2y&#10;zySYfRuz2xj99a5Q8DjMzDfMLOtNLTpqXWVZwSCKQRDnVldcKPj9+XiZgHAeWWNtmRScyUE2f3yY&#10;YartiVfUrX0hAoRdigpK75tUSpeXZNBFtiEO3t62Bn2QbSF1i6cAN7VM4ngkDVYcFkps6L2k/LD+&#10;Mwo2i9Vuv/3shjoZfvNyNI7z4+Wg1PNT/zYF4an39/B/+0sreIXblXA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yavxQAAANoAAAAPAAAAAAAAAAAAAAAAAJgCAABkcnMv&#10;ZG93bnJldi54bWxQSwUGAAAAAAQABAD1AAAAigMAAAAA&#10;">
                  <v:textbox>
                    <w:txbxContent>
                      <w:p w:rsidR="00802395" w:rsidRDefault="00802395" w:rsidP="00365A70">
                        <w:pPr>
                          <w:jc w:val="center"/>
                          <w:rPr>
                            <w:rFonts w:ascii="Arial" w:hAnsi="Arial" w:cs="Arial"/>
                            <w:b/>
                            <w:sz w:val="16"/>
                            <w:szCs w:val="16"/>
                          </w:rPr>
                        </w:pPr>
                        <w:r>
                          <w:rPr>
                            <w:rFonts w:ascii="Arial" w:hAnsi="Arial" w:cs="Arial"/>
                            <w:b/>
                            <w:sz w:val="16"/>
                            <w:szCs w:val="16"/>
                          </w:rPr>
                          <w:t>Sistemas y Procesos</w:t>
                        </w:r>
                      </w:p>
                    </w:txbxContent>
                  </v:textbox>
                </v:rect>
                <v:rect id="Rectangle 6" o:spid="_x0000_s1052" style="position:absolute;left:8943;top:11612;width:6101;height:5717;rotation:-31787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uDNMUA&#10;AADaAAAADwAAAGRycy9kb3ducmV2LnhtbESPQWvCQBSE74X+h+UVems2RqoSXUOptBQPBW0VvD2y&#10;zySYfRuz2xj99a5Q8DjMzDfMLOtNLTpqXWVZwSCKQRDnVldcKPj9+XiZgHAeWWNtmRScyUE2f3yY&#10;YartiVfUrX0hAoRdigpK75tUSpeXZNBFtiEO3t62Bn2QbSF1i6cAN7VM4ngkDVYcFkps6L2k/LD+&#10;Mwo2i9Vuv/3shjoZfvNyNI7z4+Wg1PNT/zYF4an39/B/+0sreIXblXA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4M0xQAAANoAAAAPAAAAAAAAAAAAAAAAAJgCAABkcnMv&#10;ZG93bnJldi54bWxQSwUGAAAAAAQABAD1AAAAigMAAAAA&#10;">
                  <v:textbox>
                    <w:txbxContent>
                      <w:p w:rsidR="00802395" w:rsidRDefault="00802395" w:rsidP="00365A70">
                        <w:pPr>
                          <w:rPr>
                            <w:rFonts w:ascii="Arial" w:hAnsi="Arial" w:cs="Arial"/>
                            <w:b/>
                            <w:sz w:val="16"/>
                            <w:szCs w:val="16"/>
                          </w:rPr>
                        </w:pPr>
                      </w:p>
                      <w:p w:rsidR="00802395" w:rsidRDefault="00802395" w:rsidP="00365A70">
                        <w:pPr>
                          <w:rPr>
                            <w:rFonts w:ascii="Arial" w:hAnsi="Arial" w:cs="Arial"/>
                            <w:b/>
                            <w:sz w:val="16"/>
                            <w:szCs w:val="16"/>
                          </w:rPr>
                        </w:pPr>
                        <w:r>
                          <w:rPr>
                            <w:rFonts w:ascii="Arial" w:hAnsi="Arial" w:cs="Arial"/>
                            <w:b/>
                            <w:sz w:val="16"/>
                            <w:szCs w:val="16"/>
                          </w:rPr>
                          <w:t>Amenaza</w:t>
                        </w:r>
                      </w:p>
                    </w:txbxContent>
                  </v:textbox>
                </v:rect>
                <v:rect id="Rectangle 7" o:spid="_x0000_s1053" style="position:absolute;left:3612;top:7038;width:6101;height:5717;rotation:-31787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kdQ8QA&#10;AADaAAAADwAAAGRycy9kb3ducmV2LnhtbESPQWvCQBSE7wX/w/KE3symCrGkrlIUi3gQ1LbQ2yP7&#10;TILZtzG7xuivdwWhx2FmvmEms85UoqXGlZYVvEUxCOLM6pJzBd/75eAdhPPIGivLpOBKDmbT3ssE&#10;U20vvKV253MRIOxSVFB4X6dSuqwggy6yNXHwDrYx6INscqkbvAS4qeQwjhNpsOSwUGBN84Ky4+5s&#10;FPwstn+H3692pIejDa+TcZydbkelXvvd5wcIT53/Dz/bK60ggceVcAPk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pHUPEAAAA2gAAAA8AAAAAAAAAAAAAAAAAmAIAAGRycy9k&#10;b3ducmV2LnhtbFBLBQYAAAAABAAEAPUAAACJAwAAAAA=&#10;">
                  <v:textbox>
                    <w:txbxContent>
                      <w:p w:rsidR="00802395" w:rsidRDefault="00802395" w:rsidP="00365A70"/>
                      <w:p w:rsidR="00802395" w:rsidRDefault="00802395" w:rsidP="00365A70">
                        <w:pPr>
                          <w:rPr>
                            <w:rFonts w:ascii="Arial" w:hAnsi="Arial" w:cs="Arial"/>
                            <w:b/>
                            <w:sz w:val="16"/>
                            <w:szCs w:val="16"/>
                          </w:rPr>
                        </w:pPr>
                        <w:r>
                          <w:rPr>
                            <w:rFonts w:ascii="Arial" w:hAnsi="Arial" w:cs="Arial"/>
                            <w:b/>
                            <w:sz w:val="16"/>
                            <w:szCs w:val="16"/>
                          </w:rPr>
                          <w:t>Personas</w:t>
                        </w:r>
                      </w:p>
                    </w:txbxContent>
                  </v:textbox>
                </v:rect>
                <w10:anchorlock/>
              </v:group>
            </w:pict>
          </mc:Fallback>
        </mc:AlternateContent>
      </w:r>
    </w:p>
    <w:tbl>
      <w:tblPr>
        <w:tblW w:w="9266" w:type="dxa"/>
        <w:jc w:val="right"/>
        <w:tblCellSpacing w:w="20" w:type="dxa"/>
        <w:tblBorders>
          <w:insideH w:val="single" w:sz="4" w:space="0" w:color="auto"/>
          <w:insideV w:val="single" w:sz="4" w:space="0" w:color="auto"/>
        </w:tblBorders>
        <w:tblLayout w:type="fixed"/>
        <w:tblLook w:val="0000" w:firstRow="0" w:lastRow="0" w:firstColumn="0" w:lastColumn="0" w:noHBand="0" w:noVBand="0"/>
      </w:tblPr>
      <w:tblGrid>
        <w:gridCol w:w="1538"/>
        <w:gridCol w:w="3033"/>
        <w:gridCol w:w="4695"/>
      </w:tblGrid>
      <w:tr w:rsidR="00365A70" w:rsidRPr="00B77E30" w:rsidTr="00365A70">
        <w:trPr>
          <w:cantSplit/>
          <w:trHeight w:val="453"/>
          <w:tblCellSpacing w:w="20" w:type="dxa"/>
          <w:jc w:val="right"/>
        </w:trPr>
        <w:tc>
          <w:tcPr>
            <w:tcW w:w="1478" w:type="dxa"/>
            <w:shd w:val="clear" w:color="auto" w:fill="000000"/>
            <w:vAlign w:val="center"/>
          </w:tcPr>
          <w:p w:rsidR="00365A70" w:rsidRPr="00B77E30" w:rsidRDefault="00365A70" w:rsidP="00365A70">
            <w:pPr>
              <w:jc w:val="center"/>
              <w:rPr>
                <w:rFonts w:ascii="Arial" w:hAnsi="Arial" w:cs="Arial"/>
                <w:b/>
                <w:sz w:val="24"/>
                <w:szCs w:val="24"/>
                <w:lang w:val="es-CO"/>
              </w:rPr>
            </w:pPr>
            <w:r w:rsidRPr="00B77E30">
              <w:rPr>
                <w:rFonts w:ascii="Arial" w:hAnsi="Arial" w:cs="Arial"/>
                <w:b/>
                <w:sz w:val="24"/>
                <w:szCs w:val="24"/>
                <w:lang w:val="es-CO"/>
              </w:rPr>
              <w:t>NIVEL DE RIESGO</w:t>
            </w:r>
          </w:p>
        </w:tc>
        <w:tc>
          <w:tcPr>
            <w:tcW w:w="2993" w:type="dxa"/>
            <w:shd w:val="clear" w:color="auto" w:fill="000000"/>
            <w:vAlign w:val="center"/>
          </w:tcPr>
          <w:p w:rsidR="00365A70" w:rsidRPr="00B77E30" w:rsidRDefault="00365A70" w:rsidP="00365A70">
            <w:pPr>
              <w:jc w:val="center"/>
              <w:rPr>
                <w:rFonts w:ascii="Arial" w:hAnsi="Arial" w:cs="Arial"/>
                <w:b/>
                <w:sz w:val="24"/>
                <w:szCs w:val="24"/>
                <w:lang w:val="es-CO"/>
              </w:rPr>
            </w:pPr>
            <w:r w:rsidRPr="00B77E30">
              <w:rPr>
                <w:rFonts w:ascii="Arial" w:hAnsi="Arial" w:cs="Arial"/>
                <w:b/>
                <w:sz w:val="24"/>
                <w:szCs w:val="24"/>
                <w:lang w:val="es-CO"/>
              </w:rPr>
              <w:t>NUMERO DE ROMBOS</w:t>
            </w:r>
          </w:p>
        </w:tc>
        <w:tc>
          <w:tcPr>
            <w:tcW w:w="4635" w:type="dxa"/>
            <w:shd w:val="clear" w:color="auto" w:fill="000000"/>
            <w:vAlign w:val="center"/>
          </w:tcPr>
          <w:p w:rsidR="00365A70" w:rsidRPr="00B77E30" w:rsidRDefault="00365A70" w:rsidP="00365A70">
            <w:pPr>
              <w:jc w:val="center"/>
              <w:rPr>
                <w:rFonts w:ascii="Arial" w:hAnsi="Arial" w:cs="Arial"/>
                <w:b/>
                <w:sz w:val="24"/>
                <w:szCs w:val="24"/>
                <w:lang w:val="es-CO"/>
              </w:rPr>
            </w:pPr>
            <w:r w:rsidRPr="00B77E30">
              <w:rPr>
                <w:rFonts w:ascii="Arial" w:hAnsi="Arial" w:cs="Arial"/>
                <w:b/>
                <w:sz w:val="24"/>
                <w:szCs w:val="24"/>
                <w:lang w:val="es-CO"/>
              </w:rPr>
              <w:t>INTERPRETACIÓN</w:t>
            </w:r>
          </w:p>
        </w:tc>
      </w:tr>
      <w:tr w:rsidR="00365A70" w:rsidRPr="00B77E30" w:rsidTr="00365A70">
        <w:trPr>
          <w:trHeight w:val="357"/>
          <w:tblCellSpacing w:w="20" w:type="dxa"/>
          <w:jc w:val="right"/>
        </w:trPr>
        <w:tc>
          <w:tcPr>
            <w:tcW w:w="1478" w:type="dxa"/>
            <w:vMerge w:val="restart"/>
            <w:shd w:val="clear" w:color="auto" w:fill="FF0000"/>
            <w:vAlign w:val="center"/>
          </w:tcPr>
          <w:p w:rsidR="00365A70" w:rsidRPr="00B77E30" w:rsidRDefault="00365A70" w:rsidP="00365A70">
            <w:pPr>
              <w:jc w:val="center"/>
              <w:rPr>
                <w:rFonts w:ascii="Arial" w:hAnsi="Arial" w:cs="Arial"/>
                <w:b/>
                <w:sz w:val="24"/>
                <w:szCs w:val="24"/>
                <w:lang w:val="es-CO"/>
              </w:rPr>
            </w:pPr>
            <w:r w:rsidRPr="00B77E30">
              <w:rPr>
                <w:rFonts w:ascii="Arial" w:hAnsi="Arial" w:cs="Arial"/>
                <w:b/>
                <w:color w:val="FFFFFF"/>
                <w:sz w:val="24"/>
                <w:szCs w:val="24"/>
                <w:lang w:val="es-CO"/>
              </w:rPr>
              <w:t>RIESGO ALTO</w:t>
            </w:r>
          </w:p>
        </w:tc>
        <w:tc>
          <w:tcPr>
            <w:tcW w:w="2993" w:type="dxa"/>
            <w:shd w:val="clear" w:color="auto" w:fill="000000"/>
            <w:vAlign w:val="center"/>
          </w:tcPr>
          <w:p w:rsidR="00365A70" w:rsidRPr="00B77E30" w:rsidRDefault="00365A70" w:rsidP="00365A70">
            <w:pPr>
              <w:jc w:val="center"/>
              <w:rPr>
                <w:rFonts w:ascii="Arial" w:hAnsi="Arial" w:cs="Arial"/>
                <w:sz w:val="24"/>
                <w:szCs w:val="24"/>
                <w:lang w:val="es-CO"/>
              </w:rPr>
            </w:pPr>
            <w:r w:rsidRPr="00B77E30">
              <w:rPr>
                <w:rFonts w:ascii="Arial" w:hAnsi="Arial" w:cs="Arial"/>
                <w:b/>
                <w:sz w:val="24"/>
                <w:szCs w:val="24"/>
                <w:lang w:val="es-CO"/>
              </w:rPr>
              <w:t>3</w:t>
            </w:r>
            <w:r w:rsidRPr="00B77E30">
              <w:rPr>
                <w:rFonts w:ascii="Arial" w:hAnsi="Arial" w:cs="Arial"/>
                <w:sz w:val="24"/>
                <w:szCs w:val="24"/>
                <w:lang w:val="es-CO"/>
              </w:rPr>
              <w:t xml:space="preserve"> o </w:t>
            </w:r>
            <w:r w:rsidRPr="00B77E30">
              <w:rPr>
                <w:rFonts w:ascii="Arial" w:hAnsi="Arial" w:cs="Arial"/>
                <w:b/>
                <w:sz w:val="24"/>
                <w:szCs w:val="24"/>
                <w:lang w:val="es-CO"/>
              </w:rPr>
              <w:t>4</w:t>
            </w:r>
            <w:r w:rsidRPr="00B77E30">
              <w:rPr>
                <w:rFonts w:ascii="Arial" w:hAnsi="Arial" w:cs="Arial"/>
                <w:sz w:val="24"/>
                <w:szCs w:val="24"/>
                <w:lang w:val="es-CO"/>
              </w:rPr>
              <w:t xml:space="preserve"> rombos en </w:t>
            </w:r>
            <w:r w:rsidRPr="00B77E30">
              <w:rPr>
                <w:rFonts w:ascii="Arial" w:hAnsi="Arial" w:cs="Arial"/>
                <w:b/>
                <w:sz w:val="24"/>
                <w:szCs w:val="24"/>
                <w:lang w:val="es-CO"/>
              </w:rPr>
              <w:t>rojo</w:t>
            </w:r>
          </w:p>
        </w:tc>
        <w:tc>
          <w:tcPr>
            <w:tcW w:w="4635" w:type="dxa"/>
            <w:vMerge w:val="restart"/>
            <w:shd w:val="clear" w:color="auto" w:fill="auto"/>
            <w:vAlign w:val="center"/>
          </w:tcPr>
          <w:p w:rsidR="00365A70" w:rsidRPr="00B77E30" w:rsidRDefault="00365A70" w:rsidP="00365A70">
            <w:pPr>
              <w:jc w:val="both"/>
              <w:rPr>
                <w:rFonts w:ascii="Arial" w:hAnsi="Arial" w:cs="Arial"/>
                <w:sz w:val="24"/>
                <w:szCs w:val="24"/>
                <w:lang w:val="es-CO"/>
              </w:rPr>
            </w:pPr>
            <w:r w:rsidRPr="00B77E30">
              <w:rPr>
                <w:rFonts w:ascii="Arial" w:hAnsi="Arial" w:cs="Arial"/>
                <w:sz w:val="24"/>
                <w:szCs w:val="24"/>
                <w:lang w:val="es-CO"/>
              </w:rPr>
              <w:t xml:space="preserve">Significa que los valores que representan la vulnerabilidad y la amenaza, están en su punto máximo para que los efectos de un evento representen un cambio significativo en la comunidad, economía, infraestructura y el medio ambiente, con un porcentaje de incidencia entre el </w:t>
            </w:r>
            <w:r w:rsidRPr="00B77E30">
              <w:rPr>
                <w:rFonts w:ascii="Arial" w:hAnsi="Arial" w:cs="Arial"/>
                <w:b/>
                <w:sz w:val="24"/>
                <w:szCs w:val="24"/>
                <w:lang w:val="es-CO"/>
              </w:rPr>
              <w:t>75%</w:t>
            </w:r>
            <w:r w:rsidRPr="00B77E30">
              <w:rPr>
                <w:rFonts w:ascii="Arial" w:hAnsi="Arial" w:cs="Arial"/>
                <w:sz w:val="24"/>
                <w:szCs w:val="24"/>
                <w:lang w:val="es-CO"/>
              </w:rPr>
              <w:t xml:space="preserve"> al </w:t>
            </w:r>
            <w:r w:rsidRPr="00B77E30">
              <w:rPr>
                <w:rFonts w:ascii="Arial" w:hAnsi="Arial" w:cs="Arial"/>
                <w:b/>
                <w:sz w:val="24"/>
                <w:szCs w:val="24"/>
                <w:lang w:val="es-CO"/>
              </w:rPr>
              <w:t>100%.</w:t>
            </w:r>
          </w:p>
        </w:tc>
      </w:tr>
      <w:tr w:rsidR="00365A70" w:rsidRPr="00B77E30" w:rsidTr="00365A70">
        <w:trPr>
          <w:trHeight w:val="945"/>
          <w:tblCellSpacing w:w="20" w:type="dxa"/>
          <w:jc w:val="right"/>
        </w:trPr>
        <w:tc>
          <w:tcPr>
            <w:tcW w:w="1478" w:type="dxa"/>
            <w:vMerge/>
            <w:shd w:val="clear" w:color="auto" w:fill="FF0000"/>
            <w:vAlign w:val="center"/>
          </w:tcPr>
          <w:p w:rsidR="00365A70" w:rsidRPr="00B77E30" w:rsidRDefault="00365A70" w:rsidP="00365A70">
            <w:pPr>
              <w:jc w:val="center"/>
              <w:rPr>
                <w:rFonts w:ascii="Arial" w:hAnsi="Arial" w:cs="Arial"/>
                <w:b/>
                <w:bCs/>
                <w:color w:val="000000"/>
                <w:sz w:val="24"/>
                <w:szCs w:val="24"/>
                <w:u w:val="single"/>
                <w:lang w:val="es-CO"/>
              </w:rPr>
            </w:pPr>
          </w:p>
        </w:tc>
        <w:tc>
          <w:tcPr>
            <w:tcW w:w="2993" w:type="dxa"/>
            <w:shd w:val="clear" w:color="auto" w:fill="auto"/>
            <w:vAlign w:val="center"/>
          </w:tcPr>
          <w:p w:rsidR="00365A70" w:rsidRPr="00B77E30" w:rsidRDefault="00365A70" w:rsidP="00365A70">
            <w:pPr>
              <w:rPr>
                <w:rFonts w:ascii="Arial" w:hAnsi="Arial" w:cs="Arial"/>
                <w:b/>
                <w:sz w:val="24"/>
                <w:szCs w:val="24"/>
                <w:lang w:val="es-CO"/>
              </w:rPr>
            </w:pPr>
            <w:r w:rsidRPr="00B77E30">
              <w:rPr>
                <w:rFonts w:ascii="Arial" w:hAnsi="Arial" w:cs="Arial"/>
                <w:noProof/>
                <w:sz w:val="24"/>
                <w:szCs w:val="24"/>
                <w:lang w:val="es-CO" w:eastAsia="es-CO"/>
              </w:rPr>
              <mc:AlternateContent>
                <mc:Choice Requires="wps">
                  <w:drawing>
                    <wp:anchor distT="0" distB="0" distL="114300" distR="114300" simplePos="0" relativeHeight="251670528" behindDoc="0" locked="0" layoutInCell="1" allowOverlap="1" wp14:anchorId="3E2A31FE" wp14:editId="73CCA7F9">
                      <wp:simplePos x="0" y="0"/>
                      <wp:positionH relativeFrom="column">
                        <wp:posOffset>1240155</wp:posOffset>
                      </wp:positionH>
                      <wp:positionV relativeFrom="paragraph">
                        <wp:posOffset>315595</wp:posOffset>
                      </wp:positionV>
                      <wp:extent cx="228600" cy="228600"/>
                      <wp:effectExtent l="0" t="0" r="0" b="0"/>
                      <wp:wrapNone/>
                      <wp:docPr id="62" name="Decisión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02EF38" id="_x0000_t110" coordsize="21600,21600" o:spt="110" path="m10800,l,10800,10800,21600,21600,10800xe">
                      <v:stroke joinstyle="miter"/>
                      <v:path gradientshapeok="t" o:connecttype="rect" textboxrect="5400,5400,16200,16200"/>
                    </v:shapetype>
                    <v:shape id="Decisión 62" o:spid="_x0000_s1026" type="#_x0000_t110" style="position:absolute;margin-left:97.65pt;margin-top:24.85pt;width:18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" fillcolor="red"/>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69504" behindDoc="0" locked="0" layoutInCell="1" allowOverlap="1" wp14:anchorId="0D54FF56" wp14:editId="10D42DBC">
                      <wp:simplePos x="0" y="0"/>
                      <wp:positionH relativeFrom="column">
                        <wp:posOffset>1354455</wp:posOffset>
                      </wp:positionH>
                      <wp:positionV relativeFrom="paragraph">
                        <wp:posOffset>201295</wp:posOffset>
                      </wp:positionV>
                      <wp:extent cx="228600" cy="228600"/>
                      <wp:effectExtent l="0" t="0" r="0" b="0"/>
                      <wp:wrapNone/>
                      <wp:docPr id="61" name="Decisión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69196" id="Decisión 61" o:spid="_x0000_s1026" type="#_x0000_t110" style="position:absolute;margin-left:106.65pt;margin-top:15.85pt;width:18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" fillcolor="red"/>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68480" behindDoc="0" locked="0" layoutInCell="1" allowOverlap="1" wp14:anchorId="36EB2E35" wp14:editId="775887D5">
                      <wp:simplePos x="0" y="0"/>
                      <wp:positionH relativeFrom="column">
                        <wp:posOffset>1240155</wp:posOffset>
                      </wp:positionH>
                      <wp:positionV relativeFrom="paragraph">
                        <wp:posOffset>86995</wp:posOffset>
                      </wp:positionV>
                      <wp:extent cx="228600" cy="228600"/>
                      <wp:effectExtent l="0" t="0" r="0" b="0"/>
                      <wp:wrapNone/>
                      <wp:docPr id="60" name="Decisión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5647D" id="Decisión 60" o:spid="_x0000_s1026" type="#_x0000_t110" style="position:absolute;margin-left:97.65pt;margin-top:6.85pt;width:18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" fillcolor="red"/>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67456" behindDoc="0" locked="0" layoutInCell="1" allowOverlap="1" wp14:anchorId="1A5FFBC1" wp14:editId="6F49DAE0">
                      <wp:simplePos x="0" y="0"/>
                      <wp:positionH relativeFrom="column">
                        <wp:posOffset>1125855</wp:posOffset>
                      </wp:positionH>
                      <wp:positionV relativeFrom="paragraph">
                        <wp:posOffset>201295</wp:posOffset>
                      </wp:positionV>
                      <wp:extent cx="228600" cy="228600"/>
                      <wp:effectExtent l="0" t="0" r="0" b="0"/>
                      <wp:wrapNone/>
                      <wp:docPr id="59" name="Decisión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1903A" id="Decisión 59" o:spid="_x0000_s1026" type="#_x0000_t110" style="position:absolute;margin-left:88.65pt;margin-top:15.85pt;width:18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" fillcolor="red"/>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66432" behindDoc="0" locked="0" layoutInCell="1" allowOverlap="1" wp14:anchorId="7F5EB350" wp14:editId="6F1212A6">
                      <wp:simplePos x="0" y="0"/>
                      <wp:positionH relativeFrom="column">
                        <wp:posOffset>668655</wp:posOffset>
                      </wp:positionH>
                      <wp:positionV relativeFrom="paragraph">
                        <wp:posOffset>315595</wp:posOffset>
                      </wp:positionV>
                      <wp:extent cx="228600" cy="228600"/>
                      <wp:effectExtent l="0" t="0" r="0" b="0"/>
                      <wp:wrapNone/>
                      <wp:docPr id="58" name="Decisión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C30D3" id="Decisión 58" o:spid="_x0000_s1026" type="#_x0000_t110" style="position:absolute;margin-left:52.65pt;margin-top:24.85pt;width:18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" fillcolor="yellow"/>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65408" behindDoc="0" locked="0" layoutInCell="1" allowOverlap="1" wp14:anchorId="23625D9F" wp14:editId="0FAE6538">
                      <wp:simplePos x="0" y="0"/>
                      <wp:positionH relativeFrom="column">
                        <wp:posOffset>782955</wp:posOffset>
                      </wp:positionH>
                      <wp:positionV relativeFrom="paragraph">
                        <wp:posOffset>201295</wp:posOffset>
                      </wp:positionV>
                      <wp:extent cx="228600" cy="228600"/>
                      <wp:effectExtent l="0" t="0" r="0" b="0"/>
                      <wp:wrapNone/>
                      <wp:docPr id="57" name="Decisión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06CD8" id="Decisión 57" o:spid="_x0000_s1026" type="#_x0000_t110" style="position:absolute;margin-left:61.65pt;margin-top:15.85pt;width:18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" fillcolor="red"/>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64384" behindDoc="0" locked="0" layoutInCell="1" allowOverlap="1" wp14:anchorId="306DE19F" wp14:editId="02756728">
                      <wp:simplePos x="0" y="0"/>
                      <wp:positionH relativeFrom="column">
                        <wp:posOffset>668655</wp:posOffset>
                      </wp:positionH>
                      <wp:positionV relativeFrom="paragraph">
                        <wp:posOffset>86995</wp:posOffset>
                      </wp:positionV>
                      <wp:extent cx="228600" cy="228600"/>
                      <wp:effectExtent l="0" t="0" r="0" b="0"/>
                      <wp:wrapNone/>
                      <wp:docPr id="56" name="Decisión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A1ABE" id="Decisión 56" o:spid="_x0000_s1026" type="#_x0000_t110" style="position:absolute;margin-left:52.65pt;margin-top:6.85pt;width:18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" fillcolor="red"/>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63360" behindDoc="0" locked="0" layoutInCell="1" allowOverlap="1" wp14:anchorId="6D032D90" wp14:editId="2DF7EAD2">
                      <wp:simplePos x="0" y="0"/>
                      <wp:positionH relativeFrom="column">
                        <wp:posOffset>554355</wp:posOffset>
                      </wp:positionH>
                      <wp:positionV relativeFrom="paragraph">
                        <wp:posOffset>201295</wp:posOffset>
                      </wp:positionV>
                      <wp:extent cx="228600" cy="228600"/>
                      <wp:effectExtent l="0" t="0" r="0" b="0"/>
                      <wp:wrapNone/>
                      <wp:docPr id="55" name="Decisión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04B10" id="Decisión 55" o:spid="_x0000_s1026" type="#_x0000_t110" style="position:absolute;margin-left:43.65pt;margin-top:15.85pt;width:18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" fillcolor="red"/>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62336" behindDoc="0" locked="0" layoutInCell="1" allowOverlap="1" wp14:anchorId="1AF84E49" wp14:editId="42E011BF">
                      <wp:simplePos x="0" y="0"/>
                      <wp:positionH relativeFrom="column">
                        <wp:posOffset>97155</wp:posOffset>
                      </wp:positionH>
                      <wp:positionV relativeFrom="paragraph">
                        <wp:posOffset>315595</wp:posOffset>
                      </wp:positionV>
                      <wp:extent cx="228600" cy="228600"/>
                      <wp:effectExtent l="0" t="0" r="0" b="0"/>
                      <wp:wrapNone/>
                      <wp:docPr id="54" name="Decisión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D5E6E" id="Decisión 54" o:spid="_x0000_s1026" type="#_x0000_t110" style="position:absolute;margin-left:7.65pt;margin-top:24.85pt;width:18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" fillcolor="#396"/>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61312" behindDoc="0" locked="0" layoutInCell="1" allowOverlap="1" wp14:anchorId="2915B450" wp14:editId="40B3386E">
                      <wp:simplePos x="0" y="0"/>
                      <wp:positionH relativeFrom="column">
                        <wp:posOffset>211455</wp:posOffset>
                      </wp:positionH>
                      <wp:positionV relativeFrom="paragraph">
                        <wp:posOffset>201295</wp:posOffset>
                      </wp:positionV>
                      <wp:extent cx="228600" cy="228600"/>
                      <wp:effectExtent l="0" t="0" r="0" b="0"/>
                      <wp:wrapNone/>
                      <wp:docPr id="53" name="Decisión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325D70" id="Decisión 53" o:spid="_x0000_s1026" type="#_x0000_t110" style="position:absolute;margin-left:16.65pt;margin-top:15.85pt;width:18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" fillcolor="red"/>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60288" behindDoc="0" locked="0" layoutInCell="1" allowOverlap="1" wp14:anchorId="3688A5DC" wp14:editId="334FB0DB">
                      <wp:simplePos x="0" y="0"/>
                      <wp:positionH relativeFrom="column">
                        <wp:posOffset>-17145</wp:posOffset>
                      </wp:positionH>
                      <wp:positionV relativeFrom="paragraph">
                        <wp:posOffset>201295</wp:posOffset>
                      </wp:positionV>
                      <wp:extent cx="228600" cy="228600"/>
                      <wp:effectExtent l="0" t="0" r="0" b="0"/>
                      <wp:wrapNone/>
                      <wp:docPr id="52" name="Decisión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9EA5B" id="Decisión 52" o:spid="_x0000_s1026" type="#_x0000_t110" style="position:absolute;margin-left:-1.35pt;margin-top:15.85pt;width:18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" fillcolor="red"/>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59264" behindDoc="0" locked="0" layoutInCell="1" allowOverlap="1" wp14:anchorId="1340836C" wp14:editId="2CFE931D">
                      <wp:simplePos x="0" y="0"/>
                      <wp:positionH relativeFrom="column">
                        <wp:posOffset>97155</wp:posOffset>
                      </wp:positionH>
                      <wp:positionV relativeFrom="paragraph">
                        <wp:posOffset>86995</wp:posOffset>
                      </wp:positionV>
                      <wp:extent cx="228600" cy="228600"/>
                      <wp:effectExtent l="0" t="0" r="0" b="0"/>
                      <wp:wrapNone/>
                      <wp:docPr id="51" name="Decisión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47AB2" id="Decisión 51" o:spid="_x0000_s1026" type="#_x0000_t110" style="position:absolute;margin-left:7.65pt;margin-top:6.8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" fillcolor="red"/>
                  </w:pict>
                </mc:Fallback>
              </mc:AlternateContent>
            </w:r>
          </w:p>
          <w:p w:rsidR="00365A70" w:rsidRPr="00B77E30" w:rsidRDefault="00365A70" w:rsidP="00365A70">
            <w:pPr>
              <w:rPr>
                <w:rFonts w:ascii="Arial" w:hAnsi="Arial" w:cs="Arial"/>
                <w:sz w:val="24"/>
                <w:szCs w:val="24"/>
                <w:lang w:val="es-CO"/>
              </w:rPr>
            </w:pPr>
          </w:p>
        </w:tc>
        <w:tc>
          <w:tcPr>
            <w:tcW w:w="4635" w:type="dxa"/>
            <w:vMerge/>
            <w:shd w:val="clear" w:color="auto" w:fill="auto"/>
          </w:tcPr>
          <w:p w:rsidR="00365A70" w:rsidRPr="00B77E30" w:rsidRDefault="00365A70" w:rsidP="00365A70">
            <w:pPr>
              <w:jc w:val="both"/>
              <w:rPr>
                <w:rFonts w:ascii="Arial" w:hAnsi="Arial" w:cs="Arial"/>
                <w:sz w:val="24"/>
                <w:szCs w:val="24"/>
                <w:lang w:val="es-CO"/>
              </w:rPr>
            </w:pPr>
          </w:p>
        </w:tc>
      </w:tr>
      <w:tr w:rsidR="00365A70" w:rsidRPr="00B77E30" w:rsidTr="00365A70">
        <w:trPr>
          <w:trHeight w:val="587"/>
          <w:tblCellSpacing w:w="20" w:type="dxa"/>
          <w:jc w:val="right"/>
        </w:trPr>
        <w:tc>
          <w:tcPr>
            <w:tcW w:w="1478" w:type="dxa"/>
            <w:vMerge w:val="restart"/>
            <w:shd w:val="clear" w:color="auto" w:fill="FFFF00"/>
            <w:vAlign w:val="center"/>
          </w:tcPr>
          <w:p w:rsidR="00365A70" w:rsidRPr="00B77E30" w:rsidRDefault="00365A70" w:rsidP="00365A70">
            <w:pPr>
              <w:jc w:val="center"/>
              <w:rPr>
                <w:rFonts w:ascii="Arial" w:hAnsi="Arial" w:cs="Arial"/>
                <w:b/>
                <w:sz w:val="24"/>
                <w:szCs w:val="24"/>
                <w:lang w:val="es-CO"/>
              </w:rPr>
            </w:pPr>
            <w:r w:rsidRPr="00B77E30">
              <w:rPr>
                <w:rFonts w:ascii="Arial" w:hAnsi="Arial" w:cs="Arial"/>
                <w:b/>
                <w:sz w:val="24"/>
                <w:szCs w:val="24"/>
                <w:lang w:val="es-CO"/>
              </w:rPr>
              <w:t>RIESGO MEDIO</w:t>
            </w:r>
          </w:p>
        </w:tc>
        <w:tc>
          <w:tcPr>
            <w:tcW w:w="2993" w:type="dxa"/>
            <w:shd w:val="clear" w:color="auto" w:fill="000000"/>
            <w:vAlign w:val="center"/>
          </w:tcPr>
          <w:p w:rsidR="00365A70" w:rsidRPr="00B77E30" w:rsidRDefault="00365A70" w:rsidP="00365A70">
            <w:pPr>
              <w:jc w:val="center"/>
              <w:rPr>
                <w:rFonts w:ascii="Arial" w:hAnsi="Arial" w:cs="Arial"/>
                <w:sz w:val="24"/>
                <w:szCs w:val="24"/>
                <w:lang w:val="es-CO"/>
              </w:rPr>
            </w:pPr>
            <w:r w:rsidRPr="00B77E30">
              <w:rPr>
                <w:rFonts w:ascii="Arial" w:hAnsi="Arial" w:cs="Arial"/>
                <w:b/>
                <w:sz w:val="24"/>
                <w:szCs w:val="24"/>
                <w:lang w:val="es-CO"/>
              </w:rPr>
              <w:t>1</w:t>
            </w:r>
            <w:r w:rsidRPr="00B77E30">
              <w:rPr>
                <w:rFonts w:ascii="Arial" w:hAnsi="Arial" w:cs="Arial"/>
                <w:sz w:val="24"/>
                <w:szCs w:val="24"/>
                <w:lang w:val="es-CO"/>
              </w:rPr>
              <w:t xml:space="preserve"> a </w:t>
            </w:r>
            <w:r w:rsidRPr="00B77E30">
              <w:rPr>
                <w:rFonts w:ascii="Arial" w:hAnsi="Arial" w:cs="Arial"/>
                <w:b/>
                <w:sz w:val="24"/>
                <w:szCs w:val="24"/>
                <w:lang w:val="es-CO"/>
              </w:rPr>
              <w:t>2</w:t>
            </w:r>
            <w:r w:rsidRPr="00B77E30">
              <w:rPr>
                <w:rFonts w:ascii="Arial" w:hAnsi="Arial" w:cs="Arial"/>
                <w:sz w:val="24"/>
                <w:szCs w:val="24"/>
                <w:lang w:val="es-CO"/>
              </w:rPr>
              <w:t xml:space="preserve"> rombos </w:t>
            </w:r>
            <w:r w:rsidRPr="00B77E30">
              <w:rPr>
                <w:rFonts w:ascii="Arial" w:hAnsi="Arial" w:cs="Arial"/>
                <w:b/>
                <w:sz w:val="24"/>
                <w:szCs w:val="24"/>
                <w:lang w:val="es-CO"/>
              </w:rPr>
              <w:t>rojos</w:t>
            </w:r>
            <w:r w:rsidRPr="00B77E30">
              <w:rPr>
                <w:rFonts w:ascii="Arial" w:hAnsi="Arial" w:cs="Arial"/>
                <w:sz w:val="24"/>
                <w:szCs w:val="24"/>
                <w:lang w:val="es-CO"/>
              </w:rPr>
              <w:t xml:space="preserve"> o</w:t>
            </w:r>
          </w:p>
          <w:p w:rsidR="00365A70" w:rsidRPr="00B77E30" w:rsidRDefault="00365A70" w:rsidP="00365A70">
            <w:pPr>
              <w:jc w:val="center"/>
              <w:rPr>
                <w:rFonts w:ascii="Arial" w:hAnsi="Arial" w:cs="Arial"/>
                <w:sz w:val="24"/>
                <w:szCs w:val="24"/>
                <w:lang w:val="es-CO"/>
              </w:rPr>
            </w:pPr>
            <w:r w:rsidRPr="00B77E30">
              <w:rPr>
                <w:rFonts w:ascii="Arial" w:hAnsi="Arial" w:cs="Arial"/>
                <w:b/>
                <w:sz w:val="24"/>
                <w:szCs w:val="24"/>
                <w:lang w:val="es-CO"/>
              </w:rPr>
              <w:t>4</w:t>
            </w:r>
            <w:r w:rsidRPr="00B77E30">
              <w:rPr>
                <w:rFonts w:ascii="Arial" w:hAnsi="Arial" w:cs="Arial"/>
                <w:sz w:val="24"/>
                <w:szCs w:val="24"/>
                <w:lang w:val="es-CO"/>
              </w:rPr>
              <w:t xml:space="preserve"> </w:t>
            </w:r>
            <w:r w:rsidRPr="00B77E30">
              <w:rPr>
                <w:rFonts w:ascii="Arial" w:hAnsi="Arial" w:cs="Arial"/>
                <w:b/>
                <w:sz w:val="24"/>
                <w:szCs w:val="24"/>
                <w:lang w:val="es-CO"/>
              </w:rPr>
              <w:t>amarillos</w:t>
            </w:r>
          </w:p>
        </w:tc>
        <w:tc>
          <w:tcPr>
            <w:tcW w:w="4635" w:type="dxa"/>
            <w:vMerge w:val="restart"/>
            <w:shd w:val="clear" w:color="auto" w:fill="auto"/>
            <w:vAlign w:val="center"/>
          </w:tcPr>
          <w:p w:rsidR="00365A70" w:rsidRPr="00B77E30" w:rsidRDefault="00365A70" w:rsidP="00365A70">
            <w:pPr>
              <w:jc w:val="both"/>
              <w:rPr>
                <w:rFonts w:ascii="Arial" w:hAnsi="Arial" w:cs="Arial"/>
                <w:sz w:val="24"/>
                <w:szCs w:val="24"/>
                <w:lang w:val="es-CO"/>
              </w:rPr>
            </w:pPr>
            <w:r w:rsidRPr="00B77E30">
              <w:rPr>
                <w:rFonts w:ascii="Arial" w:hAnsi="Arial" w:cs="Arial"/>
                <w:sz w:val="24"/>
                <w:szCs w:val="24"/>
                <w:lang w:val="es-CO"/>
              </w:rPr>
              <w:t>Lo cual significa que los valores que representan la vulnerabilidad son altos o la amenaza es alta, también es posible que 3 de todos los componentes son, calificados como medios, por lo tanto las consecuencias y efectos sociales, económicos y del medio ambiente pueden ser de magnitud, pero se espera sean inferiores a los ocasionados por el riesgo alto, con un porcentaje de incidencia entre el 50% al 74%.</w:t>
            </w:r>
          </w:p>
        </w:tc>
      </w:tr>
      <w:tr w:rsidR="00365A70" w:rsidRPr="00B77E30" w:rsidTr="00365A70">
        <w:trPr>
          <w:trHeight w:val="1081"/>
          <w:tblCellSpacing w:w="20" w:type="dxa"/>
          <w:jc w:val="right"/>
        </w:trPr>
        <w:tc>
          <w:tcPr>
            <w:tcW w:w="1478" w:type="dxa"/>
            <w:vMerge/>
            <w:shd w:val="clear" w:color="auto" w:fill="FFFF00"/>
            <w:vAlign w:val="center"/>
          </w:tcPr>
          <w:p w:rsidR="00365A70" w:rsidRPr="00B77E30" w:rsidRDefault="00365A70" w:rsidP="00365A70">
            <w:pPr>
              <w:jc w:val="center"/>
              <w:rPr>
                <w:rFonts w:ascii="Arial" w:hAnsi="Arial" w:cs="Arial"/>
                <w:b/>
                <w:bCs/>
                <w:color w:val="000000"/>
                <w:sz w:val="24"/>
                <w:szCs w:val="24"/>
                <w:u w:val="single"/>
                <w:lang w:val="es-CO"/>
              </w:rPr>
            </w:pPr>
          </w:p>
        </w:tc>
        <w:tc>
          <w:tcPr>
            <w:tcW w:w="2993" w:type="dxa"/>
            <w:shd w:val="clear" w:color="auto" w:fill="auto"/>
            <w:vAlign w:val="center"/>
          </w:tcPr>
          <w:p w:rsidR="00365A70" w:rsidRPr="00B77E30" w:rsidRDefault="00365A70" w:rsidP="00365A70">
            <w:pPr>
              <w:rPr>
                <w:rFonts w:ascii="Arial" w:hAnsi="Arial" w:cs="Arial"/>
                <w:b/>
                <w:sz w:val="24"/>
                <w:szCs w:val="24"/>
                <w:lang w:val="es-CO"/>
              </w:rPr>
            </w:pPr>
            <w:r w:rsidRPr="00B77E30">
              <w:rPr>
                <w:rFonts w:ascii="Arial" w:hAnsi="Arial" w:cs="Arial"/>
                <w:noProof/>
                <w:sz w:val="24"/>
                <w:szCs w:val="24"/>
                <w:lang w:val="es-CO" w:eastAsia="es-CO"/>
              </w:rPr>
              <mc:AlternateContent>
                <mc:Choice Requires="wps">
                  <w:drawing>
                    <wp:anchor distT="0" distB="0" distL="114300" distR="114300" simplePos="0" relativeHeight="251682816" behindDoc="0" locked="0" layoutInCell="1" allowOverlap="1" wp14:anchorId="3D5E80F3" wp14:editId="6D85B3B4">
                      <wp:simplePos x="0" y="0"/>
                      <wp:positionH relativeFrom="column">
                        <wp:posOffset>1240155</wp:posOffset>
                      </wp:positionH>
                      <wp:positionV relativeFrom="paragraph">
                        <wp:posOffset>315595</wp:posOffset>
                      </wp:positionV>
                      <wp:extent cx="228600" cy="228600"/>
                      <wp:effectExtent l="0" t="0" r="0" b="0"/>
                      <wp:wrapNone/>
                      <wp:docPr id="50" name="Decisión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4BD63" id="Decisión 50" o:spid="_x0000_s1026" type="#_x0000_t110" style="position:absolute;margin-left:97.65pt;margin-top:24.85pt;width:18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" fillcolor="yellow"/>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81792" behindDoc="0" locked="0" layoutInCell="1" allowOverlap="1" wp14:anchorId="3D4C00E5" wp14:editId="27CB1873">
                      <wp:simplePos x="0" y="0"/>
                      <wp:positionH relativeFrom="column">
                        <wp:posOffset>1354455</wp:posOffset>
                      </wp:positionH>
                      <wp:positionV relativeFrom="paragraph">
                        <wp:posOffset>201295</wp:posOffset>
                      </wp:positionV>
                      <wp:extent cx="228600" cy="228600"/>
                      <wp:effectExtent l="0" t="0" r="0" b="0"/>
                      <wp:wrapNone/>
                      <wp:docPr id="49" name="Decisión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96DE6" id="Decisión 49" o:spid="_x0000_s1026" type="#_x0000_t110" style="position:absolute;margin-left:106.65pt;margin-top:15.85pt;width:18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" fillcolor="yellow"/>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80768" behindDoc="0" locked="0" layoutInCell="1" allowOverlap="1" wp14:anchorId="3575C3A7" wp14:editId="01DFA946">
                      <wp:simplePos x="0" y="0"/>
                      <wp:positionH relativeFrom="column">
                        <wp:posOffset>1240155</wp:posOffset>
                      </wp:positionH>
                      <wp:positionV relativeFrom="paragraph">
                        <wp:posOffset>86995</wp:posOffset>
                      </wp:positionV>
                      <wp:extent cx="228600" cy="228600"/>
                      <wp:effectExtent l="0" t="0" r="0" b="0"/>
                      <wp:wrapNone/>
                      <wp:docPr id="48" name="Decisión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5342A" id="Decisión 48" o:spid="_x0000_s1026" type="#_x0000_t110" style="position:absolute;margin-left:97.65pt;margin-top:6.85pt;width:18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" fillcolor="yellow"/>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79744" behindDoc="0" locked="0" layoutInCell="1" allowOverlap="1" wp14:anchorId="7C6DA078" wp14:editId="14B204B9">
                      <wp:simplePos x="0" y="0"/>
                      <wp:positionH relativeFrom="column">
                        <wp:posOffset>1125855</wp:posOffset>
                      </wp:positionH>
                      <wp:positionV relativeFrom="paragraph">
                        <wp:posOffset>201295</wp:posOffset>
                      </wp:positionV>
                      <wp:extent cx="228600" cy="228600"/>
                      <wp:effectExtent l="0" t="0" r="0" b="0"/>
                      <wp:wrapNone/>
                      <wp:docPr id="47" name="Decisión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56615" id="Decisión 47" o:spid="_x0000_s1026" type="#_x0000_t110" style="position:absolute;margin-left:88.65pt;margin-top:15.85pt;width:18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" fillcolor="red"/>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78720" behindDoc="0" locked="0" layoutInCell="1" allowOverlap="1" wp14:anchorId="0C6BF19F" wp14:editId="24210E05">
                      <wp:simplePos x="0" y="0"/>
                      <wp:positionH relativeFrom="column">
                        <wp:posOffset>668655</wp:posOffset>
                      </wp:positionH>
                      <wp:positionV relativeFrom="paragraph">
                        <wp:posOffset>315595</wp:posOffset>
                      </wp:positionV>
                      <wp:extent cx="228600" cy="228600"/>
                      <wp:effectExtent l="0" t="0" r="0" b="0"/>
                      <wp:wrapNone/>
                      <wp:docPr id="46" name="Decisión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91780" id="Decisión 46" o:spid="_x0000_s1026" type="#_x0000_t110" style="position:absolute;margin-left:52.65pt;margin-top:24.85pt;width:18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" fillcolor="#396"/>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77696" behindDoc="0" locked="0" layoutInCell="1" allowOverlap="1" wp14:anchorId="2323A491" wp14:editId="296D24D8">
                      <wp:simplePos x="0" y="0"/>
                      <wp:positionH relativeFrom="column">
                        <wp:posOffset>782955</wp:posOffset>
                      </wp:positionH>
                      <wp:positionV relativeFrom="paragraph">
                        <wp:posOffset>201295</wp:posOffset>
                      </wp:positionV>
                      <wp:extent cx="228600" cy="228600"/>
                      <wp:effectExtent l="0" t="0" r="0" b="0"/>
                      <wp:wrapNone/>
                      <wp:docPr id="45" name="Decisión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96F4E" id="Decisión 45" o:spid="_x0000_s1026" type="#_x0000_t110" style="position:absolute;margin-left:61.65pt;margin-top:15.85pt;width:18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" fillcolor="#396"/>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76672" behindDoc="0" locked="0" layoutInCell="1" allowOverlap="1" wp14:anchorId="5B2B47F6" wp14:editId="26748BE0">
                      <wp:simplePos x="0" y="0"/>
                      <wp:positionH relativeFrom="column">
                        <wp:posOffset>668655</wp:posOffset>
                      </wp:positionH>
                      <wp:positionV relativeFrom="paragraph">
                        <wp:posOffset>86995</wp:posOffset>
                      </wp:positionV>
                      <wp:extent cx="228600" cy="228600"/>
                      <wp:effectExtent l="0" t="0" r="0" b="0"/>
                      <wp:wrapNone/>
                      <wp:docPr id="44" name="Decisión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0C4E8" id="Decisión 44" o:spid="_x0000_s1026" type="#_x0000_t110" style="position:absolute;margin-left:52.65pt;margin-top:6.85pt;width:18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" fillcolor="red"/>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75648" behindDoc="0" locked="0" layoutInCell="1" allowOverlap="1" wp14:anchorId="6026CC3E" wp14:editId="4B764562">
                      <wp:simplePos x="0" y="0"/>
                      <wp:positionH relativeFrom="column">
                        <wp:posOffset>554355</wp:posOffset>
                      </wp:positionH>
                      <wp:positionV relativeFrom="paragraph">
                        <wp:posOffset>201295</wp:posOffset>
                      </wp:positionV>
                      <wp:extent cx="228600" cy="228600"/>
                      <wp:effectExtent l="0" t="0" r="0" b="0"/>
                      <wp:wrapNone/>
                      <wp:docPr id="43" name="Decisión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869E63" id="Decisión 43" o:spid="_x0000_s1026" type="#_x0000_t110" style="position:absolute;margin-left:43.65pt;margin-top:15.85pt;width:18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" fillcolor="red"/>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74624" behindDoc="0" locked="0" layoutInCell="1" allowOverlap="1" wp14:anchorId="135098CC" wp14:editId="16027592">
                      <wp:simplePos x="0" y="0"/>
                      <wp:positionH relativeFrom="column">
                        <wp:posOffset>97155</wp:posOffset>
                      </wp:positionH>
                      <wp:positionV relativeFrom="paragraph">
                        <wp:posOffset>315595</wp:posOffset>
                      </wp:positionV>
                      <wp:extent cx="228600" cy="228600"/>
                      <wp:effectExtent l="0" t="0" r="0" b="0"/>
                      <wp:wrapNone/>
                      <wp:docPr id="42" name="Decisión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0EE130" id="Decisión 42" o:spid="_x0000_s1026" type="#_x0000_t110" style="position:absolute;margin-left:7.65pt;margin-top:24.85pt;width:18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" fillcolor="#396"/>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73600" behindDoc="0" locked="0" layoutInCell="1" allowOverlap="1" wp14:anchorId="77652300" wp14:editId="7DFCA358">
                      <wp:simplePos x="0" y="0"/>
                      <wp:positionH relativeFrom="column">
                        <wp:posOffset>211455</wp:posOffset>
                      </wp:positionH>
                      <wp:positionV relativeFrom="paragraph">
                        <wp:posOffset>201295</wp:posOffset>
                      </wp:positionV>
                      <wp:extent cx="228600" cy="228600"/>
                      <wp:effectExtent l="0" t="0" r="0" b="0"/>
                      <wp:wrapNone/>
                      <wp:docPr id="41" name="Decisión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EB737" id="Decisión 41" o:spid="_x0000_s1026" type="#_x0000_t110" style="position:absolute;margin-left:16.65pt;margin-top:15.85pt;width:18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" fillcolor="#396"/>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72576" behindDoc="0" locked="0" layoutInCell="1" allowOverlap="1" wp14:anchorId="601359FB" wp14:editId="616FEB7E">
                      <wp:simplePos x="0" y="0"/>
                      <wp:positionH relativeFrom="column">
                        <wp:posOffset>-17145</wp:posOffset>
                      </wp:positionH>
                      <wp:positionV relativeFrom="paragraph">
                        <wp:posOffset>201295</wp:posOffset>
                      </wp:positionV>
                      <wp:extent cx="228600" cy="228600"/>
                      <wp:effectExtent l="0" t="0" r="0" b="0"/>
                      <wp:wrapNone/>
                      <wp:docPr id="40" name="Decisión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F73CE" id="Decisión 40" o:spid="_x0000_s1026" type="#_x0000_t110" style="position:absolute;margin-left:-1.35pt;margin-top:15.85pt;width:18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" fillcolor="red"/>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71552" behindDoc="0" locked="0" layoutInCell="1" allowOverlap="1" wp14:anchorId="1DAA1D89" wp14:editId="223BE5AA">
                      <wp:simplePos x="0" y="0"/>
                      <wp:positionH relativeFrom="column">
                        <wp:posOffset>97155</wp:posOffset>
                      </wp:positionH>
                      <wp:positionV relativeFrom="paragraph">
                        <wp:posOffset>86995</wp:posOffset>
                      </wp:positionV>
                      <wp:extent cx="228600" cy="228600"/>
                      <wp:effectExtent l="0" t="0" r="0" b="0"/>
                      <wp:wrapNone/>
                      <wp:docPr id="39" name="Decisión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1CFDC" id="Decisión 39" o:spid="_x0000_s1026" type="#_x0000_t110" style="position:absolute;margin-left:7.65pt;margin-top:6.85pt;width:18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" fillcolor="#396"/>
                  </w:pict>
                </mc:Fallback>
              </mc:AlternateContent>
            </w:r>
          </w:p>
          <w:p w:rsidR="00365A70" w:rsidRPr="00B77E30" w:rsidRDefault="00365A70" w:rsidP="00365A70">
            <w:pPr>
              <w:rPr>
                <w:rFonts w:ascii="Arial" w:hAnsi="Arial" w:cs="Arial"/>
                <w:sz w:val="24"/>
                <w:szCs w:val="24"/>
                <w:lang w:val="es-CO"/>
              </w:rPr>
            </w:pPr>
          </w:p>
        </w:tc>
        <w:tc>
          <w:tcPr>
            <w:tcW w:w="4635" w:type="dxa"/>
            <w:vMerge/>
            <w:shd w:val="clear" w:color="auto" w:fill="auto"/>
          </w:tcPr>
          <w:p w:rsidR="00365A70" w:rsidRPr="00B77E30" w:rsidRDefault="00365A70" w:rsidP="00365A70">
            <w:pPr>
              <w:jc w:val="both"/>
              <w:rPr>
                <w:rFonts w:ascii="Arial" w:hAnsi="Arial" w:cs="Arial"/>
                <w:sz w:val="24"/>
                <w:szCs w:val="24"/>
                <w:lang w:val="es-CO"/>
              </w:rPr>
            </w:pPr>
          </w:p>
        </w:tc>
      </w:tr>
      <w:tr w:rsidR="00365A70" w:rsidRPr="00B77E30" w:rsidTr="00365A70">
        <w:trPr>
          <w:trHeight w:val="1025"/>
          <w:tblCellSpacing w:w="20" w:type="dxa"/>
          <w:jc w:val="right"/>
        </w:trPr>
        <w:tc>
          <w:tcPr>
            <w:tcW w:w="1478" w:type="dxa"/>
            <w:vMerge/>
            <w:shd w:val="clear" w:color="auto" w:fill="FFFF00"/>
            <w:vAlign w:val="center"/>
          </w:tcPr>
          <w:p w:rsidR="00365A70" w:rsidRPr="00B77E30" w:rsidRDefault="00365A70" w:rsidP="00365A70">
            <w:pPr>
              <w:jc w:val="center"/>
              <w:rPr>
                <w:rFonts w:ascii="Arial" w:hAnsi="Arial" w:cs="Arial"/>
                <w:sz w:val="24"/>
                <w:szCs w:val="24"/>
                <w:lang w:val="es-CO"/>
              </w:rPr>
            </w:pPr>
          </w:p>
        </w:tc>
        <w:tc>
          <w:tcPr>
            <w:tcW w:w="2993" w:type="dxa"/>
            <w:shd w:val="clear" w:color="auto" w:fill="auto"/>
            <w:vAlign w:val="center"/>
          </w:tcPr>
          <w:p w:rsidR="00365A70" w:rsidRPr="00B77E30" w:rsidRDefault="00365A70" w:rsidP="00365A70">
            <w:pPr>
              <w:rPr>
                <w:rFonts w:ascii="Arial" w:hAnsi="Arial" w:cs="Arial"/>
                <w:b/>
                <w:sz w:val="24"/>
                <w:szCs w:val="24"/>
                <w:lang w:val="es-CO"/>
              </w:rPr>
            </w:pPr>
            <w:r w:rsidRPr="00B77E30">
              <w:rPr>
                <w:rFonts w:ascii="Arial" w:hAnsi="Arial" w:cs="Arial"/>
                <w:noProof/>
                <w:sz w:val="24"/>
                <w:szCs w:val="24"/>
                <w:lang w:val="es-CO" w:eastAsia="es-CO"/>
              </w:rPr>
              <mc:AlternateContent>
                <mc:Choice Requires="wps">
                  <w:drawing>
                    <wp:anchor distT="0" distB="0" distL="114300" distR="114300" simplePos="0" relativeHeight="251711488" behindDoc="0" locked="0" layoutInCell="1" allowOverlap="1" wp14:anchorId="6EE67CE0" wp14:editId="1B51A094">
                      <wp:simplePos x="0" y="0"/>
                      <wp:positionH relativeFrom="column">
                        <wp:posOffset>1240155</wp:posOffset>
                      </wp:positionH>
                      <wp:positionV relativeFrom="paragraph">
                        <wp:posOffset>315595</wp:posOffset>
                      </wp:positionV>
                      <wp:extent cx="228600" cy="228600"/>
                      <wp:effectExtent l="0" t="0" r="0" b="0"/>
                      <wp:wrapNone/>
                      <wp:docPr id="38" name="Decisión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C0107C" id="Decisión 38" o:spid="_x0000_s1026" type="#_x0000_t110" style="position:absolute;margin-left:97.65pt;margin-top:24.85pt;width:18pt;height: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" fillcolor="yellow"/>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710464" behindDoc="0" locked="0" layoutInCell="1" allowOverlap="1" wp14:anchorId="258A0357" wp14:editId="3AAEF593">
                      <wp:simplePos x="0" y="0"/>
                      <wp:positionH relativeFrom="column">
                        <wp:posOffset>1354455</wp:posOffset>
                      </wp:positionH>
                      <wp:positionV relativeFrom="paragraph">
                        <wp:posOffset>201295</wp:posOffset>
                      </wp:positionV>
                      <wp:extent cx="228600" cy="228600"/>
                      <wp:effectExtent l="0" t="0" r="0" b="0"/>
                      <wp:wrapNone/>
                      <wp:docPr id="37" name="Decisión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695115" id="Decisión 37" o:spid="_x0000_s1026" type="#_x0000_t110" style="position:absolute;margin-left:106.65pt;margin-top:15.85pt;width:18pt;height:1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" fillcolor="yellow"/>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709440" behindDoc="0" locked="0" layoutInCell="1" allowOverlap="1" wp14:anchorId="650FE17D" wp14:editId="2D4A777D">
                      <wp:simplePos x="0" y="0"/>
                      <wp:positionH relativeFrom="column">
                        <wp:posOffset>1240155</wp:posOffset>
                      </wp:positionH>
                      <wp:positionV relativeFrom="paragraph">
                        <wp:posOffset>86995</wp:posOffset>
                      </wp:positionV>
                      <wp:extent cx="228600" cy="228600"/>
                      <wp:effectExtent l="0" t="0" r="0" b="0"/>
                      <wp:wrapNone/>
                      <wp:docPr id="36" name="Decisión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A9347" id="Decisión 36" o:spid="_x0000_s1026" type="#_x0000_t110" style="position:absolute;margin-left:97.65pt;margin-top:6.85pt;width:18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" fillcolor="yellow"/>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708416" behindDoc="0" locked="0" layoutInCell="1" allowOverlap="1" wp14:anchorId="1CD6D2A6" wp14:editId="785BF4C8">
                      <wp:simplePos x="0" y="0"/>
                      <wp:positionH relativeFrom="column">
                        <wp:posOffset>1125855</wp:posOffset>
                      </wp:positionH>
                      <wp:positionV relativeFrom="paragraph">
                        <wp:posOffset>201295</wp:posOffset>
                      </wp:positionV>
                      <wp:extent cx="228600" cy="228600"/>
                      <wp:effectExtent l="0" t="0" r="0" b="0"/>
                      <wp:wrapNone/>
                      <wp:docPr id="35" name="Decisión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FC771" id="Decisión 35" o:spid="_x0000_s1026" type="#_x0000_t110" style="position:absolute;margin-left:88.65pt;margin-top:15.85pt;width:18pt;height: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" fillcolor="yellow"/>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707392" behindDoc="0" locked="0" layoutInCell="1" allowOverlap="1" wp14:anchorId="7ACA8B9F" wp14:editId="475B536A">
                      <wp:simplePos x="0" y="0"/>
                      <wp:positionH relativeFrom="column">
                        <wp:posOffset>668655</wp:posOffset>
                      </wp:positionH>
                      <wp:positionV relativeFrom="paragraph">
                        <wp:posOffset>315595</wp:posOffset>
                      </wp:positionV>
                      <wp:extent cx="228600" cy="228600"/>
                      <wp:effectExtent l="0" t="0" r="0" b="0"/>
                      <wp:wrapNone/>
                      <wp:docPr id="34" name="Decisión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1F76C" id="Decisión 34" o:spid="_x0000_s1026" type="#_x0000_t110" style="position:absolute;margin-left:52.65pt;margin-top:24.85pt;width:18pt;height: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" fillcolor="#396"/>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706368" behindDoc="0" locked="0" layoutInCell="1" allowOverlap="1" wp14:anchorId="159BDEB4" wp14:editId="17BB6706">
                      <wp:simplePos x="0" y="0"/>
                      <wp:positionH relativeFrom="column">
                        <wp:posOffset>782955</wp:posOffset>
                      </wp:positionH>
                      <wp:positionV relativeFrom="paragraph">
                        <wp:posOffset>201295</wp:posOffset>
                      </wp:positionV>
                      <wp:extent cx="228600" cy="228600"/>
                      <wp:effectExtent l="0" t="0" r="0" b="0"/>
                      <wp:wrapNone/>
                      <wp:docPr id="33" name="Decisión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93C26" id="Decisión 33" o:spid="_x0000_s1026" type="#_x0000_t110" style="position:absolute;margin-left:61.65pt;margin-top:15.85pt;width:18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" fillcolor="yellow"/>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705344" behindDoc="0" locked="0" layoutInCell="1" allowOverlap="1" wp14:anchorId="0B6C1D89" wp14:editId="4DB5C7C4">
                      <wp:simplePos x="0" y="0"/>
                      <wp:positionH relativeFrom="column">
                        <wp:posOffset>668655</wp:posOffset>
                      </wp:positionH>
                      <wp:positionV relativeFrom="paragraph">
                        <wp:posOffset>86995</wp:posOffset>
                      </wp:positionV>
                      <wp:extent cx="228600" cy="228600"/>
                      <wp:effectExtent l="0" t="0" r="0" b="0"/>
                      <wp:wrapNone/>
                      <wp:docPr id="32" name="Decisión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7AACE" id="Decisión 32" o:spid="_x0000_s1026" type="#_x0000_t110" style="position:absolute;margin-left:52.65pt;margin-top:6.85pt;width:18pt;height:1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" fillcolor="yellow"/>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704320" behindDoc="0" locked="0" layoutInCell="1" allowOverlap="1" wp14:anchorId="51BD907B" wp14:editId="705C9632">
                      <wp:simplePos x="0" y="0"/>
                      <wp:positionH relativeFrom="column">
                        <wp:posOffset>554355</wp:posOffset>
                      </wp:positionH>
                      <wp:positionV relativeFrom="paragraph">
                        <wp:posOffset>201295</wp:posOffset>
                      </wp:positionV>
                      <wp:extent cx="228600" cy="228600"/>
                      <wp:effectExtent l="0" t="0" r="0" b="0"/>
                      <wp:wrapNone/>
                      <wp:docPr id="31" name="Decisión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53A8E" id="Decisión 31" o:spid="_x0000_s1026" type="#_x0000_t110" style="position:absolute;margin-left:43.65pt;margin-top:15.85pt;width:18pt;height:1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" fillcolor="red"/>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703296" behindDoc="0" locked="0" layoutInCell="1" allowOverlap="1" wp14:anchorId="2AFB025D" wp14:editId="7A96698C">
                      <wp:simplePos x="0" y="0"/>
                      <wp:positionH relativeFrom="column">
                        <wp:posOffset>97155</wp:posOffset>
                      </wp:positionH>
                      <wp:positionV relativeFrom="paragraph">
                        <wp:posOffset>315595</wp:posOffset>
                      </wp:positionV>
                      <wp:extent cx="228600" cy="228600"/>
                      <wp:effectExtent l="0" t="0" r="0" b="0"/>
                      <wp:wrapNone/>
                      <wp:docPr id="30" name="Decisión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786DF" id="Decisión 30" o:spid="_x0000_s1026" type="#_x0000_t110" style="position:absolute;margin-left:7.65pt;margin-top:24.85pt;width:18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" fillcolor="yellow"/>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702272" behindDoc="0" locked="0" layoutInCell="1" allowOverlap="1" wp14:anchorId="775C0FCD" wp14:editId="21D713B3">
                      <wp:simplePos x="0" y="0"/>
                      <wp:positionH relativeFrom="column">
                        <wp:posOffset>211455</wp:posOffset>
                      </wp:positionH>
                      <wp:positionV relativeFrom="paragraph">
                        <wp:posOffset>201295</wp:posOffset>
                      </wp:positionV>
                      <wp:extent cx="228600" cy="228600"/>
                      <wp:effectExtent l="0" t="0" r="0" b="0"/>
                      <wp:wrapNone/>
                      <wp:docPr id="29" name="Decisió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BC96B" id="Decisión 29" o:spid="_x0000_s1026" type="#_x0000_t110" style="position:absolute;margin-left:16.65pt;margin-top:15.85pt;width:18pt;height:1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" fillcolor="yellow"/>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701248" behindDoc="0" locked="0" layoutInCell="1" allowOverlap="1" wp14:anchorId="531B86FA" wp14:editId="62161390">
                      <wp:simplePos x="0" y="0"/>
                      <wp:positionH relativeFrom="column">
                        <wp:posOffset>-17145</wp:posOffset>
                      </wp:positionH>
                      <wp:positionV relativeFrom="paragraph">
                        <wp:posOffset>201295</wp:posOffset>
                      </wp:positionV>
                      <wp:extent cx="228600" cy="228600"/>
                      <wp:effectExtent l="0" t="0" r="0" b="0"/>
                      <wp:wrapNone/>
                      <wp:docPr id="28" name="Decisión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86F69" id="Decisión 28" o:spid="_x0000_s1026" type="#_x0000_t110" style="position:absolute;margin-left:-1.35pt;margin-top:15.85pt;width:18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" fillcolor="red"/>
                  </w:pict>
                </mc:Fallback>
              </mc:AlternateContent>
            </w:r>
            <w:r w:rsidRPr="00B77E30">
              <w:rPr>
                <w:rFonts w:ascii="Arial" w:hAnsi="Arial" w:cs="Arial"/>
                <w:noProof/>
                <w:color w:val="FF0000"/>
                <w:sz w:val="24"/>
                <w:szCs w:val="24"/>
                <w:lang w:val="es-CO" w:eastAsia="es-CO"/>
              </w:rPr>
              <mc:AlternateContent>
                <mc:Choice Requires="wps">
                  <w:drawing>
                    <wp:anchor distT="0" distB="0" distL="114300" distR="114300" simplePos="0" relativeHeight="251700224" behindDoc="0" locked="0" layoutInCell="1" allowOverlap="1" wp14:anchorId="03F966FD" wp14:editId="11F0AC10">
                      <wp:simplePos x="0" y="0"/>
                      <wp:positionH relativeFrom="column">
                        <wp:posOffset>97155</wp:posOffset>
                      </wp:positionH>
                      <wp:positionV relativeFrom="paragraph">
                        <wp:posOffset>86995</wp:posOffset>
                      </wp:positionV>
                      <wp:extent cx="228600" cy="228600"/>
                      <wp:effectExtent l="0" t="0" r="0" b="0"/>
                      <wp:wrapNone/>
                      <wp:docPr id="27" name="Decisió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55F91" id="Decisión 27" o:spid="_x0000_s1026" type="#_x0000_t110" style="position:absolute;margin-left:7.65pt;margin-top:6.85pt;width:18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" fillcolor="red"/>
                  </w:pict>
                </mc:Fallback>
              </mc:AlternateContent>
            </w:r>
          </w:p>
          <w:p w:rsidR="00365A70" w:rsidRPr="00B77E30" w:rsidRDefault="00365A70" w:rsidP="00365A70">
            <w:pPr>
              <w:rPr>
                <w:rFonts w:ascii="Arial" w:hAnsi="Arial" w:cs="Arial"/>
                <w:b/>
                <w:sz w:val="24"/>
                <w:szCs w:val="24"/>
                <w:lang w:val="es-CO"/>
              </w:rPr>
            </w:pPr>
          </w:p>
        </w:tc>
        <w:tc>
          <w:tcPr>
            <w:tcW w:w="4635" w:type="dxa"/>
            <w:vMerge/>
            <w:shd w:val="clear" w:color="auto" w:fill="auto"/>
          </w:tcPr>
          <w:p w:rsidR="00365A70" w:rsidRPr="00B77E30" w:rsidRDefault="00365A70" w:rsidP="00365A70">
            <w:pPr>
              <w:jc w:val="both"/>
              <w:rPr>
                <w:rFonts w:ascii="Arial" w:hAnsi="Arial" w:cs="Arial"/>
                <w:sz w:val="24"/>
                <w:szCs w:val="24"/>
                <w:lang w:val="es-CO"/>
              </w:rPr>
            </w:pPr>
          </w:p>
        </w:tc>
      </w:tr>
      <w:tr w:rsidR="00365A70" w:rsidRPr="00B77E30" w:rsidTr="00365A70">
        <w:trPr>
          <w:trHeight w:val="679"/>
          <w:tblCellSpacing w:w="20" w:type="dxa"/>
          <w:jc w:val="right"/>
        </w:trPr>
        <w:tc>
          <w:tcPr>
            <w:tcW w:w="1478" w:type="dxa"/>
            <w:vMerge w:val="restart"/>
            <w:shd w:val="clear" w:color="auto" w:fill="339966"/>
            <w:vAlign w:val="center"/>
          </w:tcPr>
          <w:p w:rsidR="00365A70" w:rsidRPr="00B77E30" w:rsidRDefault="00365A70" w:rsidP="00365A70">
            <w:pPr>
              <w:jc w:val="center"/>
              <w:rPr>
                <w:rFonts w:ascii="Arial" w:hAnsi="Arial" w:cs="Arial"/>
                <w:b/>
                <w:sz w:val="24"/>
                <w:szCs w:val="24"/>
                <w:lang w:val="es-CO"/>
              </w:rPr>
            </w:pPr>
            <w:r w:rsidRPr="00B77E30">
              <w:rPr>
                <w:rFonts w:ascii="Arial" w:hAnsi="Arial" w:cs="Arial"/>
                <w:b/>
                <w:color w:val="FFFFFF"/>
                <w:sz w:val="24"/>
                <w:szCs w:val="24"/>
                <w:lang w:val="es-CO"/>
              </w:rPr>
              <w:lastRenderedPageBreak/>
              <w:t>RIESGO BAJO</w:t>
            </w:r>
          </w:p>
        </w:tc>
        <w:tc>
          <w:tcPr>
            <w:tcW w:w="2993" w:type="dxa"/>
            <w:shd w:val="clear" w:color="auto" w:fill="000000"/>
            <w:vAlign w:val="center"/>
          </w:tcPr>
          <w:p w:rsidR="00365A70" w:rsidRPr="00B77E30" w:rsidRDefault="00365A70" w:rsidP="00365A70">
            <w:pPr>
              <w:jc w:val="center"/>
              <w:rPr>
                <w:rFonts w:ascii="Arial" w:hAnsi="Arial" w:cs="Arial"/>
                <w:sz w:val="24"/>
                <w:szCs w:val="24"/>
                <w:lang w:val="es-CO"/>
              </w:rPr>
            </w:pPr>
            <w:r w:rsidRPr="00B77E30">
              <w:rPr>
                <w:rFonts w:ascii="Arial" w:hAnsi="Arial" w:cs="Arial"/>
                <w:b/>
                <w:sz w:val="24"/>
                <w:szCs w:val="24"/>
                <w:lang w:val="es-CO"/>
              </w:rPr>
              <w:t>1</w:t>
            </w:r>
            <w:r w:rsidRPr="00B77E30">
              <w:rPr>
                <w:rFonts w:ascii="Arial" w:hAnsi="Arial" w:cs="Arial"/>
                <w:sz w:val="24"/>
                <w:szCs w:val="24"/>
                <w:lang w:val="es-CO"/>
              </w:rPr>
              <w:t xml:space="preserve"> a </w:t>
            </w:r>
            <w:r w:rsidRPr="00B77E30">
              <w:rPr>
                <w:rFonts w:ascii="Arial" w:hAnsi="Arial" w:cs="Arial"/>
                <w:b/>
                <w:sz w:val="24"/>
                <w:szCs w:val="24"/>
                <w:lang w:val="es-CO"/>
              </w:rPr>
              <w:t xml:space="preserve">3 </w:t>
            </w:r>
            <w:r w:rsidRPr="00B77E30">
              <w:rPr>
                <w:rFonts w:ascii="Arial" w:hAnsi="Arial" w:cs="Arial"/>
                <w:sz w:val="24"/>
                <w:szCs w:val="24"/>
                <w:lang w:val="es-CO"/>
              </w:rPr>
              <w:t xml:space="preserve">rombos </w:t>
            </w:r>
            <w:r w:rsidRPr="00B77E30">
              <w:rPr>
                <w:rFonts w:ascii="Arial" w:hAnsi="Arial" w:cs="Arial"/>
                <w:b/>
                <w:sz w:val="24"/>
                <w:szCs w:val="24"/>
                <w:lang w:val="es-CO"/>
              </w:rPr>
              <w:t>amarillos</w:t>
            </w:r>
            <w:r w:rsidRPr="00B77E30">
              <w:rPr>
                <w:rFonts w:ascii="Arial" w:hAnsi="Arial" w:cs="Arial"/>
                <w:sz w:val="24"/>
                <w:szCs w:val="24"/>
                <w:lang w:val="es-CO"/>
              </w:rPr>
              <w:t xml:space="preserve"> y los restantes </w:t>
            </w:r>
            <w:r w:rsidRPr="00B77E30">
              <w:rPr>
                <w:rFonts w:ascii="Arial" w:hAnsi="Arial" w:cs="Arial"/>
                <w:b/>
                <w:sz w:val="24"/>
                <w:szCs w:val="24"/>
                <w:lang w:val="es-CO"/>
              </w:rPr>
              <w:t>verdes</w:t>
            </w:r>
          </w:p>
        </w:tc>
        <w:tc>
          <w:tcPr>
            <w:tcW w:w="4635" w:type="dxa"/>
            <w:vMerge w:val="restart"/>
            <w:shd w:val="clear" w:color="auto" w:fill="auto"/>
            <w:vAlign w:val="center"/>
          </w:tcPr>
          <w:p w:rsidR="00365A70" w:rsidRPr="00B77E30" w:rsidRDefault="00365A70" w:rsidP="00365A70">
            <w:pPr>
              <w:jc w:val="both"/>
              <w:rPr>
                <w:rFonts w:ascii="Arial" w:hAnsi="Arial" w:cs="Arial"/>
                <w:sz w:val="24"/>
                <w:szCs w:val="24"/>
                <w:lang w:val="es-CO"/>
              </w:rPr>
            </w:pPr>
            <w:r w:rsidRPr="00B77E30">
              <w:rPr>
                <w:rFonts w:ascii="Arial" w:hAnsi="Arial" w:cs="Arial"/>
                <w:sz w:val="24"/>
                <w:szCs w:val="24"/>
                <w:lang w:val="es-CO"/>
              </w:rPr>
              <w:t xml:space="preserve">Lo cual significa que la vulnerabilidad y la amenaza están controladas. En este caso se espera que los efectos sociales, económicos y del medio ambiente representen perdidas menores, con un porcentaje de incidencia entre el </w:t>
            </w:r>
            <w:r w:rsidRPr="00B77E30">
              <w:rPr>
                <w:rFonts w:ascii="Arial" w:hAnsi="Arial" w:cs="Arial"/>
                <w:b/>
                <w:sz w:val="24"/>
                <w:szCs w:val="24"/>
                <w:lang w:val="es-CO"/>
              </w:rPr>
              <w:t>25%</w:t>
            </w:r>
            <w:r w:rsidRPr="00B77E30">
              <w:rPr>
                <w:rFonts w:ascii="Arial" w:hAnsi="Arial" w:cs="Arial"/>
                <w:sz w:val="24"/>
                <w:szCs w:val="24"/>
                <w:lang w:val="es-CO"/>
              </w:rPr>
              <w:t xml:space="preserve"> al </w:t>
            </w:r>
            <w:r w:rsidRPr="00B77E30">
              <w:rPr>
                <w:rFonts w:ascii="Arial" w:hAnsi="Arial" w:cs="Arial"/>
                <w:b/>
                <w:sz w:val="24"/>
                <w:szCs w:val="24"/>
                <w:lang w:val="es-CO"/>
              </w:rPr>
              <w:t>49%.</w:t>
            </w:r>
          </w:p>
        </w:tc>
      </w:tr>
      <w:tr w:rsidR="00365A70" w:rsidRPr="00B77E30" w:rsidTr="00365A70">
        <w:trPr>
          <w:trHeight w:val="1029"/>
          <w:tblCellSpacing w:w="20" w:type="dxa"/>
          <w:jc w:val="right"/>
        </w:trPr>
        <w:tc>
          <w:tcPr>
            <w:tcW w:w="1478" w:type="dxa"/>
            <w:vMerge/>
            <w:shd w:val="clear" w:color="auto" w:fill="339966"/>
            <w:vAlign w:val="center"/>
          </w:tcPr>
          <w:p w:rsidR="00365A70" w:rsidRPr="00B77E30" w:rsidRDefault="00365A70" w:rsidP="00365A70">
            <w:pPr>
              <w:jc w:val="center"/>
              <w:rPr>
                <w:rFonts w:ascii="Arial" w:hAnsi="Arial" w:cs="Arial"/>
                <w:b/>
                <w:bCs/>
                <w:color w:val="000000"/>
                <w:sz w:val="24"/>
                <w:szCs w:val="24"/>
                <w:u w:val="single"/>
                <w:lang w:val="es-CO"/>
              </w:rPr>
            </w:pPr>
          </w:p>
        </w:tc>
        <w:tc>
          <w:tcPr>
            <w:tcW w:w="2993" w:type="dxa"/>
            <w:shd w:val="clear" w:color="auto" w:fill="auto"/>
            <w:vAlign w:val="center"/>
          </w:tcPr>
          <w:p w:rsidR="00365A70" w:rsidRPr="00B77E30" w:rsidRDefault="00365A70" w:rsidP="00365A70">
            <w:pPr>
              <w:jc w:val="center"/>
              <w:rPr>
                <w:rFonts w:ascii="Arial" w:hAnsi="Arial" w:cs="Arial"/>
                <w:b/>
                <w:sz w:val="24"/>
                <w:szCs w:val="24"/>
                <w:lang w:val="es-CO"/>
              </w:rPr>
            </w:pPr>
            <w:r w:rsidRPr="00B77E30">
              <w:rPr>
                <w:rFonts w:ascii="Arial" w:hAnsi="Arial" w:cs="Arial"/>
                <w:noProof/>
                <w:sz w:val="24"/>
                <w:szCs w:val="24"/>
                <w:lang w:val="es-CO" w:eastAsia="es-CO"/>
              </w:rPr>
              <mc:AlternateContent>
                <mc:Choice Requires="wps">
                  <w:drawing>
                    <wp:anchor distT="0" distB="0" distL="114300" distR="114300" simplePos="0" relativeHeight="251695104" behindDoc="0" locked="0" layoutInCell="1" allowOverlap="1" wp14:anchorId="5905A579" wp14:editId="48A9ED9F">
                      <wp:simplePos x="0" y="0"/>
                      <wp:positionH relativeFrom="column">
                        <wp:posOffset>1240155</wp:posOffset>
                      </wp:positionH>
                      <wp:positionV relativeFrom="paragraph">
                        <wp:posOffset>315595</wp:posOffset>
                      </wp:positionV>
                      <wp:extent cx="228600" cy="228600"/>
                      <wp:effectExtent l="0" t="0" r="0" b="0"/>
                      <wp:wrapNone/>
                      <wp:docPr id="26" name="Decisión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4D1AF" id="Decisión 26" o:spid="_x0000_s1026" type="#_x0000_t110" style="position:absolute;margin-left:97.65pt;margin-top:24.85pt;width:18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" fillcolor="yellow"/>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94080" behindDoc="0" locked="0" layoutInCell="1" allowOverlap="1" wp14:anchorId="3A0DBE5C" wp14:editId="3C4CA1D8">
                      <wp:simplePos x="0" y="0"/>
                      <wp:positionH relativeFrom="column">
                        <wp:posOffset>1354455</wp:posOffset>
                      </wp:positionH>
                      <wp:positionV relativeFrom="paragraph">
                        <wp:posOffset>201295</wp:posOffset>
                      </wp:positionV>
                      <wp:extent cx="228600" cy="228600"/>
                      <wp:effectExtent l="0" t="0" r="0" b="0"/>
                      <wp:wrapNone/>
                      <wp:docPr id="25" name="Decisión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20872" id="Decisión 25" o:spid="_x0000_s1026" type="#_x0000_t110" style="position:absolute;margin-left:106.65pt;margin-top:15.85pt;width:18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" fillcolor="yellow"/>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93056" behindDoc="0" locked="0" layoutInCell="1" allowOverlap="1" wp14:anchorId="62E9ADD0" wp14:editId="39BDF64E">
                      <wp:simplePos x="0" y="0"/>
                      <wp:positionH relativeFrom="column">
                        <wp:posOffset>1240155</wp:posOffset>
                      </wp:positionH>
                      <wp:positionV relativeFrom="paragraph">
                        <wp:posOffset>86995</wp:posOffset>
                      </wp:positionV>
                      <wp:extent cx="228600" cy="228600"/>
                      <wp:effectExtent l="0" t="0" r="0" b="0"/>
                      <wp:wrapNone/>
                      <wp:docPr id="24" name="Decisión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4C40A" id="Decisión 24" o:spid="_x0000_s1026" type="#_x0000_t110" style="position:absolute;margin-left:97.65pt;margin-top:6.85pt;width:18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" fillcolor="yellow"/>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92032" behindDoc="0" locked="0" layoutInCell="1" allowOverlap="1" wp14:anchorId="479EDDD6" wp14:editId="34B129DE">
                      <wp:simplePos x="0" y="0"/>
                      <wp:positionH relativeFrom="column">
                        <wp:posOffset>1125855</wp:posOffset>
                      </wp:positionH>
                      <wp:positionV relativeFrom="paragraph">
                        <wp:posOffset>201295</wp:posOffset>
                      </wp:positionV>
                      <wp:extent cx="228600" cy="228600"/>
                      <wp:effectExtent l="0" t="0" r="0" b="0"/>
                      <wp:wrapNone/>
                      <wp:docPr id="23" name="Decisión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95E7E" id="Decisión 23" o:spid="_x0000_s1026" type="#_x0000_t110" style="position:absolute;margin-left:88.65pt;margin-top:15.85pt;width:18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" fillcolor="#396"/>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91008" behindDoc="0" locked="0" layoutInCell="1" allowOverlap="1" wp14:anchorId="0B9FFC4C" wp14:editId="139EB080">
                      <wp:simplePos x="0" y="0"/>
                      <wp:positionH relativeFrom="column">
                        <wp:posOffset>668655</wp:posOffset>
                      </wp:positionH>
                      <wp:positionV relativeFrom="paragraph">
                        <wp:posOffset>315595</wp:posOffset>
                      </wp:positionV>
                      <wp:extent cx="228600" cy="228600"/>
                      <wp:effectExtent l="0" t="0" r="0" b="0"/>
                      <wp:wrapNone/>
                      <wp:docPr id="22" name="Decisión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F9933" id="Decisión 22" o:spid="_x0000_s1026" type="#_x0000_t110" style="position:absolute;margin-left:52.65pt;margin-top:24.85pt;width:18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" fillcolor="#396"/>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89984" behindDoc="0" locked="0" layoutInCell="1" allowOverlap="1" wp14:anchorId="49E5DD84" wp14:editId="126FE194">
                      <wp:simplePos x="0" y="0"/>
                      <wp:positionH relativeFrom="column">
                        <wp:posOffset>782955</wp:posOffset>
                      </wp:positionH>
                      <wp:positionV relativeFrom="paragraph">
                        <wp:posOffset>201295</wp:posOffset>
                      </wp:positionV>
                      <wp:extent cx="228600" cy="228600"/>
                      <wp:effectExtent l="0" t="0" r="0" b="0"/>
                      <wp:wrapNone/>
                      <wp:docPr id="21" name="Decisión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CAC4E" id="Decisión 21" o:spid="_x0000_s1026" type="#_x0000_t110" style="position:absolute;margin-left:61.65pt;margin-top:15.85pt;width:18pt;height: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" fillcolor="#396"/>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88960" behindDoc="0" locked="0" layoutInCell="1" allowOverlap="1" wp14:anchorId="692DAF53" wp14:editId="18ABE4B6">
                      <wp:simplePos x="0" y="0"/>
                      <wp:positionH relativeFrom="column">
                        <wp:posOffset>668655</wp:posOffset>
                      </wp:positionH>
                      <wp:positionV relativeFrom="paragraph">
                        <wp:posOffset>86995</wp:posOffset>
                      </wp:positionV>
                      <wp:extent cx="228600" cy="228600"/>
                      <wp:effectExtent l="0" t="0" r="0" b="0"/>
                      <wp:wrapNone/>
                      <wp:docPr id="20" name="Decisión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23FFF" id="Decisión 20" o:spid="_x0000_s1026" type="#_x0000_t110" style="position:absolute;margin-left:52.65pt;margin-top:6.85pt;width:18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" fillcolor="yellow"/>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87936" behindDoc="0" locked="0" layoutInCell="1" allowOverlap="1" wp14:anchorId="1571E0A1" wp14:editId="4CC3310B">
                      <wp:simplePos x="0" y="0"/>
                      <wp:positionH relativeFrom="column">
                        <wp:posOffset>554355</wp:posOffset>
                      </wp:positionH>
                      <wp:positionV relativeFrom="paragraph">
                        <wp:posOffset>201295</wp:posOffset>
                      </wp:positionV>
                      <wp:extent cx="228600" cy="228600"/>
                      <wp:effectExtent l="0" t="0" r="0" b="0"/>
                      <wp:wrapNone/>
                      <wp:docPr id="19" name="Decisión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68F7F" id="Decisión 19" o:spid="_x0000_s1026" type="#_x0000_t110" style="position:absolute;margin-left:43.65pt;margin-top:15.85pt;width:18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" fillcolor="yellow"/>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86912" behindDoc="0" locked="0" layoutInCell="1" allowOverlap="1" wp14:anchorId="773D4171" wp14:editId="04049313">
                      <wp:simplePos x="0" y="0"/>
                      <wp:positionH relativeFrom="column">
                        <wp:posOffset>97155</wp:posOffset>
                      </wp:positionH>
                      <wp:positionV relativeFrom="paragraph">
                        <wp:posOffset>315595</wp:posOffset>
                      </wp:positionV>
                      <wp:extent cx="228600" cy="228600"/>
                      <wp:effectExtent l="0" t="0" r="0" b="0"/>
                      <wp:wrapNone/>
                      <wp:docPr id="18" name="Decisión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5C926" id="Decisión 18" o:spid="_x0000_s1026" type="#_x0000_t110" style="position:absolute;margin-left:7.65pt;margin-top:24.85pt;width:18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" fillcolor="#396"/>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85888" behindDoc="0" locked="0" layoutInCell="1" allowOverlap="1" wp14:anchorId="3E8AFFAB" wp14:editId="757F0CB3">
                      <wp:simplePos x="0" y="0"/>
                      <wp:positionH relativeFrom="column">
                        <wp:posOffset>211455</wp:posOffset>
                      </wp:positionH>
                      <wp:positionV relativeFrom="paragraph">
                        <wp:posOffset>201295</wp:posOffset>
                      </wp:positionV>
                      <wp:extent cx="228600" cy="228600"/>
                      <wp:effectExtent l="0" t="0" r="0" b="0"/>
                      <wp:wrapNone/>
                      <wp:docPr id="17" name="Decisión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4BF0B" id="Decisión 17" o:spid="_x0000_s1026" type="#_x0000_t110" style="position:absolute;margin-left:16.65pt;margin-top:15.85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" fillcolor="#396"/>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84864" behindDoc="0" locked="0" layoutInCell="1" allowOverlap="1" wp14:anchorId="2617171B" wp14:editId="5EDE25D2">
                      <wp:simplePos x="0" y="0"/>
                      <wp:positionH relativeFrom="column">
                        <wp:posOffset>-17145</wp:posOffset>
                      </wp:positionH>
                      <wp:positionV relativeFrom="paragraph">
                        <wp:posOffset>201295</wp:posOffset>
                      </wp:positionV>
                      <wp:extent cx="228600" cy="228600"/>
                      <wp:effectExtent l="0" t="0" r="0" b="0"/>
                      <wp:wrapNone/>
                      <wp:docPr id="16" name="Decisión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E1E97" id="Decisión 16" o:spid="_x0000_s1026" type="#_x0000_t110" style="position:absolute;margin-left:-1.35pt;margin-top:15.85pt;width:18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" fillcolor="yellow"/>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83840" behindDoc="0" locked="0" layoutInCell="1" allowOverlap="1" wp14:anchorId="0B5DE047" wp14:editId="2B71C85B">
                      <wp:simplePos x="0" y="0"/>
                      <wp:positionH relativeFrom="column">
                        <wp:posOffset>97155</wp:posOffset>
                      </wp:positionH>
                      <wp:positionV relativeFrom="paragraph">
                        <wp:posOffset>86995</wp:posOffset>
                      </wp:positionV>
                      <wp:extent cx="228600" cy="228600"/>
                      <wp:effectExtent l="0" t="0" r="0" b="0"/>
                      <wp:wrapNone/>
                      <wp:docPr id="12" name="Decisión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51531" id="Decisión 12" o:spid="_x0000_s1026" type="#_x0000_t110" style="position:absolute;margin-left:7.65pt;margin-top:6.85pt;width:18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" fillcolor="#396"/>
                  </w:pict>
                </mc:Fallback>
              </mc:AlternateContent>
            </w:r>
          </w:p>
        </w:tc>
        <w:tc>
          <w:tcPr>
            <w:tcW w:w="4635" w:type="dxa"/>
            <w:vMerge/>
            <w:shd w:val="clear" w:color="auto" w:fill="auto"/>
          </w:tcPr>
          <w:p w:rsidR="00365A70" w:rsidRPr="00B77E30" w:rsidRDefault="00365A70" w:rsidP="00365A70">
            <w:pPr>
              <w:rPr>
                <w:rFonts w:ascii="Arial" w:hAnsi="Arial" w:cs="Arial"/>
                <w:sz w:val="24"/>
                <w:szCs w:val="24"/>
                <w:lang w:val="es-CO"/>
              </w:rPr>
            </w:pPr>
          </w:p>
        </w:tc>
      </w:tr>
      <w:tr w:rsidR="00365A70" w:rsidRPr="00B77E30" w:rsidTr="00365A70">
        <w:trPr>
          <w:trHeight w:val="973"/>
          <w:tblCellSpacing w:w="20" w:type="dxa"/>
          <w:jc w:val="right"/>
        </w:trPr>
        <w:tc>
          <w:tcPr>
            <w:tcW w:w="1478" w:type="dxa"/>
            <w:vMerge/>
            <w:shd w:val="clear" w:color="auto" w:fill="339966"/>
            <w:vAlign w:val="center"/>
          </w:tcPr>
          <w:p w:rsidR="00365A70" w:rsidRPr="00B77E30" w:rsidRDefault="00365A70" w:rsidP="00365A70">
            <w:pPr>
              <w:jc w:val="center"/>
              <w:rPr>
                <w:rFonts w:ascii="Arial" w:hAnsi="Arial" w:cs="Arial"/>
                <w:sz w:val="24"/>
                <w:szCs w:val="24"/>
                <w:lang w:val="es-CO"/>
              </w:rPr>
            </w:pPr>
          </w:p>
        </w:tc>
        <w:tc>
          <w:tcPr>
            <w:tcW w:w="2993" w:type="dxa"/>
            <w:shd w:val="clear" w:color="auto" w:fill="auto"/>
            <w:vAlign w:val="center"/>
          </w:tcPr>
          <w:p w:rsidR="00365A70" w:rsidRPr="00B77E30" w:rsidRDefault="00365A70" w:rsidP="00365A70">
            <w:pPr>
              <w:rPr>
                <w:rFonts w:ascii="Arial" w:hAnsi="Arial" w:cs="Arial"/>
                <w:b/>
                <w:sz w:val="24"/>
                <w:szCs w:val="24"/>
                <w:lang w:val="es-CO"/>
              </w:rPr>
            </w:pPr>
            <w:r w:rsidRPr="00B77E30">
              <w:rPr>
                <w:rFonts w:ascii="Arial" w:hAnsi="Arial" w:cs="Arial"/>
                <w:noProof/>
                <w:sz w:val="24"/>
                <w:szCs w:val="24"/>
                <w:lang w:val="es-CO" w:eastAsia="es-CO"/>
              </w:rPr>
              <mc:AlternateContent>
                <mc:Choice Requires="wps">
                  <w:drawing>
                    <wp:anchor distT="0" distB="0" distL="114300" distR="114300" simplePos="0" relativeHeight="251699200" behindDoc="0" locked="0" layoutInCell="1" allowOverlap="1" wp14:anchorId="47200640" wp14:editId="329CB21F">
                      <wp:simplePos x="0" y="0"/>
                      <wp:positionH relativeFrom="column">
                        <wp:posOffset>668655</wp:posOffset>
                      </wp:positionH>
                      <wp:positionV relativeFrom="paragraph">
                        <wp:posOffset>315595</wp:posOffset>
                      </wp:positionV>
                      <wp:extent cx="228600" cy="228600"/>
                      <wp:effectExtent l="0" t="0" r="0" b="0"/>
                      <wp:wrapNone/>
                      <wp:docPr id="11" name="Decisión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D4017" id="Decisión 11" o:spid="_x0000_s1026" type="#_x0000_t110" style="position:absolute;margin-left:52.65pt;margin-top:24.85pt;width:18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" fillcolor="#396"/>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98176" behindDoc="0" locked="0" layoutInCell="1" allowOverlap="1" wp14:anchorId="406A262E" wp14:editId="43478129">
                      <wp:simplePos x="0" y="0"/>
                      <wp:positionH relativeFrom="column">
                        <wp:posOffset>782955</wp:posOffset>
                      </wp:positionH>
                      <wp:positionV relativeFrom="paragraph">
                        <wp:posOffset>201295</wp:posOffset>
                      </wp:positionV>
                      <wp:extent cx="228600" cy="228600"/>
                      <wp:effectExtent l="0" t="0" r="0" b="0"/>
                      <wp:wrapNone/>
                      <wp:docPr id="10" name="Decisió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54B5D" id="Decisión 10" o:spid="_x0000_s1026" type="#_x0000_t110" style="position:absolute;margin-left:61.65pt;margin-top:15.85pt;width:18pt;height: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" fillcolor="#396"/>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97152" behindDoc="0" locked="0" layoutInCell="1" allowOverlap="1" wp14:anchorId="2932E28E" wp14:editId="202A2134">
                      <wp:simplePos x="0" y="0"/>
                      <wp:positionH relativeFrom="column">
                        <wp:posOffset>668655</wp:posOffset>
                      </wp:positionH>
                      <wp:positionV relativeFrom="paragraph">
                        <wp:posOffset>86995</wp:posOffset>
                      </wp:positionV>
                      <wp:extent cx="228600" cy="228600"/>
                      <wp:effectExtent l="0" t="0" r="0" b="0"/>
                      <wp:wrapNone/>
                      <wp:docPr id="9" name="Decisió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A0FB7" id="Decisión 9" o:spid="_x0000_s1026" type="#_x0000_t110" style="position:absolute;margin-left:52.65pt;margin-top:6.85pt;width:18pt;height: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" fillcolor="#396"/>
                  </w:pict>
                </mc:Fallback>
              </mc:AlternateContent>
            </w:r>
            <w:r w:rsidRPr="00B77E30">
              <w:rPr>
                <w:rFonts w:ascii="Arial" w:hAnsi="Arial" w:cs="Arial"/>
                <w:noProof/>
                <w:sz w:val="24"/>
                <w:szCs w:val="24"/>
                <w:lang w:val="es-CO" w:eastAsia="es-CO"/>
              </w:rPr>
              <mc:AlternateContent>
                <mc:Choice Requires="wps">
                  <w:drawing>
                    <wp:anchor distT="0" distB="0" distL="114300" distR="114300" simplePos="0" relativeHeight="251696128" behindDoc="0" locked="0" layoutInCell="1" allowOverlap="1" wp14:anchorId="0B488389" wp14:editId="77EAE8B8">
                      <wp:simplePos x="0" y="0"/>
                      <wp:positionH relativeFrom="column">
                        <wp:posOffset>554355</wp:posOffset>
                      </wp:positionH>
                      <wp:positionV relativeFrom="paragraph">
                        <wp:posOffset>201295</wp:posOffset>
                      </wp:positionV>
                      <wp:extent cx="228600" cy="228600"/>
                      <wp:effectExtent l="0" t="0" r="0" b="0"/>
                      <wp:wrapNone/>
                      <wp:docPr id="8" name="Decisión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flowChartDecision">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F6715" id="Decisión 8" o:spid="_x0000_s1026" type="#_x0000_t110" style="position:absolute;margin-left:43.65pt;margin-top:15.85pt;width:18pt;height: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" fillcolor="#396"/>
                  </w:pict>
                </mc:Fallback>
              </mc:AlternateContent>
            </w:r>
          </w:p>
        </w:tc>
        <w:tc>
          <w:tcPr>
            <w:tcW w:w="4635" w:type="dxa"/>
            <w:vMerge/>
            <w:shd w:val="clear" w:color="auto" w:fill="auto"/>
          </w:tcPr>
          <w:p w:rsidR="00365A70" w:rsidRPr="00B77E30" w:rsidRDefault="00365A70" w:rsidP="00365A70">
            <w:pPr>
              <w:rPr>
                <w:rFonts w:ascii="Arial" w:hAnsi="Arial" w:cs="Arial"/>
                <w:sz w:val="24"/>
                <w:szCs w:val="24"/>
                <w:lang w:val="es-CO"/>
              </w:rPr>
            </w:pPr>
          </w:p>
        </w:tc>
      </w:tr>
    </w:tbl>
    <w:p w:rsidR="005E6F8F" w:rsidRPr="00B77E30" w:rsidRDefault="005E6F8F" w:rsidP="00862E2A">
      <w:pPr>
        <w:tabs>
          <w:tab w:val="left" w:pos="2235"/>
        </w:tabs>
        <w:rPr>
          <w:rFonts w:ascii="Arial" w:hAnsi="Arial" w:cs="Arial"/>
          <w:sz w:val="24"/>
          <w:szCs w:val="24"/>
        </w:rPr>
      </w:pPr>
    </w:p>
    <w:p w:rsidR="005E6F8F" w:rsidRPr="00B77E30" w:rsidRDefault="005E6F8F" w:rsidP="00862E2A">
      <w:pPr>
        <w:tabs>
          <w:tab w:val="left" w:pos="2235"/>
        </w:tabs>
        <w:rPr>
          <w:rFonts w:ascii="Arial" w:hAnsi="Arial" w:cs="Arial"/>
          <w:sz w:val="24"/>
          <w:szCs w:val="24"/>
          <w:lang w:val="es-CO"/>
        </w:rPr>
      </w:pPr>
    </w:p>
    <w:p w:rsidR="00E27D45" w:rsidRDefault="00E27D45" w:rsidP="00862E2A">
      <w:pPr>
        <w:tabs>
          <w:tab w:val="left" w:pos="2235"/>
        </w:tabs>
        <w:rPr>
          <w:rFonts w:ascii="Arial" w:hAnsi="Arial" w:cs="Arial"/>
          <w:sz w:val="24"/>
          <w:szCs w:val="24"/>
          <w:lang w:val="es-CO"/>
        </w:rPr>
        <w:sectPr w:rsidR="00E27D45" w:rsidSect="00211854">
          <w:headerReference w:type="default" r:id="rId9"/>
          <w:headerReference w:type="first" r:id="rId10"/>
          <w:footerReference w:type="first" r:id="rId11"/>
          <w:pgSz w:w="12240" w:h="15840" w:code="1"/>
          <w:pgMar w:top="1418" w:right="1418" w:bottom="1418" w:left="1418" w:header="709" w:footer="709" w:gutter="0"/>
          <w:cols w:space="708"/>
          <w:titlePg/>
          <w:docGrid w:linePitch="360"/>
        </w:sectPr>
      </w:pPr>
    </w:p>
    <w:p w:rsidR="00E27D45" w:rsidRDefault="00E27D45" w:rsidP="00862E2A">
      <w:pPr>
        <w:tabs>
          <w:tab w:val="left" w:pos="2235"/>
        </w:tabs>
        <w:rPr>
          <w:rFonts w:ascii="Arial" w:hAnsi="Arial" w:cs="Arial"/>
          <w:sz w:val="24"/>
          <w:szCs w:val="24"/>
          <w:lang w:val="es-CO"/>
        </w:rPr>
        <w:sectPr w:rsidR="00E27D45" w:rsidSect="00E27D45">
          <w:pgSz w:w="15840" w:h="12240" w:orient="landscape" w:code="1"/>
          <w:pgMar w:top="1418" w:right="1418" w:bottom="1418" w:left="1418" w:header="709" w:footer="709" w:gutter="0"/>
          <w:cols w:space="708"/>
          <w:titlePg/>
          <w:docGrid w:linePitch="360"/>
        </w:sectPr>
      </w:pPr>
      <w:r w:rsidRPr="00E27D45">
        <w:rPr>
          <w:noProof/>
          <w:lang w:val="es-CO" w:eastAsia="es-CO"/>
        </w:rPr>
        <w:lastRenderedPageBreak/>
        <w:drawing>
          <wp:inline distT="0" distB="0" distL="0" distR="0" wp14:anchorId="32D2EE8B" wp14:editId="6116107A">
            <wp:extent cx="8138984" cy="4588404"/>
            <wp:effectExtent l="0" t="0" r="0" b="3175"/>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37767" cy="4587718"/>
                    </a:xfrm>
                    <a:prstGeom prst="rect">
                      <a:avLst/>
                    </a:prstGeom>
                    <a:noFill/>
                    <a:ln>
                      <a:noFill/>
                    </a:ln>
                  </pic:spPr>
                </pic:pic>
              </a:graphicData>
            </a:graphic>
          </wp:inline>
        </w:drawing>
      </w:r>
    </w:p>
    <w:p w:rsidR="005E6F8F" w:rsidRPr="00B77E30" w:rsidRDefault="004E3F65" w:rsidP="004E3F65">
      <w:pPr>
        <w:tabs>
          <w:tab w:val="left" w:pos="2235"/>
        </w:tabs>
        <w:jc w:val="center"/>
        <w:rPr>
          <w:rFonts w:ascii="Arial" w:hAnsi="Arial" w:cs="Arial"/>
          <w:b/>
          <w:sz w:val="24"/>
          <w:szCs w:val="24"/>
          <w:lang w:val="es-CO"/>
        </w:rPr>
      </w:pPr>
      <w:r w:rsidRPr="00B77E30">
        <w:rPr>
          <w:rFonts w:ascii="Arial" w:hAnsi="Arial" w:cs="Arial"/>
          <w:b/>
          <w:sz w:val="24"/>
          <w:szCs w:val="24"/>
          <w:lang w:val="es-CO"/>
        </w:rPr>
        <w:lastRenderedPageBreak/>
        <w:t>14.1 INUNDACIONES</w:t>
      </w:r>
    </w:p>
    <w:p w:rsidR="005E6F8F" w:rsidRPr="00B77E30" w:rsidRDefault="004E3F65" w:rsidP="00862E2A">
      <w:pPr>
        <w:tabs>
          <w:tab w:val="left" w:pos="2235"/>
        </w:tabs>
        <w:rPr>
          <w:rFonts w:ascii="Arial" w:hAnsi="Arial" w:cs="Arial"/>
          <w:sz w:val="24"/>
          <w:szCs w:val="24"/>
          <w:lang w:val="es-CO"/>
        </w:rPr>
      </w:pPr>
      <w:r w:rsidRPr="00B77E30">
        <w:rPr>
          <w:rFonts w:ascii="Arial" w:hAnsi="Arial" w:cs="Arial"/>
          <w:noProof/>
          <w:sz w:val="24"/>
          <w:szCs w:val="24"/>
          <w:lang w:val="es-CO" w:eastAsia="es-CO"/>
        </w:rPr>
        <w:drawing>
          <wp:inline distT="0" distB="0" distL="0" distR="0" wp14:anchorId="26830B30" wp14:editId="0C50F560">
            <wp:extent cx="5124450" cy="6267450"/>
            <wp:effectExtent l="0" t="0" r="0" b="0"/>
            <wp:docPr id="1345" name="Imagen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6267450"/>
                    </a:xfrm>
                    <a:prstGeom prst="rect">
                      <a:avLst/>
                    </a:prstGeom>
                    <a:noFill/>
                    <a:ln>
                      <a:noFill/>
                    </a:ln>
                  </pic:spPr>
                </pic:pic>
              </a:graphicData>
            </a:graphic>
          </wp:inline>
        </w:drawing>
      </w:r>
    </w:p>
    <w:p w:rsidR="00314746" w:rsidRDefault="00314746" w:rsidP="00B74FD8">
      <w:pPr>
        <w:tabs>
          <w:tab w:val="left" w:pos="2235"/>
        </w:tabs>
        <w:jc w:val="center"/>
        <w:rPr>
          <w:rFonts w:ascii="Arial" w:hAnsi="Arial" w:cs="Arial"/>
          <w:b/>
          <w:sz w:val="24"/>
          <w:szCs w:val="24"/>
          <w:lang w:val="es-CO"/>
        </w:rPr>
      </w:pPr>
    </w:p>
    <w:p w:rsidR="005E6F8F" w:rsidRPr="00B77E30" w:rsidRDefault="006E1AF9" w:rsidP="00B74FD8">
      <w:pPr>
        <w:tabs>
          <w:tab w:val="left" w:pos="2235"/>
        </w:tabs>
        <w:jc w:val="center"/>
        <w:rPr>
          <w:rFonts w:ascii="Arial" w:hAnsi="Arial" w:cs="Arial"/>
          <w:sz w:val="24"/>
          <w:szCs w:val="24"/>
          <w:lang w:val="es-CO"/>
        </w:rPr>
      </w:pPr>
      <w:r w:rsidRPr="00B77E30">
        <w:rPr>
          <w:rFonts w:ascii="Arial" w:hAnsi="Arial" w:cs="Arial"/>
          <w:b/>
          <w:sz w:val="24"/>
          <w:szCs w:val="24"/>
          <w:lang w:val="es-CO"/>
        </w:rPr>
        <w:lastRenderedPageBreak/>
        <w:t>14.2 SISMOS TERREMOTOS</w:t>
      </w:r>
    </w:p>
    <w:p w:rsidR="005E6F8F" w:rsidRPr="00B77E30" w:rsidRDefault="000E515A" w:rsidP="00862E2A">
      <w:pPr>
        <w:tabs>
          <w:tab w:val="left" w:pos="2235"/>
        </w:tabs>
        <w:rPr>
          <w:rFonts w:ascii="Arial" w:hAnsi="Arial" w:cs="Arial"/>
          <w:sz w:val="24"/>
          <w:szCs w:val="24"/>
          <w:lang w:val="es-CO"/>
        </w:rPr>
      </w:pPr>
      <w:r w:rsidRPr="00B77E30">
        <w:rPr>
          <w:rFonts w:ascii="Arial" w:hAnsi="Arial" w:cs="Arial"/>
          <w:noProof/>
          <w:sz w:val="24"/>
          <w:szCs w:val="24"/>
          <w:lang w:val="es-CO" w:eastAsia="es-CO"/>
        </w:rPr>
        <w:drawing>
          <wp:inline distT="0" distB="0" distL="0" distR="0" wp14:anchorId="18E21B8D" wp14:editId="3547A220">
            <wp:extent cx="5124450" cy="6267450"/>
            <wp:effectExtent l="0" t="0" r="0" b="0"/>
            <wp:docPr id="1346" name="Imagen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450" cy="6267450"/>
                    </a:xfrm>
                    <a:prstGeom prst="rect">
                      <a:avLst/>
                    </a:prstGeom>
                    <a:noFill/>
                    <a:ln>
                      <a:noFill/>
                    </a:ln>
                  </pic:spPr>
                </pic:pic>
              </a:graphicData>
            </a:graphic>
          </wp:inline>
        </w:drawing>
      </w:r>
    </w:p>
    <w:p w:rsidR="00314746" w:rsidRDefault="00314746" w:rsidP="00686D64">
      <w:pPr>
        <w:tabs>
          <w:tab w:val="left" w:pos="2235"/>
        </w:tabs>
        <w:jc w:val="center"/>
        <w:rPr>
          <w:rFonts w:ascii="Arial" w:hAnsi="Arial" w:cs="Arial"/>
          <w:b/>
          <w:sz w:val="24"/>
          <w:szCs w:val="24"/>
          <w:lang w:val="es-CO"/>
        </w:rPr>
      </w:pPr>
    </w:p>
    <w:p w:rsidR="00686D64" w:rsidRPr="00B77E30" w:rsidRDefault="00686D64" w:rsidP="00686D64">
      <w:pPr>
        <w:tabs>
          <w:tab w:val="left" w:pos="2235"/>
        </w:tabs>
        <w:jc w:val="center"/>
        <w:rPr>
          <w:rFonts w:ascii="Arial" w:hAnsi="Arial" w:cs="Arial"/>
          <w:b/>
          <w:sz w:val="24"/>
          <w:szCs w:val="24"/>
          <w:lang w:val="es-CO"/>
        </w:rPr>
      </w:pPr>
      <w:r w:rsidRPr="00B77E30">
        <w:rPr>
          <w:rFonts w:ascii="Arial" w:hAnsi="Arial" w:cs="Arial"/>
          <w:b/>
          <w:sz w:val="24"/>
          <w:szCs w:val="24"/>
          <w:lang w:val="es-CO"/>
        </w:rPr>
        <w:t>14.3 PRECIPITACIONES (LLUVIAS, GRANIZADAS)</w:t>
      </w:r>
    </w:p>
    <w:p w:rsidR="00686D64" w:rsidRPr="00B77E30" w:rsidRDefault="000E515A" w:rsidP="00862E2A">
      <w:pPr>
        <w:tabs>
          <w:tab w:val="left" w:pos="2235"/>
        </w:tabs>
        <w:rPr>
          <w:rFonts w:ascii="Arial" w:hAnsi="Arial" w:cs="Arial"/>
          <w:sz w:val="24"/>
          <w:szCs w:val="24"/>
          <w:lang w:val="es-CO"/>
        </w:rPr>
      </w:pPr>
      <w:r w:rsidRPr="00B77E30">
        <w:rPr>
          <w:rFonts w:ascii="Arial" w:hAnsi="Arial" w:cs="Arial"/>
          <w:noProof/>
          <w:sz w:val="24"/>
          <w:szCs w:val="24"/>
          <w:lang w:val="es-CO" w:eastAsia="es-CO"/>
        </w:rPr>
        <w:drawing>
          <wp:inline distT="0" distB="0" distL="0" distR="0" wp14:anchorId="18237E6B" wp14:editId="24B58BB7">
            <wp:extent cx="5124450" cy="5715000"/>
            <wp:effectExtent l="0" t="0" r="0" b="0"/>
            <wp:docPr id="1350" name="Imagen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5715000"/>
                    </a:xfrm>
                    <a:prstGeom prst="rect">
                      <a:avLst/>
                    </a:prstGeom>
                    <a:noFill/>
                    <a:ln>
                      <a:noFill/>
                    </a:ln>
                  </pic:spPr>
                </pic:pic>
              </a:graphicData>
            </a:graphic>
          </wp:inline>
        </w:drawing>
      </w:r>
    </w:p>
    <w:p w:rsidR="00686D64" w:rsidRPr="00B77E30" w:rsidRDefault="00686D64" w:rsidP="00686D64">
      <w:pPr>
        <w:rPr>
          <w:rFonts w:ascii="Arial" w:hAnsi="Arial" w:cs="Arial"/>
          <w:sz w:val="24"/>
          <w:szCs w:val="24"/>
          <w:lang w:val="es-CO"/>
        </w:rPr>
      </w:pPr>
    </w:p>
    <w:p w:rsidR="005E6F8F" w:rsidRPr="00B77E30" w:rsidRDefault="00686D64" w:rsidP="00B74FD8">
      <w:pPr>
        <w:tabs>
          <w:tab w:val="left" w:pos="4190"/>
        </w:tabs>
        <w:jc w:val="center"/>
        <w:rPr>
          <w:rFonts w:ascii="Arial" w:hAnsi="Arial" w:cs="Arial"/>
          <w:sz w:val="24"/>
          <w:szCs w:val="24"/>
          <w:lang w:val="es-CO"/>
        </w:rPr>
      </w:pPr>
      <w:r w:rsidRPr="00B77E30">
        <w:rPr>
          <w:rFonts w:ascii="Arial" w:hAnsi="Arial" w:cs="Arial"/>
          <w:b/>
          <w:sz w:val="24"/>
          <w:szCs w:val="24"/>
          <w:lang w:val="es-CO"/>
        </w:rPr>
        <w:lastRenderedPageBreak/>
        <w:t>14.4 AMENAZAS LOCATIVAS</w:t>
      </w:r>
      <w:r w:rsidR="000E515A" w:rsidRPr="00B77E30">
        <w:rPr>
          <w:rFonts w:ascii="Arial" w:hAnsi="Arial" w:cs="Arial"/>
          <w:noProof/>
          <w:sz w:val="24"/>
          <w:szCs w:val="24"/>
          <w:lang w:val="es-CO" w:eastAsia="es-CO"/>
        </w:rPr>
        <w:drawing>
          <wp:inline distT="0" distB="0" distL="0" distR="0" wp14:anchorId="63BDB1D6" wp14:editId="7F5C4E15">
            <wp:extent cx="4955108" cy="6410325"/>
            <wp:effectExtent l="0" t="0" r="0" b="0"/>
            <wp:docPr id="1351" name="Imagen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7067" cy="6412859"/>
                    </a:xfrm>
                    <a:prstGeom prst="rect">
                      <a:avLst/>
                    </a:prstGeom>
                    <a:noFill/>
                    <a:ln>
                      <a:noFill/>
                    </a:ln>
                  </pic:spPr>
                </pic:pic>
              </a:graphicData>
            </a:graphic>
          </wp:inline>
        </w:drawing>
      </w:r>
    </w:p>
    <w:p w:rsidR="00F96CB2" w:rsidRPr="00B77E30" w:rsidRDefault="00F96CB2" w:rsidP="00F96CB2">
      <w:pPr>
        <w:tabs>
          <w:tab w:val="left" w:pos="2235"/>
        </w:tabs>
        <w:jc w:val="center"/>
        <w:rPr>
          <w:rFonts w:ascii="Arial" w:hAnsi="Arial" w:cs="Arial"/>
          <w:b/>
          <w:sz w:val="24"/>
          <w:szCs w:val="24"/>
          <w:lang w:val="es-CO"/>
        </w:rPr>
      </w:pPr>
      <w:r w:rsidRPr="00B77E30">
        <w:rPr>
          <w:rFonts w:ascii="Arial" w:hAnsi="Arial" w:cs="Arial"/>
          <w:b/>
          <w:sz w:val="24"/>
          <w:szCs w:val="24"/>
          <w:lang w:val="es-CO"/>
        </w:rPr>
        <w:lastRenderedPageBreak/>
        <w:t>14.5 MATERIALES PELIGROSOS (EXPLOSIONES, FUGAS, DERRAMES E INCENDIOS)</w:t>
      </w:r>
    </w:p>
    <w:p w:rsidR="00F96CB2" w:rsidRPr="00B77E30" w:rsidRDefault="000E515A" w:rsidP="00862E2A">
      <w:pPr>
        <w:tabs>
          <w:tab w:val="left" w:pos="2235"/>
        </w:tabs>
        <w:rPr>
          <w:rFonts w:ascii="Arial" w:hAnsi="Arial" w:cs="Arial"/>
          <w:sz w:val="24"/>
          <w:szCs w:val="24"/>
          <w:lang w:val="es-CO"/>
        </w:rPr>
      </w:pPr>
      <w:r w:rsidRPr="00B77E30">
        <w:rPr>
          <w:rFonts w:ascii="Arial" w:hAnsi="Arial" w:cs="Arial"/>
          <w:noProof/>
          <w:sz w:val="24"/>
          <w:szCs w:val="24"/>
          <w:lang w:val="es-CO" w:eastAsia="es-CO"/>
        </w:rPr>
        <w:drawing>
          <wp:inline distT="0" distB="0" distL="0" distR="0" wp14:anchorId="132C78B0" wp14:editId="2C1EB18F">
            <wp:extent cx="5124450" cy="6019800"/>
            <wp:effectExtent l="0" t="0" r="0" b="0"/>
            <wp:docPr id="1354" name="Imagen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6019800"/>
                    </a:xfrm>
                    <a:prstGeom prst="rect">
                      <a:avLst/>
                    </a:prstGeom>
                    <a:noFill/>
                    <a:ln>
                      <a:noFill/>
                    </a:ln>
                  </pic:spPr>
                </pic:pic>
              </a:graphicData>
            </a:graphic>
          </wp:inline>
        </w:drawing>
      </w:r>
    </w:p>
    <w:p w:rsidR="000E515A" w:rsidRPr="00B77E30" w:rsidRDefault="00F96CB2" w:rsidP="00B74FD8">
      <w:pPr>
        <w:tabs>
          <w:tab w:val="left" w:pos="2919"/>
        </w:tabs>
        <w:jc w:val="center"/>
        <w:rPr>
          <w:rFonts w:ascii="Arial" w:hAnsi="Arial" w:cs="Arial"/>
          <w:sz w:val="24"/>
          <w:szCs w:val="24"/>
          <w:lang w:val="es-CO"/>
        </w:rPr>
      </w:pPr>
      <w:r w:rsidRPr="00B77E30">
        <w:rPr>
          <w:rFonts w:ascii="Arial" w:hAnsi="Arial" w:cs="Arial"/>
          <w:b/>
          <w:sz w:val="24"/>
          <w:szCs w:val="24"/>
          <w:lang w:val="es-CO"/>
        </w:rPr>
        <w:lastRenderedPageBreak/>
        <w:t xml:space="preserve">14.6 RIESGO PÚBLICO (ROBOS, ATRACOS, ASALTOS, ATENTADOS, DESORDEN </w:t>
      </w:r>
      <w:r w:rsidR="00CF0348" w:rsidRPr="00B77E30">
        <w:rPr>
          <w:rFonts w:ascii="Arial" w:hAnsi="Arial" w:cs="Arial"/>
          <w:noProof/>
          <w:sz w:val="24"/>
          <w:szCs w:val="24"/>
          <w:lang w:val="es-CO" w:eastAsia="es-CO"/>
        </w:rPr>
        <w:drawing>
          <wp:inline distT="0" distB="0" distL="0" distR="0" wp14:anchorId="308E8894" wp14:editId="671A5022">
            <wp:extent cx="5553075" cy="6296025"/>
            <wp:effectExtent l="0" t="0" r="9525" b="0"/>
            <wp:docPr id="1355" name="Imagen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3075" cy="6296025"/>
                    </a:xfrm>
                    <a:prstGeom prst="rect">
                      <a:avLst/>
                    </a:prstGeom>
                    <a:noFill/>
                    <a:ln>
                      <a:noFill/>
                    </a:ln>
                  </pic:spPr>
                </pic:pic>
              </a:graphicData>
            </a:graphic>
          </wp:inline>
        </w:drawing>
      </w:r>
    </w:p>
    <w:p w:rsidR="00314746" w:rsidRDefault="00314746" w:rsidP="00531CD6">
      <w:pPr>
        <w:tabs>
          <w:tab w:val="left" w:pos="2235"/>
        </w:tabs>
        <w:jc w:val="center"/>
        <w:rPr>
          <w:rFonts w:ascii="Arial" w:hAnsi="Arial" w:cs="Arial"/>
          <w:b/>
          <w:sz w:val="24"/>
          <w:szCs w:val="24"/>
          <w:lang w:val="es-CO"/>
        </w:rPr>
      </w:pPr>
    </w:p>
    <w:p w:rsidR="00531CD6" w:rsidRPr="00B77E30" w:rsidRDefault="00531CD6" w:rsidP="00531CD6">
      <w:pPr>
        <w:tabs>
          <w:tab w:val="left" w:pos="2235"/>
        </w:tabs>
        <w:jc w:val="center"/>
        <w:rPr>
          <w:rFonts w:ascii="Arial" w:hAnsi="Arial" w:cs="Arial"/>
          <w:b/>
          <w:sz w:val="24"/>
          <w:szCs w:val="24"/>
          <w:lang w:val="es-CO"/>
        </w:rPr>
      </w:pPr>
      <w:r w:rsidRPr="00B77E30">
        <w:rPr>
          <w:rFonts w:ascii="Arial" w:hAnsi="Arial" w:cs="Arial"/>
          <w:b/>
          <w:sz w:val="24"/>
          <w:szCs w:val="24"/>
          <w:lang w:val="es-CO"/>
        </w:rPr>
        <w:lastRenderedPageBreak/>
        <w:t>14.7 ACCIDENTES LABORALES</w:t>
      </w:r>
    </w:p>
    <w:p w:rsidR="0030673E" w:rsidRPr="00B77E30" w:rsidRDefault="000E515A" w:rsidP="00862E2A">
      <w:pPr>
        <w:tabs>
          <w:tab w:val="left" w:pos="2235"/>
        </w:tabs>
        <w:rPr>
          <w:rFonts w:ascii="Arial" w:hAnsi="Arial" w:cs="Arial"/>
          <w:sz w:val="24"/>
          <w:szCs w:val="24"/>
          <w:lang w:val="es-CO"/>
        </w:rPr>
      </w:pPr>
      <w:r w:rsidRPr="00B77E30">
        <w:rPr>
          <w:rFonts w:ascii="Arial" w:hAnsi="Arial" w:cs="Arial"/>
          <w:noProof/>
          <w:sz w:val="24"/>
          <w:szCs w:val="24"/>
          <w:lang w:val="es-CO" w:eastAsia="es-CO"/>
        </w:rPr>
        <w:drawing>
          <wp:inline distT="0" distB="0" distL="0" distR="0" wp14:anchorId="7781154B" wp14:editId="2E1AE27F">
            <wp:extent cx="5124450" cy="5753100"/>
            <wp:effectExtent l="0" t="0" r="0" b="0"/>
            <wp:docPr id="1356" name="Imagen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450" cy="5753100"/>
                    </a:xfrm>
                    <a:prstGeom prst="rect">
                      <a:avLst/>
                    </a:prstGeom>
                    <a:noFill/>
                    <a:ln>
                      <a:noFill/>
                    </a:ln>
                  </pic:spPr>
                </pic:pic>
              </a:graphicData>
            </a:graphic>
          </wp:inline>
        </w:drawing>
      </w:r>
    </w:p>
    <w:p w:rsidR="0030673E" w:rsidRPr="00B77E30" w:rsidRDefault="0030673E" w:rsidP="0030673E">
      <w:pPr>
        <w:rPr>
          <w:rFonts w:ascii="Arial" w:hAnsi="Arial" w:cs="Arial"/>
          <w:sz w:val="24"/>
          <w:szCs w:val="24"/>
          <w:lang w:val="es-CO"/>
        </w:rPr>
      </w:pPr>
    </w:p>
    <w:p w:rsidR="0030673E" w:rsidRDefault="0030673E" w:rsidP="0030673E">
      <w:pPr>
        <w:rPr>
          <w:rFonts w:ascii="Arial" w:hAnsi="Arial" w:cs="Arial"/>
          <w:sz w:val="24"/>
          <w:szCs w:val="24"/>
          <w:lang w:val="es-CO"/>
        </w:rPr>
      </w:pPr>
    </w:p>
    <w:p w:rsidR="00314746" w:rsidRPr="00B77E30" w:rsidRDefault="00314746" w:rsidP="0030673E">
      <w:pPr>
        <w:rPr>
          <w:rFonts w:ascii="Arial" w:hAnsi="Arial" w:cs="Arial"/>
          <w:sz w:val="24"/>
          <w:szCs w:val="24"/>
          <w:lang w:val="es-CO"/>
        </w:rPr>
      </w:pPr>
    </w:p>
    <w:p w:rsidR="000E515A" w:rsidRPr="00B77E30" w:rsidRDefault="0030673E" w:rsidP="00007385">
      <w:pPr>
        <w:jc w:val="center"/>
        <w:rPr>
          <w:rFonts w:ascii="Arial" w:hAnsi="Arial" w:cs="Arial"/>
          <w:sz w:val="24"/>
          <w:szCs w:val="24"/>
          <w:lang w:val="es-CO"/>
        </w:rPr>
      </w:pPr>
      <w:r w:rsidRPr="00B77E30">
        <w:rPr>
          <w:rFonts w:ascii="Arial" w:hAnsi="Arial" w:cs="Arial"/>
          <w:b/>
          <w:sz w:val="24"/>
          <w:szCs w:val="24"/>
          <w:lang w:val="es-CO"/>
        </w:rPr>
        <w:t>14.8 ACCIDENTE DE TRANSITO</w:t>
      </w:r>
      <w:r w:rsidR="00CA22EE" w:rsidRPr="00B77E30">
        <w:rPr>
          <w:rFonts w:ascii="Arial" w:hAnsi="Arial" w:cs="Arial"/>
          <w:noProof/>
          <w:sz w:val="24"/>
          <w:szCs w:val="24"/>
          <w:lang w:val="es-CO" w:eastAsia="es-CO"/>
        </w:rPr>
        <w:drawing>
          <wp:inline distT="0" distB="0" distL="0" distR="0" wp14:anchorId="586FEC8A" wp14:editId="58D25222">
            <wp:extent cx="5124450" cy="6334125"/>
            <wp:effectExtent l="0" t="0" r="0" b="0"/>
            <wp:docPr id="1357" name="Imagen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50" cy="6334125"/>
                    </a:xfrm>
                    <a:prstGeom prst="rect">
                      <a:avLst/>
                    </a:prstGeom>
                    <a:noFill/>
                    <a:ln>
                      <a:noFill/>
                    </a:ln>
                  </pic:spPr>
                </pic:pic>
              </a:graphicData>
            </a:graphic>
          </wp:inline>
        </w:drawing>
      </w:r>
    </w:p>
    <w:p w:rsidR="00314746" w:rsidRDefault="00314746" w:rsidP="0030673E">
      <w:pPr>
        <w:pStyle w:val="Textoindependiente"/>
        <w:jc w:val="center"/>
        <w:rPr>
          <w:rFonts w:ascii="Arial" w:hAnsi="Arial" w:cs="Arial"/>
          <w:b/>
          <w:sz w:val="24"/>
          <w:szCs w:val="24"/>
        </w:rPr>
      </w:pPr>
      <w:bookmarkStart w:id="61" w:name="_Toc471563029"/>
      <w:bookmarkStart w:id="62" w:name="_Toc486078539"/>
      <w:bookmarkStart w:id="63" w:name="_Toc514406835"/>
    </w:p>
    <w:p w:rsidR="00CA22EE" w:rsidRPr="00B77E30" w:rsidRDefault="0030673E" w:rsidP="0030673E">
      <w:pPr>
        <w:pStyle w:val="Textoindependiente"/>
        <w:jc w:val="center"/>
        <w:rPr>
          <w:rFonts w:ascii="Arial" w:hAnsi="Arial" w:cs="Arial"/>
          <w:b/>
          <w:sz w:val="24"/>
          <w:szCs w:val="24"/>
        </w:rPr>
      </w:pPr>
      <w:r w:rsidRPr="00B77E30">
        <w:rPr>
          <w:rFonts w:ascii="Arial" w:hAnsi="Arial" w:cs="Arial"/>
          <w:b/>
          <w:sz w:val="24"/>
          <w:szCs w:val="24"/>
        </w:rPr>
        <w:t>15</w:t>
      </w:r>
      <w:r w:rsidR="00CA22EE" w:rsidRPr="00B77E30">
        <w:rPr>
          <w:rFonts w:ascii="Arial" w:hAnsi="Arial" w:cs="Arial"/>
          <w:b/>
          <w:sz w:val="24"/>
          <w:szCs w:val="24"/>
        </w:rPr>
        <w:t>. ACTIVIDADES PARA LA REDUCCCIÓN DEL RIESGO</w:t>
      </w:r>
    </w:p>
    <w:p w:rsidR="00CA22EE" w:rsidRPr="00B77E30" w:rsidRDefault="00CA22EE" w:rsidP="00CA22EE">
      <w:pPr>
        <w:pStyle w:val="Ttulo1"/>
        <w:numPr>
          <w:ilvl w:val="0"/>
          <w:numId w:val="0"/>
        </w:numPr>
        <w:jc w:val="left"/>
        <w:rPr>
          <w:rFonts w:ascii="Arial" w:hAnsi="Arial" w:cs="Arial"/>
          <w:b w:val="0"/>
          <w:szCs w:val="24"/>
        </w:rPr>
      </w:pPr>
    </w:p>
    <w:p w:rsidR="00CA22EE" w:rsidRPr="00B77E30" w:rsidRDefault="0030673E" w:rsidP="00CA22EE">
      <w:pPr>
        <w:pStyle w:val="Ttulo1"/>
        <w:jc w:val="left"/>
        <w:rPr>
          <w:rFonts w:ascii="Arial" w:hAnsi="Arial" w:cs="Arial"/>
          <w:iCs/>
          <w:szCs w:val="24"/>
        </w:rPr>
      </w:pPr>
      <w:r w:rsidRPr="00B77E30">
        <w:rPr>
          <w:rFonts w:ascii="Arial" w:hAnsi="Arial" w:cs="Arial"/>
          <w:iCs/>
          <w:szCs w:val="24"/>
        </w:rPr>
        <w:t xml:space="preserve">15.1. </w:t>
      </w:r>
      <w:r w:rsidR="00CA22EE" w:rsidRPr="00B77E30">
        <w:rPr>
          <w:rFonts w:ascii="Arial" w:hAnsi="Arial" w:cs="Arial"/>
          <w:iCs/>
          <w:szCs w:val="24"/>
        </w:rPr>
        <w:t xml:space="preserve">PLAN DE ACTIVIDADES FORMATIVAS </w:t>
      </w:r>
    </w:p>
    <w:p w:rsidR="00CA22EE" w:rsidRPr="00B77E30" w:rsidRDefault="00CA22EE" w:rsidP="00CA22EE">
      <w:pPr>
        <w:pStyle w:val="Textoindependiente"/>
        <w:rPr>
          <w:rFonts w:ascii="Arial" w:hAnsi="Arial" w:cs="Arial"/>
          <w:sz w:val="24"/>
          <w:szCs w:val="24"/>
          <w:lang w:val="es-CO"/>
        </w:rPr>
      </w:pPr>
      <w:r w:rsidRPr="00B77E30">
        <w:rPr>
          <w:rFonts w:ascii="Arial" w:hAnsi="Arial" w:cs="Arial"/>
          <w:sz w:val="24"/>
          <w:szCs w:val="24"/>
          <w:lang w:val="es-CO"/>
        </w:rPr>
        <w:t>El programa de capacitación para el personal busca entrenar a los funcionarios en acciones de prevención, respuesta, control y recuperación ante casos de emergencia.</w:t>
      </w:r>
      <w:r w:rsidR="004F4039" w:rsidRPr="00B77E30">
        <w:rPr>
          <w:rFonts w:ascii="Arial" w:hAnsi="Arial" w:cs="Arial"/>
          <w:sz w:val="24"/>
          <w:szCs w:val="24"/>
          <w:lang w:val="es-CO"/>
        </w:rPr>
        <w:t xml:space="preserve"> </w:t>
      </w:r>
      <w:r w:rsidRPr="00B77E30">
        <w:rPr>
          <w:rFonts w:ascii="Arial" w:hAnsi="Arial" w:cs="Arial"/>
          <w:sz w:val="24"/>
          <w:szCs w:val="24"/>
          <w:lang w:val="es-CO"/>
        </w:rPr>
        <w:t>Este programa se desarrolla con la colaboración de personal capacitado de la Administración Municipal, la administradora de riesgos laborales o de organismos externos de socorro.</w:t>
      </w:r>
    </w:p>
    <w:p w:rsidR="00CA22EE" w:rsidRPr="00B77E30" w:rsidRDefault="00CA22EE" w:rsidP="00CA22EE">
      <w:pPr>
        <w:pStyle w:val="Textoindependiente"/>
        <w:rPr>
          <w:rFonts w:ascii="Arial" w:hAnsi="Arial" w:cs="Arial"/>
          <w:b/>
          <w:sz w:val="24"/>
          <w:szCs w:val="24"/>
          <w:lang w:val="es-CO"/>
        </w:rPr>
      </w:pPr>
      <w:r w:rsidRPr="00B77E30">
        <w:rPr>
          <w:rFonts w:ascii="Arial" w:hAnsi="Arial" w:cs="Arial"/>
          <w:sz w:val="24"/>
          <w:szCs w:val="24"/>
          <w:lang w:val="es-CO"/>
        </w:rPr>
        <w:t xml:space="preserve">Las acciones educativas son la herramienta que permite al personal conocer el comportamiento frente a cada situación, fortaleciendo los criterios de seguridad para toda la </w:t>
      </w:r>
      <w:r w:rsidR="004F4039" w:rsidRPr="00B77E30">
        <w:rPr>
          <w:rFonts w:ascii="Arial" w:hAnsi="Arial" w:cs="Arial"/>
          <w:sz w:val="24"/>
          <w:szCs w:val="24"/>
        </w:rPr>
        <w:t>Zona Franca Internacional de Pereira</w:t>
      </w:r>
      <w:r w:rsidRPr="00B77E30">
        <w:rPr>
          <w:rFonts w:ascii="Arial" w:hAnsi="Arial" w:cs="Arial"/>
          <w:b/>
          <w:sz w:val="24"/>
          <w:szCs w:val="24"/>
          <w:lang w:val="es-CO"/>
        </w:rPr>
        <w:t>.</w:t>
      </w:r>
    </w:p>
    <w:p w:rsidR="00CA22EE" w:rsidRPr="00B77E30" w:rsidRDefault="00CA22EE" w:rsidP="00CA22EE">
      <w:pPr>
        <w:jc w:val="both"/>
        <w:rPr>
          <w:rFonts w:ascii="Arial" w:hAnsi="Arial" w:cs="Arial"/>
          <w:sz w:val="24"/>
          <w:szCs w:val="24"/>
        </w:rPr>
      </w:pPr>
      <w:r w:rsidRPr="00B77E30">
        <w:rPr>
          <w:rFonts w:ascii="Arial" w:hAnsi="Arial" w:cs="Arial"/>
          <w:sz w:val="24"/>
          <w:szCs w:val="24"/>
        </w:rPr>
        <w:t>Para la formación del personal en preparativos para emergencias, se requiere el desarrollo de las siguientes acciones educativas.</w:t>
      </w:r>
    </w:p>
    <w:tbl>
      <w:tblPr>
        <w:tblW w:w="9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5"/>
        <w:gridCol w:w="5611"/>
      </w:tblGrid>
      <w:tr w:rsidR="004F4039" w:rsidRPr="00B77E30" w:rsidTr="001A312E">
        <w:trPr>
          <w:trHeight w:val="511"/>
          <w:jc w:val="center"/>
        </w:trPr>
        <w:tc>
          <w:tcPr>
            <w:tcW w:w="3935" w:type="dxa"/>
            <w:shd w:val="clear" w:color="auto" w:fill="000000"/>
          </w:tcPr>
          <w:p w:rsidR="004F4039" w:rsidRPr="00B77E30" w:rsidRDefault="004F4039" w:rsidP="002A2A5F">
            <w:pPr>
              <w:jc w:val="center"/>
              <w:rPr>
                <w:rFonts w:ascii="Arial" w:hAnsi="Arial" w:cs="Arial"/>
                <w:b/>
                <w:color w:val="FFFFFF"/>
                <w:sz w:val="24"/>
                <w:szCs w:val="24"/>
              </w:rPr>
            </w:pPr>
            <w:r w:rsidRPr="00B77E30">
              <w:rPr>
                <w:rFonts w:ascii="Arial" w:hAnsi="Arial" w:cs="Arial"/>
                <w:b/>
                <w:color w:val="FFFFFF"/>
                <w:sz w:val="24"/>
                <w:szCs w:val="24"/>
              </w:rPr>
              <w:t>Población objeto</w:t>
            </w:r>
          </w:p>
        </w:tc>
        <w:tc>
          <w:tcPr>
            <w:tcW w:w="5611" w:type="dxa"/>
            <w:shd w:val="clear" w:color="auto" w:fill="000000"/>
          </w:tcPr>
          <w:p w:rsidR="004F4039" w:rsidRPr="00B77E30" w:rsidRDefault="004F4039" w:rsidP="002A2A5F">
            <w:pPr>
              <w:jc w:val="center"/>
              <w:rPr>
                <w:rFonts w:ascii="Arial" w:hAnsi="Arial" w:cs="Arial"/>
                <w:b/>
                <w:color w:val="FFFFFF"/>
                <w:sz w:val="24"/>
                <w:szCs w:val="24"/>
              </w:rPr>
            </w:pPr>
            <w:r w:rsidRPr="00B77E30">
              <w:rPr>
                <w:rFonts w:ascii="Arial" w:hAnsi="Arial" w:cs="Arial"/>
                <w:b/>
                <w:color w:val="FFFFFF"/>
                <w:sz w:val="24"/>
                <w:szCs w:val="24"/>
              </w:rPr>
              <w:t>Temas a desarrollar</w:t>
            </w:r>
          </w:p>
        </w:tc>
      </w:tr>
      <w:tr w:rsidR="004F4039" w:rsidRPr="00B77E30" w:rsidTr="001A312E">
        <w:trPr>
          <w:trHeight w:val="918"/>
          <w:jc w:val="center"/>
        </w:trPr>
        <w:tc>
          <w:tcPr>
            <w:tcW w:w="3935" w:type="dxa"/>
          </w:tcPr>
          <w:p w:rsidR="004F4039" w:rsidRPr="00B77E30" w:rsidRDefault="004F4039" w:rsidP="002A2A5F">
            <w:pPr>
              <w:jc w:val="center"/>
              <w:rPr>
                <w:rFonts w:ascii="Arial" w:hAnsi="Arial" w:cs="Arial"/>
                <w:b/>
                <w:sz w:val="24"/>
                <w:szCs w:val="24"/>
              </w:rPr>
            </w:pPr>
            <w:r w:rsidRPr="00B77E30">
              <w:rPr>
                <w:rFonts w:ascii="Arial" w:hAnsi="Arial" w:cs="Arial"/>
                <w:b/>
                <w:sz w:val="24"/>
                <w:szCs w:val="24"/>
              </w:rPr>
              <w:t>Comité de Emergencias</w:t>
            </w:r>
          </w:p>
        </w:tc>
        <w:tc>
          <w:tcPr>
            <w:tcW w:w="5611" w:type="dxa"/>
          </w:tcPr>
          <w:p w:rsidR="004F4039" w:rsidRPr="00B77E30" w:rsidRDefault="004F4039" w:rsidP="00EB53D8">
            <w:pPr>
              <w:numPr>
                <w:ilvl w:val="0"/>
                <w:numId w:val="77"/>
              </w:numPr>
              <w:spacing w:after="0" w:line="240" w:lineRule="auto"/>
              <w:jc w:val="both"/>
              <w:rPr>
                <w:rFonts w:ascii="Arial" w:hAnsi="Arial" w:cs="Arial"/>
                <w:bCs/>
                <w:iCs/>
                <w:sz w:val="24"/>
                <w:szCs w:val="24"/>
              </w:rPr>
            </w:pPr>
            <w:r w:rsidRPr="00B77E30">
              <w:rPr>
                <w:rFonts w:ascii="Arial" w:hAnsi="Arial" w:cs="Arial"/>
                <w:bCs/>
                <w:iCs/>
                <w:sz w:val="24"/>
                <w:szCs w:val="24"/>
              </w:rPr>
              <w:t xml:space="preserve">Diseño de planes de emergencias </w:t>
            </w:r>
          </w:p>
          <w:p w:rsidR="004F4039" w:rsidRPr="00B77E30" w:rsidRDefault="004F4039" w:rsidP="00EB53D8">
            <w:pPr>
              <w:numPr>
                <w:ilvl w:val="0"/>
                <w:numId w:val="77"/>
              </w:numPr>
              <w:spacing w:after="0" w:line="240" w:lineRule="auto"/>
              <w:jc w:val="both"/>
              <w:rPr>
                <w:rFonts w:ascii="Arial" w:hAnsi="Arial" w:cs="Arial"/>
                <w:bCs/>
                <w:iCs/>
                <w:sz w:val="24"/>
                <w:szCs w:val="24"/>
              </w:rPr>
            </w:pPr>
            <w:r w:rsidRPr="00B77E30">
              <w:rPr>
                <w:rFonts w:ascii="Arial" w:hAnsi="Arial" w:cs="Arial"/>
                <w:bCs/>
                <w:iCs/>
                <w:sz w:val="24"/>
                <w:szCs w:val="24"/>
              </w:rPr>
              <w:t>Sistema de Comando de Incidentes</w:t>
            </w:r>
          </w:p>
          <w:p w:rsidR="004F4039" w:rsidRPr="00B77E30" w:rsidRDefault="004F4039" w:rsidP="00EB53D8">
            <w:pPr>
              <w:numPr>
                <w:ilvl w:val="0"/>
                <w:numId w:val="77"/>
              </w:numPr>
              <w:spacing w:after="0" w:line="240" w:lineRule="auto"/>
              <w:jc w:val="both"/>
              <w:rPr>
                <w:rFonts w:ascii="Arial" w:hAnsi="Arial" w:cs="Arial"/>
                <w:bCs/>
                <w:iCs/>
                <w:sz w:val="24"/>
                <w:szCs w:val="24"/>
              </w:rPr>
            </w:pPr>
            <w:r w:rsidRPr="00B77E30">
              <w:rPr>
                <w:rFonts w:ascii="Arial" w:hAnsi="Arial" w:cs="Arial"/>
                <w:bCs/>
                <w:iCs/>
                <w:sz w:val="24"/>
                <w:szCs w:val="24"/>
              </w:rPr>
              <w:t xml:space="preserve">Procedimientos en caso de emergencias </w:t>
            </w:r>
          </w:p>
        </w:tc>
      </w:tr>
      <w:tr w:rsidR="004F4039" w:rsidRPr="00B77E30" w:rsidTr="001A312E">
        <w:trPr>
          <w:trHeight w:val="1115"/>
          <w:jc w:val="center"/>
        </w:trPr>
        <w:tc>
          <w:tcPr>
            <w:tcW w:w="3935" w:type="dxa"/>
          </w:tcPr>
          <w:p w:rsidR="001A312E" w:rsidRDefault="001A312E" w:rsidP="002A2A5F">
            <w:pPr>
              <w:jc w:val="center"/>
              <w:rPr>
                <w:rFonts w:ascii="Arial" w:hAnsi="Arial" w:cs="Arial"/>
                <w:b/>
                <w:sz w:val="24"/>
                <w:szCs w:val="24"/>
              </w:rPr>
            </w:pPr>
          </w:p>
          <w:p w:rsidR="001A312E" w:rsidRDefault="001A312E" w:rsidP="002A2A5F">
            <w:pPr>
              <w:jc w:val="center"/>
              <w:rPr>
                <w:rFonts w:ascii="Arial" w:hAnsi="Arial" w:cs="Arial"/>
                <w:b/>
                <w:sz w:val="24"/>
                <w:szCs w:val="24"/>
              </w:rPr>
            </w:pPr>
          </w:p>
          <w:p w:rsidR="004F4039" w:rsidRPr="00B77E30" w:rsidRDefault="004F4039" w:rsidP="002A2A5F">
            <w:pPr>
              <w:jc w:val="center"/>
              <w:rPr>
                <w:rFonts w:ascii="Arial" w:hAnsi="Arial" w:cs="Arial"/>
                <w:b/>
                <w:sz w:val="24"/>
                <w:szCs w:val="24"/>
              </w:rPr>
            </w:pPr>
            <w:r w:rsidRPr="00B77E30">
              <w:rPr>
                <w:rFonts w:ascii="Arial" w:hAnsi="Arial" w:cs="Arial"/>
                <w:b/>
                <w:sz w:val="24"/>
                <w:szCs w:val="24"/>
              </w:rPr>
              <w:t>Brigada de emergencias</w:t>
            </w:r>
          </w:p>
        </w:tc>
        <w:tc>
          <w:tcPr>
            <w:tcW w:w="5611" w:type="dxa"/>
          </w:tcPr>
          <w:p w:rsidR="004F4039" w:rsidRPr="00B41446" w:rsidRDefault="004F4039" w:rsidP="00EB53D8">
            <w:pPr>
              <w:pStyle w:val="Prrafodelista"/>
              <w:numPr>
                <w:ilvl w:val="0"/>
                <w:numId w:val="77"/>
              </w:numPr>
              <w:jc w:val="both"/>
              <w:rPr>
                <w:rFonts w:ascii="Arial" w:hAnsi="Arial" w:cs="Arial"/>
                <w:bCs/>
                <w:iCs/>
                <w:sz w:val="24"/>
                <w:szCs w:val="24"/>
              </w:rPr>
            </w:pPr>
            <w:r w:rsidRPr="00B41446">
              <w:rPr>
                <w:rFonts w:ascii="Arial" w:hAnsi="Arial" w:cs="Arial"/>
                <w:bCs/>
                <w:iCs/>
                <w:sz w:val="24"/>
                <w:szCs w:val="24"/>
              </w:rPr>
              <w:t xml:space="preserve">Primeros Auxilios                             </w:t>
            </w:r>
          </w:p>
          <w:p w:rsidR="004F4039" w:rsidRPr="00B41446" w:rsidRDefault="004F4039" w:rsidP="00EB53D8">
            <w:pPr>
              <w:pStyle w:val="Prrafodelista"/>
              <w:numPr>
                <w:ilvl w:val="0"/>
                <w:numId w:val="77"/>
              </w:numPr>
              <w:jc w:val="both"/>
              <w:rPr>
                <w:rFonts w:ascii="Arial" w:hAnsi="Arial" w:cs="Arial"/>
                <w:bCs/>
                <w:iCs/>
                <w:sz w:val="24"/>
                <w:szCs w:val="24"/>
              </w:rPr>
            </w:pPr>
            <w:r w:rsidRPr="00B41446">
              <w:rPr>
                <w:rFonts w:ascii="Arial" w:hAnsi="Arial" w:cs="Arial"/>
                <w:bCs/>
                <w:iCs/>
                <w:sz w:val="24"/>
                <w:szCs w:val="24"/>
              </w:rPr>
              <w:t xml:space="preserve">Control y prevención del fuego         </w:t>
            </w:r>
          </w:p>
          <w:p w:rsidR="004F4039" w:rsidRPr="00B41446" w:rsidRDefault="004F4039" w:rsidP="00EB53D8">
            <w:pPr>
              <w:pStyle w:val="Prrafodelista"/>
              <w:numPr>
                <w:ilvl w:val="0"/>
                <w:numId w:val="77"/>
              </w:numPr>
              <w:jc w:val="both"/>
              <w:rPr>
                <w:rFonts w:ascii="Arial" w:hAnsi="Arial" w:cs="Arial"/>
                <w:bCs/>
                <w:iCs/>
                <w:sz w:val="24"/>
                <w:szCs w:val="24"/>
              </w:rPr>
            </w:pPr>
            <w:r w:rsidRPr="00B41446">
              <w:rPr>
                <w:rFonts w:ascii="Arial" w:hAnsi="Arial" w:cs="Arial"/>
                <w:bCs/>
                <w:iCs/>
                <w:sz w:val="24"/>
                <w:szCs w:val="24"/>
              </w:rPr>
              <w:t>Técnicas de rescate básico</w:t>
            </w:r>
          </w:p>
          <w:p w:rsidR="004F4039" w:rsidRPr="00B41446" w:rsidRDefault="004F4039" w:rsidP="00EB53D8">
            <w:pPr>
              <w:pStyle w:val="Prrafodelista"/>
              <w:numPr>
                <w:ilvl w:val="0"/>
                <w:numId w:val="77"/>
              </w:numPr>
              <w:jc w:val="both"/>
              <w:rPr>
                <w:rFonts w:ascii="Arial" w:hAnsi="Arial" w:cs="Arial"/>
                <w:bCs/>
                <w:iCs/>
                <w:sz w:val="24"/>
                <w:szCs w:val="24"/>
              </w:rPr>
            </w:pPr>
            <w:r w:rsidRPr="00B41446">
              <w:rPr>
                <w:rFonts w:ascii="Arial" w:hAnsi="Arial" w:cs="Arial"/>
                <w:bCs/>
                <w:iCs/>
                <w:sz w:val="24"/>
                <w:szCs w:val="24"/>
              </w:rPr>
              <w:t>Sistema de comando de incidentes</w:t>
            </w:r>
          </w:p>
          <w:p w:rsidR="004F4039" w:rsidRPr="00B41446" w:rsidRDefault="004F4039" w:rsidP="00EB53D8">
            <w:pPr>
              <w:pStyle w:val="Prrafodelista"/>
              <w:numPr>
                <w:ilvl w:val="0"/>
                <w:numId w:val="77"/>
              </w:numPr>
              <w:jc w:val="both"/>
              <w:rPr>
                <w:rFonts w:ascii="Arial" w:hAnsi="Arial" w:cs="Arial"/>
                <w:bCs/>
                <w:iCs/>
                <w:sz w:val="24"/>
                <w:szCs w:val="24"/>
              </w:rPr>
            </w:pPr>
            <w:r w:rsidRPr="00B41446">
              <w:rPr>
                <w:rFonts w:ascii="Arial" w:hAnsi="Arial" w:cs="Arial"/>
                <w:bCs/>
                <w:iCs/>
                <w:sz w:val="24"/>
                <w:szCs w:val="24"/>
              </w:rPr>
              <w:t>PRIMAP</w:t>
            </w:r>
          </w:p>
          <w:p w:rsidR="004F4039" w:rsidRPr="001A312E" w:rsidRDefault="004F4039" w:rsidP="00B41446">
            <w:pPr>
              <w:pStyle w:val="Prrafodelista"/>
              <w:numPr>
                <w:ilvl w:val="0"/>
                <w:numId w:val="77"/>
              </w:numPr>
              <w:jc w:val="both"/>
              <w:rPr>
                <w:rFonts w:ascii="Arial" w:hAnsi="Arial" w:cs="Arial"/>
                <w:bCs/>
                <w:iCs/>
                <w:sz w:val="24"/>
                <w:szCs w:val="24"/>
              </w:rPr>
            </w:pPr>
            <w:r w:rsidRPr="00B41446">
              <w:rPr>
                <w:rFonts w:ascii="Arial" w:hAnsi="Arial" w:cs="Arial"/>
                <w:bCs/>
                <w:iCs/>
                <w:sz w:val="24"/>
                <w:szCs w:val="24"/>
              </w:rPr>
              <w:t xml:space="preserve">Procedimientos operativos normalizados          </w:t>
            </w:r>
          </w:p>
        </w:tc>
      </w:tr>
      <w:tr w:rsidR="004F4039" w:rsidRPr="00B77E30" w:rsidTr="001A312E">
        <w:trPr>
          <w:trHeight w:val="492"/>
          <w:jc w:val="center"/>
        </w:trPr>
        <w:tc>
          <w:tcPr>
            <w:tcW w:w="3935" w:type="dxa"/>
          </w:tcPr>
          <w:p w:rsidR="004F4039" w:rsidRPr="00B77E30" w:rsidRDefault="004F4039" w:rsidP="002A2A5F">
            <w:pPr>
              <w:jc w:val="center"/>
              <w:rPr>
                <w:rFonts w:ascii="Arial" w:hAnsi="Arial" w:cs="Arial"/>
                <w:b/>
                <w:sz w:val="24"/>
                <w:szCs w:val="24"/>
              </w:rPr>
            </w:pPr>
            <w:r w:rsidRPr="00B77E30">
              <w:rPr>
                <w:rFonts w:ascii="Arial" w:hAnsi="Arial" w:cs="Arial"/>
                <w:b/>
                <w:sz w:val="24"/>
                <w:szCs w:val="24"/>
              </w:rPr>
              <w:t>Líderes de evacuación</w:t>
            </w:r>
          </w:p>
        </w:tc>
        <w:tc>
          <w:tcPr>
            <w:tcW w:w="5611" w:type="dxa"/>
          </w:tcPr>
          <w:p w:rsidR="004F4039" w:rsidRPr="00B41446" w:rsidRDefault="004F4039" w:rsidP="00EB53D8">
            <w:pPr>
              <w:pStyle w:val="Prrafodelista"/>
              <w:numPr>
                <w:ilvl w:val="0"/>
                <w:numId w:val="77"/>
              </w:numPr>
              <w:jc w:val="both"/>
              <w:rPr>
                <w:rFonts w:ascii="Arial" w:hAnsi="Arial" w:cs="Arial"/>
                <w:bCs/>
                <w:iCs/>
                <w:sz w:val="24"/>
                <w:szCs w:val="24"/>
              </w:rPr>
            </w:pPr>
            <w:r w:rsidRPr="00B41446">
              <w:rPr>
                <w:rFonts w:ascii="Arial" w:hAnsi="Arial" w:cs="Arial"/>
                <w:bCs/>
                <w:iCs/>
                <w:sz w:val="24"/>
                <w:szCs w:val="24"/>
              </w:rPr>
              <w:t xml:space="preserve">Sistema interno de evacuación          </w:t>
            </w:r>
          </w:p>
          <w:p w:rsidR="004F4039" w:rsidRPr="001A312E" w:rsidRDefault="004F4039" w:rsidP="00B41446">
            <w:pPr>
              <w:pStyle w:val="Prrafodelista"/>
              <w:numPr>
                <w:ilvl w:val="0"/>
                <w:numId w:val="77"/>
              </w:numPr>
              <w:jc w:val="both"/>
              <w:rPr>
                <w:rFonts w:ascii="Arial" w:hAnsi="Arial" w:cs="Arial"/>
                <w:bCs/>
                <w:iCs/>
                <w:sz w:val="24"/>
                <w:szCs w:val="24"/>
              </w:rPr>
            </w:pPr>
            <w:r w:rsidRPr="00B41446">
              <w:rPr>
                <w:rFonts w:ascii="Arial" w:hAnsi="Arial" w:cs="Arial"/>
                <w:bCs/>
                <w:iCs/>
                <w:sz w:val="24"/>
                <w:szCs w:val="24"/>
              </w:rPr>
              <w:t>Procedimientos en caso de emergencias</w:t>
            </w:r>
          </w:p>
        </w:tc>
      </w:tr>
      <w:tr w:rsidR="004F4039" w:rsidRPr="00B77E30" w:rsidTr="001A312E">
        <w:trPr>
          <w:trHeight w:val="246"/>
          <w:jc w:val="center"/>
        </w:trPr>
        <w:tc>
          <w:tcPr>
            <w:tcW w:w="3935" w:type="dxa"/>
          </w:tcPr>
          <w:p w:rsidR="004F4039" w:rsidRPr="00B77E30" w:rsidRDefault="004F4039" w:rsidP="001A312E">
            <w:pPr>
              <w:jc w:val="center"/>
              <w:rPr>
                <w:rFonts w:ascii="Arial" w:hAnsi="Arial" w:cs="Arial"/>
                <w:b/>
                <w:sz w:val="24"/>
                <w:szCs w:val="24"/>
              </w:rPr>
            </w:pPr>
            <w:r w:rsidRPr="00B77E30">
              <w:rPr>
                <w:rFonts w:ascii="Arial" w:hAnsi="Arial" w:cs="Arial"/>
                <w:b/>
                <w:sz w:val="24"/>
                <w:szCs w:val="24"/>
              </w:rPr>
              <w:t xml:space="preserve"> </w:t>
            </w:r>
            <w:r w:rsidR="001A312E">
              <w:rPr>
                <w:rFonts w:ascii="Arial" w:hAnsi="Arial" w:cs="Arial"/>
                <w:b/>
                <w:sz w:val="24"/>
                <w:szCs w:val="24"/>
              </w:rPr>
              <w:t>T</w:t>
            </w:r>
            <w:r w:rsidRPr="00B77E30">
              <w:rPr>
                <w:rFonts w:ascii="Arial" w:hAnsi="Arial" w:cs="Arial"/>
                <w:b/>
                <w:sz w:val="24"/>
                <w:szCs w:val="24"/>
              </w:rPr>
              <w:t>rabajadores, contratistas y visitantes</w:t>
            </w:r>
          </w:p>
        </w:tc>
        <w:tc>
          <w:tcPr>
            <w:tcW w:w="5611" w:type="dxa"/>
          </w:tcPr>
          <w:p w:rsidR="004F4039" w:rsidRPr="00B41446" w:rsidRDefault="004F4039" w:rsidP="00EB53D8">
            <w:pPr>
              <w:pStyle w:val="Prrafodelista"/>
              <w:numPr>
                <w:ilvl w:val="0"/>
                <w:numId w:val="77"/>
              </w:numPr>
              <w:jc w:val="both"/>
              <w:rPr>
                <w:rFonts w:ascii="Arial" w:hAnsi="Arial" w:cs="Arial"/>
                <w:bCs/>
                <w:iCs/>
                <w:sz w:val="24"/>
                <w:szCs w:val="24"/>
              </w:rPr>
            </w:pPr>
            <w:r w:rsidRPr="00B41446">
              <w:rPr>
                <w:rFonts w:ascii="Arial" w:hAnsi="Arial" w:cs="Arial"/>
                <w:bCs/>
                <w:iCs/>
                <w:sz w:val="24"/>
                <w:szCs w:val="24"/>
              </w:rPr>
              <w:t>Procedimientos en caso de emergencias</w:t>
            </w:r>
          </w:p>
          <w:p w:rsidR="004F4039" w:rsidRPr="00B77E30" w:rsidRDefault="004F4039" w:rsidP="00B41446">
            <w:pPr>
              <w:jc w:val="both"/>
              <w:rPr>
                <w:rFonts w:ascii="Arial" w:hAnsi="Arial" w:cs="Arial"/>
                <w:sz w:val="24"/>
                <w:szCs w:val="24"/>
              </w:rPr>
            </w:pPr>
          </w:p>
        </w:tc>
      </w:tr>
    </w:tbl>
    <w:p w:rsidR="00CA22EE" w:rsidRPr="00B77E30" w:rsidRDefault="00CA22EE" w:rsidP="00CA22EE">
      <w:pPr>
        <w:pStyle w:val="Ttulo1"/>
        <w:numPr>
          <w:ilvl w:val="0"/>
          <w:numId w:val="0"/>
        </w:numPr>
        <w:suppressAutoHyphens w:val="0"/>
        <w:ind w:left="426"/>
        <w:jc w:val="left"/>
        <w:rPr>
          <w:rFonts w:ascii="Arial" w:hAnsi="Arial" w:cs="Arial"/>
          <w:color w:val="000000"/>
          <w:szCs w:val="24"/>
        </w:rPr>
      </w:pPr>
    </w:p>
    <w:p w:rsidR="006D099D" w:rsidRPr="00B77E30" w:rsidRDefault="0030673E" w:rsidP="0030673E">
      <w:pPr>
        <w:rPr>
          <w:rFonts w:ascii="Arial" w:hAnsi="Arial" w:cs="Arial"/>
          <w:b/>
          <w:bCs/>
          <w:sz w:val="24"/>
          <w:szCs w:val="24"/>
        </w:rPr>
      </w:pPr>
      <w:r w:rsidRPr="00B77E30">
        <w:rPr>
          <w:rFonts w:ascii="Arial" w:hAnsi="Arial" w:cs="Arial"/>
          <w:b/>
          <w:bCs/>
          <w:sz w:val="24"/>
          <w:szCs w:val="24"/>
        </w:rPr>
        <w:t>15.2. ACCIONES PREVENTIVAS</w:t>
      </w:r>
    </w:p>
    <w:p w:rsidR="006D099D" w:rsidRPr="00B77E30" w:rsidRDefault="0030673E" w:rsidP="0030673E">
      <w:pPr>
        <w:jc w:val="both"/>
        <w:rPr>
          <w:rFonts w:ascii="Arial" w:hAnsi="Arial" w:cs="Arial"/>
          <w:b/>
          <w:sz w:val="24"/>
          <w:szCs w:val="24"/>
        </w:rPr>
      </w:pPr>
      <w:r w:rsidRPr="00B77E30">
        <w:rPr>
          <w:rFonts w:ascii="Arial" w:hAnsi="Arial" w:cs="Arial"/>
          <w:b/>
          <w:sz w:val="24"/>
          <w:szCs w:val="24"/>
        </w:rPr>
        <w:t>Inventario de recursos</w:t>
      </w:r>
    </w:p>
    <w:p w:rsidR="006D099D" w:rsidRPr="00B77E30" w:rsidRDefault="006D099D" w:rsidP="006D099D">
      <w:pPr>
        <w:jc w:val="both"/>
        <w:rPr>
          <w:rFonts w:ascii="Arial" w:hAnsi="Arial" w:cs="Arial"/>
          <w:sz w:val="24"/>
          <w:szCs w:val="24"/>
        </w:rPr>
      </w:pPr>
      <w:r w:rsidRPr="00B77E30">
        <w:rPr>
          <w:rFonts w:ascii="Arial" w:hAnsi="Arial" w:cs="Arial"/>
          <w:sz w:val="24"/>
          <w:szCs w:val="24"/>
        </w:rPr>
        <w:t>Tiene como finalidad, conocer la cantidad y ubicación de los recursos con los que contamos, definir si son suficientes o no para atender las posibles emergencias, generar plan de mejoramientos y establecer el plan de monitoreo para dichos recursos.</w:t>
      </w:r>
    </w:p>
    <w:tbl>
      <w:tblPr>
        <w:tblW w:w="9640" w:type="dxa"/>
        <w:tblInd w:w="-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4"/>
        <w:gridCol w:w="507"/>
        <w:gridCol w:w="545"/>
        <w:gridCol w:w="630"/>
        <w:gridCol w:w="436"/>
        <w:gridCol w:w="327"/>
        <w:gridCol w:w="436"/>
        <w:gridCol w:w="327"/>
        <w:gridCol w:w="436"/>
        <w:gridCol w:w="1817"/>
        <w:gridCol w:w="2395"/>
      </w:tblGrid>
      <w:tr w:rsidR="006D099D" w:rsidRPr="00B77E30" w:rsidTr="002A2A5F">
        <w:trPr>
          <w:trHeight w:val="2158"/>
          <w:tblHeader/>
        </w:trPr>
        <w:tc>
          <w:tcPr>
            <w:tcW w:w="1784" w:type="dxa"/>
            <w:tcBorders>
              <w:top w:val="single" w:sz="4" w:space="0" w:color="auto"/>
              <w:left w:val="single" w:sz="4" w:space="0" w:color="auto"/>
              <w:bottom w:val="nil"/>
              <w:right w:val="single" w:sz="4" w:space="0" w:color="auto"/>
            </w:tcBorders>
            <w:shd w:val="clear" w:color="auto" w:fill="000000"/>
            <w:noWrap/>
            <w:textDirection w:val="btLr"/>
          </w:tcPr>
          <w:p w:rsidR="006D099D" w:rsidRPr="00B77E30" w:rsidRDefault="006D099D" w:rsidP="002A2A5F">
            <w:pPr>
              <w:ind w:left="113" w:right="113"/>
              <w:rPr>
                <w:rFonts w:ascii="Arial" w:hAnsi="Arial" w:cs="Arial"/>
                <w:b/>
                <w:bCs/>
                <w:color w:val="FFFFFF"/>
                <w:sz w:val="24"/>
                <w:szCs w:val="24"/>
              </w:rPr>
            </w:pPr>
          </w:p>
          <w:p w:rsidR="006D099D" w:rsidRPr="00B77E30" w:rsidRDefault="006D099D" w:rsidP="002A2A5F">
            <w:pPr>
              <w:ind w:left="113" w:right="113"/>
              <w:rPr>
                <w:rFonts w:ascii="Arial" w:hAnsi="Arial" w:cs="Arial"/>
                <w:b/>
                <w:bCs/>
                <w:color w:val="FFFFFF"/>
                <w:sz w:val="24"/>
                <w:szCs w:val="24"/>
              </w:rPr>
            </w:pPr>
          </w:p>
          <w:p w:rsidR="006D099D" w:rsidRPr="00B77E30" w:rsidRDefault="006D099D" w:rsidP="002A2A5F">
            <w:pPr>
              <w:ind w:left="113" w:right="113"/>
              <w:rPr>
                <w:rFonts w:ascii="Arial" w:hAnsi="Arial" w:cs="Arial"/>
                <w:b/>
                <w:bCs/>
                <w:color w:val="FFFFFF"/>
                <w:sz w:val="24"/>
                <w:szCs w:val="24"/>
              </w:rPr>
            </w:pPr>
            <w:r w:rsidRPr="00B77E30">
              <w:rPr>
                <w:rFonts w:ascii="Arial" w:hAnsi="Arial" w:cs="Arial"/>
                <w:b/>
                <w:bCs/>
                <w:color w:val="FFFFFF"/>
                <w:sz w:val="24"/>
                <w:szCs w:val="24"/>
              </w:rPr>
              <w:t>RECURSO</w:t>
            </w:r>
          </w:p>
        </w:tc>
        <w:tc>
          <w:tcPr>
            <w:tcW w:w="507" w:type="dxa"/>
            <w:tcBorders>
              <w:top w:val="single" w:sz="4" w:space="0" w:color="auto"/>
              <w:left w:val="single" w:sz="4" w:space="0" w:color="auto"/>
              <w:bottom w:val="nil"/>
              <w:right w:val="single" w:sz="4" w:space="0" w:color="auto"/>
            </w:tcBorders>
            <w:shd w:val="clear" w:color="auto" w:fill="000000"/>
            <w:noWrap/>
            <w:textDirection w:val="btLr"/>
          </w:tcPr>
          <w:p w:rsidR="006D099D" w:rsidRPr="00B77E30" w:rsidRDefault="006D099D" w:rsidP="002A2A5F">
            <w:pPr>
              <w:ind w:left="113" w:right="113"/>
              <w:rPr>
                <w:rFonts w:ascii="Arial" w:hAnsi="Arial" w:cs="Arial"/>
                <w:b/>
                <w:bCs/>
                <w:color w:val="FFFFFF"/>
                <w:sz w:val="24"/>
                <w:szCs w:val="24"/>
              </w:rPr>
            </w:pPr>
            <w:r w:rsidRPr="00B77E30">
              <w:rPr>
                <w:rFonts w:ascii="Arial" w:hAnsi="Arial" w:cs="Arial"/>
                <w:b/>
                <w:bCs/>
                <w:color w:val="FFFFFF"/>
                <w:sz w:val="24"/>
                <w:szCs w:val="24"/>
              </w:rPr>
              <w:t>CANTIDAD</w:t>
            </w:r>
          </w:p>
        </w:tc>
        <w:tc>
          <w:tcPr>
            <w:tcW w:w="1175" w:type="dxa"/>
            <w:gridSpan w:val="2"/>
            <w:tcBorders>
              <w:left w:val="single" w:sz="4" w:space="0" w:color="auto"/>
            </w:tcBorders>
            <w:shd w:val="clear" w:color="auto" w:fill="000000"/>
            <w:noWrap/>
            <w:textDirection w:val="btLr"/>
          </w:tcPr>
          <w:p w:rsidR="006D099D" w:rsidRPr="00B77E30" w:rsidRDefault="006D099D" w:rsidP="002A2A5F">
            <w:pPr>
              <w:ind w:left="113" w:right="113"/>
              <w:rPr>
                <w:rFonts w:ascii="Arial" w:hAnsi="Arial" w:cs="Arial"/>
                <w:b/>
                <w:bCs/>
                <w:color w:val="FFFFFF"/>
                <w:sz w:val="24"/>
                <w:szCs w:val="24"/>
              </w:rPr>
            </w:pPr>
            <w:r w:rsidRPr="00B77E30">
              <w:rPr>
                <w:rFonts w:ascii="Arial" w:hAnsi="Arial" w:cs="Arial"/>
                <w:b/>
                <w:bCs/>
                <w:color w:val="FFFFFF"/>
                <w:sz w:val="24"/>
                <w:szCs w:val="24"/>
              </w:rPr>
              <w:t>SUFICIENTE</w:t>
            </w:r>
          </w:p>
        </w:tc>
        <w:tc>
          <w:tcPr>
            <w:tcW w:w="1962" w:type="dxa"/>
            <w:gridSpan w:val="5"/>
            <w:tcBorders>
              <w:right w:val="single" w:sz="4" w:space="0" w:color="auto"/>
            </w:tcBorders>
            <w:shd w:val="clear" w:color="auto" w:fill="000000"/>
            <w:noWrap/>
            <w:textDirection w:val="btLr"/>
          </w:tcPr>
          <w:p w:rsidR="006D099D" w:rsidRPr="00B77E30" w:rsidRDefault="006D099D" w:rsidP="002A2A5F">
            <w:pPr>
              <w:ind w:left="113" w:right="113"/>
              <w:rPr>
                <w:rFonts w:ascii="Arial" w:hAnsi="Arial" w:cs="Arial"/>
                <w:b/>
                <w:bCs/>
                <w:color w:val="FFFFFF"/>
                <w:sz w:val="24"/>
                <w:szCs w:val="24"/>
              </w:rPr>
            </w:pPr>
            <w:r w:rsidRPr="00B77E30">
              <w:rPr>
                <w:rFonts w:ascii="Arial" w:hAnsi="Arial" w:cs="Arial"/>
                <w:b/>
                <w:bCs/>
                <w:color w:val="FFFFFF"/>
                <w:sz w:val="24"/>
                <w:szCs w:val="24"/>
              </w:rPr>
              <w:t>PERIODICIDAD DE REVISIÓN</w:t>
            </w:r>
          </w:p>
        </w:tc>
        <w:tc>
          <w:tcPr>
            <w:tcW w:w="1817" w:type="dxa"/>
            <w:tcBorders>
              <w:top w:val="single" w:sz="4" w:space="0" w:color="auto"/>
              <w:left w:val="single" w:sz="4" w:space="0" w:color="auto"/>
              <w:bottom w:val="nil"/>
              <w:right w:val="single" w:sz="4" w:space="0" w:color="auto"/>
            </w:tcBorders>
            <w:shd w:val="clear" w:color="auto" w:fill="000000"/>
            <w:noWrap/>
            <w:textDirection w:val="btLr"/>
          </w:tcPr>
          <w:p w:rsidR="006D099D" w:rsidRPr="00B77E30" w:rsidRDefault="006D099D" w:rsidP="002A2A5F">
            <w:pPr>
              <w:ind w:left="113" w:right="113"/>
              <w:rPr>
                <w:rFonts w:ascii="Arial" w:hAnsi="Arial" w:cs="Arial"/>
                <w:b/>
                <w:bCs/>
                <w:color w:val="FFFFFF"/>
                <w:sz w:val="24"/>
                <w:szCs w:val="24"/>
              </w:rPr>
            </w:pPr>
          </w:p>
          <w:p w:rsidR="006D099D" w:rsidRPr="00B77E30" w:rsidRDefault="006D099D" w:rsidP="002A2A5F">
            <w:pPr>
              <w:ind w:left="113" w:right="113"/>
              <w:rPr>
                <w:rFonts w:ascii="Arial" w:hAnsi="Arial" w:cs="Arial"/>
                <w:b/>
                <w:bCs/>
                <w:color w:val="FFFFFF"/>
                <w:sz w:val="24"/>
                <w:szCs w:val="24"/>
              </w:rPr>
            </w:pPr>
          </w:p>
          <w:p w:rsidR="006D099D" w:rsidRPr="00B77E30" w:rsidRDefault="006D099D" w:rsidP="002A2A5F">
            <w:pPr>
              <w:ind w:left="113" w:right="113"/>
              <w:rPr>
                <w:rFonts w:ascii="Arial" w:hAnsi="Arial" w:cs="Arial"/>
                <w:b/>
                <w:bCs/>
                <w:color w:val="FFFFFF"/>
                <w:sz w:val="24"/>
                <w:szCs w:val="24"/>
              </w:rPr>
            </w:pPr>
            <w:r w:rsidRPr="00B77E30">
              <w:rPr>
                <w:rFonts w:ascii="Arial" w:hAnsi="Arial" w:cs="Arial"/>
                <w:b/>
                <w:bCs/>
                <w:color w:val="FFFFFF"/>
                <w:sz w:val="24"/>
                <w:szCs w:val="24"/>
              </w:rPr>
              <w:t>RESPONSABLE</w:t>
            </w:r>
          </w:p>
        </w:tc>
        <w:tc>
          <w:tcPr>
            <w:tcW w:w="2395" w:type="dxa"/>
            <w:tcBorders>
              <w:top w:val="single" w:sz="4" w:space="0" w:color="auto"/>
              <w:left w:val="single" w:sz="4" w:space="0" w:color="auto"/>
              <w:bottom w:val="nil"/>
              <w:right w:val="single" w:sz="4" w:space="0" w:color="auto"/>
            </w:tcBorders>
            <w:shd w:val="clear" w:color="auto" w:fill="000000"/>
            <w:noWrap/>
            <w:textDirection w:val="btLr"/>
          </w:tcPr>
          <w:p w:rsidR="006D099D" w:rsidRPr="00B77E30" w:rsidRDefault="006D099D" w:rsidP="002A2A5F">
            <w:pPr>
              <w:ind w:left="113" w:right="113"/>
              <w:rPr>
                <w:rFonts w:ascii="Arial" w:hAnsi="Arial" w:cs="Arial"/>
                <w:b/>
                <w:bCs/>
                <w:color w:val="FFFFFF"/>
                <w:sz w:val="24"/>
                <w:szCs w:val="24"/>
              </w:rPr>
            </w:pPr>
          </w:p>
          <w:p w:rsidR="006D099D" w:rsidRPr="00B77E30" w:rsidRDefault="006D099D" w:rsidP="002A2A5F">
            <w:pPr>
              <w:ind w:left="113" w:right="113"/>
              <w:rPr>
                <w:rFonts w:ascii="Arial" w:hAnsi="Arial" w:cs="Arial"/>
                <w:b/>
                <w:bCs/>
                <w:color w:val="FFFFFF"/>
                <w:sz w:val="24"/>
                <w:szCs w:val="24"/>
              </w:rPr>
            </w:pPr>
          </w:p>
          <w:p w:rsidR="006D099D" w:rsidRPr="00B77E30" w:rsidRDefault="006D099D" w:rsidP="002A2A5F">
            <w:pPr>
              <w:ind w:left="113" w:right="113"/>
              <w:rPr>
                <w:rFonts w:ascii="Arial" w:hAnsi="Arial" w:cs="Arial"/>
                <w:b/>
                <w:bCs/>
                <w:color w:val="FFFFFF"/>
                <w:sz w:val="24"/>
                <w:szCs w:val="24"/>
              </w:rPr>
            </w:pPr>
          </w:p>
          <w:p w:rsidR="006D099D" w:rsidRPr="00B77E30" w:rsidRDefault="006D099D" w:rsidP="002A2A5F">
            <w:pPr>
              <w:ind w:left="113" w:right="113"/>
              <w:jc w:val="center"/>
              <w:rPr>
                <w:rFonts w:ascii="Arial" w:hAnsi="Arial" w:cs="Arial"/>
                <w:b/>
                <w:bCs/>
                <w:color w:val="FFFFFF"/>
                <w:sz w:val="24"/>
                <w:szCs w:val="24"/>
              </w:rPr>
            </w:pPr>
            <w:r w:rsidRPr="00B77E30">
              <w:rPr>
                <w:rFonts w:ascii="Arial" w:hAnsi="Arial" w:cs="Arial"/>
                <w:b/>
                <w:bCs/>
                <w:color w:val="FFFFFF"/>
                <w:sz w:val="24"/>
                <w:szCs w:val="24"/>
              </w:rPr>
              <w:t>OBSERVACIONES</w:t>
            </w:r>
          </w:p>
        </w:tc>
      </w:tr>
      <w:tr w:rsidR="006D099D" w:rsidRPr="00B77E30" w:rsidTr="002A2A5F">
        <w:trPr>
          <w:trHeight w:val="1306"/>
        </w:trPr>
        <w:tc>
          <w:tcPr>
            <w:tcW w:w="1784" w:type="dxa"/>
            <w:tcBorders>
              <w:top w:val="nil"/>
              <w:left w:val="single" w:sz="4" w:space="0" w:color="auto"/>
              <w:bottom w:val="single" w:sz="4" w:space="0" w:color="auto"/>
              <w:right w:val="single" w:sz="4" w:space="0" w:color="auto"/>
            </w:tcBorders>
            <w:shd w:val="clear" w:color="auto" w:fill="000000"/>
            <w:noWrap/>
          </w:tcPr>
          <w:p w:rsidR="006D099D" w:rsidRPr="00B77E30" w:rsidRDefault="006D099D" w:rsidP="002A2A5F">
            <w:pPr>
              <w:rPr>
                <w:rFonts w:ascii="Arial" w:hAnsi="Arial" w:cs="Arial"/>
                <w:color w:val="FFFFFF"/>
                <w:sz w:val="24"/>
                <w:szCs w:val="24"/>
              </w:rPr>
            </w:pPr>
            <w:r w:rsidRPr="00B77E30">
              <w:rPr>
                <w:rFonts w:ascii="Arial" w:hAnsi="Arial" w:cs="Arial"/>
                <w:color w:val="FFFFFF"/>
                <w:sz w:val="24"/>
                <w:szCs w:val="24"/>
              </w:rPr>
              <w:t> </w:t>
            </w:r>
          </w:p>
        </w:tc>
        <w:tc>
          <w:tcPr>
            <w:tcW w:w="507" w:type="dxa"/>
            <w:tcBorders>
              <w:top w:val="nil"/>
              <w:left w:val="single" w:sz="4" w:space="0" w:color="auto"/>
              <w:bottom w:val="single" w:sz="4" w:space="0" w:color="auto"/>
              <w:right w:val="single" w:sz="4" w:space="0" w:color="auto"/>
            </w:tcBorders>
            <w:shd w:val="clear" w:color="auto" w:fill="000000"/>
            <w:noWrap/>
          </w:tcPr>
          <w:p w:rsidR="006D099D" w:rsidRPr="00B77E30" w:rsidRDefault="006D099D" w:rsidP="002A2A5F">
            <w:pPr>
              <w:rPr>
                <w:rFonts w:ascii="Arial" w:hAnsi="Arial" w:cs="Arial"/>
                <w:color w:val="FFFFFF"/>
                <w:sz w:val="24"/>
                <w:szCs w:val="24"/>
              </w:rPr>
            </w:pPr>
            <w:r w:rsidRPr="00B77E30">
              <w:rPr>
                <w:rFonts w:ascii="Arial" w:hAnsi="Arial" w:cs="Arial"/>
                <w:color w:val="FFFFFF"/>
                <w:sz w:val="24"/>
                <w:szCs w:val="24"/>
              </w:rPr>
              <w:t> </w:t>
            </w:r>
          </w:p>
        </w:tc>
        <w:tc>
          <w:tcPr>
            <w:tcW w:w="545" w:type="dxa"/>
            <w:tcBorders>
              <w:left w:val="single" w:sz="4" w:space="0" w:color="auto"/>
            </w:tcBorders>
            <w:shd w:val="clear" w:color="auto" w:fill="000000"/>
            <w:noWrap/>
          </w:tcPr>
          <w:p w:rsidR="006D099D" w:rsidRPr="00B77E30" w:rsidRDefault="006D099D" w:rsidP="002A2A5F">
            <w:pPr>
              <w:rPr>
                <w:rFonts w:ascii="Arial" w:hAnsi="Arial" w:cs="Arial"/>
                <w:b/>
                <w:color w:val="FFFFFF"/>
                <w:sz w:val="24"/>
                <w:szCs w:val="24"/>
              </w:rPr>
            </w:pPr>
          </w:p>
          <w:p w:rsidR="006D099D" w:rsidRPr="00B77E30" w:rsidRDefault="006D099D" w:rsidP="002A2A5F">
            <w:pPr>
              <w:rPr>
                <w:rFonts w:ascii="Arial" w:hAnsi="Arial" w:cs="Arial"/>
                <w:b/>
                <w:color w:val="FFFFFF"/>
                <w:sz w:val="24"/>
                <w:szCs w:val="24"/>
              </w:rPr>
            </w:pPr>
          </w:p>
          <w:p w:rsidR="006D099D" w:rsidRPr="00B77E30" w:rsidRDefault="006D099D" w:rsidP="002A2A5F">
            <w:pPr>
              <w:rPr>
                <w:rFonts w:ascii="Arial" w:hAnsi="Arial" w:cs="Arial"/>
                <w:b/>
                <w:color w:val="FFFFFF"/>
                <w:sz w:val="24"/>
                <w:szCs w:val="24"/>
              </w:rPr>
            </w:pPr>
            <w:r w:rsidRPr="00B77E30">
              <w:rPr>
                <w:rFonts w:ascii="Arial" w:hAnsi="Arial" w:cs="Arial"/>
                <w:b/>
                <w:color w:val="FFFFFF"/>
                <w:sz w:val="24"/>
                <w:szCs w:val="24"/>
              </w:rPr>
              <w:t>SI</w:t>
            </w:r>
          </w:p>
        </w:tc>
        <w:tc>
          <w:tcPr>
            <w:tcW w:w="630" w:type="dxa"/>
            <w:shd w:val="clear" w:color="auto" w:fill="000000"/>
            <w:noWrap/>
          </w:tcPr>
          <w:p w:rsidR="006D099D" w:rsidRPr="00B77E30" w:rsidRDefault="006D099D" w:rsidP="002A2A5F">
            <w:pPr>
              <w:rPr>
                <w:rFonts w:ascii="Arial" w:hAnsi="Arial" w:cs="Arial"/>
                <w:b/>
                <w:color w:val="FFFFFF"/>
                <w:sz w:val="24"/>
                <w:szCs w:val="24"/>
              </w:rPr>
            </w:pPr>
          </w:p>
          <w:p w:rsidR="006D099D" w:rsidRPr="00B77E30" w:rsidRDefault="006D099D" w:rsidP="002A2A5F">
            <w:pPr>
              <w:rPr>
                <w:rFonts w:ascii="Arial" w:hAnsi="Arial" w:cs="Arial"/>
                <w:b/>
                <w:color w:val="FFFFFF"/>
                <w:sz w:val="24"/>
                <w:szCs w:val="24"/>
              </w:rPr>
            </w:pPr>
          </w:p>
          <w:p w:rsidR="006D099D" w:rsidRPr="00B77E30" w:rsidRDefault="006D099D" w:rsidP="002A2A5F">
            <w:pPr>
              <w:rPr>
                <w:rFonts w:ascii="Arial" w:hAnsi="Arial" w:cs="Arial"/>
                <w:b/>
                <w:color w:val="FFFFFF"/>
                <w:sz w:val="24"/>
                <w:szCs w:val="24"/>
              </w:rPr>
            </w:pPr>
            <w:r w:rsidRPr="00B77E30">
              <w:rPr>
                <w:rFonts w:ascii="Arial" w:hAnsi="Arial" w:cs="Arial"/>
                <w:b/>
                <w:color w:val="FFFFFF"/>
                <w:sz w:val="24"/>
                <w:szCs w:val="24"/>
              </w:rPr>
              <w:t>NO</w:t>
            </w:r>
          </w:p>
        </w:tc>
        <w:tc>
          <w:tcPr>
            <w:tcW w:w="436" w:type="dxa"/>
            <w:shd w:val="clear" w:color="auto" w:fill="000000"/>
            <w:noWrap/>
            <w:textDirection w:val="btLr"/>
          </w:tcPr>
          <w:p w:rsidR="006D099D" w:rsidRPr="00B77E30" w:rsidRDefault="006D099D" w:rsidP="002A2A5F">
            <w:pPr>
              <w:jc w:val="center"/>
              <w:rPr>
                <w:rFonts w:ascii="Arial" w:hAnsi="Arial" w:cs="Arial"/>
                <w:color w:val="FFFFFF"/>
                <w:sz w:val="24"/>
                <w:szCs w:val="24"/>
              </w:rPr>
            </w:pPr>
            <w:r w:rsidRPr="00B77E30">
              <w:rPr>
                <w:rFonts w:ascii="Arial" w:hAnsi="Arial" w:cs="Arial"/>
                <w:color w:val="FFFFFF"/>
                <w:sz w:val="24"/>
                <w:szCs w:val="24"/>
              </w:rPr>
              <w:t>Quincenal</w:t>
            </w:r>
          </w:p>
        </w:tc>
        <w:tc>
          <w:tcPr>
            <w:tcW w:w="327" w:type="dxa"/>
            <w:shd w:val="clear" w:color="auto" w:fill="000000"/>
            <w:noWrap/>
            <w:textDirection w:val="btLr"/>
          </w:tcPr>
          <w:p w:rsidR="006D099D" w:rsidRPr="00B77E30" w:rsidRDefault="006D099D" w:rsidP="002A2A5F">
            <w:pPr>
              <w:jc w:val="center"/>
              <w:rPr>
                <w:rFonts w:ascii="Arial" w:hAnsi="Arial" w:cs="Arial"/>
                <w:color w:val="FFFFFF"/>
                <w:sz w:val="24"/>
                <w:szCs w:val="24"/>
              </w:rPr>
            </w:pPr>
            <w:r w:rsidRPr="00B77E30">
              <w:rPr>
                <w:rFonts w:ascii="Arial" w:hAnsi="Arial" w:cs="Arial"/>
                <w:color w:val="FFFFFF"/>
                <w:sz w:val="24"/>
                <w:szCs w:val="24"/>
              </w:rPr>
              <w:t>Mensual</w:t>
            </w:r>
          </w:p>
        </w:tc>
        <w:tc>
          <w:tcPr>
            <w:tcW w:w="436" w:type="dxa"/>
            <w:shd w:val="clear" w:color="auto" w:fill="000000"/>
            <w:noWrap/>
            <w:textDirection w:val="btLr"/>
          </w:tcPr>
          <w:p w:rsidR="006D099D" w:rsidRPr="00B77E30" w:rsidRDefault="006D099D" w:rsidP="002A2A5F">
            <w:pPr>
              <w:jc w:val="center"/>
              <w:rPr>
                <w:rFonts w:ascii="Arial" w:hAnsi="Arial" w:cs="Arial"/>
                <w:color w:val="FFFFFF"/>
                <w:sz w:val="24"/>
                <w:szCs w:val="24"/>
              </w:rPr>
            </w:pPr>
            <w:r w:rsidRPr="00B77E30">
              <w:rPr>
                <w:rFonts w:ascii="Arial" w:hAnsi="Arial" w:cs="Arial"/>
                <w:color w:val="FFFFFF"/>
                <w:sz w:val="24"/>
                <w:szCs w:val="24"/>
              </w:rPr>
              <w:t>Bimensual</w:t>
            </w:r>
          </w:p>
        </w:tc>
        <w:tc>
          <w:tcPr>
            <w:tcW w:w="327" w:type="dxa"/>
            <w:shd w:val="clear" w:color="auto" w:fill="000000"/>
            <w:noWrap/>
            <w:textDirection w:val="btLr"/>
          </w:tcPr>
          <w:p w:rsidR="006D099D" w:rsidRPr="00B77E30" w:rsidRDefault="006D099D" w:rsidP="002A2A5F">
            <w:pPr>
              <w:jc w:val="center"/>
              <w:rPr>
                <w:rFonts w:ascii="Arial" w:hAnsi="Arial" w:cs="Arial"/>
                <w:color w:val="FFFFFF"/>
                <w:sz w:val="24"/>
                <w:szCs w:val="24"/>
              </w:rPr>
            </w:pPr>
            <w:r w:rsidRPr="00B77E30">
              <w:rPr>
                <w:rFonts w:ascii="Arial" w:hAnsi="Arial" w:cs="Arial"/>
                <w:color w:val="FFFFFF"/>
                <w:sz w:val="24"/>
                <w:szCs w:val="24"/>
              </w:rPr>
              <w:t>Semestral</w:t>
            </w:r>
          </w:p>
        </w:tc>
        <w:tc>
          <w:tcPr>
            <w:tcW w:w="436" w:type="dxa"/>
            <w:tcBorders>
              <w:right w:val="single" w:sz="4" w:space="0" w:color="auto"/>
            </w:tcBorders>
            <w:shd w:val="clear" w:color="auto" w:fill="000000"/>
            <w:noWrap/>
            <w:textDirection w:val="btLr"/>
          </w:tcPr>
          <w:p w:rsidR="006D099D" w:rsidRPr="00B77E30" w:rsidRDefault="006D099D" w:rsidP="002A2A5F">
            <w:pPr>
              <w:jc w:val="center"/>
              <w:rPr>
                <w:rFonts w:ascii="Arial" w:hAnsi="Arial" w:cs="Arial"/>
                <w:color w:val="FFFFFF"/>
                <w:sz w:val="24"/>
                <w:szCs w:val="24"/>
              </w:rPr>
            </w:pPr>
            <w:r w:rsidRPr="00B77E30">
              <w:rPr>
                <w:rFonts w:ascii="Arial" w:hAnsi="Arial" w:cs="Arial"/>
                <w:color w:val="FFFFFF"/>
                <w:sz w:val="24"/>
                <w:szCs w:val="24"/>
              </w:rPr>
              <w:t>Anual</w:t>
            </w:r>
          </w:p>
        </w:tc>
        <w:tc>
          <w:tcPr>
            <w:tcW w:w="1817" w:type="dxa"/>
            <w:tcBorders>
              <w:top w:val="nil"/>
              <w:left w:val="single" w:sz="4" w:space="0" w:color="auto"/>
              <w:bottom w:val="single" w:sz="4" w:space="0" w:color="auto"/>
              <w:right w:val="single" w:sz="4" w:space="0" w:color="auto"/>
            </w:tcBorders>
            <w:shd w:val="clear" w:color="auto" w:fill="000000"/>
            <w:noWrap/>
          </w:tcPr>
          <w:p w:rsidR="006D099D" w:rsidRPr="00B77E30" w:rsidRDefault="006D099D" w:rsidP="002A2A5F">
            <w:pPr>
              <w:rPr>
                <w:rFonts w:ascii="Arial" w:hAnsi="Arial" w:cs="Arial"/>
                <w:color w:val="FFFFFF"/>
                <w:sz w:val="24"/>
                <w:szCs w:val="24"/>
              </w:rPr>
            </w:pPr>
            <w:r w:rsidRPr="00B77E30">
              <w:rPr>
                <w:rFonts w:ascii="Arial" w:hAnsi="Arial" w:cs="Arial"/>
                <w:color w:val="FFFFFF"/>
                <w:sz w:val="24"/>
                <w:szCs w:val="24"/>
              </w:rPr>
              <w:t> </w:t>
            </w:r>
          </w:p>
        </w:tc>
        <w:tc>
          <w:tcPr>
            <w:tcW w:w="2395" w:type="dxa"/>
            <w:tcBorders>
              <w:top w:val="nil"/>
              <w:left w:val="single" w:sz="4" w:space="0" w:color="auto"/>
              <w:bottom w:val="single" w:sz="4" w:space="0" w:color="auto"/>
              <w:right w:val="single" w:sz="4" w:space="0" w:color="auto"/>
            </w:tcBorders>
            <w:shd w:val="clear" w:color="auto" w:fill="000000"/>
            <w:noWrap/>
          </w:tcPr>
          <w:p w:rsidR="006D099D" w:rsidRPr="00B77E30" w:rsidRDefault="006D099D" w:rsidP="002A2A5F">
            <w:pPr>
              <w:rPr>
                <w:rFonts w:ascii="Arial" w:hAnsi="Arial" w:cs="Arial"/>
                <w:color w:val="FFFFFF"/>
                <w:sz w:val="24"/>
                <w:szCs w:val="24"/>
              </w:rPr>
            </w:pPr>
            <w:r w:rsidRPr="00B77E30">
              <w:rPr>
                <w:rFonts w:ascii="Arial" w:hAnsi="Arial" w:cs="Arial"/>
                <w:color w:val="FFFFFF"/>
                <w:sz w:val="24"/>
                <w:szCs w:val="24"/>
              </w:rPr>
              <w:t> </w:t>
            </w:r>
          </w:p>
        </w:tc>
      </w:tr>
      <w:tr w:rsidR="006D099D" w:rsidRPr="00B77E30" w:rsidTr="002A2A5F">
        <w:trPr>
          <w:trHeight w:val="549"/>
        </w:trPr>
        <w:tc>
          <w:tcPr>
            <w:tcW w:w="1784" w:type="dxa"/>
            <w:tcBorders>
              <w:top w:val="single" w:sz="4" w:space="0" w:color="auto"/>
            </w:tcBorders>
            <w:noWrap/>
          </w:tcPr>
          <w:p w:rsidR="006D099D" w:rsidRPr="00B77E30" w:rsidRDefault="006D099D" w:rsidP="002A2A5F">
            <w:pPr>
              <w:jc w:val="center"/>
              <w:rPr>
                <w:rFonts w:ascii="Arial" w:hAnsi="Arial" w:cs="Arial"/>
                <w:sz w:val="24"/>
                <w:szCs w:val="24"/>
              </w:rPr>
            </w:pPr>
            <w:r w:rsidRPr="00B77E30">
              <w:rPr>
                <w:rFonts w:ascii="Arial" w:hAnsi="Arial" w:cs="Arial"/>
                <w:sz w:val="24"/>
                <w:szCs w:val="24"/>
              </w:rPr>
              <w:t>Botiquines</w:t>
            </w:r>
          </w:p>
        </w:tc>
        <w:tc>
          <w:tcPr>
            <w:tcW w:w="507" w:type="dxa"/>
            <w:tcBorders>
              <w:top w:val="single" w:sz="4" w:space="0" w:color="auto"/>
            </w:tcBorders>
            <w:noWrap/>
          </w:tcPr>
          <w:p w:rsidR="006D099D" w:rsidRPr="00B77E30" w:rsidRDefault="006D099D" w:rsidP="002A2A5F">
            <w:pPr>
              <w:rPr>
                <w:rFonts w:ascii="Arial" w:hAnsi="Arial" w:cs="Arial"/>
                <w:sz w:val="24"/>
                <w:szCs w:val="24"/>
              </w:rPr>
            </w:pPr>
          </w:p>
        </w:tc>
        <w:tc>
          <w:tcPr>
            <w:tcW w:w="545" w:type="dxa"/>
            <w:noWrap/>
          </w:tcPr>
          <w:p w:rsidR="006D099D" w:rsidRPr="00B77E30" w:rsidRDefault="006D099D" w:rsidP="002A2A5F">
            <w:pPr>
              <w:rPr>
                <w:rFonts w:ascii="Arial" w:hAnsi="Arial" w:cs="Arial"/>
                <w:sz w:val="24"/>
                <w:szCs w:val="24"/>
              </w:rPr>
            </w:pPr>
          </w:p>
        </w:tc>
        <w:tc>
          <w:tcPr>
            <w:tcW w:w="630" w:type="dxa"/>
            <w:noWrap/>
          </w:tcPr>
          <w:p w:rsidR="006D099D" w:rsidRPr="00B77E30" w:rsidRDefault="006D099D" w:rsidP="002A2A5F">
            <w:pPr>
              <w:rPr>
                <w:rFonts w:ascii="Arial" w:hAnsi="Arial" w:cs="Arial"/>
                <w:sz w:val="24"/>
                <w:szCs w:val="24"/>
              </w:rPr>
            </w:pPr>
          </w:p>
        </w:tc>
        <w:tc>
          <w:tcPr>
            <w:tcW w:w="436" w:type="dxa"/>
            <w:noWrap/>
          </w:tcPr>
          <w:p w:rsidR="006D099D" w:rsidRPr="00B77E30" w:rsidRDefault="006D099D" w:rsidP="002A2A5F">
            <w:pPr>
              <w:rPr>
                <w:rFonts w:ascii="Arial" w:hAnsi="Arial" w:cs="Arial"/>
                <w:sz w:val="24"/>
                <w:szCs w:val="24"/>
              </w:rPr>
            </w:pPr>
          </w:p>
        </w:tc>
        <w:tc>
          <w:tcPr>
            <w:tcW w:w="327" w:type="dxa"/>
            <w:noWrap/>
          </w:tcPr>
          <w:p w:rsidR="006D099D" w:rsidRPr="00B77E30" w:rsidRDefault="006D099D" w:rsidP="002A2A5F">
            <w:pPr>
              <w:rPr>
                <w:rFonts w:ascii="Arial" w:hAnsi="Arial" w:cs="Arial"/>
                <w:sz w:val="24"/>
                <w:szCs w:val="24"/>
              </w:rPr>
            </w:pPr>
            <w:r w:rsidRPr="00B77E30">
              <w:rPr>
                <w:rFonts w:ascii="Arial" w:hAnsi="Arial" w:cs="Arial"/>
                <w:sz w:val="24"/>
                <w:szCs w:val="24"/>
              </w:rPr>
              <w:t>X</w:t>
            </w:r>
          </w:p>
        </w:tc>
        <w:tc>
          <w:tcPr>
            <w:tcW w:w="436" w:type="dxa"/>
            <w:noWrap/>
          </w:tcPr>
          <w:p w:rsidR="006D099D" w:rsidRPr="00B77E30" w:rsidRDefault="006D099D" w:rsidP="002A2A5F">
            <w:pPr>
              <w:rPr>
                <w:rFonts w:ascii="Arial" w:hAnsi="Arial" w:cs="Arial"/>
                <w:sz w:val="24"/>
                <w:szCs w:val="24"/>
              </w:rPr>
            </w:pPr>
          </w:p>
        </w:tc>
        <w:tc>
          <w:tcPr>
            <w:tcW w:w="327" w:type="dxa"/>
            <w:noWrap/>
          </w:tcPr>
          <w:p w:rsidR="006D099D" w:rsidRPr="00B77E30" w:rsidRDefault="006D099D" w:rsidP="002A2A5F">
            <w:pPr>
              <w:rPr>
                <w:rFonts w:ascii="Arial" w:hAnsi="Arial" w:cs="Arial"/>
                <w:sz w:val="24"/>
                <w:szCs w:val="24"/>
              </w:rPr>
            </w:pPr>
          </w:p>
        </w:tc>
        <w:tc>
          <w:tcPr>
            <w:tcW w:w="436" w:type="dxa"/>
            <w:noWrap/>
          </w:tcPr>
          <w:p w:rsidR="006D099D" w:rsidRPr="00B77E30" w:rsidRDefault="006D099D" w:rsidP="002A2A5F">
            <w:pPr>
              <w:rPr>
                <w:rFonts w:ascii="Arial" w:hAnsi="Arial" w:cs="Arial"/>
                <w:sz w:val="24"/>
                <w:szCs w:val="24"/>
              </w:rPr>
            </w:pPr>
            <w:r w:rsidRPr="00B77E30">
              <w:rPr>
                <w:rFonts w:ascii="Arial" w:hAnsi="Arial" w:cs="Arial"/>
                <w:sz w:val="24"/>
                <w:szCs w:val="24"/>
              </w:rPr>
              <w:t> </w:t>
            </w:r>
          </w:p>
        </w:tc>
        <w:tc>
          <w:tcPr>
            <w:tcW w:w="1817" w:type="dxa"/>
            <w:tcBorders>
              <w:top w:val="single" w:sz="4" w:space="0" w:color="auto"/>
            </w:tcBorders>
            <w:noWrap/>
          </w:tcPr>
          <w:p w:rsidR="006D099D" w:rsidRPr="00B77E30" w:rsidRDefault="006D099D" w:rsidP="002A2A5F">
            <w:pPr>
              <w:rPr>
                <w:rFonts w:ascii="Arial" w:hAnsi="Arial" w:cs="Arial"/>
                <w:sz w:val="24"/>
                <w:szCs w:val="24"/>
              </w:rPr>
            </w:pPr>
            <w:r w:rsidRPr="00B77E30">
              <w:rPr>
                <w:rFonts w:ascii="Arial" w:hAnsi="Arial" w:cs="Arial"/>
                <w:sz w:val="24"/>
                <w:szCs w:val="24"/>
              </w:rPr>
              <w:t>Brigada de emergencias</w:t>
            </w:r>
          </w:p>
        </w:tc>
        <w:tc>
          <w:tcPr>
            <w:tcW w:w="2395" w:type="dxa"/>
            <w:tcBorders>
              <w:top w:val="single" w:sz="4" w:space="0" w:color="auto"/>
            </w:tcBorders>
          </w:tcPr>
          <w:p w:rsidR="006D099D" w:rsidRPr="00B77E30" w:rsidRDefault="006D099D" w:rsidP="002A2A5F">
            <w:pPr>
              <w:rPr>
                <w:rFonts w:ascii="Arial" w:hAnsi="Arial" w:cs="Arial"/>
                <w:sz w:val="24"/>
                <w:szCs w:val="24"/>
              </w:rPr>
            </w:pPr>
          </w:p>
        </w:tc>
      </w:tr>
      <w:tr w:rsidR="006D099D" w:rsidRPr="00B77E30" w:rsidTr="002A2A5F">
        <w:trPr>
          <w:trHeight w:val="517"/>
        </w:trPr>
        <w:tc>
          <w:tcPr>
            <w:tcW w:w="1784" w:type="dxa"/>
            <w:noWrap/>
          </w:tcPr>
          <w:p w:rsidR="006D099D" w:rsidRPr="00B77E30" w:rsidRDefault="006D099D" w:rsidP="002A2A5F">
            <w:pPr>
              <w:jc w:val="center"/>
              <w:rPr>
                <w:rFonts w:ascii="Arial" w:hAnsi="Arial" w:cs="Arial"/>
                <w:sz w:val="24"/>
                <w:szCs w:val="24"/>
              </w:rPr>
            </w:pPr>
            <w:r w:rsidRPr="00B77E30">
              <w:rPr>
                <w:rFonts w:ascii="Arial" w:hAnsi="Arial" w:cs="Arial"/>
                <w:sz w:val="24"/>
                <w:szCs w:val="24"/>
              </w:rPr>
              <w:t>Camillas</w:t>
            </w:r>
          </w:p>
        </w:tc>
        <w:tc>
          <w:tcPr>
            <w:tcW w:w="507" w:type="dxa"/>
            <w:noWrap/>
          </w:tcPr>
          <w:p w:rsidR="006D099D" w:rsidRPr="00B77E30" w:rsidRDefault="006D099D" w:rsidP="002A2A5F">
            <w:pPr>
              <w:rPr>
                <w:rFonts w:ascii="Arial" w:hAnsi="Arial" w:cs="Arial"/>
                <w:sz w:val="24"/>
                <w:szCs w:val="24"/>
              </w:rPr>
            </w:pPr>
          </w:p>
        </w:tc>
        <w:tc>
          <w:tcPr>
            <w:tcW w:w="545" w:type="dxa"/>
            <w:noWrap/>
          </w:tcPr>
          <w:p w:rsidR="006D099D" w:rsidRPr="00B77E30" w:rsidRDefault="006D099D" w:rsidP="002A2A5F">
            <w:pPr>
              <w:rPr>
                <w:rFonts w:ascii="Arial" w:hAnsi="Arial" w:cs="Arial"/>
                <w:sz w:val="24"/>
                <w:szCs w:val="24"/>
              </w:rPr>
            </w:pPr>
          </w:p>
        </w:tc>
        <w:tc>
          <w:tcPr>
            <w:tcW w:w="630" w:type="dxa"/>
            <w:noWrap/>
          </w:tcPr>
          <w:p w:rsidR="006D099D" w:rsidRPr="00B77E30" w:rsidRDefault="006D099D" w:rsidP="002A2A5F">
            <w:pPr>
              <w:rPr>
                <w:rFonts w:ascii="Arial" w:hAnsi="Arial" w:cs="Arial"/>
                <w:sz w:val="24"/>
                <w:szCs w:val="24"/>
              </w:rPr>
            </w:pPr>
          </w:p>
        </w:tc>
        <w:tc>
          <w:tcPr>
            <w:tcW w:w="436" w:type="dxa"/>
            <w:noWrap/>
          </w:tcPr>
          <w:p w:rsidR="006D099D" w:rsidRPr="00B77E30" w:rsidRDefault="006D099D" w:rsidP="002A2A5F">
            <w:pPr>
              <w:rPr>
                <w:rFonts w:ascii="Arial" w:hAnsi="Arial" w:cs="Arial"/>
                <w:sz w:val="24"/>
                <w:szCs w:val="24"/>
              </w:rPr>
            </w:pPr>
          </w:p>
        </w:tc>
        <w:tc>
          <w:tcPr>
            <w:tcW w:w="327" w:type="dxa"/>
            <w:noWrap/>
          </w:tcPr>
          <w:p w:rsidR="006D099D" w:rsidRPr="00B77E30" w:rsidRDefault="006D099D" w:rsidP="002A2A5F">
            <w:pPr>
              <w:rPr>
                <w:rFonts w:ascii="Arial" w:hAnsi="Arial" w:cs="Arial"/>
                <w:sz w:val="24"/>
                <w:szCs w:val="24"/>
              </w:rPr>
            </w:pPr>
            <w:r w:rsidRPr="00B77E30">
              <w:rPr>
                <w:rFonts w:ascii="Arial" w:hAnsi="Arial" w:cs="Arial"/>
                <w:sz w:val="24"/>
                <w:szCs w:val="24"/>
              </w:rPr>
              <w:t>X</w:t>
            </w:r>
          </w:p>
        </w:tc>
        <w:tc>
          <w:tcPr>
            <w:tcW w:w="436" w:type="dxa"/>
            <w:noWrap/>
          </w:tcPr>
          <w:p w:rsidR="006D099D" w:rsidRPr="00B77E30" w:rsidRDefault="006D099D" w:rsidP="002A2A5F">
            <w:pPr>
              <w:rPr>
                <w:rFonts w:ascii="Arial" w:hAnsi="Arial" w:cs="Arial"/>
                <w:sz w:val="24"/>
                <w:szCs w:val="24"/>
              </w:rPr>
            </w:pPr>
          </w:p>
        </w:tc>
        <w:tc>
          <w:tcPr>
            <w:tcW w:w="327" w:type="dxa"/>
            <w:noWrap/>
          </w:tcPr>
          <w:p w:rsidR="006D099D" w:rsidRPr="00B77E30" w:rsidRDefault="006D099D" w:rsidP="002A2A5F">
            <w:pPr>
              <w:rPr>
                <w:rFonts w:ascii="Arial" w:hAnsi="Arial" w:cs="Arial"/>
                <w:sz w:val="24"/>
                <w:szCs w:val="24"/>
              </w:rPr>
            </w:pPr>
          </w:p>
        </w:tc>
        <w:tc>
          <w:tcPr>
            <w:tcW w:w="436" w:type="dxa"/>
            <w:noWrap/>
          </w:tcPr>
          <w:p w:rsidR="006D099D" w:rsidRPr="00B77E30" w:rsidRDefault="006D099D" w:rsidP="002A2A5F">
            <w:pPr>
              <w:rPr>
                <w:rFonts w:ascii="Arial" w:hAnsi="Arial" w:cs="Arial"/>
                <w:sz w:val="24"/>
                <w:szCs w:val="24"/>
              </w:rPr>
            </w:pPr>
            <w:r w:rsidRPr="00B77E30">
              <w:rPr>
                <w:rFonts w:ascii="Arial" w:hAnsi="Arial" w:cs="Arial"/>
                <w:sz w:val="24"/>
                <w:szCs w:val="24"/>
              </w:rPr>
              <w:t> </w:t>
            </w:r>
          </w:p>
        </w:tc>
        <w:tc>
          <w:tcPr>
            <w:tcW w:w="1817" w:type="dxa"/>
            <w:noWrap/>
          </w:tcPr>
          <w:p w:rsidR="006D099D" w:rsidRPr="00B77E30" w:rsidRDefault="006D099D" w:rsidP="002A2A5F">
            <w:pPr>
              <w:rPr>
                <w:rFonts w:ascii="Arial" w:hAnsi="Arial" w:cs="Arial"/>
                <w:sz w:val="24"/>
                <w:szCs w:val="24"/>
              </w:rPr>
            </w:pPr>
            <w:r w:rsidRPr="00B77E30">
              <w:rPr>
                <w:rFonts w:ascii="Arial" w:hAnsi="Arial" w:cs="Arial"/>
                <w:sz w:val="24"/>
                <w:szCs w:val="24"/>
              </w:rPr>
              <w:t>Brigada de emergencias</w:t>
            </w:r>
          </w:p>
        </w:tc>
        <w:tc>
          <w:tcPr>
            <w:tcW w:w="2395" w:type="dxa"/>
          </w:tcPr>
          <w:p w:rsidR="006D099D" w:rsidRPr="00B77E30" w:rsidRDefault="006D099D" w:rsidP="002A2A5F">
            <w:pPr>
              <w:rPr>
                <w:rFonts w:ascii="Arial" w:hAnsi="Arial" w:cs="Arial"/>
                <w:sz w:val="24"/>
                <w:szCs w:val="24"/>
              </w:rPr>
            </w:pPr>
          </w:p>
        </w:tc>
      </w:tr>
      <w:tr w:rsidR="006D099D" w:rsidRPr="00B77E30" w:rsidTr="002A2A5F">
        <w:trPr>
          <w:trHeight w:val="461"/>
        </w:trPr>
        <w:tc>
          <w:tcPr>
            <w:tcW w:w="1784" w:type="dxa"/>
            <w:noWrap/>
          </w:tcPr>
          <w:p w:rsidR="006D099D" w:rsidRPr="00B77E30" w:rsidRDefault="006D099D" w:rsidP="002A2A5F">
            <w:pPr>
              <w:jc w:val="center"/>
              <w:rPr>
                <w:rFonts w:ascii="Arial" w:hAnsi="Arial" w:cs="Arial"/>
                <w:sz w:val="24"/>
                <w:szCs w:val="24"/>
              </w:rPr>
            </w:pPr>
            <w:r w:rsidRPr="00B77E30">
              <w:rPr>
                <w:rFonts w:ascii="Arial" w:hAnsi="Arial" w:cs="Arial"/>
                <w:sz w:val="24"/>
                <w:szCs w:val="24"/>
              </w:rPr>
              <w:t>Extintores</w:t>
            </w:r>
          </w:p>
        </w:tc>
        <w:tc>
          <w:tcPr>
            <w:tcW w:w="507" w:type="dxa"/>
            <w:noWrap/>
          </w:tcPr>
          <w:p w:rsidR="006D099D" w:rsidRPr="00B77E30" w:rsidRDefault="006D099D" w:rsidP="002A2A5F">
            <w:pPr>
              <w:rPr>
                <w:rFonts w:ascii="Arial" w:hAnsi="Arial" w:cs="Arial"/>
                <w:sz w:val="24"/>
                <w:szCs w:val="24"/>
              </w:rPr>
            </w:pPr>
          </w:p>
        </w:tc>
        <w:tc>
          <w:tcPr>
            <w:tcW w:w="545" w:type="dxa"/>
            <w:noWrap/>
          </w:tcPr>
          <w:p w:rsidR="006D099D" w:rsidRPr="00B77E30" w:rsidRDefault="006D099D" w:rsidP="002A2A5F">
            <w:pPr>
              <w:rPr>
                <w:rFonts w:ascii="Arial" w:hAnsi="Arial" w:cs="Arial"/>
                <w:sz w:val="24"/>
                <w:szCs w:val="24"/>
              </w:rPr>
            </w:pPr>
          </w:p>
        </w:tc>
        <w:tc>
          <w:tcPr>
            <w:tcW w:w="630" w:type="dxa"/>
            <w:noWrap/>
          </w:tcPr>
          <w:p w:rsidR="006D099D" w:rsidRPr="00B77E30" w:rsidRDefault="006D099D" w:rsidP="002A2A5F">
            <w:pPr>
              <w:rPr>
                <w:rFonts w:ascii="Arial" w:hAnsi="Arial" w:cs="Arial"/>
                <w:sz w:val="24"/>
                <w:szCs w:val="24"/>
              </w:rPr>
            </w:pPr>
          </w:p>
        </w:tc>
        <w:tc>
          <w:tcPr>
            <w:tcW w:w="436" w:type="dxa"/>
            <w:noWrap/>
          </w:tcPr>
          <w:p w:rsidR="006D099D" w:rsidRPr="00B77E30" w:rsidRDefault="006D099D" w:rsidP="002A2A5F">
            <w:pPr>
              <w:rPr>
                <w:rFonts w:ascii="Arial" w:hAnsi="Arial" w:cs="Arial"/>
                <w:sz w:val="24"/>
                <w:szCs w:val="24"/>
              </w:rPr>
            </w:pPr>
          </w:p>
        </w:tc>
        <w:tc>
          <w:tcPr>
            <w:tcW w:w="327" w:type="dxa"/>
            <w:noWrap/>
          </w:tcPr>
          <w:p w:rsidR="006D099D" w:rsidRPr="00B77E30" w:rsidRDefault="006D099D" w:rsidP="002A2A5F">
            <w:pPr>
              <w:rPr>
                <w:rFonts w:ascii="Arial" w:hAnsi="Arial" w:cs="Arial"/>
                <w:sz w:val="24"/>
                <w:szCs w:val="24"/>
              </w:rPr>
            </w:pPr>
            <w:r w:rsidRPr="00B77E30">
              <w:rPr>
                <w:rFonts w:ascii="Arial" w:hAnsi="Arial" w:cs="Arial"/>
                <w:sz w:val="24"/>
                <w:szCs w:val="24"/>
              </w:rPr>
              <w:t>X</w:t>
            </w:r>
          </w:p>
        </w:tc>
        <w:tc>
          <w:tcPr>
            <w:tcW w:w="436" w:type="dxa"/>
            <w:noWrap/>
          </w:tcPr>
          <w:p w:rsidR="006D099D" w:rsidRPr="00B77E30" w:rsidRDefault="006D099D" w:rsidP="002A2A5F">
            <w:pPr>
              <w:rPr>
                <w:rFonts w:ascii="Arial" w:hAnsi="Arial" w:cs="Arial"/>
                <w:sz w:val="24"/>
                <w:szCs w:val="24"/>
              </w:rPr>
            </w:pPr>
          </w:p>
        </w:tc>
        <w:tc>
          <w:tcPr>
            <w:tcW w:w="327" w:type="dxa"/>
            <w:noWrap/>
          </w:tcPr>
          <w:p w:rsidR="006D099D" w:rsidRPr="00B77E30" w:rsidRDefault="006D099D" w:rsidP="002A2A5F">
            <w:pPr>
              <w:rPr>
                <w:rFonts w:ascii="Arial" w:hAnsi="Arial" w:cs="Arial"/>
                <w:sz w:val="24"/>
                <w:szCs w:val="24"/>
              </w:rPr>
            </w:pPr>
          </w:p>
        </w:tc>
        <w:tc>
          <w:tcPr>
            <w:tcW w:w="436" w:type="dxa"/>
            <w:noWrap/>
          </w:tcPr>
          <w:p w:rsidR="006D099D" w:rsidRPr="00B77E30" w:rsidRDefault="006D099D" w:rsidP="002A2A5F">
            <w:pPr>
              <w:rPr>
                <w:rFonts w:ascii="Arial" w:hAnsi="Arial" w:cs="Arial"/>
                <w:sz w:val="24"/>
                <w:szCs w:val="24"/>
              </w:rPr>
            </w:pPr>
            <w:r w:rsidRPr="00B77E30">
              <w:rPr>
                <w:rFonts w:ascii="Arial" w:hAnsi="Arial" w:cs="Arial"/>
                <w:sz w:val="24"/>
                <w:szCs w:val="24"/>
              </w:rPr>
              <w:t> </w:t>
            </w:r>
          </w:p>
        </w:tc>
        <w:tc>
          <w:tcPr>
            <w:tcW w:w="1817" w:type="dxa"/>
            <w:noWrap/>
          </w:tcPr>
          <w:p w:rsidR="006D099D" w:rsidRPr="00B77E30" w:rsidRDefault="006D099D" w:rsidP="002A2A5F">
            <w:pPr>
              <w:rPr>
                <w:rFonts w:ascii="Arial" w:hAnsi="Arial" w:cs="Arial"/>
                <w:sz w:val="24"/>
                <w:szCs w:val="24"/>
              </w:rPr>
            </w:pPr>
            <w:r w:rsidRPr="00B77E30">
              <w:rPr>
                <w:rFonts w:ascii="Arial" w:hAnsi="Arial" w:cs="Arial"/>
                <w:sz w:val="24"/>
                <w:szCs w:val="24"/>
              </w:rPr>
              <w:t>Brigada de emergencias</w:t>
            </w:r>
          </w:p>
        </w:tc>
        <w:tc>
          <w:tcPr>
            <w:tcW w:w="2395" w:type="dxa"/>
          </w:tcPr>
          <w:p w:rsidR="006D099D" w:rsidRPr="00B77E30" w:rsidRDefault="006D099D" w:rsidP="002A2A5F">
            <w:pPr>
              <w:rPr>
                <w:rFonts w:ascii="Arial" w:hAnsi="Arial" w:cs="Arial"/>
                <w:sz w:val="24"/>
                <w:szCs w:val="24"/>
              </w:rPr>
            </w:pPr>
          </w:p>
        </w:tc>
      </w:tr>
      <w:tr w:rsidR="006D099D" w:rsidRPr="00B77E30" w:rsidTr="002A2A5F">
        <w:trPr>
          <w:trHeight w:val="461"/>
        </w:trPr>
        <w:tc>
          <w:tcPr>
            <w:tcW w:w="1784" w:type="dxa"/>
            <w:noWrap/>
          </w:tcPr>
          <w:p w:rsidR="006D099D" w:rsidRPr="00B77E30" w:rsidRDefault="006D099D" w:rsidP="002A2A5F">
            <w:pPr>
              <w:jc w:val="center"/>
              <w:rPr>
                <w:rFonts w:ascii="Arial" w:hAnsi="Arial" w:cs="Arial"/>
                <w:sz w:val="24"/>
                <w:szCs w:val="24"/>
              </w:rPr>
            </w:pPr>
            <w:r w:rsidRPr="001A312E">
              <w:rPr>
                <w:rFonts w:ascii="Arial" w:hAnsi="Arial" w:cs="Arial"/>
                <w:sz w:val="24"/>
                <w:szCs w:val="24"/>
                <w:highlight w:val="yellow"/>
              </w:rPr>
              <w:t>Desfibrilador externo automático</w:t>
            </w:r>
          </w:p>
        </w:tc>
        <w:tc>
          <w:tcPr>
            <w:tcW w:w="507" w:type="dxa"/>
            <w:noWrap/>
          </w:tcPr>
          <w:p w:rsidR="006D099D" w:rsidRPr="00B77E30" w:rsidRDefault="006D099D" w:rsidP="002A2A5F">
            <w:pPr>
              <w:rPr>
                <w:rFonts w:ascii="Arial" w:hAnsi="Arial" w:cs="Arial"/>
                <w:sz w:val="24"/>
                <w:szCs w:val="24"/>
              </w:rPr>
            </w:pPr>
          </w:p>
        </w:tc>
        <w:tc>
          <w:tcPr>
            <w:tcW w:w="545" w:type="dxa"/>
            <w:noWrap/>
          </w:tcPr>
          <w:p w:rsidR="006D099D" w:rsidRPr="00B77E30" w:rsidRDefault="006D099D" w:rsidP="002A2A5F">
            <w:pPr>
              <w:rPr>
                <w:rFonts w:ascii="Arial" w:hAnsi="Arial" w:cs="Arial"/>
                <w:sz w:val="24"/>
                <w:szCs w:val="24"/>
              </w:rPr>
            </w:pPr>
          </w:p>
        </w:tc>
        <w:tc>
          <w:tcPr>
            <w:tcW w:w="630" w:type="dxa"/>
            <w:noWrap/>
          </w:tcPr>
          <w:p w:rsidR="006D099D" w:rsidRPr="00B77E30" w:rsidRDefault="006D099D" w:rsidP="002A2A5F">
            <w:pPr>
              <w:rPr>
                <w:rFonts w:ascii="Arial" w:hAnsi="Arial" w:cs="Arial"/>
                <w:sz w:val="24"/>
                <w:szCs w:val="24"/>
              </w:rPr>
            </w:pPr>
          </w:p>
        </w:tc>
        <w:tc>
          <w:tcPr>
            <w:tcW w:w="436" w:type="dxa"/>
            <w:noWrap/>
          </w:tcPr>
          <w:p w:rsidR="006D099D" w:rsidRPr="00B77E30" w:rsidRDefault="006D099D" w:rsidP="002A2A5F">
            <w:pPr>
              <w:rPr>
                <w:rFonts w:ascii="Arial" w:hAnsi="Arial" w:cs="Arial"/>
                <w:sz w:val="24"/>
                <w:szCs w:val="24"/>
              </w:rPr>
            </w:pPr>
          </w:p>
        </w:tc>
        <w:tc>
          <w:tcPr>
            <w:tcW w:w="327" w:type="dxa"/>
            <w:noWrap/>
          </w:tcPr>
          <w:p w:rsidR="006D099D" w:rsidRPr="00B77E30" w:rsidRDefault="006D099D" w:rsidP="002A2A5F">
            <w:pPr>
              <w:rPr>
                <w:rFonts w:ascii="Arial" w:hAnsi="Arial" w:cs="Arial"/>
                <w:sz w:val="24"/>
                <w:szCs w:val="24"/>
              </w:rPr>
            </w:pPr>
            <w:r w:rsidRPr="00B77E30">
              <w:rPr>
                <w:rFonts w:ascii="Arial" w:hAnsi="Arial" w:cs="Arial"/>
                <w:sz w:val="24"/>
                <w:szCs w:val="24"/>
              </w:rPr>
              <w:t>X</w:t>
            </w:r>
          </w:p>
        </w:tc>
        <w:tc>
          <w:tcPr>
            <w:tcW w:w="436" w:type="dxa"/>
            <w:noWrap/>
          </w:tcPr>
          <w:p w:rsidR="006D099D" w:rsidRPr="00B77E30" w:rsidRDefault="006D099D" w:rsidP="002A2A5F">
            <w:pPr>
              <w:rPr>
                <w:rFonts w:ascii="Arial" w:hAnsi="Arial" w:cs="Arial"/>
                <w:sz w:val="24"/>
                <w:szCs w:val="24"/>
              </w:rPr>
            </w:pPr>
          </w:p>
        </w:tc>
        <w:tc>
          <w:tcPr>
            <w:tcW w:w="327" w:type="dxa"/>
            <w:noWrap/>
          </w:tcPr>
          <w:p w:rsidR="006D099D" w:rsidRPr="00B77E30" w:rsidRDefault="006D099D" w:rsidP="002A2A5F">
            <w:pPr>
              <w:rPr>
                <w:rFonts w:ascii="Arial" w:hAnsi="Arial" w:cs="Arial"/>
                <w:sz w:val="24"/>
                <w:szCs w:val="24"/>
              </w:rPr>
            </w:pPr>
          </w:p>
        </w:tc>
        <w:tc>
          <w:tcPr>
            <w:tcW w:w="436" w:type="dxa"/>
            <w:noWrap/>
          </w:tcPr>
          <w:p w:rsidR="006D099D" w:rsidRPr="00B77E30" w:rsidRDefault="006D099D" w:rsidP="002A2A5F">
            <w:pPr>
              <w:rPr>
                <w:rFonts w:ascii="Arial" w:hAnsi="Arial" w:cs="Arial"/>
                <w:sz w:val="24"/>
                <w:szCs w:val="24"/>
              </w:rPr>
            </w:pPr>
          </w:p>
        </w:tc>
        <w:tc>
          <w:tcPr>
            <w:tcW w:w="1817" w:type="dxa"/>
            <w:noWrap/>
          </w:tcPr>
          <w:p w:rsidR="006D099D" w:rsidRPr="00B77E30" w:rsidRDefault="006D099D" w:rsidP="002A2A5F">
            <w:pPr>
              <w:rPr>
                <w:rFonts w:ascii="Arial" w:hAnsi="Arial" w:cs="Arial"/>
                <w:sz w:val="24"/>
                <w:szCs w:val="24"/>
              </w:rPr>
            </w:pPr>
            <w:r w:rsidRPr="00B77E30">
              <w:rPr>
                <w:rFonts w:ascii="Arial" w:hAnsi="Arial" w:cs="Arial"/>
                <w:sz w:val="24"/>
                <w:szCs w:val="24"/>
              </w:rPr>
              <w:t>Brigada de emergencias</w:t>
            </w:r>
          </w:p>
        </w:tc>
        <w:tc>
          <w:tcPr>
            <w:tcW w:w="2395" w:type="dxa"/>
          </w:tcPr>
          <w:p w:rsidR="006D099D" w:rsidRPr="00B77E30" w:rsidRDefault="006D099D" w:rsidP="002A2A5F">
            <w:pPr>
              <w:rPr>
                <w:rFonts w:ascii="Arial" w:hAnsi="Arial" w:cs="Arial"/>
                <w:sz w:val="24"/>
                <w:szCs w:val="24"/>
              </w:rPr>
            </w:pPr>
          </w:p>
        </w:tc>
      </w:tr>
    </w:tbl>
    <w:p w:rsidR="00CA22EE" w:rsidRPr="00B77E30" w:rsidRDefault="00CA22EE" w:rsidP="00CA22EE">
      <w:pPr>
        <w:rPr>
          <w:rFonts w:ascii="Arial" w:hAnsi="Arial" w:cs="Arial"/>
          <w:sz w:val="24"/>
          <w:szCs w:val="24"/>
          <w:lang w:eastAsia="ar-SA"/>
        </w:rPr>
      </w:pPr>
    </w:p>
    <w:p w:rsidR="006D099D" w:rsidRPr="00B77E30" w:rsidRDefault="0030673E" w:rsidP="006D099D">
      <w:pPr>
        <w:jc w:val="both"/>
        <w:rPr>
          <w:rFonts w:ascii="Arial" w:hAnsi="Arial" w:cs="Arial"/>
          <w:b/>
          <w:sz w:val="24"/>
          <w:szCs w:val="24"/>
        </w:rPr>
      </w:pPr>
      <w:r w:rsidRPr="00B77E30">
        <w:rPr>
          <w:rFonts w:ascii="Arial" w:hAnsi="Arial" w:cs="Arial"/>
          <w:b/>
          <w:sz w:val="24"/>
          <w:szCs w:val="24"/>
        </w:rPr>
        <w:t xml:space="preserve">15.3. </w:t>
      </w:r>
      <w:r w:rsidR="006D099D" w:rsidRPr="00B77E30">
        <w:rPr>
          <w:rFonts w:ascii="Arial" w:hAnsi="Arial" w:cs="Arial"/>
          <w:b/>
          <w:sz w:val="24"/>
          <w:szCs w:val="24"/>
        </w:rPr>
        <w:t>Señalización</w:t>
      </w:r>
    </w:p>
    <w:p w:rsidR="006D099D" w:rsidRPr="00B77E30" w:rsidRDefault="006D099D" w:rsidP="006D099D">
      <w:pPr>
        <w:jc w:val="both"/>
        <w:rPr>
          <w:rFonts w:ascii="Arial" w:hAnsi="Arial" w:cs="Arial"/>
          <w:sz w:val="24"/>
          <w:szCs w:val="24"/>
        </w:rPr>
      </w:pPr>
      <w:r w:rsidRPr="00B77E30">
        <w:rPr>
          <w:rFonts w:ascii="Arial" w:hAnsi="Arial" w:cs="Arial"/>
          <w:sz w:val="24"/>
          <w:szCs w:val="24"/>
        </w:rPr>
        <w:t>Para asegurar la información a todo el personal sobre los riesgos y sistemas de evacuación, se garantiza la ejecución de un programa semestral de demarcación y señalización que cubra todas las áreas de la edificación, y que incluya:</w:t>
      </w:r>
    </w:p>
    <w:p w:rsidR="006D099D" w:rsidRPr="00B77E30" w:rsidRDefault="006D099D" w:rsidP="00EB53D8">
      <w:pPr>
        <w:numPr>
          <w:ilvl w:val="0"/>
          <w:numId w:val="78"/>
        </w:numPr>
        <w:spacing w:after="0" w:line="240" w:lineRule="auto"/>
        <w:jc w:val="both"/>
        <w:rPr>
          <w:rFonts w:ascii="Arial" w:hAnsi="Arial" w:cs="Arial"/>
          <w:sz w:val="24"/>
          <w:szCs w:val="24"/>
        </w:rPr>
      </w:pPr>
      <w:r w:rsidRPr="00B77E30">
        <w:rPr>
          <w:rFonts w:ascii="Arial" w:hAnsi="Arial" w:cs="Arial"/>
          <w:sz w:val="24"/>
          <w:szCs w:val="24"/>
        </w:rPr>
        <w:t>Demarcación de rutas de evacuación y pasillos de circulación</w:t>
      </w:r>
      <w:r w:rsidR="001A312E">
        <w:rPr>
          <w:rFonts w:ascii="Arial" w:hAnsi="Arial" w:cs="Arial"/>
          <w:sz w:val="24"/>
          <w:szCs w:val="24"/>
        </w:rPr>
        <w:t xml:space="preserve"> </w:t>
      </w:r>
    </w:p>
    <w:p w:rsidR="006D099D" w:rsidRPr="00B77E30" w:rsidRDefault="006D099D" w:rsidP="00EB53D8">
      <w:pPr>
        <w:numPr>
          <w:ilvl w:val="0"/>
          <w:numId w:val="78"/>
        </w:numPr>
        <w:spacing w:after="0" w:line="240" w:lineRule="auto"/>
        <w:jc w:val="both"/>
        <w:rPr>
          <w:rFonts w:ascii="Arial" w:hAnsi="Arial" w:cs="Arial"/>
          <w:sz w:val="24"/>
          <w:szCs w:val="24"/>
        </w:rPr>
      </w:pPr>
      <w:r w:rsidRPr="00B77E30">
        <w:rPr>
          <w:rFonts w:ascii="Arial" w:hAnsi="Arial" w:cs="Arial"/>
          <w:sz w:val="24"/>
          <w:szCs w:val="24"/>
        </w:rPr>
        <w:t>Demarcación y señalización de equipos contra incendios</w:t>
      </w:r>
    </w:p>
    <w:p w:rsidR="006D099D" w:rsidRPr="00B77E30" w:rsidRDefault="006D099D" w:rsidP="00EB53D8">
      <w:pPr>
        <w:numPr>
          <w:ilvl w:val="0"/>
          <w:numId w:val="78"/>
        </w:numPr>
        <w:spacing w:after="0" w:line="240" w:lineRule="auto"/>
        <w:jc w:val="both"/>
        <w:rPr>
          <w:rFonts w:ascii="Arial" w:hAnsi="Arial" w:cs="Arial"/>
          <w:sz w:val="24"/>
          <w:szCs w:val="24"/>
        </w:rPr>
      </w:pPr>
      <w:r w:rsidRPr="00B77E30">
        <w:rPr>
          <w:rFonts w:ascii="Arial" w:hAnsi="Arial" w:cs="Arial"/>
          <w:sz w:val="24"/>
          <w:szCs w:val="24"/>
        </w:rPr>
        <w:t>Demarcación y señalización de equipos de primeros auxilios</w:t>
      </w:r>
    </w:p>
    <w:p w:rsidR="006D099D" w:rsidRPr="00B77E30" w:rsidRDefault="006D099D" w:rsidP="006D099D">
      <w:pPr>
        <w:pStyle w:val="Textoindependiente"/>
        <w:jc w:val="center"/>
        <w:rPr>
          <w:rFonts w:ascii="Arial" w:hAnsi="Arial" w:cs="Arial"/>
          <w:noProof/>
          <w:sz w:val="24"/>
          <w:szCs w:val="24"/>
        </w:rPr>
      </w:pPr>
    </w:p>
    <w:p w:rsidR="006D099D" w:rsidRPr="00B77E30" w:rsidRDefault="0030673E" w:rsidP="006D099D">
      <w:pPr>
        <w:rPr>
          <w:rFonts w:ascii="Arial" w:hAnsi="Arial" w:cs="Arial"/>
          <w:b/>
          <w:sz w:val="24"/>
          <w:szCs w:val="24"/>
        </w:rPr>
      </w:pPr>
      <w:r w:rsidRPr="00B77E30">
        <w:rPr>
          <w:rFonts w:ascii="Arial" w:hAnsi="Arial" w:cs="Arial"/>
          <w:b/>
          <w:sz w:val="24"/>
          <w:szCs w:val="24"/>
        </w:rPr>
        <w:t xml:space="preserve">15.4. </w:t>
      </w:r>
      <w:r w:rsidR="006D099D" w:rsidRPr="00B77E30">
        <w:rPr>
          <w:rFonts w:ascii="Arial" w:hAnsi="Arial" w:cs="Arial"/>
          <w:b/>
          <w:sz w:val="24"/>
          <w:szCs w:val="24"/>
        </w:rPr>
        <w:t>Monitoreo a causas y mantenimiento preventivo</w:t>
      </w:r>
    </w:p>
    <w:p w:rsidR="00CA22EE" w:rsidRPr="00B77E30" w:rsidRDefault="006D099D" w:rsidP="001A312E">
      <w:pPr>
        <w:jc w:val="both"/>
        <w:rPr>
          <w:rFonts w:ascii="Arial" w:hAnsi="Arial" w:cs="Arial"/>
          <w:sz w:val="24"/>
          <w:szCs w:val="24"/>
          <w:lang w:val="es-ES_tradnl" w:eastAsia="ar-SA"/>
        </w:rPr>
      </w:pPr>
      <w:r w:rsidRPr="00B77E30">
        <w:rPr>
          <w:rFonts w:ascii="Arial" w:hAnsi="Arial" w:cs="Arial"/>
          <w:sz w:val="24"/>
          <w:szCs w:val="24"/>
        </w:rPr>
        <w:lastRenderedPageBreak/>
        <w:t>Su objetivo es identificar las potenciales causas o factores agravantes de las amenazas y establecer el plan de seguimiento y mantenimiento preventivo para evitar que se conviertan en una amenaza real que desencadene o agrave una emergencia.</w:t>
      </w:r>
    </w:p>
    <w:tbl>
      <w:tblPr>
        <w:tblW w:w="105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4"/>
        <w:gridCol w:w="1489"/>
        <w:gridCol w:w="1701"/>
        <w:gridCol w:w="2693"/>
        <w:gridCol w:w="1417"/>
        <w:gridCol w:w="1488"/>
      </w:tblGrid>
      <w:tr w:rsidR="006D099D" w:rsidRPr="00B77E30" w:rsidTr="001A312E">
        <w:trPr>
          <w:trHeight w:val="2183"/>
          <w:tblHeader/>
          <w:jc w:val="center"/>
        </w:trPr>
        <w:tc>
          <w:tcPr>
            <w:tcW w:w="1794" w:type="dxa"/>
            <w:tcBorders>
              <w:top w:val="single" w:sz="4" w:space="0" w:color="auto"/>
              <w:left w:val="single" w:sz="4" w:space="0" w:color="auto"/>
              <w:bottom w:val="single" w:sz="4" w:space="0" w:color="auto"/>
              <w:right w:val="single" w:sz="4" w:space="0" w:color="auto"/>
            </w:tcBorders>
            <w:shd w:val="clear" w:color="auto" w:fill="000000"/>
            <w:noWrap/>
            <w:textDirection w:val="btLr"/>
          </w:tcPr>
          <w:p w:rsidR="006D099D" w:rsidRPr="00B77E30" w:rsidRDefault="006D099D" w:rsidP="002A2A5F">
            <w:pPr>
              <w:ind w:left="113" w:right="113"/>
              <w:jc w:val="center"/>
              <w:rPr>
                <w:rFonts w:ascii="Arial" w:hAnsi="Arial" w:cs="Arial"/>
                <w:b/>
                <w:bCs/>
                <w:sz w:val="24"/>
                <w:szCs w:val="24"/>
              </w:rPr>
            </w:pPr>
          </w:p>
          <w:p w:rsidR="006D099D" w:rsidRPr="00B77E30" w:rsidRDefault="006D099D" w:rsidP="002A2A5F">
            <w:pPr>
              <w:ind w:left="113" w:right="113"/>
              <w:jc w:val="center"/>
              <w:rPr>
                <w:rFonts w:ascii="Arial" w:hAnsi="Arial" w:cs="Arial"/>
                <w:b/>
                <w:bCs/>
                <w:sz w:val="24"/>
                <w:szCs w:val="24"/>
              </w:rPr>
            </w:pPr>
            <w:r w:rsidRPr="00B77E30">
              <w:rPr>
                <w:rFonts w:ascii="Arial" w:hAnsi="Arial" w:cs="Arial"/>
                <w:b/>
                <w:bCs/>
                <w:sz w:val="24"/>
                <w:szCs w:val="24"/>
              </w:rPr>
              <w:t>Amenaza</w:t>
            </w:r>
          </w:p>
        </w:tc>
        <w:tc>
          <w:tcPr>
            <w:tcW w:w="1489" w:type="dxa"/>
            <w:tcBorders>
              <w:top w:val="single" w:sz="4" w:space="0" w:color="auto"/>
              <w:left w:val="single" w:sz="4" w:space="0" w:color="auto"/>
              <w:bottom w:val="single" w:sz="4" w:space="0" w:color="auto"/>
              <w:right w:val="single" w:sz="4" w:space="0" w:color="auto"/>
            </w:tcBorders>
            <w:shd w:val="clear" w:color="auto" w:fill="000000"/>
            <w:textDirection w:val="btLr"/>
          </w:tcPr>
          <w:p w:rsidR="006D099D" w:rsidRPr="00B77E30" w:rsidRDefault="006D099D" w:rsidP="002A2A5F">
            <w:pPr>
              <w:ind w:left="113" w:right="113"/>
              <w:jc w:val="center"/>
              <w:rPr>
                <w:rFonts w:ascii="Arial" w:hAnsi="Arial" w:cs="Arial"/>
                <w:b/>
                <w:bCs/>
                <w:sz w:val="24"/>
                <w:szCs w:val="24"/>
              </w:rPr>
            </w:pPr>
          </w:p>
          <w:p w:rsidR="006D099D" w:rsidRPr="00B77E30" w:rsidRDefault="006D099D" w:rsidP="002A2A5F">
            <w:pPr>
              <w:ind w:left="113" w:right="113"/>
              <w:jc w:val="center"/>
              <w:rPr>
                <w:rFonts w:ascii="Arial" w:hAnsi="Arial" w:cs="Arial"/>
                <w:b/>
                <w:bCs/>
                <w:sz w:val="24"/>
                <w:szCs w:val="24"/>
              </w:rPr>
            </w:pPr>
          </w:p>
          <w:p w:rsidR="006D099D" w:rsidRPr="00B77E30" w:rsidRDefault="006D099D" w:rsidP="002A2A5F">
            <w:pPr>
              <w:ind w:left="113" w:right="113"/>
              <w:jc w:val="center"/>
              <w:rPr>
                <w:rFonts w:ascii="Arial" w:hAnsi="Arial" w:cs="Arial"/>
                <w:b/>
                <w:bCs/>
                <w:sz w:val="24"/>
                <w:szCs w:val="24"/>
              </w:rPr>
            </w:pPr>
            <w:r w:rsidRPr="00B77E30">
              <w:rPr>
                <w:rFonts w:ascii="Arial" w:hAnsi="Arial" w:cs="Arial"/>
                <w:b/>
                <w:bCs/>
                <w:sz w:val="24"/>
                <w:szCs w:val="24"/>
              </w:rPr>
              <w:t>Causa</w:t>
            </w:r>
          </w:p>
        </w:tc>
        <w:tc>
          <w:tcPr>
            <w:tcW w:w="1701" w:type="dxa"/>
            <w:tcBorders>
              <w:top w:val="single" w:sz="4" w:space="0" w:color="auto"/>
              <w:left w:val="single" w:sz="4" w:space="0" w:color="auto"/>
              <w:bottom w:val="single" w:sz="4" w:space="0" w:color="auto"/>
              <w:right w:val="single" w:sz="4" w:space="0" w:color="auto"/>
            </w:tcBorders>
            <w:shd w:val="clear" w:color="auto" w:fill="000000"/>
            <w:textDirection w:val="btLr"/>
          </w:tcPr>
          <w:p w:rsidR="006D099D" w:rsidRPr="00B77E30" w:rsidRDefault="006D099D" w:rsidP="002A2A5F">
            <w:pPr>
              <w:ind w:left="113" w:right="113"/>
              <w:jc w:val="center"/>
              <w:rPr>
                <w:rFonts w:ascii="Arial" w:hAnsi="Arial" w:cs="Arial"/>
                <w:b/>
                <w:bCs/>
                <w:sz w:val="24"/>
                <w:szCs w:val="24"/>
              </w:rPr>
            </w:pPr>
          </w:p>
          <w:p w:rsidR="006D099D" w:rsidRPr="00B77E30" w:rsidRDefault="006D099D" w:rsidP="002A2A5F">
            <w:pPr>
              <w:ind w:left="113" w:right="113"/>
              <w:jc w:val="center"/>
              <w:rPr>
                <w:rFonts w:ascii="Arial" w:hAnsi="Arial" w:cs="Arial"/>
                <w:b/>
                <w:bCs/>
                <w:sz w:val="24"/>
                <w:szCs w:val="24"/>
              </w:rPr>
            </w:pPr>
          </w:p>
          <w:p w:rsidR="006D099D" w:rsidRPr="00B77E30" w:rsidRDefault="006D099D" w:rsidP="002A2A5F">
            <w:pPr>
              <w:ind w:left="113" w:right="113"/>
              <w:jc w:val="center"/>
              <w:rPr>
                <w:rFonts w:ascii="Arial" w:hAnsi="Arial" w:cs="Arial"/>
                <w:b/>
                <w:bCs/>
                <w:sz w:val="24"/>
                <w:szCs w:val="24"/>
              </w:rPr>
            </w:pPr>
          </w:p>
          <w:p w:rsidR="006D099D" w:rsidRPr="00B77E30" w:rsidRDefault="006D099D" w:rsidP="002A2A5F">
            <w:pPr>
              <w:ind w:left="113" w:right="113"/>
              <w:jc w:val="center"/>
              <w:rPr>
                <w:rFonts w:ascii="Arial" w:hAnsi="Arial" w:cs="Arial"/>
                <w:b/>
                <w:bCs/>
                <w:sz w:val="24"/>
                <w:szCs w:val="24"/>
              </w:rPr>
            </w:pPr>
          </w:p>
          <w:p w:rsidR="006D099D" w:rsidRPr="00B77E30" w:rsidRDefault="006D099D" w:rsidP="002A2A5F">
            <w:pPr>
              <w:ind w:left="113" w:right="113"/>
              <w:jc w:val="center"/>
              <w:rPr>
                <w:rFonts w:ascii="Arial" w:hAnsi="Arial" w:cs="Arial"/>
                <w:b/>
                <w:bCs/>
                <w:sz w:val="24"/>
                <w:szCs w:val="24"/>
              </w:rPr>
            </w:pPr>
            <w:r w:rsidRPr="00B77E30">
              <w:rPr>
                <w:rFonts w:ascii="Arial" w:hAnsi="Arial" w:cs="Arial"/>
                <w:b/>
                <w:bCs/>
                <w:sz w:val="24"/>
                <w:szCs w:val="24"/>
              </w:rPr>
              <w:t>Descripción</w:t>
            </w:r>
          </w:p>
        </w:tc>
        <w:tc>
          <w:tcPr>
            <w:tcW w:w="2693" w:type="dxa"/>
            <w:tcBorders>
              <w:top w:val="single" w:sz="4" w:space="0" w:color="auto"/>
              <w:left w:val="single" w:sz="4" w:space="0" w:color="auto"/>
              <w:bottom w:val="single" w:sz="4" w:space="0" w:color="auto"/>
              <w:right w:val="single" w:sz="4" w:space="0" w:color="auto"/>
            </w:tcBorders>
            <w:shd w:val="clear" w:color="auto" w:fill="000000"/>
            <w:textDirection w:val="btLr"/>
          </w:tcPr>
          <w:p w:rsidR="006D099D" w:rsidRPr="00B77E30" w:rsidRDefault="006D099D" w:rsidP="002A2A5F">
            <w:pPr>
              <w:ind w:left="113" w:right="113"/>
              <w:jc w:val="center"/>
              <w:rPr>
                <w:rFonts w:ascii="Arial" w:hAnsi="Arial" w:cs="Arial"/>
                <w:b/>
                <w:bCs/>
                <w:sz w:val="24"/>
                <w:szCs w:val="24"/>
              </w:rPr>
            </w:pPr>
          </w:p>
          <w:p w:rsidR="006D099D" w:rsidRPr="00B77E30" w:rsidRDefault="006D099D" w:rsidP="00B974F8">
            <w:pPr>
              <w:ind w:left="113" w:right="113"/>
              <w:rPr>
                <w:rFonts w:ascii="Arial" w:hAnsi="Arial" w:cs="Arial"/>
                <w:b/>
                <w:bCs/>
                <w:sz w:val="24"/>
                <w:szCs w:val="24"/>
              </w:rPr>
            </w:pPr>
          </w:p>
          <w:p w:rsidR="006D099D" w:rsidRPr="00B77E30" w:rsidRDefault="006D099D" w:rsidP="002A2A5F">
            <w:pPr>
              <w:ind w:left="113" w:right="113"/>
              <w:jc w:val="center"/>
              <w:rPr>
                <w:rFonts w:ascii="Arial" w:hAnsi="Arial" w:cs="Arial"/>
                <w:b/>
                <w:bCs/>
                <w:sz w:val="24"/>
                <w:szCs w:val="24"/>
              </w:rPr>
            </w:pPr>
            <w:r w:rsidRPr="00B77E30">
              <w:rPr>
                <w:rFonts w:ascii="Arial" w:hAnsi="Arial" w:cs="Arial"/>
                <w:b/>
                <w:bCs/>
                <w:sz w:val="24"/>
                <w:szCs w:val="24"/>
              </w:rPr>
              <w:t>Monitoreo</w:t>
            </w:r>
          </w:p>
        </w:tc>
        <w:tc>
          <w:tcPr>
            <w:tcW w:w="1417" w:type="dxa"/>
            <w:tcBorders>
              <w:top w:val="single" w:sz="4" w:space="0" w:color="auto"/>
              <w:left w:val="single" w:sz="4" w:space="0" w:color="auto"/>
              <w:bottom w:val="single" w:sz="4" w:space="0" w:color="auto"/>
              <w:right w:val="single" w:sz="4" w:space="0" w:color="auto"/>
            </w:tcBorders>
            <w:shd w:val="clear" w:color="auto" w:fill="000000"/>
            <w:noWrap/>
            <w:textDirection w:val="btLr"/>
          </w:tcPr>
          <w:p w:rsidR="006D099D" w:rsidRPr="00B77E30" w:rsidRDefault="006D099D" w:rsidP="002A2A5F">
            <w:pPr>
              <w:ind w:left="113" w:right="113"/>
              <w:jc w:val="center"/>
              <w:rPr>
                <w:rFonts w:ascii="Arial" w:hAnsi="Arial" w:cs="Arial"/>
                <w:b/>
                <w:bCs/>
                <w:sz w:val="24"/>
                <w:szCs w:val="24"/>
              </w:rPr>
            </w:pPr>
          </w:p>
          <w:p w:rsidR="006D099D" w:rsidRPr="00B77E30" w:rsidRDefault="006D099D" w:rsidP="002A2A5F">
            <w:pPr>
              <w:ind w:left="113" w:right="113"/>
              <w:jc w:val="center"/>
              <w:rPr>
                <w:rFonts w:ascii="Arial" w:hAnsi="Arial" w:cs="Arial"/>
                <w:b/>
                <w:bCs/>
                <w:sz w:val="24"/>
                <w:szCs w:val="24"/>
              </w:rPr>
            </w:pPr>
          </w:p>
          <w:p w:rsidR="006D099D" w:rsidRPr="00B77E30" w:rsidRDefault="006D099D" w:rsidP="002A2A5F">
            <w:pPr>
              <w:ind w:left="113" w:right="113"/>
              <w:jc w:val="center"/>
              <w:rPr>
                <w:rFonts w:ascii="Arial" w:hAnsi="Arial" w:cs="Arial"/>
                <w:b/>
                <w:bCs/>
                <w:sz w:val="24"/>
                <w:szCs w:val="24"/>
              </w:rPr>
            </w:pPr>
            <w:r w:rsidRPr="00B77E30">
              <w:rPr>
                <w:rFonts w:ascii="Arial" w:hAnsi="Arial" w:cs="Arial"/>
                <w:b/>
                <w:bCs/>
                <w:sz w:val="24"/>
                <w:szCs w:val="24"/>
              </w:rPr>
              <w:t>Periodicidad</w:t>
            </w:r>
          </w:p>
        </w:tc>
        <w:tc>
          <w:tcPr>
            <w:tcW w:w="1488" w:type="dxa"/>
            <w:tcBorders>
              <w:top w:val="single" w:sz="4" w:space="0" w:color="auto"/>
              <w:left w:val="single" w:sz="4" w:space="0" w:color="auto"/>
              <w:bottom w:val="single" w:sz="4" w:space="0" w:color="auto"/>
              <w:right w:val="single" w:sz="4" w:space="0" w:color="auto"/>
            </w:tcBorders>
            <w:shd w:val="clear" w:color="auto" w:fill="000000"/>
            <w:noWrap/>
            <w:textDirection w:val="btLr"/>
          </w:tcPr>
          <w:p w:rsidR="006D099D" w:rsidRPr="00B77E30" w:rsidRDefault="006D099D" w:rsidP="00B974F8">
            <w:pPr>
              <w:ind w:left="113" w:right="113"/>
              <w:rPr>
                <w:rFonts w:ascii="Arial" w:hAnsi="Arial" w:cs="Arial"/>
                <w:b/>
                <w:bCs/>
                <w:sz w:val="24"/>
                <w:szCs w:val="24"/>
              </w:rPr>
            </w:pPr>
          </w:p>
          <w:p w:rsidR="006D099D" w:rsidRPr="00B77E30" w:rsidRDefault="006D099D" w:rsidP="002A2A5F">
            <w:pPr>
              <w:ind w:left="113" w:right="113"/>
              <w:jc w:val="center"/>
              <w:rPr>
                <w:rFonts w:ascii="Arial" w:hAnsi="Arial" w:cs="Arial"/>
                <w:b/>
                <w:bCs/>
                <w:sz w:val="24"/>
                <w:szCs w:val="24"/>
              </w:rPr>
            </w:pPr>
            <w:r w:rsidRPr="00B77E30">
              <w:rPr>
                <w:rFonts w:ascii="Arial" w:hAnsi="Arial" w:cs="Arial"/>
                <w:b/>
                <w:bCs/>
                <w:sz w:val="24"/>
                <w:szCs w:val="24"/>
              </w:rPr>
              <w:t>Responsable</w:t>
            </w:r>
          </w:p>
        </w:tc>
      </w:tr>
      <w:tr w:rsidR="004058A2" w:rsidRPr="00B77E30" w:rsidTr="001A312E">
        <w:trPr>
          <w:trHeight w:val="785"/>
          <w:jc w:val="center"/>
        </w:trPr>
        <w:tc>
          <w:tcPr>
            <w:tcW w:w="1794" w:type="dxa"/>
            <w:tcBorders>
              <w:top w:val="single" w:sz="4" w:space="0" w:color="auto"/>
              <w:left w:val="single" w:sz="4" w:space="0" w:color="auto"/>
              <w:bottom w:val="single" w:sz="4" w:space="0" w:color="auto"/>
              <w:right w:val="single" w:sz="4" w:space="0" w:color="auto"/>
            </w:tcBorders>
            <w:noWrap/>
          </w:tcPr>
          <w:p w:rsidR="009812EF" w:rsidRPr="00B77E30" w:rsidRDefault="009812EF" w:rsidP="00847E63">
            <w:pPr>
              <w:jc w:val="center"/>
              <w:rPr>
                <w:rFonts w:ascii="Arial" w:hAnsi="Arial" w:cs="Arial"/>
                <w:b/>
                <w:sz w:val="24"/>
                <w:szCs w:val="24"/>
              </w:rPr>
            </w:pPr>
            <w:r w:rsidRPr="00B77E30">
              <w:rPr>
                <w:rFonts w:ascii="Arial" w:hAnsi="Arial" w:cs="Arial"/>
                <w:b/>
                <w:sz w:val="24"/>
                <w:szCs w:val="24"/>
              </w:rPr>
              <w:t>Inundaciones</w:t>
            </w:r>
          </w:p>
        </w:tc>
        <w:tc>
          <w:tcPr>
            <w:tcW w:w="1489" w:type="dxa"/>
            <w:tcBorders>
              <w:top w:val="single" w:sz="4" w:space="0" w:color="auto"/>
              <w:left w:val="single" w:sz="4" w:space="0" w:color="auto"/>
              <w:bottom w:val="single" w:sz="4" w:space="0" w:color="auto"/>
              <w:right w:val="single" w:sz="4" w:space="0" w:color="auto"/>
            </w:tcBorders>
          </w:tcPr>
          <w:p w:rsidR="004058A2" w:rsidRPr="00B77E30" w:rsidRDefault="00847E63" w:rsidP="002A2A5F">
            <w:pPr>
              <w:jc w:val="center"/>
              <w:rPr>
                <w:rFonts w:ascii="Arial" w:hAnsi="Arial" w:cs="Arial"/>
                <w:sz w:val="24"/>
                <w:szCs w:val="24"/>
              </w:rPr>
            </w:pPr>
            <w:r w:rsidRPr="00B77E30">
              <w:rPr>
                <w:rFonts w:ascii="Arial" w:hAnsi="Arial" w:cs="Arial"/>
                <w:sz w:val="24"/>
                <w:szCs w:val="24"/>
              </w:rPr>
              <w:t>Temporada invernal</w:t>
            </w:r>
          </w:p>
        </w:tc>
        <w:tc>
          <w:tcPr>
            <w:tcW w:w="1701" w:type="dxa"/>
            <w:tcBorders>
              <w:top w:val="single" w:sz="4" w:space="0" w:color="auto"/>
              <w:left w:val="single" w:sz="4" w:space="0" w:color="auto"/>
              <w:bottom w:val="single" w:sz="4" w:space="0" w:color="auto"/>
              <w:right w:val="single" w:sz="4" w:space="0" w:color="auto"/>
            </w:tcBorders>
          </w:tcPr>
          <w:p w:rsidR="004058A2" w:rsidRPr="00B77E30" w:rsidRDefault="00847E63" w:rsidP="002A2A5F">
            <w:pPr>
              <w:rPr>
                <w:rFonts w:ascii="Arial" w:hAnsi="Arial" w:cs="Arial"/>
                <w:sz w:val="24"/>
                <w:szCs w:val="24"/>
              </w:rPr>
            </w:pPr>
            <w:r w:rsidRPr="00B77E30">
              <w:rPr>
                <w:rFonts w:ascii="Arial" w:hAnsi="Arial" w:cs="Arial"/>
                <w:sz w:val="24"/>
                <w:szCs w:val="24"/>
              </w:rPr>
              <w:t>Aumento del caudal y desbordamiento del cauce  del rio cauca</w:t>
            </w:r>
          </w:p>
        </w:tc>
        <w:tc>
          <w:tcPr>
            <w:tcW w:w="2693" w:type="dxa"/>
            <w:tcBorders>
              <w:top w:val="single" w:sz="4" w:space="0" w:color="auto"/>
              <w:left w:val="single" w:sz="4" w:space="0" w:color="auto"/>
              <w:bottom w:val="single" w:sz="4" w:space="0" w:color="auto"/>
              <w:right w:val="single" w:sz="4" w:space="0" w:color="auto"/>
            </w:tcBorders>
          </w:tcPr>
          <w:p w:rsidR="004058A2" w:rsidRPr="00B77E30" w:rsidRDefault="00847E63" w:rsidP="002A2A5F">
            <w:pPr>
              <w:rPr>
                <w:rFonts w:ascii="Arial" w:hAnsi="Arial" w:cs="Arial"/>
                <w:sz w:val="24"/>
                <w:szCs w:val="24"/>
              </w:rPr>
            </w:pPr>
            <w:r w:rsidRPr="00B77E30">
              <w:rPr>
                <w:rFonts w:ascii="Arial" w:hAnsi="Arial" w:cs="Arial"/>
                <w:sz w:val="24"/>
                <w:szCs w:val="24"/>
              </w:rPr>
              <w:t>Revisión periódica de sumideros y sifones</w:t>
            </w:r>
          </w:p>
        </w:tc>
        <w:tc>
          <w:tcPr>
            <w:tcW w:w="1417" w:type="dxa"/>
            <w:tcBorders>
              <w:top w:val="single" w:sz="4" w:space="0" w:color="auto"/>
              <w:left w:val="single" w:sz="4" w:space="0" w:color="auto"/>
              <w:bottom w:val="single" w:sz="4" w:space="0" w:color="auto"/>
              <w:right w:val="single" w:sz="4" w:space="0" w:color="auto"/>
            </w:tcBorders>
          </w:tcPr>
          <w:p w:rsidR="004058A2" w:rsidRPr="00B77E30" w:rsidRDefault="00847E63" w:rsidP="002A2A5F">
            <w:pPr>
              <w:jc w:val="center"/>
              <w:rPr>
                <w:rFonts w:ascii="Arial" w:hAnsi="Arial" w:cs="Arial"/>
                <w:sz w:val="24"/>
                <w:szCs w:val="24"/>
              </w:rPr>
            </w:pPr>
            <w:r w:rsidRPr="00B77E30">
              <w:rPr>
                <w:rFonts w:ascii="Arial" w:hAnsi="Arial" w:cs="Arial"/>
                <w:sz w:val="24"/>
                <w:szCs w:val="24"/>
              </w:rPr>
              <w:t>Temporada de lluvias</w:t>
            </w:r>
          </w:p>
        </w:tc>
        <w:tc>
          <w:tcPr>
            <w:tcW w:w="1488" w:type="dxa"/>
            <w:tcBorders>
              <w:top w:val="single" w:sz="4" w:space="0" w:color="auto"/>
              <w:left w:val="single" w:sz="4" w:space="0" w:color="auto"/>
              <w:bottom w:val="single" w:sz="4" w:space="0" w:color="auto"/>
              <w:right w:val="single" w:sz="4" w:space="0" w:color="auto"/>
            </w:tcBorders>
            <w:noWrap/>
          </w:tcPr>
          <w:p w:rsidR="004058A2" w:rsidRPr="00B77E30" w:rsidRDefault="00CA203C" w:rsidP="002A2A5F">
            <w:pPr>
              <w:jc w:val="center"/>
              <w:rPr>
                <w:rFonts w:ascii="Arial" w:hAnsi="Arial" w:cs="Arial"/>
                <w:sz w:val="24"/>
                <w:szCs w:val="24"/>
              </w:rPr>
            </w:pPr>
            <w:r w:rsidRPr="00B77E30">
              <w:rPr>
                <w:rFonts w:ascii="Arial" w:hAnsi="Arial" w:cs="Arial"/>
                <w:sz w:val="24"/>
                <w:szCs w:val="24"/>
              </w:rPr>
              <w:t xml:space="preserve">Líder de </w:t>
            </w:r>
            <w:r w:rsidR="00847E63" w:rsidRPr="00B77E30">
              <w:rPr>
                <w:rFonts w:ascii="Arial" w:hAnsi="Arial" w:cs="Arial"/>
                <w:sz w:val="24"/>
                <w:szCs w:val="24"/>
              </w:rPr>
              <w:t xml:space="preserve"> mantenimiento</w:t>
            </w:r>
          </w:p>
        </w:tc>
      </w:tr>
      <w:tr w:rsidR="006D099D" w:rsidRPr="00B77E30" w:rsidTr="001A312E">
        <w:trPr>
          <w:trHeight w:val="785"/>
          <w:jc w:val="center"/>
        </w:trPr>
        <w:tc>
          <w:tcPr>
            <w:tcW w:w="1794" w:type="dxa"/>
            <w:tcBorders>
              <w:top w:val="single" w:sz="4" w:space="0" w:color="auto"/>
              <w:left w:val="single" w:sz="4" w:space="0" w:color="auto"/>
              <w:bottom w:val="single" w:sz="4" w:space="0" w:color="auto"/>
              <w:right w:val="single" w:sz="4" w:space="0" w:color="auto"/>
            </w:tcBorders>
            <w:noWrap/>
            <w:hideMark/>
          </w:tcPr>
          <w:p w:rsidR="006D099D" w:rsidRPr="00B77E30" w:rsidRDefault="006D099D" w:rsidP="002A2A5F">
            <w:pPr>
              <w:jc w:val="center"/>
              <w:rPr>
                <w:rFonts w:ascii="Arial" w:hAnsi="Arial" w:cs="Arial"/>
                <w:b/>
                <w:sz w:val="24"/>
                <w:szCs w:val="24"/>
              </w:rPr>
            </w:pPr>
          </w:p>
          <w:p w:rsidR="006D099D" w:rsidRPr="00B77E30" w:rsidRDefault="006D099D" w:rsidP="002A2A5F">
            <w:pPr>
              <w:jc w:val="center"/>
              <w:rPr>
                <w:rFonts w:ascii="Arial" w:hAnsi="Arial" w:cs="Arial"/>
                <w:b/>
                <w:sz w:val="24"/>
                <w:szCs w:val="24"/>
              </w:rPr>
            </w:pPr>
            <w:r w:rsidRPr="00B77E30">
              <w:rPr>
                <w:rFonts w:ascii="Arial" w:hAnsi="Arial" w:cs="Arial"/>
                <w:b/>
                <w:sz w:val="24"/>
                <w:szCs w:val="24"/>
              </w:rPr>
              <w:t>Explosión</w:t>
            </w:r>
          </w:p>
        </w:tc>
        <w:tc>
          <w:tcPr>
            <w:tcW w:w="1489"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r w:rsidRPr="00B77E30">
              <w:rPr>
                <w:rFonts w:ascii="Arial" w:hAnsi="Arial" w:cs="Arial"/>
                <w:sz w:val="24"/>
                <w:szCs w:val="24"/>
              </w:rPr>
              <w:t>Compresores y envases a presión</w:t>
            </w:r>
          </w:p>
        </w:tc>
        <w:tc>
          <w:tcPr>
            <w:tcW w:w="1701"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rPr>
                <w:rFonts w:ascii="Arial" w:hAnsi="Arial" w:cs="Arial"/>
                <w:sz w:val="24"/>
                <w:szCs w:val="24"/>
              </w:rPr>
            </w:pPr>
            <w:r w:rsidRPr="00B77E30">
              <w:rPr>
                <w:rFonts w:ascii="Arial" w:hAnsi="Arial" w:cs="Arial"/>
                <w:sz w:val="24"/>
                <w:szCs w:val="24"/>
              </w:rPr>
              <w:t>Fatiga en los materiales de los envases o sistemas de monitoreo en compresores</w:t>
            </w:r>
          </w:p>
        </w:tc>
        <w:tc>
          <w:tcPr>
            <w:tcW w:w="2693"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rPr>
                <w:rFonts w:ascii="Arial" w:hAnsi="Arial" w:cs="Arial"/>
                <w:sz w:val="24"/>
                <w:szCs w:val="24"/>
              </w:rPr>
            </w:pPr>
            <w:r w:rsidRPr="00B77E30">
              <w:rPr>
                <w:rFonts w:ascii="Arial" w:hAnsi="Arial" w:cs="Arial"/>
                <w:sz w:val="24"/>
                <w:szCs w:val="24"/>
              </w:rPr>
              <w:t>Revisión periódica y/o pruebas hidrostáticas a los contenedores</w:t>
            </w:r>
          </w:p>
        </w:tc>
        <w:tc>
          <w:tcPr>
            <w:tcW w:w="1417"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p>
          <w:p w:rsidR="006D099D" w:rsidRPr="00B77E30" w:rsidRDefault="006D099D" w:rsidP="002A2A5F">
            <w:pPr>
              <w:jc w:val="center"/>
              <w:rPr>
                <w:rFonts w:ascii="Arial" w:hAnsi="Arial" w:cs="Arial"/>
                <w:sz w:val="24"/>
                <w:szCs w:val="24"/>
              </w:rPr>
            </w:pPr>
            <w:r w:rsidRPr="00B77E30">
              <w:rPr>
                <w:rFonts w:ascii="Arial" w:hAnsi="Arial" w:cs="Arial"/>
                <w:sz w:val="24"/>
                <w:szCs w:val="24"/>
              </w:rPr>
              <w:t>Semestral</w:t>
            </w:r>
          </w:p>
        </w:tc>
        <w:tc>
          <w:tcPr>
            <w:tcW w:w="1488" w:type="dxa"/>
            <w:tcBorders>
              <w:top w:val="single" w:sz="4" w:space="0" w:color="auto"/>
              <w:left w:val="single" w:sz="4" w:space="0" w:color="auto"/>
              <w:bottom w:val="single" w:sz="4" w:space="0" w:color="auto"/>
              <w:right w:val="single" w:sz="4" w:space="0" w:color="auto"/>
            </w:tcBorders>
            <w:noWrap/>
            <w:hideMark/>
          </w:tcPr>
          <w:p w:rsidR="006D099D" w:rsidRPr="00B77E30" w:rsidRDefault="00CA203C" w:rsidP="002A2A5F">
            <w:pPr>
              <w:jc w:val="center"/>
              <w:rPr>
                <w:rFonts w:ascii="Arial" w:hAnsi="Arial" w:cs="Arial"/>
                <w:sz w:val="24"/>
                <w:szCs w:val="24"/>
              </w:rPr>
            </w:pPr>
            <w:r w:rsidRPr="00B77E30">
              <w:rPr>
                <w:rFonts w:ascii="Arial" w:hAnsi="Arial" w:cs="Arial"/>
                <w:sz w:val="24"/>
                <w:szCs w:val="24"/>
              </w:rPr>
              <w:t xml:space="preserve">Líder </w:t>
            </w:r>
            <w:r w:rsidR="006D099D" w:rsidRPr="00B77E30">
              <w:rPr>
                <w:rFonts w:ascii="Arial" w:hAnsi="Arial" w:cs="Arial"/>
                <w:sz w:val="24"/>
                <w:szCs w:val="24"/>
              </w:rPr>
              <w:t xml:space="preserve"> de Mantenimiento</w:t>
            </w:r>
          </w:p>
        </w:tc>
      </w:tr>
      <w:tr w:rsidR="006D099D" w:rsidRPr="00B77E30" w:rsidTr="001A312E">
        <w:trPr>
          <w:trHeight w:val="524"/>
          <w:jc w:val="center"/>
        </w:trPr>
        <w:tc>
          <w:tcPr>
            <w:tcW w:w="1794" w:type="dxa"/>
            <w:tcBorders>
              <w:top w:val="single" w:sz="4" w:space="0" w:color="auto"/>
              <w:left w:val="single" w:sz="4" w:space="0" w:color="auto"/>
              <w:bottom w:val="single" w:sz="4" w:space="0" w:color="auto"/>
              <w:right w:val="single" w:sz="4" w:space="0" w:color="auto"/>
            </w:tcBorders>
            <w:noWrap/>
            <w:hideMark/>
          </w:tcPr>
          <w:p w:rsidR="006D099D" w:rsidRPr="00B77E30" w:rsidRDefault="006D099D" w:rsidP="002A2A5F">
            <w:pPr>
              <w:jc w:val="center"/>
              <w:rPr>
                <w:rFonts w:ascii="Arial" w:hAnsi="Arial" w:cs="Arial"/>
                <w:b/>
                <w:sz w:val="24"/>
                <w:szCs w:val="24"/>
              </w:rPr>
            </w:pPr>
          </w:p>
          <w:p w:rsidR="006D099D" w:rsidRPr="00B77E30" w:rsidRDefault="006D099D" w:rsidP="002A2A5F">
            <w:pPr>
              <w:jc w:val="center"/>
              <w:rPr>
                <w:rFonts w:ascii="Arial" w:hAnsi="Arial" w:cs="Arial"/>
                <w:b/>
                <w:sz w:val="24"/>
                <w:szCs w:val="24"/>
              </w:rPr>
            </w:pPr>
            <w:r w:rsidRPr="00B77E30">
              <w:rPr>
                <w:rFonts w:ascii="Arial" w:hAnsi="Arial" w:cs="Arial"/>
                <w:b/>
                <w:sz w:val="24"/>
                <w:szCs w:val="24"/>
              </w:rPr>
              <w:t>Sismos</w:t>
            </w:r>
          </w:p>
        </w:tc>
        <w:tc>
          <w:tcPr>
            <w:tcW w:w="1489"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r w:rsidRPr="00B77E30">
              <w:rPr>
                <w:rFonts w:ascii="Arial" w:hAnsi="Arial" w:cs="Arial"/>
                <w:sz w:val="24"/>
                <w:szCs w:val="24"/>
              </w:rPr>
              <w:t>Colapso estructuras</w:t>
            </w:r>
          </w:p>
        </w:tc>
        <w:tc>
          <w:tcPr>
            <w:tcW w:w="1701"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rPr>
                <w:rFonts w:ascii="Arial" w:hAnsi="Arial" w:cs="Arial"/>
                <w:sz w:val="24"/>
                <w:szCs w:val="24"/>
              </w:rPr>
            </w:pPr>
            <w:r w:rsidRPr="00B77E30">
              <w:rPr>
                <w:rFonts w:ascii="Arial" w:hAnsi="Arial" w:cs="Arial"/>
                <w:sz w:val="24"/>
                <w:szCs w:val="24"/>
              </w:rPr>
              <w:t>Deterioro (falla) estructura de la edificación</w:t>
            </w:r>
          </w:p>
        </w:tc>
        <w:tc>
          <w:tcPr>
            <w:tcW w:w="2693"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rPr>
                <w:rFonts w:ascii="Arial" w:hAnsi="Arial" w:cs="Arial"/>
                <w:sz w:val="24"/>
                <w:szCs w:val="24"/>
              </w:rPr>
            </w:pPr>
            <w:r w:rsidRPr="00B77E30">
              <w:rPr>
                <w:rFonts w:ascii="Arial" w:hAnsi="Arial" w:cs="Arial"/>
                <w:sz w:val="24"/>
                <w:szCs w:val="24"/>
              </w:rPr>
              <w:t>Revisión por ingeniería civil</w:t>
            </w:r>
          </w:p>
        </w:tc>
        <w:tc>
          <w:tcPr>
            <w:tcW w:w="1417"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r w:rsidRPr="00B77E30">
              <w:rPr>
                <w:rFonts w:ascii="Arial" w:hAnsi="Arial" w:cs="Arial"/>
                <w:sz w:val="24"/>
                <w:szCs w:val="24"/>
              </w:rPr>
              <w:t>Anual y post-sismo</w:t>
            </w:r>
          </w:p>
        </w:tc>
        <w:tc>
          <w:tcPr>
            <w:tcW w:w="1488"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r w:rsidRPr="00B77E30">
              <w:rPr>
                <w:rFonts w:ascii="Arial" w:hAnsi="Arial" w:cs="Arial"/>
                <w:sz w:val="24"/>
                <w:szCs w:val="24"/>
              </w:rPr>
              <w:t>Comité de emergencias</w:t>
            </w:r>
          </w:p>
        </w:tc>
      </w:tr>
      <w:tr w:rsidR="006D099D" w:rsidRPr="00B77E30" w:rsidTr="001A312E">
        <w:trPr>
          <w:trHeight w:val="785"/>
          <w:jc w:val="center"/>
        </w:trPr>
        <w:tc>
          <w:tcPr>
            <w:tcW w:w="1794" w:type="dxa"/>
            <w:tcBorders>
              <w:top w:val="single" w:sz="4" w:space="0" w:color="auto"/>
              <w:left w:val="single" w:sz="4" w:space="0" w:color="auto"/>
              <w:bottom w:val="single" w:sz="4" w:space="0" w:color="auto"/>
              <w:right w:val="single" w:sz="4" w:space="0" w:color="auto"/>
            </w:tcBorders>
            <w:noWrap/>
            <w:hideMark/>
          </w:tcPr>
          <w:p w:rsidR="006D099D" w:rsidRPr="00B77E30" w:rsidRDefault="006D099D" w:rsidP="002A2A5F">
            <w:pPr>
              <w:jc w:val="center"/>
              <w:rPr>
                <w:rFonts w:ascii="Arial" w:hAnsi="Arial" w:cs="Arial"/>
                <w:b/>
                <w:sz w:val="24"/>
                <w:szCs w:val="24"/>
              </w:rPr>
            </w:pPr>
          </w:p>
          <w:p w:rsidR="006D099D" w:rsidRPr="00B77E30" w:rsidRDefault="006D099D" w:rsidP="002A2A5F">
            <w:pPr>
              <w:jc w:val="center"/>
              <w:rPr>
                <w:rFonts w:ascii="Arial" w:hAnsi="Arial" w:cs="Arial"/>
                <w:b/>
                <w:sz w:val="24"/>
                <w:szCs w:val="24"/>
              </w:rPr>
            </w:pPr>
            <w:r w:rsidRPr="00B77E30">
              <w:rPr>
                <w:rFonts w:ascii="Arial" w:hAnsi="Arial" w:cs="Arial"/>
                <w:b/>
                <w:sz w:val="24"/>
                <w:szCs w:val="24"/>
              </w:rPr>
              <w:t>Sismos</w:t>
            </w:r>
          </w:p>
        </w:tc>
        <w:tc>
          <w:tcPr>
            <w:tcW w:w="1489"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r w:rsidRPr="00B77E30">
              <w:rPr>
                <w:rFonts w:ascii="Arial" w:hAnsi="Arial" w:cs="Arial"/>
                <w:sz w:val="24"/>
                <w:szCs w:val="24"/>
              </w:rPr>
              <w:t>Caída  equipos y materiales almacenados</w:t>
            </w:r>
          </w:p>
        </w:tc>
        <w:tc>
          <w:tcPr>
            <w:tcW w:w="1701"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rPr>
                <w:rFonts w:ascii="Arial" w:hAnsi="Arial" w:cs="Arial"/>
                <w:sz w:val="24"/>
                <w:szCs w:val="24"/>
              </w:rPr>
            </w:pPr>
            <w:r w:rsidRPr="00B77E30">
              <w:rPr>
                <w:rFonts w:ascii="Arial" w:hAnsi="Arial" w:cs="Arial"/>
                <w:sz w:val="24"/>
                <w:szCs w:val="24"/>
              </w:rPr>
              <w:t>Estanterías sin fijar, equipos sin anclaje, mal almacenamiento de materiales.</w:t>
            </w:r>
          </w:p>
        </w:tc>
        <w:tc>
          <w:tcPr>
            <w:tcW w:w="2693"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rPr>
                <w:rFonts w:ascii="Arial" w:hAnsi="Arial" w:cs="Arial"/>
                <w:sz w:val="24"/>
                <w:szCs w:val="24"/>
              </w:rPr>
            </w:pPr>
            <w:r w:rsidRPr="00B77E30">
              <w:rPr>
                <w:rFonts w:ascii="Arial" w:hAnsi="Arial" w:cs="Arial"/>
                <w:sz w:val="24"/>
                <w:szCs w:val="24"/>
              </w:rPr>
              <w:t xml:space="preserve">Revisión sistema de almacenamiento </w:t>
            </w:r>
          </w:p>
        </w:tc>
        <w:tc>
          <w:tcPr>
            <w:tcW w:w="1417"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p>
          <w:p w:rsidR="006D099D" w:rsidRPr="00B77E30" w:rsidRDefault="006D099D" w:rsidP="002A2A5F">
            <w:pPr>
              <w:jc w:val="center"/>
              <w:rPr>
                <w:rFonts w:ascii="Arial" w:hAnsi="Arial" w:cs="Arial"/>
                <w:sz w:val="24"/>
                <w:szCs w:val="24"/>
              </w:rPr>
            </w:pPr>
            <w:r w:rsidRPr="00B77E30">
              <w:rPr>
                <w:rFonts w:ascii="Arial" w:hAnsi="Arial" w:cs="Arial"/>
                <w:sz w:val="24"/>
                <w:szCs w:val="24"/>
              </w:rPr>
              <w:t>Semestral</w:t>
            </w:r>
          </w:p>
        </w:tc>
        <w:tc>
          <w:tcPr>
            <w:tcW w:w="1488"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r w:rsidRPr="00B77E30">
              <w:rPr>
                <w:rFonts w:ascii="Arial" w:hAnsi="Arial" w:cs="Arial"/>
                <w:sz w:val="24"/>
                <w:szCs w:val="24"/>
              </w:rPr>
              <w:t>Comité de emergencias</w:t>
            </w:r>
          </w:p>
        </w:tc>
      </w:tr>
      <w:tr w:rsidR="006D099D" w:rsidRPr="00B77E30" w:rsidTr="001A312E">
        <w:trPr>
          <w:trHeight w:val="262"/>
          <w:jc w:val="center"/>
        </w:trPr>
        <w:tc>
          <w:tcPr>
            <w:tcW w:w="1794" w:type="dxa"/>
            <w:tcBorders>
              <w:top w:val="single" w:sz="4" w:space="0" w:color="auto"/>
              <w:left w:val="single" w:sz="4" w:space="0" w:color="auto"/>
              <w:bottom w:val="single" w:sz="4" w:space="0" w:color="auto"/>
              <w:right w:val="single" w:sz="4" w:space="0" w:color="auto"/>
            </w:tcBorders>
            <w:noWrap/>
            <w:hideMark/>
          </w:tcPr>
          <w:p w:rsidR="006D099D" w:rsidRPr="00B77E30" w:rsidRDefault="006D099D" w:rsidP="002A2A5F">
            <w:pPr>
              <w:jc w:val="center"/>
              <w:rPr>
                <w:rFonts w:ascii="Arial" w:hAnsi="Arial" w:cs="Arial"/>
                <w:b/>
                <w:sz w:val="24"/>
                <w:szCs w:val="24"/>
              </w:rPr>
            </w:pPr>
          </w:p>
          <w:p w:rsidR="006D099D" w:rsidRPr="00B77E30" w:rsidRDefault="006D099D" w:rsidP="002A2A5F">
            <w:pPr>
              <w:jc w:val="center"/>
              <w:rPr>
                <w:rFonts w:ascii="Arial" w:hAnsi="Arial" w:cs="Arial"/>
                <w:b/>
                <w:sz w:val="24"/>
                <w:szCs w:val="24"/>
              </w:rPr>
            </w:pPr>
            <w:r w:rsidRPr="00B77E30">
              <w:rPr>
                <w:rFonts w:ascii="Arial" w:hAnsi="Arial" w:cs="Arial"/>
                <w:b/>
                <w:sz w:val="24"/>
                <w:szCs w:val="24"/>
              </w:rPr>
              <w:t>Sismos</w:t>
            </w:r>
          </w:p>
        </w:tc>
        <w:tc>
          <w:tcPr>
            <w:tcW w:w="1489"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r w:rsidRPr="00B77E30">
              <w:rPr>
                <w:rFonts w:ascii="Arial" w:hAnsi="Arial" w:cs="Arial"/>
                <w:sz w:val="24"/>
                <w:szCs w:val="24"/>
              </w:rPr>
              <w:t>Ruptura de vidrios</w:t>
            </w:r>
          </w:p>
        </w:tc>
        <w:tc>
          <w:tcPr>
            <w:tcW w:w="1701"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rPr>
                <w:rFonts w:ascii="Arial" w:hAnsi="Arial" w:cs="Arial"/>
                <w:sz w:val="24"/>
                <w:szCs w:val="24"/>
              </w:rPr>
            </w:pPr>
            <w:r w:rsidRPr="00B77E30">
              <w:rPr>
                <w:rFonts w:ascii="Arial" w:hAnsi="Arial" w:cs="Arial"/>
                <w:sz w:val="24"/>
                <w:szCs w:val="24"/>
              </w:rPr>
              <w:t>Vidrios sin protección</w:t>
            </w:r>
          </w:p>
        </w:tc>
        <w:tc>
          <w:tcPr>
            <w:tcW w:w="2693"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rPr>
                <w:rFonts w:ascii="Arial" w:hAnsi="Arial" w:cs="Arial"/>
                <w:sz w:val="24"/>
                <w:szCs w:val="24"/>
              </w:rPr>
            </w:pPr>
            <w:r w:rsidRPr="00B77E30">
              <w:rPr>
                <w:rFonts w:ascii="Arial" w:hAnsi="Arial" w:cs="Arial"/>
                <w:sz w:val="24"/>
                <w:szCs w:val="24"/>
              </w:rPr>
              <w:t>Revisión, asegurar vidrios, protección</w:t>
            </w:r>
          </w:p>
        </w:tc>
        <w:tc>
          <w:tcPr>
            <w:tcW w:w="1417"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p>
          <w:p w:rsidR="006D099D" w:rsidRPr="00B77E30" w:rsidRDefault="006D099D" w:rsidP="002A2A5F">
            <w:pPr>
              <w:jc w:val="center"/>
              <w:rPr>
                <w:rFonts w:ascii="Arial" w:hAnsi="Arial" w:cs="Arial"/>
                <w:sz w:val="24"/>
                <w:szCs w:val="24"/>
              </w:rPr>
            </w:pPr>
            <w:r w:rsidRPr="00B77E30">
              <w:rPr>
                <w:rFonts w:ascii="Arial" w:hAnsi="Arial" w:cs="Arial"/>
                <w:sz w:val="24"/>
                <w:szCs w:val="24"/>
              </w:rPr>
              <w:t>Mensual</w:t>
            </w:r>
          </w:p>
        </w:tc>
        <w:tc>
          <w:tcPr>
            <w:tcW w:w="1488"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r w:rsidRPr="00B77E30">
              <w:rPr>
                <w:rFonts w:ascii="Arial" w:hAnsi="Arial" w:cs="Arial"/>
                <w:sz w:val="24"/>
                <w:szCs w:val="24"/>
              </w:rPr>
              <w:t>Comité de emergencias</w:t>
            </w:r>
          </w:p>
        </w:tc>
      </w:tr>
      <w:tr w:rsidR="006D099D" w:rsidRPr="00B77E30" w:rsidTr="001A312E">
        <w:trPr>
          <w:trHeight w:val="785"/>
          <w:jc w:val="center"/>
        </w:trPr>
        <w:tc>
          <w:tcPr>
            <w:tcW w:w="1794" w:type="dxa"/>
            <w:tcBorders>
              <w:top w:val="single" w:sz="4" w:space="0" w:color="auto"/>
              <w:left w:val="single" w:sz="4" w:space="0" w:color="auto"/>
              <w:bottom w:val="single" w:sz="4" w:space="0" w:color="auto"/>
              <w:right w:val="single" w:sz="4" w:space="0" w:color="auto"/>
            </w:tcBorders>
            <w:noWrap/>
            <w:hideMark/>
          </w:tcPr>
          <w:p w:rsidR="006D099D" w:rsidRPr="00B77E30" w:rsidRDefault="006D099D" w:rsidP="002A2A5F">
            <w:pPr>
              <w:jc w:val="center"/>
              <w:rPr>
                <w:rFonts w:ascii="Arial" w:hAnsi="Arial" w:cs="Arial"/>
                <w:b/>
                <w:sz w:val="24"/>
                <w:szCs w:val="24"/>
              </w:rPr>
            </w:pPr>
          </w:p>
          <w:p w:rsidR="006D099D" w:rsidRPr="00B77E30" w:rsidRDefault="006D099D" w:rsidP="002A2A5F">
            <w:pPr>
              <w:jc w:val="center"/>
              <w:rPr>
                <w:rFonts w:ascii="Arial" w:hAnsi="Arial" w:cs="Arial"/>
                <w:b/>
                <w:sz w:val="24"/>
                <w:szCs w:val="24"/>
              </w:rPr>
            </w:pPr>
          </w:p>
          <w:p w:rsidR="006D099D" w:rsidRPr="00B77E30" w:rsidRDefault="006D099D" w:rsidP="002A2A5F">
            <w:pPr>
              <w:jc w:val="center"/>
              <w:rPr>
                <w:rFonts w:ascii="Arial" w:hAnsi="Arial" w:cs="Arial"/>
                <w:b/>
                <w:sz w:val="24"/>
                <w:szCs w:val="24"/>
              </w:rPr>
            </w:pPr>
            <w:r w:rsidRPr="00B77E30">
              <w:rPr>
                <w:rFonts w:ascii="Arial" w:hAnsi="Arial" w:cs="Arial"/>
                <w:b/>
                <w:sz w:val="24"/>
                <w:szCs w:val="24"/>
              </w:rPr>
              <w:t>Incendio</w:t>
            </w:r>
          </w:p>
        </w:tc>
        <w:tc>
          <w:tcPr>
            <w:tcW w:w="1489"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r w:rsidRPr="00B77E30">
              <w:rPr>
                <w:rFonts w:ascii="Arial" w:hAnsi="Arial" w:cs="Arial"/>
                <w:sz w:val="24"/>
                <w:szCs w:val="24"/>
              </w:rPr>
              <w:t>Almacenamiento de sustancias inflamables</w:t>
            </w:r>
          </w:p>
        </w:tc>
        <w:tc>
          <w:tcPr>
            <w:tcW w:w="1701"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rPr>
                <w:rFonts w:ascii="Arial" w:hAnsi="Arial" w:cs="Arial"/>
                <w:sz w:val="24"/>
                <w:szCs w:val="24"/>
              </w:rPr>
            </w:pPr>
            <w:r w:rsidRPr="00B77E30">
              <w:rPr>
                <w:rFonts w:ascii="Arial" w:hAnsi="Arial" w:cs="Arial"/>
                <w:sz w:val="24"/>
                <w:szCs w:val="24"/>
              </w:rPr>
              <w:t>Filtraciones, escapes, rupturas, derrames, manejo y transporte de recipientes con combustibles inadecuado.</w:t>
            </w:r>
          </w:p>
        </w:tc>
        <w:tc>
          <w:tcPr>
            <w:tcW w:w="2693"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rPr>
                <w:rFonts w:ascii="Arial" w:hAnsi="Arial" w:cs="Arial"/>
                <w:sz w:val="24"/>
                <w:szCs w:val="24"/>
              </w:rPr>
            </w:pPr>
            <w:r w:rsidRPr="00B77E30">
              <w:rPr>
                <w:rFonts w:ascii="Arial" w:hAnsi="Arial" w:cs="Arial"/>
                <w:sz w:val="24"/>
                <w:szCs w:val="24"/>
              </w:rPr>
              <w:t>Revisión sistema de almacenamiento, sistemas para transporte, procedimientos operación</w:t>
            </w:r>
          </w:p>
        </w:tc>
        <w:tc>
          <w:tcPr>
            <w:tcW w:w="1417"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p>
          <w:p w:rsidR="006D099D" w:rsidRPr="00B77E30" w:rsidRDefault="006D099D" w:rsidP="002A2A5F">
            <w:pPr>
              <w:jc w:val="center"/>
              <w:rPr>
                <w:rFonts w:ascii="Arial" w:hAnsi="Arial" w:cs="Arial"/>
                <w:sz w:val="24"/>
                <w:szCs w:val="24"/>
              </w:rPr>
            </w:pPr>
          </w:p>
          <w:p w:rsidR="006D099D" w:rsidRPr="00B77E30" w:rsidRDefault="006D099D" w:rsidP="002A2A5F">
            <w:pPr>
              <w:jc w:val="center"/>
              <w:rPr>
                <w:rFonts w:ascii="Arial" w:hAnsi="Arial" w:cs="Arial"/>
                <w:sz w:val="24"/>
                <w:szCs w:val="24"/>
              </w:rPr>
            </w:pPr>
            <w:r w:rsidRPr="00B77E30">
              <w:rPr>
                <w:rFonts w:ascii="Arial" w:hAnsi="Arial" w:cs="Arial"/>
                <w:sz w:val="24"/>
                <w:szCs w:val="24"/>
              </w:rPr>
              <w:t xml:space="preserve">Mensual </w:t>
            </w:r>
          </w:p>
        </w:tc>
        <w:tc>
          <w:tcPr>
            <w:tcW w:w="1488" w:type="dxa"/>
            <w:tcBorders>
              <w:top w:val="single" w:sz="4" w:space="0" w:color="auto"/>
              <w:left w:val="single" w:sz="4" w:space="0" w:color="auto"/>
              <w:bottom w:val="single" w:sz="4" w:space="0" w:color="auto"/>
              <w:right w:val="single" w:sz="4" w:space="0" w:color="auto"/>
            </w:tcBorders>
            <w:noWrap/>
            <w:hideMark/>
          </w:tcPr>
          <w:p w:rsidR="00CA203C" w:rsidRPr="00B77E30" w:rsidRDefault="00CA203C" w:rsidP="002A2A5F">
            <w:pPr>
              <w:jc w:val="center"/>
              <w:rPr>
                <w:rFonts w:ascii="Arial" w:hAnsi="Arial" w:cs="Arial"/>
                <w:sz w:val="24"/>
                <w:szCs w:val="24"/>
              </w:rPr>
            </w:pPr>
          </w:p>
          <w:p w:rsidR="006D099D" w:rsidRPr="00B77E30" w:rsidRDefault="001A312E" w:rsidP="002A2A5F">
            <w:pPr>
              <w:jc w:val="center"/>
              <w:rPr>
                <w:rFonts w:ascii="Arial" w:hAnsi="Arial" w:cs="Arial"/>
                <w:sz w:val="24"/>
                <w:szCs w:val="24"/>
              </w:rPr>
            </w:pPr>
            <w:r>
              <w:rPr>
                <w:rFonts w:ascii="Arial" w:hAnsi="Arial" w:cs="Arial"/>
                <w:sz w:val="24"/>
                <w:szCs w:val="24"/>
              </w:rPr>
              <w:t>Brigada de emergencia</w:t>
            </w:r>
          </w:p>
        </w:tc>
      </w:tr>
      <w:tr w:rsidR="006D099D" w:rsidRPr="00B77E30" w:rsidTr="001A312E">
        <w:trPr>
          <w:trHeight w:val="970"/>
          <w:jc w:val="center"/>
        </w:trPr>
        <w:tc>
          <w:tcPr>
            <w:tcW w:w="1794" w:type="dxa"/>
            <w:tcBorders>
              <w:top w:val="single" w:sz="4" w:space="0" w:color="auto"/>
              <w:left w:val="single" w:sz="4" w:space="0" w:color="auto"/>
              <w:bottom w:val="single" w:sz="4" w:space="0" w:color="auto"/>
              <w:right w:val="single" w:sz="4" w:space="0" w:color="auto"/>
            </w:tcBorders>
            <w:noWrap/>
            <w:hideMark/>
          </w:tcPr>
          <w:p w:rsidR="006D099D" w:rsidRPr="00B77E30" w:rsidRDefault="006D099D" w:rsidP="002A2A5F">
            <w:pPr>
              <w:jc w:val="center"/>
              <w:rPr>
                <w:rFonts w:ascii="Arial" w:hAnsi="Arial" w:cs="Arial"/>
                <w:b/>
                <w:sz w:val="24"/>
                <w:szCs w:val="24"/>
              </w:rPr>
            </w:pPr>
          </w:p>
          <w:p w:rsidR="006D099D" w:rsidRPr="00B77E30" w:rsidRDefault="006D099D" w:rsidP="002A2A5F">
            <w:pPr>
              <w:jc w:val="center"/>
              <w:rPr>
                <w:rFonts w:ascii="Arial" w:hAnsi="Arial" w:cs="Arial"/>
                <w:b/>
                <w:sz w:val="24"/>
                <w:szCs w:val="24"/>
              </w:rPr>
            </w:pPr>
          </w:p>
          <w:p w:rsidR="006D099D" w:rsidRPr="00B77E30" w:rsidRDefault="006D099D" w:rsidP="002A2A5F">
            <w:pPr>
              <w:jc w:val="center"/>
              <w:rPr>
                <w:rFonts w:ascii="Arial" w:hAnsi="Arial" w:cs="Arial"/>
                <w:b/>
                <w:sz w:val="24"/>
                <w:szCs w:val="24"/>
              </w:rPr>
            </w:pPr>
            <w:r w:rsidRPr="00B77E30">
              <w:rPr>
                <w:rFonts w:ascii="Arial" w:hAnsi="Arial" w:cs="Arial"/>
                <w:b/>
                <w:sz w:val="24"/>
                <w:szCs w:val="24"/>
              </w:rPr>
              <w:t>Incendio</w:t>
            </w:r>
          </w:p>
        </w:tc>
        <w:tc>
          <w:tcPr>
            <w:tcW w:w="1489"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r w:rsidRPr="00B77E30">
              <w:rPr>
                <w:rFonts w:ascii="Arial" w:hAnsi="Arial" w:cs="Arial"/>
                <w:sz w:val="24"/>
                <w:szCs w:val="24"/>
              </w:rPr>
              <w:t>Líneas de conducción, cajas y tableros de circuitos eléctricos.</w:t>
            </w:r>
          </w:p>
        </w:tc>
        <w:tc>
          <w:tcPr>
            <w:tcW w:w="1701"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rPr>
                <w:rFonts w:ascii="Arial" w:hAnsi="Arial" w:cs="Arial"/>
                <w:sz w:val="24"/>
                <w:szCs w:val="24"/>
              </w:rPr>
            </w:pPr>
            <w:r w:rsidRPr="00B77E30">
              <w:rPr>
                <w:rFonts w:ascii="Arial" w:hAnsi="Arial" w:cs="Arial"/>
                <w:sz w:val="24"/>
                <w:szCs w:val="24"/>
              </w:rPr>
              <w:t xml:space="preserve">Empalmes, conexiones, aislamientos y entubado inadecuado en circuitos eléctricos. </w:t>
            </w:r>
          </w:p>
        </w:tc>
        <w:tc>
          <w:tcPr>
            <w:tcW w:w="2693"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rPr>
                <w:rFonts w:ascii="Arial" w:hAnsi="Arial" w:cs="Arial"/>
                <w:sz w:val="24"/>
                <w:szCs w:val="24"/>
              </w:rPr>
            </w:pPr>
            <w:r w:rsidRPr="00B77E30">
              <w:rPr>
                <w:rFonts w:ascii="Arial" w:hAnsi="Arial" w:cs="Arial"/>
                <w:sz w:val="24"/>
                <w:szCs w:val="24"/>
              </w:rPr>
              <w:t xml:space="preserve">Revisión de los circuitos eléctricos, cajas y tableros de distribución eléctrica. </w:t>
            </w:r>
          </w:p>
        </w:tc>
        <w:tc>
          <w:tcPr>
            <w:tcW w:w="1417"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p>
          <w:p w:rsidR="006D099D" w:rsidRPr="00B77E30" w:rsidRDefault="006D099D" w:rsidP="002A2A5F">
            <w:pPr>
              <w:jc w:val="center"/>
              <w:rPr>
                <w:rFonts w:ascii="Arial" w:hAnsi="Arial" w:cs="Arial"/>
                <w:sz w:val="24"/>
                <w:szCs w:val="24"/>
              </w:rPr>
            </w:pPr>
            <w:r w:rsidRPr="00B77E30">
              <w:rPr>
                <w:rFonts w:ascii="Arial" w:hAnsi="Arial" w:cs="Arial"/>
                <w:sz w:val="24"/>
                <w:szCs w:val="24"/>
              </w:rPr>
              <w:t>Semestral</w:t>
            </w:r>
          </w:p>
        </w:tc>
        <w:tc>
          <w:tcPr>
            <w:tcW w:w="1488" w:type="dxa"/>
            <w:tcBorders>
              <w:top w:val="single" w:sz="4" w:space="0" w:color="auto"/>
              <w:left w:val="single" w:sz="4" w:space="0" w:color="auto"/>
              <w:bottom w:val="single" w:sz="4" w:space="0" w:color="auto"/>
              <w:right w:val="single" w:sz="4" w:space="0" w:color="auto"/>
            </w:tcBorders>
            <w:hideMark/>
          </w:tcPr>
          <w:p w:rsidR="006D099D" w:rsidRPr="00B77E30" w:rsidRDefault="00CA203C" w:rsidP="002A2A5F">
            <w:pPr>
              <w:jc w:val="center"/>
              <w:rPr>
                <w:rFonts w:ascii="Arial" w:hAnsi="Arial" w:cs="Arial"/>
                <w:sz w:val="24"/>
                <w:szCs w:val="24"/>
              </w:rPr>
            </w:pPr>
            <w:r w:rsidRPr="00B77E30">
              <w:rPr>
                <w:rFonts w:ascii="Arial" w:hAnsi="Arial" w:cs="Arial"/>
                <w:sz w:val="24"/>
                <w:szCs w:val="24"/>
              </w:rPr>
              <w:t xml:space="preserve">Líder </w:t>
            </w:r>
            <w:r w:rsidR="006D099D" w:rsidRPr="00B77E30">
              <w:rPr>
                <w:rFonts w:ascii="Arial" w:hAnsi="Arial" w:cs="Arial"/>
                <w:sz w:val="24"/>
                <w:szCs w:val="24"/>
              </w:rPr>
              <w:t xml:space="preserve"> de Mantenimiento</w:t>
            </w:r>
          </w:p>
        </w:tc>
      </w:tr>
      <w:tr w:rsidR="006D099D" w:rsidRPr="00B77E30" w:rsidTr="001A312E">
        <w:trPr>
          <w:trHeight w:val="970"/>
          <w:jc w:val="center"/>
        </w:trPr>
        <w:tc>
          <w:tcPr>
            <w:tcW w:w="1794" w:type="dxa"/>
            <w:tcBorders>
              <w:top w:val="single" w:sz="4" w:space="0" w:color="auto"/>
              <w:left w:val="single" w:sz="4" w:space="0" w:color="auto"/>
              <w:bottom w:val="single" w:sz="4" w:space="0" w:color="auto"/>
              <w:right w:val="single" w:sz="4" w:space="0" w:color="auto"/>
            </w:tcBorders>
            <w:noWrap/>
            <w:hideMark/>
          </w:tcPr>
          <w:p w:rsidR="006D099D" w:rsidRPr="00B77E30" w:rsidRDefault="006D099D" w:rsidP="002A2A5F">
            <w:pPr>
              <w:jc w:val="center"/>
              <w:rPr>
                <w:rFonts w:ascii="Arial" w:hAnsi="Arial" w:cs="Arial"/>
                <w:b/>
                <w:sz w:val="24"/>
                <w:szCs w:val="24"/>
              </w:rPr>
            </w:pPr>
            <w:r w:rsidRPr="00B77E30">
              <w:rPr>
                <w:rFonts w:ascii="Arial" w:hAnsi="Arial" w:cs="Arial"/>
                <w:b/>
                <w:sz w:val="24"/>
                <w:szCs w:val="24"/>
              </w:rPr>
              <w:t>Derrames y fugas accidentales</w:t>
            </w:r>
          </w:p>
        </w:tc>
        <w:tc>
          <w:tcPr>
            <w:tcW w:w="1489"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r w:rsidRPr="00B77E30">
              <w:rPr>
                <w:rFonts w:ascii="Arial" w:hAnsi="Arial" w:cs="Arial"/>
                <w:sz w:val="24"/>
                <w:szCs w:val="24"/>
              </w:rPr>
              <w:t>Contenedores envases a presión</w:t>
            </w:r>
          </w:p>
        </w:tc>
        <w:tc>
          <w:tcPr>
            <w:tcW w:w="1701"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rPr>
                <w:rFonts w:ascii="Arial" w:hAnsi="Arial" w:cs="Arial"/>
                <w:sz w:val="24"/>
                <w:szCs w:val="24"/>
              </w:rPr>
            </w:pPr>
            <w:r w:rsidRPr="00B77E30">
              <w:rPr>
                <w:rFonts w:ascii="Arial" w:hAnsi="Arial" w:cs="Arial"/>
                <w:sz w:val="24"/>
                <w:szCs w:val="24"/>
              </w:rPr>
              <w:t>Filtraciones, escapes, rupturas, derrames</w:t>
            </w:r>
          </w:p>
        </w:tc>
        <w:tc>
          <w:tcPr>
            <w:tcW w:w="2693"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rPr>
                <w:rFonts w:ascii="Arial" w:hAnsi="Arial" w:cs="Arial"/>
                <w:sz w:val="24"/>
                <w:szCs w:val="24"/>
              </w:rPr>
            </w:pPr>
            <w:r w:rsidRPr="00B77E30">
              <w:rPr>
                <w:rFonts w:ascii="Arial" w:hAnsi="Arial" w:cs="Arial"/>
                <w:sz w:val="24"/>
                <w:szCs w:val="24"/>
              </w:rPr>
              <w:t>Revisión sistema de almacenamiento, sistemas para transporte, procedimientos operación</w:t>
            </w:r>
          </w:p>
        </w:tc>
        <w:tc>
          <w:tcPr>
            <w:tcW w:w="1417"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p>
          <w:p w:rsidR="006D099D" w:rsidRPr="00B77E30" w:rsidRDefault="006D099D" w:rsidP="002A2A5F">
            <w:pPr>
              <w:jc w:val="center"/>
              <w:rPr>
                <w:rFonts w:ascii="Arial" w:hAnsi="Arial" w:cs="Arial"/>
                <w:sz w:val="24"/>
                <w:szCs w:val="24"/>
              </w:rPr>
            </w:pPr>
          </w:p>
          <w:p w:rsidR="006D099D" w:rsidRPr="00B77E30" w:rsidRDefault="006D099D" w:rsidP="002A2A5F">
            <w:pPr>
              <w:jc w:val="center"/>
              <w:rPr>
                <w:rFonts w:ascii="Arial" w:hAnsi="Arial" w:cs="Arial"/>
                <w:sz w:val="24"/>
                <w:szCs w:val="24"/>
              </w:rPr>
            </w:pPr>
            <w:r w:rsidRPr="00B77E30">
              <w:rPr>
                <w:rFonts w:ascii="Arial" w:hAnsi="Arial" w:cs="Arial"/>
                <w:sz w:val="24"/>
                <w:szCs w:val="24"/>
              </w:rPr>
              <w:t>Mensual</w:t>
            </w:r>
          </w:p>
        </w:tc>
        <w:tc>
          <w:tcPr>
            <w:tcW w:w="1488" w:type="dxa"/>
            <w:tcBorders>
              <w:top w:val="single" w:sz="4" w:space="0" w:color="auto"/>
              <w:left w:val="single" w:sz="4" w:space="0" w:color="auto"/>
              <w:bottom w:val="single" w:sz="4" w:space="0" w:color="auto"/>
              <w:right w:val="single" w:sz="4" w:space="0" w:color="auto"/>
            </w:tcBorders>
            <w:hideMark/>
          </w:tcPr>
          <w:p w:rsidR="006D099D" w:rsidRPr="00B77E30" w:rsidRDefault="00CA203C" w:rsidP="002A2A5F">
            <w:pPr>
              <w:jc w:val="center"/>
              <w:rPr>
                <w:rFonts w:ascii="Arial" w:hAnsi="Arial" w:cs="Arial"/>
                <w:sz w:val="24"/>
                <w:szCs w:val="24"/>
              </w:rPr>
            </w:pPr>
            <w:r w:rsidRPr="00B77E30">
              <w:rPr>
                <w:rFonts w:ascii="Arial" w:hAnsi="Arial" w:cs="Arial"/>
                <w:sz w:val="24"/>
                <w:szCs w:val="24"/>
              </w:rPr>
              <w:t xml:space="preserve">Líder </w:t>
            </w:r>
            <w:r w:rsidR="006D099D" w:rsidRPr="00B77E30">
              <w:rPr>
                <w:rFonts w:ascii="Arial" w:hAnsi="Arial" w:cs="Arial"/>
                <w:sz w:val="24"/>
                <w:szCs w:val="24"/>
              </w:rPr>
              <w:t>de Mantenimiento</w:t>
            </w:r>
          </w:p>
        </w:tc>
      </w:tr>
      <w:tr w:rsidR="006D099D" w:rsidRPr="00B77E30" w:rsidTr="001A312E">
        <w:trPr>
          <w:trHeight w:val="970"/>
          <w:jc w:val="center"/>
        </w:trPr>
        <w:tc>
          <w:tcPr>
            <w:tcW w:w="1794" w:type="dxa"/>
            <w:tcBorders>
              <w:top w:val="single" w:sz="4" w:space="0" w:color="auto"/>
              <w:left w:val="single" w:sz="4" w:space="0" w:color="auto"/>
              <w:bottom w:val="single" w:sz="4" w:space="0" w:color="auto"/>
              <w:right w:val="single" w:sz="4" w:space="0" w:color="auto"/>
            </w:tcBorders>
            <w:noWrap/>
            <w:hideMark/>
          </w:tcPr>
          <w:p w:rsidR="006D099D" w:rsidRPr="00B77E30" w:rsidRDefault="006D099D" w:rsidP="002A2A5F">
            <w:pPr>
              <w:jc w:val="center"/>
              <w:rPr>
                <w:rFonts w:ascii="Arial" w:hAnsi="Arial" w:cs="Arial"/>
                <w:b/>
                <w:sz w:val="24"/>
                <w:szCs w:val="24"/>
              </w:rPr>
            </w:pPr>
            <w:r w:rsidRPr="00B77E30">
              <w:rPr>
                <w:rFonts w:ascii="Arial" w:hAnsi="Arial" w:cs="Arial"/>
                <w:b/>
                <w:sz w:val="24"/>
                <w:szCs w:val="24"/>
              </w:rPr>
              <w:lastRenderedPageBreak/>
              <w:t>Atentados, robo o asalto</w:t>
            </w:r>
          </w:p>
        </w:tc>
        <w:tc>
          <w:tcPr>
            <w:tcW w:w="1489"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r w:rsidRPr="00B77E30">
              <w:rPr>
                <w:rFonts w:ascii="Arial" w:hAnsi="Arial" w:cs="Arial"/>
                <w:sz w:val="24"/>
                <w:szCs w:val="24"/>
              </w:rPr>
              <w:t>Actos mal intencionados de terceros</w:t>
            </w:r>
          </w:p>
        </w:tc>
        <w:tc>
          <w:tcPr>
            <w:tcW w:w="1701"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rPr>
                <w:rFonts w:ascii="Arial" w:hAnsi="Arial" w:cs="Arial"/>
                <w:sz w:val="24"/>
                <w:szCs w:val="24"/>
              </w:rPr>
            </w:pPr>
            <w:r w:rsidRPr="00B77E30">
              <w:rPr>
                <w:rFonts w:ascii="Arial" w:hAnsi="Arial" w:cs="Arial"/>
                <w:sz w:val="24"/>
                <w:szCs w:val="24"/>
              </w:rPr>
              <w:t>Acceso forzado o actos delictivos a las instalaciones de la universidad</w:t>
            </w:r>
          </w:p>
        </w:tc>
        <w:tc>
          <w:tcPr>
            <w:tcW w:w="2693"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rPr>
                <w:rFonts w:ascii="Arial" w:hAnsi="Arial" w:cs="Arial"/>
                <w:sz w:val="24"/>
                <w:szCs w:val="24"/>
              </w:rPr>
            </w:pPr>
            <w:r w:rsidRPr="00B77E30">
              <w:rPr>
                <w:rFonts w:ascii="Arial" w:hAnsi="Arial" w:cs="Arial"/>
                <w:sz w:val="24"/>
                <w:szCs w:val="24"/>
              </w:rPr>
              <w:t xml:space="preserve">Revisión de los sistemas de alarma y notificación a organismos de seguridad de la compañía </w:t>
            </w:r>
          </w:p>
        </w:tc>
        <w:tc>
          <w:tcPr>
            <w:tcW w:w="1417"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p>
          <w:p w:rsidR="006D099D" w:rsidRPr="00B77E30" w:rsidRDefault="006D099D" w:rsidP="002A2A5F">
            <w:pPr>
              <w:jc w:val="center"/>
              <w:rPr>
                <w:rFonts w:ascii="Arial" w:hAnsi="Arial" w:cs="Arial"/>
                <w:sz w:val="24"/>
                <w:szCs w:val="24"/>
              </w:rPr>
            </w:pPr>
          </w:p>
          <w:p w:rsidR="006D099D" w:rsidRPr="00B77E30" w:rsidRDefault="006D099D" w:rsidP="002A2A5F">
            <w:pPr>
              <w:jc w:val="center"/>
              <w:rPr>
                <w:rFonts w:ascii="Arial" w:hAnsi="Arial" w:cs="Arial"/>
                <w:sz w:val="24"/>
                <w:szCs w:val="24"/>
              </w:rPr>
            </w:pPr>
            <w:r w:rsidRPr="00B77E30">
              <w:rPr>
                <w:rFonts w:ascii="Arial" w:hAnsi="Arial" w:cs="Arial"/>
                <w:sz w:val="24"/>
                <w:szCs w:val="24"/>
              </w:rPr>
              <w:t>Semanal</w:t>
            </w:r>
          </w:p>
        </w:tc>
        <w:tc>
          <w:tcPr>
            <w:tcW w:w="1488" w:type="dxa"/>
            <w:tcBorders>
              <w:top w:val="single" w:sz="4" w:space="0" w:color="auto"/>
              <w:left w:val="single" w:sz="4" w:space="0" w:color="auto"/>
              <w:bottom w:val="single" w:sz="4" w:space="0" w:color="auto"/>
              <w:right w:val="single" w:sz="4" w:space="0" w:color="auto"/>
            </w:tcBorders>
            <w:hideMark/>
          </w:tcPr>
          <w:p w:rsidR="006D099D" w:rsidRPr="00B77E30" w:rsidRDefault="006D099D" w:rsidP="002A2A5F">
            <w:pPr>
              <w:jc w:val="center"/>
              <w:rPr>
                <w:rFonts w:ascii="Arial" w:hAnsi="Arial" w:cs="Arial"/>
                <w:sz w:val="24"/>
                <w:szCs w:val="24"/>
              </w:rPr>
            </w:pPr>
            <w:r w:rsidRPr="00B77E30">
              <w:rPr>
                <w:rFonts w:ascii="Arial" w:hAnsi="Arial" w:cs="Arial"/>
                <w:sz w:val="24"/>
                <w:szCs w:val="24"/>
              </w:rPr>
              <w:t>Personal de seguridad</w:t>
            </w:r>
          </w:p>
        </w:tc>
      </w:tr>
    </w:tbl>
    <w:p w:rsidR="0071563D" w:rsidRPr="00B77E30" w:rsidRDefault="0071563D" w:rsidP="00AD3D8E">
      <w:pPr>
        <w:pStyle w:val="Textoindependiente"/>
        <w:jc w:val="center"/>
        <w:rPr>
          <w:rFonts w:ascii="Arial" w:hAnsi="Arial" w:cs="Arial"/>
          <w:b/>
          <w:sz w:val="24"/>
          <w:szCs w:val="24"/>
        </w:rPr>
      </w:pPr>
    </w:p>
    <w:p w:rsidR="0071563D" w:rsidRPr="00B77E30" w:rsidRDefault="0071563D" w:rsidP="00AD3D8E">
      <w:pPr>
        <w:pStyle w:val="Textoindependiente"/>
        <w:jc w:val="center"/>
        <w:rPr>
          <w:rFonts w:ascii="Arial" w:hAnsi="Arial" w:cs="Arial"/>
          <w:b/>
          <w:sz w:val="24"/>
          <w:szCs w:val="24"/>
        </w:rPr>
      </w:pPr>
    </w:p>
    <w:p w:rsidR="00AD3D8E" w:rsidRPr="00B77E30" w:rsidRDefault="0071563D" w:rsidP="00AD3D8E">
      <w:pPr>
        <w:pStyle w:val="Textoindependiente"/>
        <w:jc w:val="center"/>
        <w:rPr>
          <w:rFonts w:ascii="Arial" w:hAnsi="Arial" w:cs="Arial"/>
          <w:b/>
          <w:sz w:val="24"/>
          <w:szCs w:val="24"/>
        </w:rPr>
      </w:pPr>
      <w:r w:rsidRPr="00B77E30">
        <w:rPr>
          <w:rFonts w:ascii="Arial" w:hAnsi="Arial" w:cs="Arial"/>
          <w:b/>
          <w:sz w:val="24"/>
          <w:szCs w:val="24"/>
        </w:rPr>
        <w:t xml:space="preserve">16. </w:t>
      </w:r>
      <w:r w:rsidR="00AD3D8E" w:rsidRPr="00B77E30">
        <w:rPr>
          <w:rFonts w:ascii="Arial" w:hAnsi="Arial" w:cs="Arial"/>
          <w:b/>
          <w:sz w:val="24"/>
          <w:szCs w:val="24"/>
        </w:rPr>
        <w:t>ACCIONES PREVENTIVAS</w:t>
      </w:r>
    </w:p>
    <w:p w:rsidR="00AD3D8E" w:rsidRPr="00B77E30" w:rsidRDefault="00AD3D8E" w:rsidP="00AD3D8E">
      <w:pPr>
        <w:pStyle w:val="Textoindependiente"/>
        <w:jc w:val="center"/>
        <w:rPr>
          <w:rFonts w:ascii="Arial" w:hAnsi="Arial" w:cs="Arial"/>
          <w:b/>
          <w:sz w:val="24"/>
          <w:szCs w:val="24"/>
        </w:rPr>
      </w:pPr>
    </w:p>
    <w:p w:rsidR="00AD3D8E" w:rsidRPr="00B77E30" w:rsidRDefault="00AD3D8E" w:rsidP="00AD3D8E">
      <w:pPr>
        <w:pStyle w:val="Textoindependiente"/>
        <w:rPr>
          <w:rFonts w:ascii="Arial" w:hAnsi="Arial" w:cs="Arial"/>
          <w:sz w:val="24"/>
          <w:szCs w:val="24"/>
        </w:rPr>
      </w:pPr>
      <w:r w:rsidRPr="00B77E30">
        <w:rPr>
          <w:rFonts w:ascii="Arial" w:hAnsi="Arial" w:cs="Arial"/>
          <w:sz w:val="24"/>
          <w:szCs w:val="24"/>
        </w:rPr>
        <w:t>Las acciones preventivas tienen como propósito preparar la Zona Franca Internacional de Pereira para responder efectivamente a la ocurrencia de emergencias y disponer de recursos y procesos para asegurar en su control.</w:t>
      </w:r>
    </w:p>
    <w:p w:rsidR="00AD3D8E" w:rsidRPr="00B77E30" w:rsidRDefault="00AD3D8E" w:rsidP="00AD3D8E">
      <w:pPr>
        <w:pStyle w:val="Textoindependiente"/>
        <w:rPr>
          <w:rFonts w:ascii="Arial" w:hAnsi="Arial" w:cs="Arial"/>
          <w:sz w:val="24"/>
          <w:szCs w:val="24"/>
        </w:rPr>
      </w:pPr>
      <w:r w:rsidRPr="00B77E30">
        <w:rPr>
          <w:rFonts w:ascii="Arial" w:hAnsi="Arial" w:cs="Arial"/>
          <w:sz w:val="24"/>
          <w:szCs w:val="24"/>
        </w:rPr>
        <w:t>Estas acciones acordes a cada tipo de amenaza se resumen en los siguientes aspectos:</w:t>
      </w:r>
    </w:p>
    <w:p w:rsidR="00AD3D8E" w:rsidRPr="00B77E30" w:rsidRDefault="00AD3D8E" w:rsidP="00AD3D8E">
      <w:pPr>
        <w:pStyle w:val="Textoindependiente"/>
        <w:rPr>
          <w:rFonts w:ascii="Arial" w:hAnsi="Arial" w:cs="Arial"/>
          <w:b/>
          <w:sz w:val="24"/>
          <w:szCs w:val="24"/>
        </w:rPr>
      </w:pPr>
    </w:p>
    <w:p w:rsidR="00F013A2" w:rsidRPr="00B77E30" w:rsidRDefault="0071563D" w:rsidP="00F013A2">
      <w:pPr>
        <w:jc w:val="center"/>
        <w:rPr>
          <w:rFonts w:ascii="Arial" w:hAnsi="Arial" w:cs="Arial"/>
          <w:sz w:val="24"/>
          <w:szCs w:val="24"/>
        </w:rPr>
      </w:pPr>
      <w:r w:rsidRPr="00B77E30">
        <w:rPr>
          <w:rFonts w:ascii="Arial" w:hAnsi="Arial" w:cs="Arial"/>
          <w:b/>
          <w:sz w:val="24"/>
          <w:szCs w:val="24"/>
        </w:rPr>
        <w:t xml:space="preserve">16.1 </w:t>
      </w:r>
      <w:r w:rsidR="00F013A2" w:rsidRPr="00B77E30">
        <w:rPr>
          <w:rFonts w:ascii="Arial" w:hAnsi="Arial" w:cs="Arial"/>
          <w:b/>
          <w:sz w:val="24"/>
          <w:szCs w:val="24"/>
        </w:rPr>
        <w:t>ACCIONES PREVENTIVAS EN CASO DE INUNDACIONES</w:t>
      </w:r>
    </w:p>
    <w:p w:rsidR="00F013A2" w:rsidRPr="00B77E30" w:rsidRDefault="00F013A2" w:rsidP="00EB53D8">
      <w:pPr>
        <w:pStyle w:val="Textoindependiente"/>
        <w:numPr>
          <w:ilvl w:val="0"/>
          <w:numId w:val="3"/>
        </w:numPr>
        <w:tabs>
          <w:tab w:val="left" w:pos="360"/>
        </w:tabs>
        <w:suppressAutoHyphens w:val="0"/>
        <w:rPr>
          <w:rFonts w:ascii="Arial" w:hAnsi="Arial" w:cs="Arial"/>
          <w:sz w:val="24"/>
          <w:szCs w:val="24"/>
        </w:rPr>
      </w:pPr>
      <w:r w:rsidRPr="00B77E30">
        <w:rPr>
          <w:rFonts w:ascii="Arial" w:hAnsi="Arial" w:cs="Arial"/>
          <w:sz w:val="24"/>
          <w:szCs w:val="24"/>
        </w:rPr>
        <w:t>Mant</w:t>
      </w:r>
      <w:r w:rsidR="00DD3589" w:rsidRPr="00B77E30">
        <w:rPr>
          <w:rFonts w:ascii="Arial" w:hAnsi="Arial" w:cs="Arial"/>
          <w:sz w:val="24"/>
          <w:szCs w:val="24"/>
        </w:rPr>
        <w:t>ener vigilancia permanente de los niveles del rio cauca en época invernal</w:t>
      </w:r>
    </w:p>
    <w:p w:rsidR="00DD3589" w:rsidRPr="00B77E30" w:rsidRDefault="00F013A2" w:rsidP="00EB53D8">
      <w:pPr>
        <w:pStyle w:val="Textoindependiente"/>
        <w:numPr>
          <w:ilvl w:val="0"/>
          <w:numId w:val="3"/>
        </w:numPr>
        <w:tabs>
          <w:tab w:val="left" w:pos="360"/>
        </w:tabs>
        <w:suppressAutoHyphens w:val="0"/>
        <w:rPr>
          <w:rFonts w:ascii="Arial" w:hAnsi="Arial" w:cs="Arial"/>
          <w:sz w:val="24"/>
          <w:szCs w:val="24"/>
        </w:rPr>
      </w:pPr>
      <w:r w:rsidRPr="00B77E30">
        <w:rPr>
          <w:rFonts w:ascii="Arial" w:hAnsi="Arial" w:cs="Arial"/>
          <w:sz w:val="24"/>
          <w:szCs w:val="24"/>
        </w:rPr>
        <w:t xml:space="preserve">Efectuar revisión mensual de los </w:t>
      </w:r>
      <w:r w:rsidR="00DD3589" w:rsidRPr="00B77E30">
        <w:rPr>
          <w:rFonts w:ascii="Arial" w:hAnsi="Arial" w:cs="Arial"/>
          <w:sz w:val="24"/>
          <w:szCs w:val="24"/>
        </w:rPr>
        <w:t xml:space="preserve">sistemas de alcantarillado y </w:t>
      </w:r>
      <w:proofErr w:type="spellStart"/>
      <w:r w:rsidR="00DD3589" w:rsidRPr="00B77E30">
        <w:rPr>
          <w:rFonts w:ascii="Arial" w:hAnsi="Arial" w:cs="Arial"/>
          <w:sz w:val="24"/>
          <w:szCs w:val="24"/>
        </w:rPr>
        <w:t>sifoneria</w:t>
      </w:r>
      <w:proofErr w:type="spellEnd"/>
      <w:r w:rsidR="00DD3589" w:rsidRPr="00B77E30">
        <w:rPr>
          <w:rFonts w:ascii="Arial" w:hAnsi="Arial" w:cs="Arial"/>
          <w:sz w:val="24"/>
          <w:szCs w:val="24"/>
        </w:rPr>
        <w:t xml:space="preserve"> en época de verano antes de la temporada de lluvias.</w:t>
      </w:r>
    </w:p>
    <w:p w:rsidR="00F013A2" w:rsidRPr="00B77E30" w:rsidRDefault="00DD3589" w:rsidP="00EB53D8">
      <w:pPr>
        <w:pStyle w:val="Textoindependiente"/>
        <w:numPr>
          <w:ilvl w:val="0"/>
          <w:numId w:val="3"/>
        </w:numPr>
        <w:tabs>
          <w:tab w:val="left" w:pos="360"/>
        </w:tabs>
        <w:suppressAutoHyphens w:val="0"/>
        <w:rPr>
          <w:rFonts w:ascii="Arial" w:hAnsi="Arial" w:cs="Arial"/>
          <w:sz w:val="24"/>
          <w:szCs w:val="24"/>
        </w:rPr>
      </w:pPr>
      <w:r w:rsidRPr="00B77E30">
        <w:rPr>
          <w:rFonts w:ascii="Arial" w:hAnsi="Arial" w:cs="Arial"/>
          <w:sz w:val="24"/>
          <w:szCs w:val="24"/>
        </w:rPr>
        <w:t>Monitoreo constante de los niveles del rio en temporada invernal</w:t>
      </w:r>
      <w:r w:rsidR="00F013A2" w:rsidRPr="00B77E30">
        <w:rPr>
          <w:rFonts w:ascii="Arial" w:hAnsi="Arial" w:cs="Arial"/>
          <w:sz w:val="24"/>
          <w:szCs w:val="24"/>
        </w:rPr>
        <w:t xml:space="preserve"> </w:t>
      </w:r>
      <w:r w:rsidRPr="00B77E30">
        <w:rPr>
          <w:rFonts w:ascii="Arial" w:hAnsi="Arial" w:cs="Arial"/>
          <w:sz w:val="24"/>
          <w:szCs w:val="24"/>
        </w:rPr>
        <w:t>y confirmar con las respectivas brigadas.</w:t>
      </w:r>
    </w:p>
    <w:p w:rsidR="00B41446" w:rsidRDefault="00F013A2" w:rsidP="00EB53D8">
      <w:pPr>
        <w:pStyle w:val="Textoindependiente"/>
        <w:numPr>
          <w:ilvl w:val="0"/>
          <w:numId w:val="3"/>
        </w:numPr>
        <w:tabs>
          <w:tab w:val="left" w:pos="360"/>
        </w:tabs>
        <w:suppressAutoHyphens w:val="0"/>
        <w:rPr>
          <w:rFonts w:ascii="Arial" w:hAnsi="Arial" w:cs="Arial"/>
          <w:sz w:val="24"/>
          <w:szCs w:val="24"/>
        </w:rPr>
      </w:pPr>
      <w:r w:rsidRPr="00B77E30">
        <w:rPr>
          <w:rFonts w:ascii="Arial" w:hAnsi="Arial" w:cs="Arial"/>
          <w:sz w:val="24"/>
          <w:szCs w:val="24"/>
        </w:rPr>
        <w:t>Desarrollar capacitación periódica al personal en técnicas d</w:t>
      </w:r>
      <w:r w:rsidR="000F7D73" w:rsidRPr="00B77E30">
        <w:rPr>
          <w:rFonts w:ascii="Arial" w:hAnsi="Arial" w:cs="Arial"/>
          <w:sz w:val="24"/>
          <w:szCs w:val="24"/>
        </w:rPr>
        <w:t>e control y prevención de</w:t>
      </w:r>
      <w:r w:rsidR="00DD3589" w:rsidRPr="00B77E30">
        <w:rPr>
          <w:rFonts w:ascii="Arial" w:hAnsi="Arial" w:cs="Arial"/>
          <w:sz w:val="24"/>
          <w:szCs w:val="24"/>
        </w:rPr>
        <w:t xml:space="preserve"> inundaciones.</w:t>
      </w:r>
    </w:p>
    <w:p w:rsidR="00B41446" w:rsidRDefault="00F013A2" w:rsidP="00EB53D8">
      <w:pPr>
        <w:pStyle w:val="Textoindependiente"/>
        <w:numPr>
          <w:ilvl w:val="0"/>
          <w:numId w:val="3"/>
        </w:numPr>
        <w:tabs>
          <w:tab w:val="left" w:pos="360"/>
        </w:tabs>
        <w:suppressAutoHyphens w:val="0"/>
        <w:rPr>
          <w:rFonts w:ascii="Arial" w:hAnsi="Arial" w:cs="Arial"/>
          <w:sz w:val="24"/>
          <w:szCs w:val="24"/>
        </w:rPr>
      </w:pPr>
      <w:r w:rsidRPr="00B41446">
        <w:rPr>
          <w:rFonts w:ascii="Arial" w:hAnsi="Arial" w:cs="Arial"/>
          <w:sz w:val="24"/>
          <w:szCs w:val="24"/>
        </w:rPr>
        <w:t>Efectuar simulacros periódicos</w:t>
      </w:r>
      <w:r w:rsidR="00DD3589" w:rsidRPr="00B41446">
        <w:rPr>
          <w:rFonts w:ascii="Arial" w:hAnsi="Arial" w:cs="Arial"/>
          <w:sz w:val="24"/>
          <w:szCs w:val="24"/>
        </w:rPr>
        <w:t xml:space="preserve"> de acciones en caso de inundaciones</w:t>
      </w:r>
      <w:r w:rsidR="00B41446">
        <w:rPr>
          <w:rFonts w:ascii="Arial" w:hAnsi="Arial" w:cs="Arial"/>
          <w:sz w:val="24"/>
          <w:szCs w:val="24"/>
        </w:rPr>
        <w:t>.</w:t>
      </w:r>
    </w:p>
    <w:p w:rsidR="00B41446" w:rsidRPr="00B41446" w:rsidRDefault="00F013A2" w:rsidP="00EB53D8">
      <w:pPr>
        <w:pStyle w:val="Textoindependiente"/>
        <w:numPr>
          <w:ilvl w:val="0"/>
          <w:numId w:val="3"/>
        </w:numPr>
        <w:tabs>
          <w:tab w:val="left" w:pos="360"/>
        </w:tabs>
        <w:suppressAutoHyphens w:val="0"/>
        <w:rPr>
          <w:rFonts w:ascii="Arial" w:hAnsi="Arial" w:cs="Arial"/>
          <w:sz w:val="24"/>
          <w:szCs w:val="24"/>
        </w:rPr>
      </w:pPr>
      <w:r w:rsidRPr="00B41446">
        <w:rPr>
          <w:rFonts w:ascii="Arial" w:hAnsi="Arial" w:cs="Arial"/>
          <w:sz w:val="24"/>
          <w:szCs w:val="24"/>
        </w:rPr>
        <w:lastRenderedPageBreak/>
        <w:t>Mantener un listado de teléfonos de emergencia y designe responsables para la notificación externa</w:t>
      </w:r>
      <w:r w:rsidRPr="00B41446">
        <w:rPr>
          <w:rFonts w:ascii="Arial" w:hAnsi="Arial" w:cs="Arial"/>
          <w:b/>
          <w:sz w:val="24"/>
          <w:szCs w:val="24"/>
        </w:rPr>
        <w:t>.</w:t>
      </w:r>
    </w:p>
    <w:p w:rsidR="00B41446" w:rsidRDefault="00F013A2" w:rsidP="00EB53D8">
      <w:pPr>
        <w:pStyle w:val="Textoindependiente"/>
        <w:numPr>
          <w:ilvl w:val="0"/>
          <w:numId w:val="3"/>
        </w:numPr>
        <w:tabs>
          <w:tab w:val="left" w:pos="360"/>
        </w:tabs>
        <w:suppressAutoHyphens w:val="0"/>
        <w:rPr>
          <w:rFonts w:ascii="Arial" w:hAnsi="Arial" w:cs="Arial"/>
          <w:sz w:val="24"/>
          <w:szCs w:val="24"/>
        </w:rPr>
      </w:pPr>
      <w:r w:rsidRPr="00B41446">
        <w:rPr>
          <w:rFonts w:ascii="Arial" w:hAnsi="Arial" w:cs="Arial"/>
          <w:sz w:val="24"/>
          <w:szCs w:val="24"/>
        </w:rPr>
        <w:t xml:space="preserve">Mantener un listado actualizado del personal. </w:t>
      </w:r>
    </w:p>
    <w:p w:rsidR="00F013A2" w:rsidRPr="00B41446" w:rsidRDefault="00F013A2" w:rsidP="00EB53D8">
      <w:pPr>
        <w:pStyle w:val="Textoindependiente"/>
        <w:numPr>
          <w:ilvl w:val="0"/>
          <w:numId w:val="3"/>
        </w:numPr>
        <w:tabs>
          <w:tab w:val="left" w:pos="360"/>
        </w:tabs>
        <w:suppressAutoHyphens w:val="0"/>
        <w:rPr>
          <w:rFonts w:ascii="Arial" w:hAnsi="Arial" w:cs="Arial"/>
          <w:sz w:val="24"/>
          <w:szCs w:val="24"/>
        </w:rPr>
      </w:pPr>
      <w:r w:rsidRPr="00B41446">
        <w:rPr>
          <w:rFonts w:ascii="Arial" w:hAnsi="Arial" w:cs="Arial"/>
          <w:sz w:val="24"/>
          <w:szCs w:val="24"/>
        </w:rPr>
        <w:t>Corregir oportunamente situaciones que pue</w:t>
      </w:r>
      <w:r w:rsidR="00DD3589" w:rsidRPr="00B41446">
        <w:rPr>
          <w:rFonts w:ascii="Arial" w:hAnsi="Arial" w:cs="Arial"/>
          <w:sz w:val="24"/>
          <w:szCs w:val="24"/>
        </w:rPr>
        <w:t xml:space="preserve">dan desencadenar por causa de </w:t>
      </w:r>
      <w:r w:rsidR="00BB6C67" w:rsidRPr="00B41446">
        <w:rPr>
          <w:rFonts w:ascii="Arial" w:hAnsi="Arial" w:cs="Arial"/>
          <w:sz w:val="24"/>
          <w:szCs w:val="24"/>
        </w:rPr>
        <w:t>inundaciones</w:t>
      </w:r>
      <w:r w:rsidR="00DD3589" w:rsidRPr="00B41446">
        <w:rPr>
          <w:rFonts w:ascii="Arial" w:hAnsi="Arial" w:cs="Arial"/>
          <w:sz w:val="24"/>
          <w:szCs w:val="24"/>
        </w:rPr>
        <w:t>.</w:t>
      </w:r>
      <w:r w:rsidRPr="00B41446">
        <w:rPr>
          <w:rFonts w:ascii="Arial" w:hAnsi="Arial" w:cs="Arial"/>
          <w:sz w:val="24"/>
          <w:szCs w:val="24"/>
        </w:rPr>
        <w:t xml:space="preserve"> </w:t>
      </w:r>
    </w:p>
    <w:p w:rsidR="00BB6C67" w:rsidRPr="00B77E30" w:rsidRDefault="00BB6C67" w:rsidP="00BB6C67">
      <w:pPr>
        <w:tabs>
          <w:tab w:val="left" w:pos="360"/>
        </w:tabs>
        <w:spacing w:after="0" w:line="240" w:lineRule="auto"/>
        <w:ind w:left="1080"/>
        <w:jc w:val="both"/>
        <w:rPr>
          <w:rFonts w:ascii="Arial" w:hAnsi="Arial" w:cs="Arial"/>
          <w:sz w:val="24"/>
          <w:szCs w:val="24"/>
        </w:rPr>
      </w:pPr>
    </w:p>
    <w:p w:rsidR="00BB6C67" w:rsidRPr="00B77E30" w:rsidRDefault="00BB6C67" w:rsidP="00BB6C67">
      <w:pPr>
        <w:tabs>
          <w:tab w:val="left" w:pos="360"/>
        </w:tabs>
        <w:spacing w:after="0" w:line="240" w:lineRule="auto"/>
        <w:ind w:left="1080"/>
        <w:jc w:val="both"/>
        <w:rPr>
          <w:rFonts w:ascii="Arial" w:hAnsi="Arial" w:cs="Arial"/>
          <w:sz w:val="24"/>
          <w:szCs w:val="24"/>
        </w:rPr>
      </w:pPr>
    </w:p>
    <w:p w:rsidR="00BB6C67" w:rsidRPr="00B77E30" w:rsidRDefault="0071563D" w:rsidP="00BB6C67">
      <w:pPr>
        <w:pStyle w:val="Ttulo1"/>
        <w:rPr>
          <w:rFonts w:ascii="Arial" w:hAnsi="Arial" w:cs="Arial"/>
          <w:szCs w:val="24"/>
          <w:lang w:val="es-ES"/>
        </w:rPr>
      </w:pPr>
      <w:r w:rsidRPr="00B77E30">
        <w:rPr>
          <w:rFonts w:ascii="Arial" w:hAnsi="Arial" w:cs="Arial"/>
          <w:szCs w:val="24"/>
          <w:lang w:val="es-ES"/>
        </w:rPr>
        <w:t xml:space="preserve">16.2 </w:t>
      </w:r>
      <w:r w:rsidR="00BB6C67" w:rsidRPr="00B77E30">
        <w:rPr>
          <w:rFonts w:ascii="Arial" w:hAnsi="Arial" w:cs="Arial"/>
          <w:szCs w:val="24"/>
          <w:lang w:val="es-ES"/>
        </w:rPr>
        <w:t xml:space="preserve">ACCIONES PREVENTIVAS EN CASO DE EXPLOSIÓN </w:t>
      </w:r>
    </w:p>
    <w:p w:rsidR="00CA203C" w:rsidRPr="00B77E30" w:rsidRDefault="00CA203C" w:rsidP="00CA203C">
      <w:pPr>
        <w:spacing w:after="0" w:line="240" w:lineRule="auto"/>
        <w:ind w:left="1080"/>
        <w:jc w:val="both"/>
        <w:rPr>
          <w:rFonts w:ascii="Arial" w:hAnsi="Arial" w:cs="Arial"/>
          <w:sz w:val="24"/>
          <w:szCs w:val="24"/>
        </w:rPr>
      </w:pPr>
    </w:p>
    <w:p w:rsidR="00BB6C67" w:rsidRPr="00B77E30" w:rsidRDefault="00BB6C67" w:rsidP="00EB53D8">
      <w:pPr>
        <w:numPr>
          <w:ilvl w:val="0"/>
          <w:numId w:val="79"/>
        </w:numPr>
        <w:spacing w:after="0" w:line="240" w:lineRule="auto"/>
        <w:jc w:val="both"/>
        <w:rPr>
          <w:rFonts w:ascii="Arial" w:hAnsi="Arial" w:cs="Arial"/>
          <w:sz w:val="24"/>
          <w:szCs w:val="24"/>
        </w:rPr>
      </w:pPr>
      <w:r w:rsidRPr="00B77E30">
        <w:rPr>
          <w:rFonts w:ascii="Arial" w:hAnsi="Arial" w:cs="Arial"/>
          <w:sz w:val="24"/>
          <w:szCs w:val="24"/>
        </w:rPr>
        <w:t>Identificar las fuentes generadoras y efectuar inspecciones periódicas.</w:t>
      </w:r>
    </w:p>
    <w:p w:rsidR="00BB6C67" w:rsidRPr="00B77E30" w:rsidRDefault="00BB6C67" w:rsidP="00EB53D8">
      <w:pPr>
        <w:numPr>
          <w:ilvl w:val="0"/>
          <w:numId w:val="79"/>
        </w:numPr>
        <w:spacing w:after="0" w:line="240" w:lineRule="auto"/>
        <w:jc w:val="both"/>
        <w:rPr>
          <w:rFonts w:ascii="Arial" w:hAnsi="Arial" w:cs="Arial"/>
          <w:sz w:val="24"/>
          <w:szCs w:val="24"/>
        </w:rPr>
      </w:pPr>
      <w:r w:rsidRPr="00B77E30">
        <w:rPr>
          <w:rFonts w:ascii="Arial" w:hAnsi="Arial" w:cs="Arial"/>
          <w:sz w:val="24"/>
          <w:szCs w:val="24"/>
        </w:rPr>
        <w:t>Asegurar el mantenimiento preventivo de redes y equipos.</w:t>
      </w:r>
    </w:p>
    <w:p w:rsidR="00BB6C67" w:rsidRPr="00B77E30" w:rsidRDefault="00BB6C67" w:rsidP="00EB53D8">
      <w:pPr>
        <w:numPr>
          <w:ilvl w:val="0"/>
          <w:numId w:val="79"/>
        </w:numPr>
        <w:spacing w:after="0" w:line="240" w:lineRule="auto"/>
        <w:jc w:val="both"/>
        <w:rPr>
          <w:rFonts w:ascii="Arial" w:hAnsi="Arial" w:cs="Arial"/>
          <w:sz w:val="24"/>
          <w:szCs w:val="24"/>
        </w:rPr>
      </w:pPr>
      <w:r w:rsidRPr="00B77E30">
        <w:rPr>
          <w:rFonts w:ascii="Arial" w:hAnsi="Arial" w:cs="Arial"/>
          <w:sz w:val="24"/>
          <w:szCs w:val="24"/>
        </w:rPr>
        <w:t>Contar con teléfonos de emergencia y técnicos disponibles.</w:t>
      </w:r>
    </w:p>
    <w:p w:rsidR="00BB6C67" w:rsidRPr="00B77E30" w:rsidRDefault="00BB6C67" w:rsidP="00EB53D8">
      <w:pPr>
        <w:pStyle w:val="Textoindependiente"/>
        <w:numPr>
          <w:ilvl w:val="0"/>
          <w:numId w:val="79"/>
        </w:numPr>
        <w:suppressAutoHyphens w:val="0"/>
        <w:rPr>
          <w:rFonts w:ascii="Arial" w:hAnsi="Arial" w:cs="Arial"/>
          <w:sz w:val="24"/>
          <w:szCs w:val="24"/>
        </w:rPr>
      </w:pPr>
      <w:r w:rsidRPr="00B77E30">
        <w:rPr>
          <w:rFonts w:ascii="Arial" w:hAnsi="Arial" w:cs="Arial"/>
          <w:sz w:val="24"/>
          <w:szCs w:val="24"/>
        </w:rPr>
        <w:t>Efectuar simulacros de acción en caso de explosión.</w:t>
      </w:r>
    </w:p>
    <w:p w:rsidR="00F013A2" w:rsidRPr="00B77E30" w:rsidRDefault="00F013A2" w:rsidP="00AD3D8E">
      <w:pPr>
        <w:pStyle w:val="Textoindependiente"/>
        <w:rPr>
          <w:rFonts w:ascii="Arial" w:hAnsi="Arial" w:cs="Arial"/>
          <w:b/>
          <w:sz w:val="24"/>
          <w:szCs w:val="24"/>
        </w:rPr>
      </w:pPr>
    </w:p>
    <w:p w:rsidR="00F013A2" w:rsidRPr="00B77E30" w:rsidRDefault="00F013A2" w:rsidP="00AD3D8E">
      <w:pPr>
        <w:pStyle w:val="Textoindependiente"/>
        <w:rPr>
          <w:rFonts w:ascii="Arial" w:hAnsi="Arial" w:cs="Arial"/>
          <w:b/>
          <w:sz w:val="24"/>
          <w:szCs w:val="24"/>
        </w:rPr>
      </w:pPr>
    </w:p>
    <w:p w:rsidR="00A1152E" w:rsidRPr="00B77E30" w:rsidRDefault="0071563D" w:rsidP="00A1152E">
      <w:pPr>
        <w:pStyle w:val="Ttulo1"/>
        <w:rPr>
          <w:rFonts w:ascii="Arial" w:hAnsi="Arial" w:cs="Arial"/>
          <w:szCs w:val="24"/>
          <w:lang w:val="es-ES"/>
        </w:rPr>
      </w:pPr>
      <w:r w:rsidRPr="00B77E30">
        <w:rPr>
          <w:rFonts w:ascii="Arial" w:hAnsi="Arial" w:cs="Arial"/>
          <w:szCs w:val="24"/>
          <w:lang w:val="es-ES"/>
        </w:rPr>
        <w:t xml:space="preserve">16.3 </w:t>
      </w:r>
      <w:r w:rsidR="00A1152E" w:rsidRPr="00B77E30">
        <w:rPr>
          <w:rFonts w:ascii="Arial" w:hAnsi="Arial" w:cs="Arial"/>
          <w:szCs w:val="24"/>
          <w:lang w:val="es-ES"/>
        </w:rPr>
        <w:t>ACCIONES PREVENTIVAS EN CASO DE SISMOS</w:t>
      </w:r>
    </w:p>
    <w:p w:rsidR="00A1152E" w:rsidRPr="00B77E30" w:rsidRDefault="00A1152E" w:rsidP="00A1152E">
      <w:pPr>
        <w:jc w:val="both"/>
        <w:rPr>
          <w:rFonts w:ascii="Arial" w:hAnsi="Arial" w:cs="Arial"/>
          <w:sz w:val="24"/>
          <w:szCs w:val="24"/>
        </w:rPr>
      </w:pPr>
    </w:p>
    <w:p w:rsidR="00A1152E" w:rsidRPr="00B41446" w:rsidRDefault="00A1152E" w:rsidP="00EB53D8">
      <w:pPr>
        <w:pStyle w:val="Textoindependiente"/>
        <w:numPr>
          <w:ilvl w:val="0"/>
          <w:numId w:val="80"/>
        </w:numPr>
        <w:tabs>
          <w:tab w:val="left" w:pos="360"/>
        </w:tabs>
        <w:suppressAutoHyphens w:val="0"/>
        <w:rPr>
          <w:rFonts w:ascii="Arial" w:hAnsi="Arial" w:cs="Arial"/>
          <w:sz w:val="24"/>
          <w:szCs w:val="24"/>
        </w:rPr>
      </w:pPr>
      <w:r w:rsidRPr="00B41446">
        <w:rPr>
          <w:rFonts w:ascii="Arial" w:hAnsi="Arial" w:cs="Arial"/>
          <w:sz w:val="24"/>
          <w:szCs w:val="24"/>
        </w:rPr>
        <w:t>Determinar los sitios críticos y sitios seguros de la edificación.</w:t>
      </w:r>
    </w:p>
    <w:p w:rsidR="00A1152E" w:rsidRPr="00B41446" w:rsidRDefault="00A1152E" w:rsidP="00EB53D8">
      <w:pPr>
        <w:pStyle w:val="Textoindependiente"/>
        <w:numPr>
          <w:ilvl w:val="0"/>
          <w:numId w:val="80"/>
        </w:numPr>
        <w:tabs>
          <w:tab w:val="left" w:pos="360"/>
        </w:tabs>
        <w:suppressAutoHyphens w:val="0"/>
        <w:rPr>
          <w:rFonts w:ascii="Arial" w:hAnsi="Arial" w:cs="Arial"/>
          <w:sz w:val="24"/>
          <w:szCs w:val="24"/>
        </w:rPr>
      </w:pPr>
      <w:r w:rsidRPr="00B41446">
        <w:rPr>
          <w:rFonts w:ascii="Arial" w:hAnsi="Arial" w:cs="Arial"/>
          <w:sz w:val="24"/>
          <w:szCs w:val="24"/>
        </w:rPr>
        <w:t>Capacitar al personal en cómo actuar antes, durante y después de un evento sísmico.</w:t>
      </w:r>
    </w:p>
    <w:p w:rsidR="00A1152E" w:rsidRPr="00B41446" w:rsidRDefault="00A1152E" w:rsidP="00EB53D8">
      <w:pPr>
        <w:numPr>
          <w:ilvl w:val="0"/>
          <w:numId w:val="80"/>
        </w:numPr>
        <w:tabs>
          <w:tab w:val="left" w:pos="360"/>
        </w:tabs>
        <w:spacing w:after="0" w:line="240" w:lineRule="auto"/>
        <w:jc w:val="both"/>
        <w:rPr>
          <w:rFonts w:ascii="Arial" w:hAnsi="Arial" w:cs="Arial"/>
          <w:sz w:val="24"/>
          <w:szCs w:val="24"/>
        </w:rPr>
      </w:pPr>
      <w:r w:rsidRPr="00B41446">
        <w:rPr>
          <w:rFonts w:ascii="Arial" w:hAnsi="Arial" w:cs="Arial"/>
          <w:sz w:val="24"/>
          <w:szCs w:val="24"/>
        </w:rPr>
        <w:t>Mantener un listado actualizado del personal</w:t>
      </w:r>
    </w:p>
    <w:p w:rsidR="00A1152E" w:rsidRPr="00B41446" w:rsidRDefault="00A1152E" w:rsidP="00EB53D8">
      <w:pPr>
        <w:numPr>
          <w:ilvl w:val="0"/>
          <w:numId w:val="80"/>
        </w:numPr>
        <w:tabs>
          <w:tab w:val="left" w:pos="360"/>
        </w:tabs>
        <w:spacing w:after="0" w:line="240" w:lineRule="auto"/>
        <w:jc w:val="both"/>
        <w:rPr>
          <w:rFonts w:ascii="Arial" w:hAnsi="Arial" w:cs="Arial"/>
          <w:sz w:val="24"/>
          <w:szCs w:val="24"/>
        </w:rPr>
      </w:pPr>
      <w:r w:rsidRPr="00B41446">
        <w:rPr>
          <w:rFonts w:ascii="Arial" w:hAnsi="Arial" w:cs="Arial"/>
          <w:sz w:val="24"/>
          <w:szCs w:val="24"/>
        </w:rPr>
        <w:t>Identificar las personas vulnerables o con alto grado de exposición</w:t>
      </w:r>
    </w:p>
    <w:p w:rsidR="00A1152E" w:rsidRPr="00B41446" w:rsidRDefault="00A1152E" w:rsidP="00EB53D8">
      <w:pPr>
        <w:numPr>
          <w:ilvl w:val="0"/>
          <w:numId w:val="80"/>
        </w:numPr>
        <w:tabs>
          <w:tab w:val="left" w:pos="360"/>
        </w:tabs>
        <w:spacing w:after="0" w:line="240" w:lineRule="auto"/>
        <w:jc w:val="both"/>
        <w:rPr>
          <w:rFonts w:ascii="Arial" w:hAnsi="Arial" w:cs="Arial"/>
          <w:sz w:val="24"/>
          <w:szCs w:val="24"/>
        </w:rPr>
      </w:pPr>
      <w:r w:rsidRPr="00B41446">
        <w:rPr>
          <w:rFonts w:ascii="Arial" w:hAnsi="Arial" w:cs="Arial"/>
          <w:sz w:val="24"/>
          <w:szCs w:val="24"/>
        </w:rPr>
        <w:t xml:space="preserve">Entrenar al personal en la maniobra suspender los servicios de agua, electricidad y gas. </w:t>
      </w:r>
    </w:p>
    <w:p w:rsidR="00A1152E" w:rsidRPr="00B41446" w:rsidRDefault="00A1152E" w:rsidP="00EB53D8">
      <w:pPr>
        <w:numPr>
          <w:ilvl w:val="0"/>
          <w:numId w:val="80"/>
        </w:numPr>
        <w:tabs>
          <w:tab w:val="left" w:pos="360"/>
        </w:tabs>
        <w:spacing w:after="0" w:line="240" w:lineRule="auto"/>
        <w:jc w:val="both"/>
        <w:rPr>
          <w:rFonts w:ascii="Arial" w:hAnsi="Arial" w:cs="Arial"/>
          <w:sz w:val="24"/>
          <w:szCs w:val="24"/>
        </w:rPr>
      </w:pPr>
      <w:r w:rsidRPr="00B41446">
        <w:rPr>
          <w:rFonts w:ascii="Arial" w:hAnsi="Arial" w:cs="Arial"/>
          <w:sz w:val="24"/>
          <w:szCs w:val="24"/>
        </w:rPr>
        <w:t>Asegurar o reubique objetos que puedan caerse en caso de sismo</w:t>
      </w:r>
    </w:p>
    <w:p w:rsidR="00A1152E" w:rsidRPr="00B41446" w:rsidRDefault="00A1152E" w:rsidP="00EB53D8">
      <w:pPr>
        <w:numPr>
          <w:ilvl w:val="0"/>
          <w:numId w:val="80"/>
        </w:numPr>
        <w:tabs>
          <w:tab w:val="left" w:pos="360"/>
        </w:tabs>
        <w:spacing w:after="0" w:line="240" w:lineRule="auto"/>
        <w:jc w:val="both"/>
        <w:rPr>
          <w:rFonts w:ascii="Arial" w:hAnsi="Arial" w:cs="Arial"/>
          <w:sz w:val="24"/>
          <w:szCs w:val="24"/>
        </w:rPr>
      </w:pPr>
      <w:r w:rsidRPr="00B41446">
        <w:rPr>
          <w:rFonts w:ascii="Arial" w:hAnsi="Arial" w:cs="Arial"/>
          <w:sz w:val="24"/>
          <w:szCs w:val="24"/>
        </w:rPr>
        <w:t>Desarrollar simulacros de cómo actuar en caso de sismo.</w:t>
      </w:r>
    </w:p>
    <w:p w:rsidR="00A1152E" w:rsidRPr="00B41446" w:rsidRDefault="00A1152E" w:rsidP="00EB53D8">
      <w:pPr>
        <w:numPr>
          <w:ilvl w:val="0"/>
          <w:numId w:val="80"/>
        </w:numPr>
        <w:tabs>
          <w:tab w:val="left" w:pos="360"/>
        </w:tabs>
        <w:spacing w:after="0" w:line="240" w:lineRule="auto"/>
        <w:jc w:val="both"/>
        <w:rPr>
          <w:rFonts w:ascii="Arial" w:hAnsi="Arial" w:cs="Arial"/>
          <w:sz w:val="24"/>
          <w:szCs w:val="24"/>
        </w:rPr>
      </w:pPr>
      <w:r w:rsidRPr="00B41446">
        <w:rPr>
          <w:rFonts w:ascii="Arial" w:hAnsi="Arial" w:cs="Arial"/>
          <w:sz w:val="24"/>
          <w:szCs w:val="24"/>
        </w:rPr>
        <w:t>Mantener un listado de teléfonos de emergencia</w:t>
      </w:r>
    </w:p>
    <w:p w:rsidR="00A1152E" w:rsidRPr="00B41446" w:rsidRDefault="00A1152E" w:rsidP="00EB53D8">
      <w:pPr>
        <w:numPr>
          <w:ilvl w:val="0"/>
          <w:numId w:val="80"/>
        </w:numPr>
        <w:tabs>
          <w:tab w:val="left" w:pos="360"/>
        </w:tabs>
        <w:spacing w:after="0" w:line="240" w:lineRule="auto"/>
        <w:jc w:val="both"/>
        <w:rPr>
          <w:rFonts w:ascii="Arial" w:hAnsi="Arial" w:cs="Arial"/>
          <w:sz w:val="24"/>
          <w:szCs w:val="24"/>
        </w:rPr>
      </w:pPr>
      <w:r w:rsidRPr="00B41446">
        <w:rPr>
          <w:rFonts w:ascii="Arial" w:hAnsi="Arial" w:cs="Arial"/>
          <w:sz w:val="24"/>
          <w:szCs w:val="24"/>
        </w:rPr>
        <w:t>Efectuar revisión mensual en los equipos de emergencia disponibles.</w:t>
      </w:r>
    </w:p>
    <w:p w:rsidR="00BB6C67" w:rsidRPr="00B77E30" w:rsidRDefault="00BB6C67" w:rsidP="00AD3D8E">
      <w:pPr>
        <w:pStyle w:val="Textoindependiente"/>
        <w:rPr>
          <w:rFonts w:ascii="Arial" w:hAnsi="Arial" w:cs="Arial"/>
          <w:b/>
          <w:sz w:val="24"/>
          <w:szCs w:val="24"/>
        </w:rPr>
      </w:pPr>
    </w:p>
    <w:p w:rsidR="00AD3D8E" w:rsidRPr="00B77E30" w:rsidRDefault="0071563D" w:rsidP="0071563D">
      <w:pPr>
        <w:jc w:val="center"/>
        <w:rPr>
          <w:rFonts w:ascii="Arial" w:hAnsi="Arial" w:cs="Arial"/>
          <w:sz w:val="24"/>
          <w:szCs w:val="24"/>
        </w:rPr>
      </w:pPr>
      <w:r w:rsidRPr="00B77E30">
        <w:rPr>
          <w:rFonts w:ascii="Arial" w:hAnsi="Arial" w:cs="Arial"/>
          <w:b/>
          <w:sz w:val="24"/>
          <w:szCs w:val="24"/>
        </w:rPr>
        <w:t xml:space="preserve">16.4 </w:t>
      </w:r>
      <w:r w:rsidR="00AD3D8E" w:rsidRPr="00B77E30">
        <w:rPr>
          <w:rFonts w:ascii="Arial" w:hAnsi="Arial" w:cs="Arial"/>
          <w:b/>
          <w:sz w:val="24"/>
          <w:szCs w:val="24"/>
        </w:rPr>
        <w:t>ACCIONES PREVENTIVAS EN CASO DE INCEND</w:t>
      </w:r>
      <w:r w:rsidRPr="00B77E30">
        <w:rPr>
          <w:rFonts w:ascii="Arial" w:hAnsi="Arial" w:cs="Arial"/>
          <w:b/>
          <w:sz w:val="24"/>
          <w:szCs w:val="24"/>
        </w:rPr>
        <w:t>IOS</w:t>
      </w:r>
    </w:p>
    <w:p w:rsidR="00AD3D8E" w:rsidRPr="00B77E30" w:rsidRDefault="00AD3D8E" w:rsidP="00EB53D8">
      <w:pPr>
        <w:pStyle w:val="Textoindependiente"/>
        <w:numPr>
          <w:ilvl w:val="0"/>
          <w:numId w:val="3"/>
        </w:numPr>
        <w:tabs>
          <w:tab w:val="left" w:pos="360"/>
        </w:tabs>
        <w:suppressAutoHyphens w:val="0"/>
        <w:rPr>
          <w:rFonts w:ascii="Arial" w:hAnsi="Arial" w:cs="Arial"/>
          <w:sz w:val="24"/>
          <w:szCs w:val="24"/>
        </w:rPr>
      </w:pPr>
      <w:r w:rsidRPr="00B77E30">
        <w:rPr>
          <w:rFonts w:ascii="Arial" w:hAnsi="Arial" w:cs="Arial"/>
          <w:sz w:val="24"/>
          <w:szCs w:val="24"/>
        </w:rPr>
        <w:t xml:space="preserve">Mantener vigilancia permanente en las fuentes generadoras de incendios, tales como archivos, bodegas de insumos, redes eléctricas y otros. </w:t>
      </w:r>
    </w:p>
    <w:p w:rsidR="00AD3D8E" w:rsidRPr="00B77E30" w:rsidRDefault="00AD3D8E" w:rsidP="00EB53D8">
      <w:pPr>
        <w:pStyle w:val="Textoindependiente"/>
        <w:numPr>
          <w:ilvl w:val="0"/>
          <w:numId w:val="3"/>
        </w:numPr>
        <w:tabs>
          <w:tab w:val="left" w:pos="360"/>
        </w:tabs>
        <w:suppressAutoHyphens w:val="0"/>
        <w:rPr>
          <w:rFonts w:ascii="Arial" w:hAnsi="Arial" w:cs="Arial"/>
          <w:sz w:val="24"/>
          <w:szCs w:val="24"/>
        </w:rPr>
      </w:pPr>
      <w:r w:rsidRPr="00B77E30">
        <w:rPr>
          <w:rFonts w:ascii="Arial" w:hAnsi="Arial" w:cs="Arial"/>
          <w:sz w:val="24"/>
          <w:szCs w:val="24"/>
        </w:rPr>
        <w:t xml:space="preserve">Efectuar revisión mensual de los extintores contra incendios disponibles. </w:t>
      </w:r>
    </w:p>
    <w:p w:rsidR="00AD3D8E" w:rsidRPr="00B77E30" w:rsidRDefault="00AD3D8E" w:rsidP="00EB53D8">
      <w:pPr>
        <w:pStyle w:val="Textoindependiente"/>
        <w:numPr>
          <w:ilvl w:val="0"/>
          <w:numId w:val="3"/>
        </w:numPr>
        <w:tabs>
          <w:tab w:val="left" w:pos="360"/>
        </w:tabs>
        <w:suppressAutoHyphens w:val="0"/>
        <w:rPr>
          <w:rFonts w:ascii="Arial" w:hAnsi="Arial" w:cs="Arial"/>
          <w:sz w:val="24"/>
          <w:szCs w:val="24"/>
        </w:rPr>
      </w:pPr>
      <w:r w:rsidRPr="00B77E30">
        <w:rPr>
          <w:rFonts w:ascii="Arial" w:hAnsi="Arial" w:cs="Arial"/>
          <w:sz w:val="24"/>
          <w:szCs w:val="24"/>
        </w:rPr>
        <w:t>Desarrollar capacitación periódica al personal en técnicas de control y prevención del fuego.</w:t>
      </w:r>
    </w:p>
    <w:p w:rsidR="00AD3D8E" w:rsidRPr="00B77E30" w:rsidRDefault="00AD3D8E" w:rsidP="00EB53D8">
      <w:pPr>
        <w:pStyle w:val="Textoindependiente"/>
        <w:numPr>
          <w:ilvl w:val="0"/>
          <w:numId w:val="3"/>
        </w:numPr>
        <w:tabs>
          <w:tab w:val="left" w:pos="360"/>
        </w:tabs>
        <w:suppressAutoHyphens w:val="0"/>
        <w:rPr>
          <w:rFonts w:ascii="Arial" w:hAnsi="Arial" w:cs="Arial"/>
          <w:sz w:val="24"/>
          <w:szCs w:val="24"/>
        </w:rPr>
      </w:pPr>
      <w:r w:rsidRPr="00B77E30">
        <w:rPr>
          <w:rFonts w:ascii="Arial" w:hAnsi="Arial" w:cs="Arial"/>
          <w:sz w:val="24"/>
          <w:szCs w:val="24"/>
        </w:rPr>
        <w:t xml:space="preserve">Efectuar simulacros periódicos de acciones en caso de incendio. </w:t>
      </w:r>
    </w:p>
    <w:p w:rsidR="00AD3D8E" w:rsidRPr="00B77E30" w:rsidRDefault="00AD3D8E" w:rsidP="00EB53D8">
      <w:pPr>
        <w:pStyle w:val="Textoindependiente"/>
        <w:numPr>
          <w:ilvl w:val="0"/>
          <w:numId w:val="3"/>
        </w:numPr>
        <w:tabs>
          <w:tab w:val="left" w:pos="360"/>
        </w:tabs>
        <w:suppressAutoHyphens w:val="0"/>
        <w:rPr>
          <w:rFonts w:ascii="Arial" w:hAnsi="Arial" w:cs="Arial"/>
          <w:b/>
          <w:sz w:val="24"/>
          <w:szCs w:val="24"/>
        </w:rPr>
      </w:pPr>
      <w:r w:rsidRPr="00B77E30">
        <w:rPr>
          <w:rFonts w:ascii="Arial" w:hAnsi="Arial" w:cs="Arial"/>
          <w:sz w:val="24"/>
          <w:szCs w:val="24"/>
        </w:rPr>
        <w:lastRenderedPageBreak/>
        <w:t>Mantener un listado de teléfonos de emergencia y designe responsables para la notificación externa</w:t>
      </w:r>
      <w:r w:rsidRPr="00B77E30">
        <w:rPr>
          <w:rFonts w:ascii="Arial" w:hAnsi="Arial" w:cs="Arial"/>
          <w:b/>
          <w:sz w:val="24"/>
          <w:szCs w:val="24"/>
        </w:rPr>
        <w:t>.</w:t>
      </w:r>
    </w:p>
    <w:p w:rsidR="00B41446" w:rsidRDefault="00AD3D8E" w:rsidP="00EB53D8">
      <w:pPr>
        <w:numPr>
          <w:ilvl w:val="0"/>
          <w:numId w:val="3"/>
        </w:numPr>
        <w:tabs>
          <w:tab w:val="left" w:pos="360"/>
        </w:tabs>
        <w:spacing w:after="0" w:line="240" w:lineRule="auto"/>
        <w:jc w:val="both"/>
        <w:rPr>
          <w:rFonts w:ascii="Arial" w:hAnsi="Arial" w:cs="Arial"/>
          <w:sz w:val="24"/>
          <w:szCs w:val="24"/>
        </w:rPr>
      </w:pPr>
      <w:r w:rsidRPr="00B77E30">
        <w:rPr>
          <w:rFonts w:ascii="Arial" w:hAnsi="Arial" w:cs="Arial"/>
          <w:sz w:val="24"/>
          <w:szCs w:val="24"/>
        </w:rPr>
        <w:t xml:space="preserve">Mantener un listado actualizado del personal. </w:t>
      </w:r>
    </w:p>
    <w:p w:rsidR="00AD3D8E" w:rsidRPr="00B41446" w:rsidRDefault="00AD3D8E" w:rsidP="00EB53D8">
      <w:pPr>
        <w:numPr>
          <w:ilvl w:val="0"/>
          <w:numId w:val="3"/>
        </w:numPr>
        <w:tabs>
          <w:tab w:val="left" w:pos="360"/>
        </w:tabs>
        <w:spacing w:after="0" w:line="240" w:lineRule="auto"/>
        <w:jc w:val="both"/>
        <w:rPr>
          <w:rFonts w:ascii="Arial" w:hAnsi="Arial" w:cs="Arial"/>
          <w:sz w:val="24"/>
          <w:szCs w:val="24"/>
        </w:rPr>
      </w:pPr>
      <w:r w:rsidRPr="00B41446">
        <w:rPr>
          <w:rFonts w:ascii="Arial" w:hAnsi="Arial" w:cs="Arial"/>
          <w:sz w:val="24"/>
          <w:szCs w:val="24"/>
        </w:rPr>
        <w:t xml:space="preserve">Corregir oportunamente situaciones que puedan desencadenar incendios </w:t>
      </w:r>
    </w:p>
    <w:p w:rsidR="00AD3D8E" w:rsidRPr="00B77E30" w:rsidRDefault="00AD3D8E" w:rsidP="00AD3D8E">
      <w:pPr>
        <w:pStyle w:val="Ttulo1"/>
        <w:jc w:val="both"/>
        <w:rPr>
          <w:rFonts w:ascii="Arial" w:hAnsi="Arial" w:cs="Arial"/>
          <w:b w:val="0"/>
          <w:szCs w:val="24"/>
          <w:lang w:val="es-ES"/>
        </w:rPr>
      </w:pPr>
    </w:p>
    <w:p w:rsidR="00A1152E" w:rsidRPr="00B77E30" w:rsidRDefault="0071563D" w:rsidP="00A1152E">
      <w:pPr>
        <w:pStyle w:val="Ttulo1"/>
        <w:rPr>
          <w:rFonts w:ascii="Arial" w:hAnsi="Arial" w:cs="Arial"/>
          <w:szCs w:val="24"/>
          <w:lang w:val="es-ES"/>
        </w:rPr>
      </w:pPr>
      <w:r w:rsidRPr="00B77E30">
        <w:rPr>
          <w:rFonts w:ascii="Arial" w:hAnsi="Arial" w:cs="Arial"/>
          <w:szCs w:val="24"/>
          <w:lang w:val="es-ES"/>
        </w:rPr>
        <w:t xml:space="preserve">16.5 </w:t>
      </w:r>
      <w:r w:rsidR="00A1152E" w:rsidRPr="00B77E30">
        <w:rPr>
          <w:rFonts w:ascii="Arial" w:hAnsi="Arial" w:cs="Arial"/>
          <w:szCs w:val="24"/>
          <w:lang w:val="es-ES"/>
        </w:rPr>
        <w:t>ACCIONES PREVENTIVAS EN CASO DE FUGAS Y DERRAMES</w:t>
      </w:r>
    </w:p>
    <w:p w:rsidR="00A1152E" w:rsidRPr="00B77E30" w:rsidRDefault="00A1152E" w:rsidP="00A1152E">
      <w:pPr>
        <w:pStyle w:val="Textoindependiente"/>
        <w:rPr>
          <w:rFonts w:ascii="Arial" w:hAnsi="Arial" w:cs="Arial"/>
          <w:b/>
          <w:sz w:val="24"/>
          <w:szCs w:val="24"/>
        </w:rPr>
      </w:pPr>
    </w:p>
    <w:p w:rsidR="00A1152E" w:rsidRPr="00B77E30" w:rsidRDefault="00A1152E" w:rsidP="00EB53D8">
      <w:pPr>
        <w:pStyle w:val="Textoindependiente"/>
        <w:numPr>
          <w:ilvl w:val="0"/>
          <w:numId w:val="81"/>
        </w:numPr>
        <w:suppressAutoHyphens w:val="0"/>
        <w:rPr>
          <w:rFonts w:ascii="Arial" w:hAnsi="Arial" w:cs="Arial"/>
          <w:sz w:val="24"/>
          <w:szCs w:val="24"/>
        </w:rPr>
      </w:pPr>
      <w:r w:rsidRPr="00B77E30">
        <w:rPr>
          <w:rFonts w:ascii="Arial" w:hAnsi="Arial" w:cs="Arial"/>
          <w:sz w:val="24"/>
          <w:szCs w:val="24"/>
        </w:rPr>
        <w:t>Determinar con precisión los productos o sustancias susceptibles de generar emergencias por derrame al interior de la Universidad.</w:t>
      </w:r>
    </w:p>
    <w:p w:rsidR="00A1152E" w:rsidRPr="00B77E30" w:rsidRDefault="00A1152E" w:rsidP="00EB53D8">
      <w:pPr>
        <w:pStyle w:val="Textoindependiente"/>
        <w:numPr>
          <w:ilvl w:val="0"/>
          <w:numId w:val="81"/>
        </w:numPr>
        <w:suppressAutoHyphens w:val="0"/>
        <w:rPr>
          <w:rFonts w:ascii="Arial" w:hAnsi="Arial" w:cs="Arial"/>
          <w:sz w:val="24"/>
          <w:szCs w:val="24"/>
        </w:rPr>
      </w:pPr>
      <w:r w:rsidRPr="00B77E30">
        <w:rPr>
          <w:rFonts w:ascii="Arial" w:hAnsi="Arial" w:cs="Arial"/>
          <w:sz w:val="24"/>
          <w:szCs w:val="24"/>
        </w:rPr>
        <w:t>Disponer de las fichas de seguridad para cada uno de los productos.</w:t>
      </w:r>
    </w:p>
    <w:p w:rsidR="00A1152E" w:rsidRPr="00B77E30" w:rsidRDefault="00A1152E" w:rsidP="00EB53D8">
      <w:pPr>
        <w:pStyle w:val="Textoindependiente"/>
        <w:numPr>
          <w:ilvl w:val="0"/>
          <w:numId w:val="81"/>
        </w:numPr>
        <w:suppressAutoHyphens w:val="0"/>
        <w:rPr>
          <w:rFonts w:ascii="Arial" w:hAnsi="Arial" w:cs="Arial"/>
          <w:sz w:val="24"/>
          <w:szCs w:val="24"/>
        </w:rPr>
      </w:pPr>
      <w:r w:rsidRPr="00B77E30">
        <w:rPr>
          <w:rFonts w:ascii="Arial" w:hAnsi="Arial" w:cs="Arial"/>
          <w:sz w:val="24"/>
          <w:szCs w:val="24"/>
        </w:rPr>
        <w:t>Mantener disponible un equipo de elementos de protección personal para el manejo seguro de los productos.</w:t>
      </w:r>
    </w:p>
    <w:p w:rsidR="00A1152E" w:rsidRPr="00B77E30" w:rsidRDefault="00A1152E" w:rsidP="00EB53D8">
      <w:pPr>
        <w:pStyle w:val="Textoindependiente"/>
        <w:numPr>
          <w:ilvl w:val="0"/>
          <w:numId w:val="81"/>
        </w:numPr>
        <w:suppressAutoHyphens w:val="0"/>
        <w:rPr>
          <w:rFonts w:ascii="Arial" w:hAnsi="Arial" w:cs="Arial"/>
          <w:sz w:val="24"/>
          <w:szCs w:val="24"/>
        </w:rPr>
      </w:pPr>
      <w:r w:rsidRPr="00B77E30">
        <w:rPr>
          <w:rFonts w:ascii="Arial" w:hAnsi="Arial" w:cs="Arial"/>
          <w:sz w:val="24"/>
          <w:szCs w:val="24"/>
        </w:rPr>
        <w:t>Disponer permanentemente de herramientas básicas y elementos para contención y recolección de derrames.</w:t>
      </w:r>
    </w:p>
    <w:p w:rsidR="00A1152E" w:rsidRPr="00B77E30" w:rsidRDefault="00A1152E" w:rsidP="00EB53D8">
      <w:pPr>
        <w:pStyle w:val="Textoindependiente"/>
        <w:numPr>
          <w:ilvl w:val="0"/>
          <w:numId w:val="81"/>
        </w:numPr>
        <w:suppressAutoHyphens w:val="0"/>
        <w:rPr>
          <w:rFonts w:ascii="Arial" w:hAnsi="Arial" w:cs="Arial"/>
          <w:sz w:val="24"/>
          <w:szCs w:val="24"/>
        </w:rPr>
      </w:pPr>
      <w:r w:rsidRPr="00B77E30">
        <w:rPr>
          <w:rFonts w:ascii="Arial" w:hAnsi="Arial" w:cs="Arial"/>
          <w:sz w:val="24"/>
          <w:szCs w:val="24"/>
        </w:rPr>
        <w:t>Mantener un listado de teléfonos de emergencia para apoyo técnico en caso de derrame o fuga tóxica.</w:t>
      </w:r>
    </w:p>
    <w:p w:rsidR="00AD3D8E" w:rsidRPr="00B77E30" w:rsidRDefault="00A1152E" w:rsidP="00EB53D8">
      <w:pPr>
        <w:pStyle w:val="Textoindependiente"/>
        <w:numPr>
          <w:ilvl w:val="0"/>
          <w:numId w:val="81"/>
        </w:numPr>
        <w:suppressAutoHyphens w:val="0"/>
        <w:rPr>
          <w:rFonts w:ascii="Arial" w:hAnsi="Arial" w:cs="Arial"/>
          <w:sz w:val="24"/>
          <w:szCs w:val="24"/>
        </w:rPr>
      </w:pPr>
      <w:r w:rsidRPr="00B77E30">
        <w:rPr>
          <w:rFonts w:ascii="Arial" w:hAnsi="Arial" w:cs="Arial"/>
          <w:sz w:val="24"/>
          <w:szCs w:val="24"/>
        </w:rPr>
        <w:t>Efectuar simulacros de atención a emergencias con materiales peligrosos.</w:t>
      </w:r>
    </w:p>
    <w:p w:rsidR="00161281" w:rsidRPr="00B77E30" w:rsidRDefault="00161281" w:rsidP="00161281">
      <w:pPr>
        <w:pStyle w:val="Textoindependiente"/>
        <w:suppressAutoHyphens w:val="0"/>
        <w:ind w:left="720"/>
        <w:rPr>
          <w:rFonts w:ascii="Arial" w:hAnsi="Arial" w:cs="Arial"/>
          <w:sz w:val="24"/>
          <w:szCs w:val="24"/>
        </w:rPr>
      </w:pPr>
    </w:p>
    <w:p w:rsidR="00AD3D8E" w:rsidRPr="00B77E30" w:rsidRDefault="0071563D" w:rsidP="00AD3D8E">
      <w:pPr>
        <w:pStyle w:val="Textoindependiente"/>
        <w:jc w:val="center"/>
        <w:rPr>
          <w:rFonts w:ascii="Arial" w:hAnsi="Arial" w:cs="Arial"/>
          <w:b/>
          <w:sz w:val="24"/>
          <w:szCs w:val="24"/>
        </w:rPr>
      </w:pPr>
      <w:r w:rsidRPr="00B77E30">
        <w:rPr>
          <w:rFonts w:ascii="Arial" w:hAnsi="Arial" w:cs="Arial"/>
          <w:b/>
          <w:sz w:val="24"/>
          <w:szCs w:val="24"/>
        </w:rPr>
        <w:t xml:space="preserve">16.6 </w:t>
      </w:r>
      <w:r w:rsidR="00AD3D8E" w:rsidRPr="00B77E30">
        <w:rPr>
          <w:rFonts w:ascii="Arial" w:hAnsi="Arial" w:cs="Arial"/>
          <w:b/>
          <w:sz w:val="24"/>
          <w:szCs w:val="24"/>
        </w:rPr>
        <w:t xml:space="preserve">ACCIONES PREVENTIVAS EN CASO DE </w:t>
      </w:r>
    </w:p>
    <w:p w:rsidR="00AD3D8E" w:rsidRPr="00B77E30" w:rsidRDefault="00AD3D8E" w:rsidP="00AD3D8E">
      <w:pPr>
        <w:pStyle w:val="Textoindependiente"/>
        <w:jc w:val="center"/>
        <w:rPr>
          <w:rFonts w:ascii="Arial" w:hAnsi="Arial" w:cs="Arial"/>
          <w:b/>
          <w:sz w:val="24"/>
          <w:szCs w:val="24"/>
        </w:rPr>
      </w:pPr>
      <w:r w:rsidRPr="00B77E30">
        <w:rPr>
          <w:rFonts w:ascii="Arial" w:hAnsi="Arial" w:cs="Arial"/>
          <w:b/>
          <w:sz w:val="24"/>
          <w:szCs w:val="24"/>
        </w:rPr>
        <w:t>ACTOS MALINTENCIONADOS DE TERCEROS</w:t>
      </w:r>
    </w:p>
    <w:p w:rsidR="00AD3D8E" w:rsidRPr="00B77E30" w:rsidRDefault="00AD3D8E" w:rsidP="00AD3D8E">
      <w:pPr>
        <w:pStyle w:val="Textoindependiente"/>
        <w:rPr>
          <w:rFonts w:ascii="Arial" w:hAnsi="Arial" w:cs="Arial"/>
          <w:b/>
          <w:sz w:val="24"/>
          <w:szCs w:val="24"/>
        </w:rPr>
      </w:pPr>
    </w:p>
    <w:p w:rsidR="00B41446" w:rsidRDefault="00AD3D8E" w:rsidP="00EB53D8">
      <w:pPr>
        <w:pStyle w:val="Textoindependiente"/>
        <w:numPr>
          <w:ilvl w:val="0"/>
          <w:numId w:val="83"/>
        </w:numPr>
        <w:suppressAutoHyphens w:val="0"/>
        <w:rPr>
          <w:rFonts w:ascii="Arial" w:hAnsi="Arial" w:cs="Arial"/>
          <w:sz w:val="24"/>
          <w:szCs w:val="24"/>
        </w:rPr>
      </w:pPr>
      <w:r w:rsidRPr="00B77E30">
        <w:rPr>
          <w:rFonts w:ascii="Arial" w:hAnsi="Arial" w:cs="Arial"/>
          <w:sz w:val="24"/>
          <w:szCs w:val="24"/>
        </w:rPr>
        <w:t>Mantener estricto control en el ingreso de personal, vehículos y objetos a las instalaciones de la Universidad</w:t>
      </w:r>
    </w:p>
    <w:p w:rsidR="00B41446" w:rsidRDefault="00AD3D8E" w:rsidP="00EB53D8">
      <w:pPr>
        <w:pStyle w:val="Textoindependiente"/>
        <w:numPr>
          <w:ilvl w:val="0"/>
          <w:numId w:val="83"/>
        </w:numPr>
        <w:suppressAutoHyphens w:val="0"/>
        <w:rPr>
          <w:rFonts w:ascii="Arial" w:hAnsi="Arial" w:cs="Arial"/>
          <w:sz w:val="24"/>
          <w:szCs w:val="24"/>
        </w:rPr>
      </w:pPr>
      <w:r w:rsidRPr="00B41446">
        <w:rPr>
          <w:rFonts w:ascii="Arial" w:hAnsi="Arial" w:cs="Arial"/>
          <w:sz w:val="24"/>
          <w:szCs w:val="24"/>
        </w:rPr>
        <w:t>Disponer de un sistema de notificación interna o externa en caso de cualquier atentado</w:t>
      </w:r>
    </w:p>
    <w:p w:rsidR="00B41446" w:rsidRDefault="00AD3D8E" w:rsidP="00EB53D8">
      <w:pPr>
        <w:pStyle w:val="Textoindependiente"/>
        <w:numPr>
          <w:ilvl w:val="0"/>
          <w:numId w:val="83"/>
        </w:numPr>
        <w:suppressAutoHyphens w:val="0"/>
        <w:rPr>
          <w:rFonts w:ascii="Arial" w:hAnsi="Arial" w:cs="Arial"/>
          <w:sz w:val="24"/>
          <w:szCs w:val="24"/>
        </w:rPr>
      </w:pPr>
      <w:r w:rsidRPr="00B41446">
        <w:rPr>
          <w:rFonts w:ascii="Arial" w:hAnsi="Arial" w:cs="Arial"/>
          <w:sz w:val="24"/>
          <w:szCs w:val="24"/>
        </w:rPr>
        <w:t>Disponer de un listado de teléfonos de emergencia</w:t>
      </w:r>
    </w:p>
    <w:p w:rsidR="00B41446" w:rsidRDefault="00AD3D8E" w:rsidP="00EB53D8">
      <w:pPr>
        <w:pStyle w:val="Textoindependiente"/>
        <w:numPr>
          <w:ilvl w:val="0"/>
          <w:numId w:val="83"/>
        </w:numPr>
        <w:suppressAutoHyphens w:val="0"/>
        <w:rPr>
          <w:rFonts w:ascii="Arial" w:hAnsi="Arial" w:cs="Arial"/>
          <w:sz w:val="24"/>
          <w:szCs w:val="24"/>
        </w:rPr>
      </w:pPr>
      <w:r w:rsidRPr="00B41446">
        <w:rPr>
          <w:rFonts w:ascii="Arial" w:hAnsi="Arial" w:cs="Arial"/>
          <w:sz w:val="24"/>
          <w:szCs w:val="24"/>
        </w:rPr>
        <w:t>Efectuar inspecciones periódicas en los dispositivos de seguridad, cerraduras y alarmas de todas las instalaciones</w:t>
      </w:r>
    </w:p>
    <w:p w:rsidR="00AD3D8E" w:rsidRPr="00B41446" w:rsidRDefault="00AD3D8E" w:rsidP="00EB53D8">
      <w:pPr>
        <w:pStyle w:val="Textoindependiente"/>
        <w:numPr>
          <w:ilvl w:val="0"/>
          <w:numId w:val="83"/>
        </w:numPr>
        <w:suppressAutoHyphens w:val="0"/>
        <w:rPr>
          <w:rFonts w:ascii="Arial" w:hAnsi="Arial" w:cs="Arial"/>
          <w:sz w:val="24"/>
          <w:szCs w:val="24"/>
        </w:rPr>
      </w:pPr>
      <w:r w:rsidRPr="00B41446">
        <w:rPr>
          <w:rFonts w:ascii="Arial" w:hAnsi="Arial" w:cs="Arial"/>
          <w:sz w:val="24"/>
          <w:szCs w:val="24"/>
        </w:rPr>
        <w:t>Reportar oportunamente con la mayor discreción al personal de seguridad y a los organismos de seguridad sobre cualquier persona u objeto sospechoso.</w:t>
      </w:r>
    </w:p>
    <w:p w:rsidR="0071563D" w:rsidRPr="00B77E30" w:rsidRDefault="0071563D" w:rsidP="0071563D">
      <w:pPr>
        <w:pStyle w:val="Textoindependiente"/>
        <w:suppressAutoHyphens w:val="0"/>
        <w:ind w:left="1080"/>
        <w:rPr>
          <w:rFonts w:ascii="Arial" w:hAnsi="Arial" w:cs="Arial"/>
          <w:sz w:val="24"/>
          <w:szCs w:val="24"/>
        </w:rPr>
      </w:pPr>
    </w:p>
    <w:p w:rsidR="00314746" w:rsidRDefault="00314746" w:rsidP="00AD3D8E">
      <w:pPr>
        <w:pStyle w:val="Ttulo1"/>
        <w:jc w:val="left"/>
        <w:rPr>
          <w:rFonts w:ascii="Arial" w:hAnsi="Arial" w:cs="Arial"/>
          <w:szCs w:val="24"/>
        </w:rPr>
      </w:pPr>
    </w:p>
    <w:p w:rsidR="00AD3D8E" w:rsidRPr="00B77E30" w:rsidRDefault="0071563D" w:rsidP="00AD3D8E">
      <w:pPr>
        <w:pStyle w:val="Ttulo1"/>
        <w:jc w:val="left"/>
        <w:rPr>
          <w:rFonts w:ascii="Arial" w:hAnsi="Arial" w:cs="Arial"/>
          <w:szCs w:val="24"/>
        </w:rPr>
      </w:pPr>
      <w:r w:rsidRPr="00B77E30">
        <w:rPr>
          <w:rFonts w:ascii="Arial" w:hAnsi="Arial" w:cs="Arial"/>
          <w:szCs w:val="24"/>
        </w:rPr>
        <w:t xml:space="preserve">17. </w:t>
      </w:r>
      <w:r w:rsidR="00AD3D8E" w:rsidRPr="00B77E30">
        <w:rPr>
          <w:rFonts w:ascii="Arial" w:hAnsi="Arial" w:cs="Arial"/>
          <w:szCs w:val="24"/>
        </w:rPr>
        <w:t>PROCEDIMIENTOS GENERALES PARA RESPUESTA A EMERGENCIAS</w:t>
      </w:r>
    </w:p>
    <w:p w:rsidR="00AD3D8E" w:rsidRPr="00B77E30" w:rsidRDefault="00AD3D8E" w:rsidP="00AD3D8E">
      <w:pPr>
        <w:rPr>
          <w:rFonts w:ascii="Arial" w:hAnsi="Arial" w:cs="Arial"/>
          <w:sz w:val="24"/>
          <w:szCs w:val="24"/>
          <w:lang w:val="es-ES_tradnl"/>
        </w:rPr>
      </w:pPr>
    </w:p>
    <w:p w:rsidR="00AD3D8E" w:rsidRPr="00B77E30" w:rsidRDefault="00AD3D8E" w:rsidP="00AD3D8E">
      <w:pPr>
        <w:jc w:val="both"/>
        <w:rPr>
          <w:rFonts w:ascii="Arial" w:hAnsi="Arial" w:cs="Arial"/>
          <w:sz w:val="24"/>
          <w:szCs w:val="24"/>
        </w:rPr>
      </w:pPr>
      <w:r w:rsidRPr="00B77E30">
        <w:rPr>
          <w:rFonts w:ascii="Arial" w:hAnsi="Arial" w:cs="Arial"/>
          <w:sz w:val="24"/>
          <w:szCs w:val="24"/>
        </w:rPr>
        <w:t xml:space="preserve">Para dar claridad a los procedimientos, estructuración, desarrollo y aplicación del plan, se establecen para </w:t>
      </w:r>
      <w:r w:rsidR="008D4FB1" w:rsidRPr="00B77E30">
        <w:rPr>
          <w:rFonts w:ascii="Arial" w:hAnsi="Arial" w:cs="Arial"/>
          <w:sz w:val="24"/>
          <w:szCs w:val="24"/>
        </w:rPr>
        <w:t xml:space="preserve">la Zona Franca Internacional de Pereira </w:t>
      </w:r>
      <w:r w:rsidRPr="00B77E30">
        <w:rPr>
          <w:rFonts w:ascii="Arial" w:hAnsi="Arial" w:cs="Arial"/>
          <w:sz w:val="24"/>
          <w:szCs w:val="24"/>
        </w:rPr>
        <w:t>los siguientes:</w:t>
      </w:r>
    </w:p>
    <w:p w:rsidR="00AD3D8E" w:rsidRPr="00B77E30" w:rsidRDefault="000343E3" w:rsidP="00AD3D8E">
      <w:pPr>
        <w:jc w:val="both"/>
        <w:rPr>
          <w:rFonts w:ascii="Arial" w:hAnsi="Arial" w:cs="Arial"/>
          <w:sz w:val="24"/>
          <w:szCs w:val="24"/>
        </w:rPr>
      </w:pPr>
      <w:r w:rsidRPr="00B77E30">
        <w:rPr>
          <w:rFonts w:ascii="Arial" w:hAnsi="Arial" w:cs="Arial"/>
          <w:b/>
          <w:sz w:val="24"/>
          <w:szCs w:val="24"/>
        </w:rPr>
        <w:lastRenderedPageBreak/>
        <w:t xml:space="preserve">17.1. </w:t>
      </w:r>
      <w:r w:rsidR="00AD3D8E" w:rsidRPr="00B77E30">
        <w:rPr>
          <w:rFonts w:ascii="Arial" w:hAnsi="Arial" w:cs="Arial"/>
          <w:b/>
          <w:sz w:val="24"/>
          <w:szCs w:val="24"/>
        </w:rPr>
        <w:t>Fase de incubación o preparación</w:t>
      </w:r>
      <w:r w:rsidR="00AD3D8E" w:rsidRPr="00B77E30">
        <w:rPr>
          <w:rFonts w:ascii="Arial" w:hAnsi="Arial" w:cs="Arial"/>
          <w:sz w:val="24"/>
          <w:szCs w:val="24"/>
        </w:rPr>
        <w:t xml:space="preserve">: </w:t>
      </w:r>
    </w:p>
    <w:p w:rsidR="00AD3D8E" w:rsidRPr="00B77E30" w:rsidRDefault="00AD3D8E" w:rsidP="00AD3D8E">
      <w:pPr>
        <w:jc w:val="both"/>
        <w:rPr>
          <w:rFonts w:ascii="Arial" w:hAnsi="Arial" w:cs="Arial"/>
          <w:sz w:val="24"/>
          <w:szCs w:val="24"/>
        </w:rPr>
      </w:pPr>
      <w:r w:rsidRPr="00B77E30">
        <w:rPr>
          <w:rFonts w:ascii="Arial" w:hAnsi="Arial" w:cs="Arial"/>
          <w:sz w:val="24"/>
          <w:szCs w:val="24"/>
        </w:rPr>
        <w:t>Comprende las etapas de diagnóstico, diseño del Plan, establecimiento de una organización de respuesta funcional, ejecución de planes de fortalecimiento estructural, capacitación y entrenami</w:t>
      </w:r>
      <w:r w:rsidR="007935B8" w:rsidRPr="00B77E30">
        <w:rPr>
          <w:rFonts w:ascii="Arial" w:hAnsi="Arial" w:cs="Arial"/>
          <w:sz w:val="24"/>
          <w:szCs w:val="24"/>
        </w:rPr>
        <w:t>ento, realización de simulacros.</w:t>
      </w:r>
    </w:p>
    <w:p w:rsidR="007935B8" w:rsidRPr="00B77E30" w:rsidRDefault="007935B8" w:rsidP="00AD3D8E">
      <w:pPr>
        <w:jc w:val="both"/>
        <w:rPr>
          <w:rFonts w:ascii="Arial" w:hAnsi="Arial" w:cs="Arial"/>
          <w:sz w:val="24"/>
          <w:szCs w:val="24"/>
        </w:rPr>
      </w:pPr>
    </w:p>
    <w:p w:rsidR="00AD3D8E" w:rsidRPr="00B77E30" w:rsidRDefault="000343E3" w:rsidP="00AD3D8E">
      <w:pPr>
        <w:jc w:val="both"/>
        <w:rPr>
          <w:rFonts w:ascii="Arial" w:hAnsi="Arial" w:cs="Arial"/>
          <w:sz w:val="24"/>
          <w:szCs w:val="24"/>
        </w:rPr>
      </w:pPr>
      <w:r w:rsidRPr="00B77E30">
        <w:rPr>
          <w:rFonts w:ascii="Arial" w:hAnsi="Arial" w:cs="Arial"/>
          <w:b/>
          <w:sz w:val="24"/>
          <w:szCs w:val="24"/>
        </w:rPr>
        <w:t xml:space="preserve">17.2. </w:t>
      </w:r>
      <w:r w:rsidR="00AD3D8E" w:rsidRPr="00B77E30">
        <w:rPr>
          <w:rFonts w:ascii="Arial" w:hAnsi="Arial" w:cs="Arial"/>
          <w:b/>
          <w:sz w:val="24"/>
          <w:szCs w:val="24"/>
        </w:rPr>
        <w:t>Fase de Impacto</w:t>
      </w:r>
      <w:r w:rsidR="00AD3D8E" w:rsidRPr="00B77E30">
        <w:rPr>
          <w:rFonts w:ascii="Arial" w:hAnsi="Arial" w:cs="Arial"/>
          <w:sz w:val="24"/>
          <w:szCs w:val="24"/>
        </w:rPr>
        <w:t xml:space="preserve">:   </w:t>
      </w:r>
    </w:p>
    <w:p w:rsidR="00AD3D8E" w:rsidRPr="00B77E30" w:rsidRDefault="00AD3D8E" w:rsidP="00EB53D8">
      <w:pPr>
        <w:pStyle w:val="Textoindependiente"/>
        <w:numPr>
          <w:ilvl w:val="0"/>
          <w:numId w:val="2"/>
        </w:numPr>
        <w:tabs>
          <w:tab w:val="num" w:pos="360"/>
        </w:tabs>
        <w:suppressAutoHyphens w:val="0"/>
        <w:ind w:left="360"/>
        <w:rPr>
          <w:rFonts w:ascii="Arial" w:hAnsi="Arial" w:cs="Arial"/>
          <w:iCs/>
          <w:sz w:val="24"/>
          <w:szCs w:val="24"/>
        </w:rPr>
      </w:pPr>
      <w:r w:rsidRPr="00B77E30">
        <w:rPr>
          <w:rFonts w:ascii="Arial" w:hAnsi="Arial" w:cs="Arial"/>
          <w:iCs/>
          <w:sz w:val="24"/>
          <w:szCs w:val="24"/>
        </w:rPr>
        <w:t>Al detectar una emergenc</w:t>
      </w:r>
      <w:r w:rsidR="008D4FB1" w:rsidRPr="00B77E30">
        <w:rPr>
          <w:rFonts w:ascii="Arial" w:hAnsi="Arial" w:cs="Arial"/>
          <w:iCs/>
          <w:sz w:val="24"/>
          <w:szCs w:val="24"/>
        </w:rPr>
        <w:t>ia al interior de la Zona Franca Internacional de Pereira</w:t>
      </w:r>
      <w:r w:rsidRPr="00B77E30">
        <w:rPr>
          <w:rFonts w:ascii="Arial" w:hAnsi="Arial" w:cs="Arial"/>
          <w:iCs/>
          <w:sz w:val="24"/>
          <w:szCs w:val="24"/>
        </w:rPr>
        <w:t>, se reportará inmediatamente al personal de seguridad, notificando sobre la existencia de un evento, para lo cual se deberá recopilar la mínima información siguiente:</w:t>
      </w:r>
    </w:p>
    <w:p w:rsidR="00AD3D8E" w:rsidRPr="00B77E30" w:rsidRDefault="00AD3D8E" w:rsidP="00AD3D8E">
      <w:pPr>
        <w:pStyle w:val="Textoindependiente"/>
        <w:rPr>
          <w:rFonts w:ascii="Arial" w:hAnsi="Arial" w:cs="Arial"/>
          <w:iCs/>
          <w:sz w:val="24"/>
          <w:szCs w:val="24"/>
        </w:rPr>
      </w:pPr>
    </w:p>
    <w:p w:rsidR="00B41446" w:rsidRDefault="00AD3D8E" w:rsidP="00EB53D8">
      <w:pPr>
        <w:pStyle w:val="Textoindependiente"/>
        <w:numPr>
          <w:ilvl w:val="0"/>
          <w:numId w:val="82"/>
        </w:numPr>
        <w:suppressAutoHyphens w:val="0"/>
        <w:rPr>
          <w:rFonts w:ascii="Arial" w:hAnsi="Arial" w:cs="Arial"/>
          <w:iCs/>
          <w:sz w:val="24"/>
          <w:szCs w:val="24"/>
        </w:rPr>
      </w:pPr>
      <w:r w:rsidRPr="00B77E30">
        <w:rPr>
          <w:rFonts w:ascii="Arial" w:hAnsi="Arial" w:cs="Arial"/>
          <w:iCs/>
          <w:sz w:val="24"/>
          <w:szCs w:val="24"/>
        </w:rPr>
        <w:t>Tipo de emergencia y ubicación</w:t>
      </w:r>
    </w:p>
    <w:p w:rsidR="00B41446" w:rsidRDefault="00AD3D8E" w:rsidP="00EB53D8">
      <w:pPr>
        <w:pStyle w:val="Textoindependiente"/>
        <w:numPr>
          <w:ilvl w:val="0"/>
          <w:numId w:val="82"/>
        </w:numPr>
        <w:suppressAutoHyphens w:val="0"/>
        <w:rPr>
          <w:rFonts w:ascii="Arial" w:hAnsi="Arial" w:cs="Arial"/>
          <w:iCs/>
          <w:sz w:val="24"/>
          <w:szCs w:val="24"/>
        </w:rPr>
      </w:pPr>
      <w:r w:rsidRPr="00B41446">
        <w:rPr>
          <w:rFonts w:ascii="Arial" w:hAnsi="Arial" w:cs="Arial"/>
          <w:iCs/>
          <w:sz w:val="24"/>
          <w:szCs w:val="24"/>
        </w:rPr>
        <w:t xml:space="preserve">Quien notifica y desde donde </w:t>
      </w:r>
    </w:p>
    <w:p w:rsidR="00AD3D8E" w:rsidRPr="00B41446" w:rsidRDefault="00AD3D8E" w:rsidP="00EB53D8">
      <w:pPr>
        <w:pStyle w:val="Textoindependiente"/>
        <w:numPr>
          <w:ilvl w:val="0"/>
          <w:numId w:val="82"/>
        </w:numPr>
        <w:suppressAutoHyphens w:val="0"/>
        <w:rPr>
          <w:rFonts w:ascii="Arial" w:hAnsi="Arial" w:cs="Arial"/>
          <w:iCs/>
          <w:sz w:val="24"/>
          <w:szCs w:val="24"/>
        </w:rPr>
      </w:pPr>
      <w:r w:rsidRPr="00B41446">
        <w:rPr>
          <w:rFonts w:ascii="Arial" w:hAnsi="Arial" w:cs="Arial"/>
          <w:iCs/>
          <w:sz w:val="24"/>
          <w:szCs w:val="24"/>
        </w:rPr>
        <w:t>Magnitud de la emergencia</w:t>
      </w:r>
    </w:p>
    <w:p w:rsidR="00AD3D8E" w:rsidRPr="00B77E30" w:rsidRDefault="00AD3D8E" w:rsidP="00AD3D8E">
      <w:pPr>
        <w:pStyle w:val="Textoindependiente"/>
        <w:rPr>
          <w:rFonts w:ascii="Arial" w:hAnsi="Arial" w:cs="Arial"/>
          <w:iCs/>
          <w:sz w:val="24"/>
          <w:szCs w:val="24"/>
        </w:rPr>
      </w:pPr>
    </w:p>
    <w:p w:rsidR="00AD3D8E" w:rsidRPr="00B77E30" w:rsidRDefault="00AD3D8E" w:rsidP="00EB53D8">
      <w:pPr>
        <w:pStyle w:val="Textoindependiente"/>
        <w:numPr>
          <w:ilvl w:val="0"/>
          <w:numId w:val="2"/>
        </w:numPr>
        <w:tabs>
          <w:tab w:val="num" w:pos="360"/>
        </w:tabs>
        <w:suppressAutoHyphens w:val="0"/>
        <w:ind w:left="360"/>
        <w:rPr>
          <w:rFonts w:ascii="Arial" w:hAnsi="Arial" w:cs="Arial"/>
          <w:iCs/>
          <w:sz w:val="24"/>
          <w:szCs w:val="24"/>
        </w:rPr>
      </w:pPr>
      <w:r w:rsidRPr="00B77E30">
        <w:rPr>
          <w:rFonts w:ascii="Arial" w:hAnsi="Arial" w:cs="Arial"/>
          <w:iCs/>
          <w:sz w:val="24"/>
          <w:szCs w:val="24"/>
        </w:rPr>
        <w:t>Se efectuará un llamado para que se desplace la brigada de emergencias al sitio indicado por la persona que efectúo la llamada y a la vez se comunicará con el comité de emergencias.</w:t>
      </w:r>
    </w:p>
    <w:p w:rsidR="00AD3D8E" w:rsidRPr="00B77E30" w:rsidRDefault="00AD3D8E" w:rsidP="00AD3D8E">
      <w:pPr>
        <w:pStyle w:val="Textoindependiente"/>
        <w:rPr>
          <w:rFonts w:ascii="Arial" w:hAnsi="Arial" w:cs="Arial"/>
          <w:b/>
          <w:iCs/>
          <w:sz w:val="24"/>
          <w:szCs w:val="24"/>
        </w:rPr>
      </w:pPr>
    </w:p>
    <w:p w:rsidR="00AD3D8E" w:rsidRPr="00B77E30" w:rsidRDefault="00AD3D8E" w:rsidP="00EB53D8">
      <w:pPr>
        <w:pStyle w:val="Textoindependiente"/>
        <w:numPr>
          <w:ilvl w:val="0"/>
          <w:numId w:val="2"/>
        </w:numPr>
        <w:tabs>
          <w:tab w:val="num" w:pos="360"/>
        </w:tabs>
        <w:suppressAutoHyphens w:val="0"/>
        <w:ind w:left="360"/>
        <w:rPr>
          <w:rFonts w:ascii="Arial" w:hAnsi="Arial" w:cs="Arial"/>
          <w:iCs/>
          <w:sz w:val="24"/>
          <w:szCs w:val="24"/>
        </w:rPr>
      </w:pPr>
      <w:r w:rsidRPr="00B77E30">
        <w:rPr>
          <w:rFonts w:ascii="Arial" w:hAnsi="Arial" w:cs="Arial"/>
          <w:iCs/>
          <w:sz w:val="24"/>
          <w:szCs w:val="24"/>
        </w:rPr>
        <w:t xml:space="preserve">Confirmada la emergencia se establecerá un Puesto de Mando para la coordinación de las operaciones de emergencia. </w:t>
      </w:r>
    </w:p>
    <w:p w:rsidR="00AD3D8E" w:rsidRPr="00B77E30" w:rsidRDefault="00AD3D8E" w:rsidP="00AD3D8E">
      <w:pPr>
        <w:pStyle w:val="Textoindependiente"/>
        <w:rPr>
          <w:rFonts w:ascii="Arial" w:hAnsi="Arial" w:cs="Arial"/>
          <w:b/>
          <w:iCs/>
          <w:sz w:val="24"/>
          <w:szCs w:val="24"/>
        </w:rPr>
      </w:pPr>
    </w:p>
    <w:p w:rsidR="00AD3D8E" w:rsidRPr="00B77E30" w:rsidRDefault="00AD3D8E" w:rsidP="00EB53D8">
      <w:pPr>
        <w:pStyle w:val="Textoindependiente"/>
        <w:numPr>
          <w:ilvl w:val="0"/>
          <w:numId w:val="2"/>
        </w:numPr>
        <w:tabs>
          <w:tab w:val="num" w:pos="360"/>
        </w:tabs>
        <w:suppressAutoHyphens w:val="0"/>
        <w:ind w:left="360"/>
        <w:rPr>
          <w:rFonts w:ascii="Arial" w:hAnsi="Arial" w:cs="Arial"/>
          <w:iCs/>
          <w:sz w:val="24"/>
          <w:szCs w:val="24"/>
        </w:rPr>
      </w:pPr>
      <w:r w:rsidRPr="00B77E30">
        <w:rPr>
          <w:rFonts w:ascii="Arial" w:hAnsi="Arial" w:cs="Arial"/>
          <w:iCs/>
          <w:sz w:val="24"/>
          <w:szCs w:val="24"/>
        </w:rPr>
        <w:t>Esperará confirmación del personal en el área afectada definiendo el tipo de emergencia presentada: PARCIAL, GENERAL.</w:t>
      </w:r>
    </w:p>
    <w:p w:rsidR="00AD3D8E" w:rsidRPr="00B77E30" w:rsidRDefault="00AD3D8E" w:rsidP="00AD3D8E">
      <w:pPr>
        <w:pStyle w:val="Textoindependiente"/>
        <w:rPr>
          <w:rFonts w:ascii="Arial" w:hAnsi="Arial" w:cs="Arial"/>
          <w:iCs/>
          <w:sz w:val="24"/>
          <w:szCs w:val="24"/>
        </w:rPr>
      </w:pPr>
    </w:p>
    <w:p w:rsidR="00AD3D8E" w:rsidRPr="00B77E30" w:rsidRDefault="00AD3D8E" w:rsidP="00EB53D8">
      <w:pPr>
        <w:pStyle w:val="Textoindependiente"/>
        <w:numPr>
          <w:ilvl w:val="0"/>
          <w:numId w:val="2"/>
        </w:numPr>
        <w:tabs>
          <w:tab w:val="num" w:pos="360"/>
        </w:tabs>
        <w:suppressAutoHyphens w:val="0"/>
        <w:ind w:left="360"/>
        <w:rPr>
          <w:rFonts w:ascii="Arial" w:hAnsi="Arial" w:cs="Arial"/>
          <w:iCs/>
          <w:sz w:val="24"/>
          <w:szCs w:val="24"/>
        </w:rPr>
      </w:pPr>
      <w:r w:rsidRPr="00B77E30">
        <w:rPr>
          <w:rFonts w:ascii="Arial" w:hAnsi="Arial" w:cs="Arial"/>
          <w:iCs/>
          <w:sz w:val="24"/>
          <w:szCs w:val="24"/>
        </w:rPr>
        <w:t>El operador del conmutador</w:t>
      </w:r>
      <w:r w:rsidR="008D4FB1" w:rsidRPr="00B77E30">
        <w:rPr>
          <w:rFonts w:ascii="Arial" w:hAnsi="Arial" w:cs="Arial"/>
          <w:iCs/>
          <w:sz w:val="24"/>
          <w:szCs w:val="24"/>
        </w:rPr>
        <w:t xml:space="preserve"> o personal de seguridad</w:t>
      </w:r>
      <w:r w:rsidRPr="00B77E30">
        <w:rPr>
          <w:rFonts w:ascii="Arial" w:hAnsi="Arial" w:cs="Arial"/>
          <w:iCs/>
          <w:sz w:val="24"/>
          <w:szCs w:val="24"/>
        </w:rPr>
        <w:t xml:space="preserve"> llamará al organismo de emergencia correspondiente, indicándoles el tipo de emergencia, ubicación y lugar por el cual deberán hacer el arribo a</w:t>
      </w:r>
      <w:r w:rsidR="008D4FB1" w:rsidRPr="00B77E30">
        <w:rPr>
          <w:rFonts w:ascii="Arial" w:hAnsi="Arial" w:cs="Arial"/>
          <w:iCs/>
          <w:sz w:val="24"/>
          <w:szCs w:val="24"/>
        </w:rPr>
        <w:t xml:space="preserve"> la Zona Franca Internacional de Pereira</w:t>
      </w:r>
      <w:r w:rsidRPr="00B77E30">
        <w:rPr>
          <w:rFonts w:ascii="Arial" w:hAnsi="Arial" w:cs="Arial"/>
          <w:iCs/>
          <w:sz w:val="24"/>
          <w:szCs w:val="24"/>
        </w:rPr>
        <w:t>.</w:t>
      </w:r>
    </w:p>
    <w:p w:rsidR="00AD3D8E" w:rsidRPr="00B77E30" w:rsidRDefault="00AD3D8E" w:rsidP="00AD3D8E">
      <w:pPr>
        <w:pStyle w:val="Textoindependiente"/>
        <w:rPr>
          <w:rFonts w:ascii="Arial" w:hAnsi="Arial" w:cs="Arial"/>
          <w:b/>
          <w:iCs/>
          <w:sz w:val="24"/>
          <w:szCs w:val="24"/>
        </w:rPr>
      </w:pPr>
    </w:p>
    <w:p w:rsidR="00AD3D8E" w:rsidRPr="00B77E30" w:rsidRDefault="00AD3D8E" w:rsidP="00EB53D8">
      <w:pPr>
        <w:pStyle w:val="Textoindependiente"/>
        <w:numPr>
          <w:ilvl w:val="0"/>
          <w:numId w:val="2"/>
        </w:numPr>
        <w:tabs>
          <w:tab w:val="num" w:pos="360"/>
        </w:tabs>
        <w:suppressAutoHyphens w:val="0"/>
        <w:ind w:left="360"/>
        <w:rPr>
          <w:rFonts w:ascii="Arial" w:hAnsi="Arial" w:cs="Arial"/>
          <w:iCs/>
          <w:sz w:val="24"/>
          <w:szCs w:val="24"/>
        </w:rPr>
      </w:pPr>
      <w:r w:rsidRPr="00B77E30">
        <w:rPr>
          <w:rFonts w:ascii="Arial" w:hAnsi="Arial" w:cs="Arial"/>
          <w:iCs/>
          <w:sz w:val="24"/>
          <w:szCs w:val="24"/>
        </w:rPr>
        <w:t>Cuando el coordinador de emergencia o quien lo reemplace, tome la decisión de evacuar se deberá comunicar por los medios convenidos.</w:t>
      </w:r>
    </w:p>
    <w:p w:rsidR="00AD3D8E" w:rsidRPr="00B77E30" w:rsidRDefault="00AD3D8E" w:rsidP="00AD3D8E">
      <w:pPr>
        <w:pStyle w:val="Textoindependiente"/>
        <w:rPr>
          <w:rFonts w:ascii="Arial" w:hAnsi="Arial" w:cs="Arial"/>
          <w:b/>
          <w:iCs/>
          <w:sz w:val="24"/>
          <w:szCs w:val="24"/>
        </w:rPr>
      </w:pPr>
    </w:p>
    <w:p w:rsidR="00AD3D8E" w:rsidRPr="00B77E30" w:rsidRDefault="00AD3D8E" w:rsidP="00EB53D8">
      <w:pPr>
        <w:pStyle w:val="Textoindependiente"/>
        <w:numPr>
          <w:ilvl w:val="0"/>
          <w:numId w:val="2"/>
        </w:numPr>
        <w:tabs>
          <w:tab w:val="num" w:pos="360"/>
        </w:tabs>
        <w:suppressAutoHyphens w:val="0"/>
        <w:ind w:left="360"/>
        <w:rPr>
          <w:rFonts w:ascii="Arial" w:hAnsi="Arial" w:cs="Arial"/>
          <w:iCs/>
          <w:sz w:val="24"/>
          <w:szCs w:val="24"/>
        </w:rPr>
      </w:pPr>
      <w:r w:rsidRPr="00B77E30">
        <w:rPr>
          <w:rFonts w:ascii="Arial" w:hAnsi="Arial" w:cs="Arial"/>
          <w:iCs/>
          <w:sz w:val="24"/>
          <w:szCs w:val="24"/>
        </w:rPr>
        <w:t>Aplique el caso respectivo de evacuación.</w:t>
      </w:r>
    </w:p>
    <w:p w:rsidR="00AD3D8E" w:rsidRPr="00B77E30" w:rsidRDefault="00AD3D8E" w:rsidP="00AD3D8E">
      <w:pPr>
        <w:pStyle w:val="Textoindependiente"/>
        <w:rPr>
          <w:rFonts w:ascii="Arial" w:hAnsi="Arial" w:cs="Arial"/>
          <w:b/>
          <w:iCs/>
          <w:sz w:val="24"/>
          <w:szCs w:val="24"/>
        </w:rPr>
      </w:pPr>
    </w:p>
    <w:p w:rsidR="00AD3D8E" w:rsidRPr="00B77E30" w:rsidRDefault="00AD3D8E" w:rsidP="00EB53D8">
      <w:pPr>
        <w:pStyle w:val="Textoindependiente"/>
        <w:numPr>
          <w:ilvl w:val="0"/>
          <w:numId w:val="2"/>
        </w:numPr>
        <w:tabs>
          <w:tab w:val="num" w:pos="360"/>
        </w:tabs>
        <w:suppressAutoHyphens w:val="0"/>
        <w:ind w:left="360"/>
        <w:rPr>
          <w:rFonts w:ascii="Arial" w:hAnsi="Arial" w:cs="Arial"/>
          <w:iCs/>
          <w:sz w:val="24"/>
          <w:szCs w:val="24"/>
        </w:rPr>
      </w:pPr>
      <w:r w:rsidRPr="00B77E30">
        <w:rPr>
          <w:rFonts w:ascii="Arial" w:hAnsi="Arial" w:cs="Arial"/>
          <w:iCs/>
          <w:sz w:val="24"/>
          <w:szCs w:val="24"/>
        </w:rPr>
        <w:t xml:space="preserve">Una vez terminada la fase de control del evento deje constancia de la información básica del evento de </w:t>
      </w:r>
      <w:r w:rsidR="00247E1E" w:rsidRPr="00B77E30">
        <w:rPr>
          <w:rFonts w:ascii="Arial" w:hAnsi="Arial" w:cs="Arial"/>
          <w:iCs/>
          <w:sz w:val="24"/>
          <w:szCs w:val="24"/>
        </w:rPr>
        <w:t>emergencias (</w:t>
      </w:r>
      <w:r w:rsidR="00372126" w:rsidRPr="00B77E30">
        <w:rPr>
          <w:rFonts w:ascii="Arial" w:hAnsi="Arial" w:cs="Arial"/>
          <w:iCs/>
          <w:sz w:val="24"/>
          <w:szCs w:val="24"/>
        </w:rPr>
        <w:t>minuta)</w:t>
      </w:r>
      <w:r w:rsidRPr="00B77E30">
        <w:rPr>
          <w:rFonts w:ascii="Arial" w:hAnsi="Arial" w:cs="Arial"/>
          <w:iCs/>
          <w:sz w:val="24"/>
          <w:szCs w:val="24"/>
        </w:rPr>
        <w:t>.</w:t>
      </w:r>
    </w:p>
    <w:p w:rsidR="001A312E" w:rsidRPr="00B77E30" w:rsidRDefault="001A312E" w:rsidP="00CA203C">
      <w:pPr>
        <w:rPr>
          <w:rFonts w:ascii="Arial" w:hAnsi="Arial" w:cs="Arial"/>
          <w:iCs/>
          <w:sz w:val="24"/>
          <w:szCs w:val="24"/>
        </w:rPr>
      </w:pPr>
    </w:p>
    <w:p w:rsidR="00AD3D8E" w:rsidRPr="00B77E30" w:rsidRDefault="000343E3" w:rsidP="00AD3D8E">
      <w:pPr>
        <w:pStyle w:val="Textoindependiente2"/>
        <w:rPr>
          <w:rFonts w:ascii="Arial" w:hAnsi="Arial" w:cs="Arial"/>
          <w:sz w:val="24"/>
          <w:szCs w:val="24"/>
        </w:rPr>
      </w:pPr>
      <w:r w:rsidRPr="00B77E30">
        <w:rPr>
          <w:rFonts w:ascii="Arial" w:hAnsi="Arial" w:cs="Arial"/>
          <w:b/>
          <w:sz w:val="24"/>
          <w:szCs w:val="24"/>
        </w:rPr>
        <w:lastRenderedPageBreak/>
        <w:t xml:space="preserve">17.3. </w:t>
      </w:r>
      <w:r w:rsidR="00AD3D8E" w:rsidRPr="00B77E30">
        <w:rPr>
          <w:rFonts w:ascii="Arial" w:hAnsi="Arial" w:cs="Arial"/>
          <w:b/>
          <w:sz w:val="24"/>
          <w:szCs w:val="24"/>
        </w:rPr>
        <w:t>Fase de Recuperación</w:t>
      </w:r>
      <w:r w:rsidR="00AD3D8E" w:rsidRPr="00B77E30">
        <w:rPr>
          <w:rFonts w:ascii="Arial" w:hAnsi="Arial" w:cs="Arial"/>
          <w:sz w:val="24"/>
          <w:szCs w:val="24"/>
        </w:rPr>
        <w:t xml:space="preserve">: </w:t>
      </w:r>
    </w:p>
    <w:p w:rsidR="00007385" w:rsidRDefault="00AD3D8E" w:rsidP="00007385">
      <w:pPr>
        <w:pStyle w:val="Textoindependiente2"/>
        <w:rPr>
          <w:rFonts w:ascii="Arial" w:eastAsia="Times New Roman" w:hAnsi="Arial" w:cs="Arial"/>
          <w:iCs/>
          <w:sz w:val="24"/>
          <w:szCs w:val="24"/>
          <w:lang w:eastAsia="ar-SA"/>
        </w:rPr>
      </w:pPr>
      <w:r w:rsidRPr="00B77E30">
        <w:rPr>
          <w:rFonts w:ascii="Arial" w:eastAsia="Times New Roman" w:hAnsi="Arial" w:cs="Arial"/>
          <w:iCs/>
          <w:sz w:val="24"/>
          <w:szCs w:val="24"/>
          <w:lang w:eastAsia="ar-SA"/>
        </w:rPr>
        <w:t>Los coordinadores rendirán informes para evaluación y ajuste del plan.</w:t>
      </w:r>
    </w:p>
    <w:p w:rsidR="006D099D" w:rsidRPr="00B77E30" w:rsidRDefault="00E8643C" w:rsidP="00007385">
      <w:pPr>
        <w:pStyle w:val="Textoindependiente2"/>
        <w:rPr>
          <w:rFonts w:ascii="Arial" w:hAnsi="Arial" w:cs="Arial"/>
          <w:sz w:val="24"/>
          <w:szCs w:val="24"/>
          <w:lang w:val="es-ES_tradnl" w:eastAsia="ar-SA"/>
        </w:rPr>
      </w:pPr>
      <w:r w:rsidRPr="00B77E30">
        <w:rPr>
          <w:rFonts w:ascii="Arial" w:hAnsi="Arial" w:cs="Arial"/>
          <w:b/>
          <w:sz w:val="24"/>
          <w:szCs w:val="24"/>
        </w:rPr>
        <w:lastRenderedPageBreak/>
        <w:t xml:space="preserve">18. </w:t>
      </w:r>
      <w:r w:rsidR="00247E1E" w:rsidRPr="00B77E30">
        <w:rPr>
          <w:rFonts w:ascii="Arial" w:hAnsi="Arial" w:cs="Arial"/>
          <w:b/>
          <w:sz w:val="24"/>
          <w:szCs w:val="24"/>
        </w:rPr>
        <w:t>PLAN DE CONTROL Y RESPUESTA ANTE EMERGENCIAS</w:t>
      </w:r>
      <w:r w:rsidR="00247E1E" w:rsidRPr="00B77E30">
        <w:rPr>
          <w:rFonts w:ascii="Arial" w:hAnsi="Arial" w:cs="Arial"/>
          <w:sz w:val="24"/>
          <w:szCs w:val="24"/>
        </w:rPr>
        <w:t xml:space="preserve">                     </w:t>
      </w:r>
      <w:r w:rsidR="00247E1E" w:rsidRPr="00B77E30">
        <w:rPr>
          <w:rFonts w:ascii="Arial" w:hAnsi="Arial" w:cs="Arial"/>
          <w:b/>
          <w:sz w:val="24"/>
          <w:szCs w:val="24"/>
          <w:lang w:val="es-MX"/>
        </w:rPr>
        <w:t>Procedimiento Gener</w:t>
      </w:r>
      <w:r w:rsidR="00CA203C" w:rsidRPr="00B77E30">
        <w:rPr>
          <w:rFonts w:ascii="Arial" w:hAnsi="Arial" w:cs="Arial"/>
          <w:b/>
          <w:sz w:val="24"/>
          <w:szCs w:val="24"/>
          <w:lang w:val="es-MX"/>
        </w:rPr>
        <w:t>al de respuesta ante emergencias</w:t>
      </w:r>
      <w:r w:rsidR="00247E1E" w:rsidRPr="00B77E30">
        <w:rPr>
          <w:rFonts w:ascii="Arial" w:hAnsi="Arial" w:cs="Arial"/>
          <w:b/>
          <w:noProof/>
          <w:sz w:val="24"/>
          <w:szCs w:val="24"/>
          <w:lang w:val="es-CO" w:eastAsia="es-CO"/>
        </w:rPr>
        <mc:AlternateContent>
          <mc:Choice Requires="wpc">
            <w:drawing>
              <wp:inline distT="0" distB="0" distL="0" distR="0" wp14:anchorId="649D2025" wp14:editId="7AE711F1">
                <wp:extent cx="6035355" cy="5979455"/>
                <wp:effectExtent l="0" t="0" r="22860" b="21590"/>
                <wp:docPr id="1379" name="Lienzo 1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47" name="Rectangle 63"/>
                        <wps:cNvSpPr>
                          <a:spLocks noChangeArrowheads="1"/>
                        </wps:cNvSpPr>
                        <wps:spPr bwMode="auto">
                          <a:xfrm>
                            <a:off x="2219988" y="35999"/>
                            <a:ext cx="1828731" cy="342936"/>
                          </a:xfrm>
                          <a:prstGeom prst="rect">
                            <a:avLst/>
                          </a:prstGeom>
                          <a:solidFill>
                            <a:srgbClr val="FFFFFF"/>
                          </a:solidFill>
                          <a:ln w="9525">
                            <a:solidFill>
                              <a:srgbClr val="000000"/>
                            </a:solidFill>
                            <a:miter lim="800000"/>
                            <a:headEnd/>
                            <a:tailEnd/>
                          </a:ln>
                        </wps:spPr>
                        <wps:txbx>
                          <w:txbxContent>
                            <w:p w:rsidR="00802395" w:rsidRPr="0002336E" w:rsidRDefault="00802395" w:rsidP="00247E1E">
                              <w:pPr>
                                <w:jc w:val="center"/>
                                <w:rPr>
                                  <w:rFonts w:ascii="Arial" w:hAnsi="Arial" w:cs="Arial"/>
                                  <w:sz w:val="24"/>
                                  <w:szCs w:val="24"/>
                                  <w:lang w:val="es-MX"/>
                                </w:rPr>
                              </w:pPr>
                              <w:r w:rsidRPr="0002336E">
                                <w:rPr>
                                  <w:rFonts w:ascii="Arial" w:hAnsi="Arial" w:cs="Arial"/>
                                  <w:sz w:val="24"/>
                                  <w:szCs w:val="24"/>
                                  <w:lang w:val="es-MX"/>
                                </w:rPr>
                                <w:t>Detección del evento</w:t>
                              </w:r>
                            </w:p>
                          </w:txbxContent>
                        </wps:txbx>
                        <wps:bodyPr rot="0" vert="horz" wrap="square" lIns="91440" tIns="45720" rIns="91440" bIns="45720" anchor="t" anchorCtr="0" upright="1">
                          <a:noAutofit/>
                        </wps:bodyPr>
                      </wps:wsp>
                      <wps:wsp>
                        <wps:cNvPr id="1348" name="Line 64"/>
                        <wps:cNvCnPr>
                          <a:cxnSpLocks noChangeShapeType="1"/>
                        </wps:cNvCnPr>
                        <wps:spPr bwMode="auto">
                          <a:xfrm>
                            <a:off x="3096628" y="378935"/>
                            <a:ext cx="778" cy="2286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9" name="Rectangle 65"/>
                        <wps:cNvSpPr>
                          <a:spLocks noChangeArrowheads="1"/>
                        </wps:cNvSpPr>
                        <wps:spPr bwMode="auto">
                          <a:xfrm>
                            <a:off x="1495808" y="607559"/>
                            <a:ext cx="3200863" cy="685872"/>
                          </a:xfrm>
                          <a:prstGeom prst="rect">
                            <a:avLst/>
                          </a:prstGeom>
                          <a:solidFill>
                            <a:srgbClr val="FFFFFF"/>
                          </a:solidFill>
                          <a:ln w="9525">
                            <a:solidFill>
                              <a:srgbClr val="000000"/>
                            </a:solidFill>
                            <a:miter lim="800000"/>
                            <a:headEnd/>
                            <a:tailEnd/>
                          </a:ln>
                        </wps:spPr>
                        <wps:txbx>
                          <w:txbxContent>
                            <w:p w:rsidR="00802395" w:rsidRPr="0002336E" w:rsidRDefault="00802395" w:rsidP="00247E1E">
                              <w:pPr>
                                <w:jc w:val="center"/>
                                <w:rPr>
                                  <w:rFonts w:ascii="Arial" w:hAnsi="Arial" w:cs="Arial"/>
                                  <w:sz w:val="24"/>
                                  <w:szCs w:val="24"/>
                                  <w:lang w:val="es-MX"/>
                                </w:rPr>
                              </w:pPr>
                              <w:r w:rsidRPr="0002336E">
                                <w:rPr>
                                  <w:rFonts w:ascii="Arial" w:hAnsi="Arial" w:cs="Arial"/>
                                  <w:sz w:val="24"/>
                                  <w:szCs w:val="24"/>
                                  <w:lang w:val="es-MX"/>
                                </w:rPr>
                                <w:t>Reportar inmediatame</w:t>
                              </w:r>
                              <w:r>
                                <w:rPr>
                                  <w:rFonts w:ascii="Arial" w:hAnsi="Arial" w:cs="Arial"/>
                                  <w:sz w:val="24"/>
                                  <w:szCs w:val="24"/>
                                  <w:lang w:val="es-MX"/>
                                </w:rPr>
                                <w:t>nte el evento la Directora (a) Jurídica y PH</w:t>
                              </w:r>
                            </w:p>
                          </w:txbxContent>
                        </wps:txbx>
                        <wps:bodyPr rot="0" vert="horz" wrap="square" lIns="91440" tIns="45720" rIns="91440" bIns="45720" anchor="t" anchorCtr="0" upright="1">
                          <a:noAutofit/>
                        </wps:bodyPr>
                      </wps:wsp>
                      <wps:wsp>
                        <wps:cNvPr id="1352" name="Line 66"/>
                        <wps:cNvCnPr>
                          <a:cxnSpLocks noChangeShapeType="1"/>
                        </wps:cNvCnPr>
                        <wps:spPr bwMode="auto">
                          <a:xfrm>
                            <a:off x="3096628" y="1293431"/>
                            <a:ext cx="778" cy="2286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3" name="Rectangle 67"/>
                        <wps:cNvSpPr>
                          <a:spLocks noChangeArrowheads="1"/>
                        </wps:cNvSpPr>
                        <wps:spPr bwMode="auto">
                          <a:xfrm>
                            <a:off x="1495808" y="1522055"/>
                            <a:ext cx="3200863" cy="685872"/>
                          </a:xfrm>
                          <a:prstGeom prst="rect">
                            <a:avLst/>
                          </a:prstGeom>
                          <a:solidFill>
                            <a:srgbClr val="FFFFFF"/>
                          </a:solidFill>
                          <a:ln w="9525">
                            <a:solidFill>
                              <a:srgbClr val="000000"/>
                            </a:solidFill>
                            <a:miter lim="800000"/>
                            <a:headEnd/>
                            <a:tailEnd/>
                          </a:ln>
                        </wps:spPr>
                        <wps:txbx>
                          <w:txbxContent>
                            <w:p w:rsidR="00802395" w:rsidRPr="0002336E" w:rsidRDefault="00802395" w:rsidP="00247E1E">
                              <w:pPr>
                                <w:jc w:val="center"/>
                                <w:rPr>
                                  <w:rFonts w:ascii="Arial" w:hAnsi="Arial" w:cs="Arial"/>
                                  <w:sz w:val="24"/>
                                  <w:szCs w:val="24"/>
                                  <w:lang w:val="es-MX"/>
                                </w:rPr>
                              </w:pPr>
                              <w:r w:rsidRPr="0002336E">
                                <w:rPr>
                                  <w:rFonts w:ascii="Arial" w:hAnsi="Arial" w:cs="Arial"/>
                                  <w:sz w:val="24"/>
                                  <w:szCs w:val="24"/>
                                  <w:lang w:val="es-MX"/>
                                </w:rPr>
                                <w:t>Reportar a personal de la brigada de emergencias en el área, para que inicie la inspección de la zona afectada</w:t>
                              </w:r>
                            </w:p>
                          </w:txbxContent>
                        </wps:txbx>
                        <wps:bodyPr rot="0" vert="horz" wrap="square" lIns="91440" tIns="45720" rIns="91440" bIns="45720" anchor="t" anchorCtr="0" upright="1">
                          <a:noAutofit/>
                        </wps:bodyPr>
                      </wps:wsp>
                      <wps:wsp>
                        <wps:cNvPr id="1358" name="Line 68"/>
                        <wps:cNvCnPr>
                          <a:cxnSpLocks noChangeShapeType="1"/>
                        </wps:cNvCnPr>
                        <wps:spPr bwMode="auto">
                          <a:xfrm>
                            <a:off x="3020399" y="2207927"/>
                            <a:ext cx="1556" cy="2286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9" name="AutoShape 69"/>
                        <wps:cNvSpPr>
                          <a:spLocks noChangeArrowheads="1"/>
                        </wps:cNvSpPr>
                        <wps:spPr bwMode="auto">
                          <a:xfrm>
                            <a:off x="2029415" y="2436551"/>
                            <a:ext cx="2057420" cy="1411538"/>
                          </a:xfrm>
                          <a:prstGeom prst="flowChartDecision">
                            <a:avLst/>
                          </a:prstGeom>
                          <a:solidFill>
                            <a:srgbClr val="FFFFFF"/>
                          </a:solidFill>
                          <a:ln w="9525">
                            <a:solidFill>
                              <a:srgbClr val="000000"/>
                            </a:solidFill>
                            <a:miter lim="800000"/>
                            <a:headEnd/>
                            <a:tailEnd/>
                          </a:ln>
                        </wps:spPr>
                        <wps:txbx>
                          <w:txbxContent>
                            <w:p w:rsidR="00802395" w:rsidRPr="0002336E" w:rsidRDefault="00802395" w:rsidP="00247E1E">
                              <w:pPr>
                                <w:jc w:val="center"/>
                                <w:rPr>
                                  <w:rFonts w:ascii="Arial" w:hAnsi="Arial" w:cs="Arial"/>
                                  <w:sz w:val="24"/>
                                  <w:szCs w:val="24"/>
                                </w:rPr>
                              </w:pPr>
                              <w:r w:rsidRPr="0002336E">
                                <w:rPr>
                                  <w:rFonts w:ascii="Arial" w:hAnsi="Arial" w:cs="Arial"/>
                                  <w:sz w:val="24"/>
                                  <w:szCs w:val="24"/>
                                </w:rPr>
                                <w:t xml:space="preserve">Determinar condiciones del </w:t>
                              </w:r>
                              <w:r>
                                <w:rPr>
                                  <w:rFonts w:ascii="Arial" w:hAnsi="Arial" w:cs="Arial"/>
                                  <w:sz w:val="24"/>
                                  <w:szCs w:val="24"/>
                                </w:rPr>
                                <w:t>evento</w:t>
                              </w:r>
                            </w:p>
                          </w:txbxContent>
                        </wps:txbx>
                        <wps:bodyPr rot="0" vert="horz" wrap="square" lIns="91440" tIns="45720" rIns="91440" bIns="45720" anchor="t" anchorCtr="0" upright="1">
                          <a:noAutofit/>
                        </wps:bodyPr>
                      </wps:wsp>
                      <wps:wsp>
                        <wps:cNvPr id="1360" name="Line 70"/>
                        <wps:cNvCnPr>
                          <a:cxnSpLocks noChangeShapeType="1"/>
                        </wps:cNvCnPr>
                        <wps:spPr bwMode="auto">
                          <a:xfrm>
                            <a:off x="4086834" y="3008111"/>
                            <a:ext cx="914754" cy="7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1" name="Line 71"/>
                        <wps:cNvCnPr>
                          <a:cxnSpLocks noChangeShapeType="1"/>
                        </wps:cNvCnPr>
                        <wps:spPr bwMode="auto">
                          <a:xfrm>
                            <a:off x="1876956" y="3693215"/>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2" name="Line 72"/>
                        <wps:cNvCnPr>
                          <a:cxnSpLocks noChangeShapeType="1"/>
                        </wps:cNvCnPr>
                        <wps:spPr bwMode="auto">
                          <a:xfrm flipH="1" flipV="1">
                            <a:off x="1495808" y="3008111"/>
                            <a:ext cx="533607" cy="7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3" name="Line 73"/>
                        <wps:cNvCnPr>
                          <a:cxnSpLocks noChangeShapeType="1"/>
                        </wps:cNvCnPr>
                        <wps:spPr bwMode="auto">
                          <a:xfrm>
                            <a:off x="1039208" y="3236735"/>
                            <a:ext cx="778" cy="3444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4" name="AutoShape 74"/>
                        <wps:cNvSpPr>
                          <a:spLocks noChangeArrowheads="1"/>
                        </wps:cNvSpPr>
                        <wps:spPr bwMode="auto">
                          <a:xfrm>
                            <a:off x="124454" y="3483853"/>
                            <a:ext cx="1752502" cy="1238171"/>
                          </a:xfrm>
                          <a:prstGeom prst="diamond">
                            <a:avLst/>
                          </a:prstGeom>
                          <a:solidFill>
                            <a:srgbClr val="FFFFFF"/>
                          </a:solidFill>
                          <a:ln w="9525">
                            <a:solidFill>
                              <a:srgbClr val="000000"/>
                            </a:solidFill>
                            <a:miter lim="800000"/>
                            <a:headEnd/>
                            <a:tailEnd/>
                          </a:ln>
                        </wps:spPr>
                        <wps:txbx>
                          <w:txbxContent>
                            <w:p w:rsidR="00802395" w:rsidRPr="0002336E" w:rsidRDefault="00802395" w:rsidP="00247E1E">
                              <w:pPr>
                                <w:jc w:val="center"/>
                                <w:rPr>
                                  <w:rFonts w:ascii="Arial" w:hAnsi="Arial" w:cs="Arial"/>
                                  <w:sz w:val="24"/>
                                  <w:szCs w:val="24"/>
                                </w:rPr>
                              </w:pPr>
                              <w:r w:rsidRPr="0002336E">
                                <w:rPr>
                                  <w:rFonts w:ascii="Arial" w:hAnsi="Arial" w:cs="Arial"/>
                                  <w:sz w:val="24"/>
                                  <w:szCs w:val="24"/>
                                </w:rPr>
                                <w:t xml:space="preserve">Se controló el </w:t>
                              </w:r>
                              <w:del w:id="64" w:author="ZFIP-PRASST" w:date="2021-10-14T13:55:00Z">
                                <w:r w:rsidRPr="0002336E" w:rsidDel="00A05583">
                                  <w:rPr>
                                    <w:rFonts w:ascii="Arial" w:hAnsi="Arial" w:cs="Arial"/>
                                    <w:sz w:val="24"/>
                                    <w:szCs w:val="24"/>
                                  </w:rPr>
                                  <w:delText>e</w:delText>
                                </w:r>
                              </w:del>
                              <w:proofErr w:type="spellStart"/>
                              <w:r w:rsidRPr="0002336E">
                                <w:rPr>
                                  <w:rFonts w:ascii="Arial" w:hAnsi="Arial" w:cs="Arial"/>
                                  <w:sz w:val="24"/>
                                  <w:szCs w:val="24"/>
                                </w:rPr>
                                <w:t>vento</w:t>
                              </w:r>
                              <w:proofErr w:type="spellEnd"/>
                              <w:r w:rsidRPr="0002336E">
                                <w:rPr>
                                  <w:rFonts w:ascii="Arial" w:hAnsi="Arial" w:cs="Arial"/>
                                  <w:sz w:val="24"/>
                                  <w:szCs w:val="24"/>
                                </w:rPr>
                                <w:t>?</w:t>
                              </w:r>
                            </w:p>
                          </w:txbxContent>
                        </wps:txbx>
                        <wps:bodyPr rot="0" vert="horz" wrap="square" lIns="91440" tIns="45720" rIns="91440" bIns="45720" anchor="t" anchorCtr="0" upright="1">
                          <a:noAutofit/>
                        </wps:bodyPr>
                      </wps:wsp>
                      <wps:wsp>
                        <wps:cNvPr id="1365" name="Line 75"/>
                        <wps:cNvCnPr>
                          <a:cxnSpLocks noChangeShapeType="1"/>
                        </wps:cNvCnPr>
                        <wps:spPr bwMode="auto">
                          <a:xfrm>
                            <a:off x="1800726" y="4150463"/>
                            <a:ext cx="800410" cy="7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6" name="Rectangle 76"/>
                        <wps:cNvSpPr>
                          <a:spLocks noChangeArrowheads="1"/>
                        </wps:cNvSpPr>
                        <wps:spPr bwMode="auto">
                          <a:xfrm>
                            <a:off x="2639251" y="3921839"/>
                            <a:ext cx="1485698" cy="571560"/>
                          </a:xfrm>
                          <a:prstGeom prst="rect">
                            <a:avLst/>
                          </a:prstGeom>
                          <a:solidFill>
                            <a:srgbClr val="FFFFFF"/>
                          </a:solidFill>
                          <a:ln w="9525">
                            <a:solidFill>
                              <a:srgbClr val="000000"/>
                            </a:solidFill>
                            <a:miter lim="800000"/>
                            <a:headEnd/>
                            <a:tailEnd/>
                          </a:ln>
                        </wps:spPr>
                        <wps:txbx>
                          <w:txbxContent>
                            <w:p w:rsidR="00802395" w:rsidRPr="0002336E" w:rsidRDefault="00802395" w:rsidP="00247E1E">
                              <w:pPr>
                                <w:jc w:val="center"/>
                                <w:rPr>
                                  <w:rFonts w:ascii="Arial" w:hAnsi="Arial" w:cs="Arial"/>
                                  <w:sz w:val="24"/>
                                  <w:szCs w:val="24"/>
                                </w:rPr>
                              </w:pPr>
                              <w:r w:rsidRPr="0002336E">
                                <w:rPr>
                                  <w:rFonts w:ascii="Arial" w:hAnsi="Arial" w:cs="Arial"/>
                                  <w:sz w:val="24"/>
                                  <w:szCs w:val="24"/>
                                </w:rPr>
                                <w:t>Iniciar labores de recuperación</w:t>
                              </w:r>
                            </w:p>
                          </w:txbxContent>
                        </wps:txbx>
                        <wps:bodyPr rot="0" vert="horz" wrap="square" lIns="91440" tIns="45720" rIns="91440" bIns="45720" anchor="t" anchorCtr="0" upright="1">
                          <a:noAutofit/>
                        </wps:bodyPr>
                      </wps:wsp>
                      <wps:wsp>
                        <wps:cNvPr id="1367" name="Line 77"/>
                        <wps:cNvCnPr>
                          <a:cxnSpLocks noChangeShapeType="1"/>
                        </wps:cNvCnPr>
                        <wps:spPr bwMode="auto">
                          <a:xfrm>
                            <a:off x="5610647" y="3236735"/>
                            <a:ext cx="778" cy="9144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8" name="Line 78"/>
                        <wps:cNvCnPr>
                          <a:cxnSpLocks noChangeShapeType="1"/>
                        </wps:cNvCnPr>
                        <wps:spPr bwMode="auto">
                          <a:xfrm flipH="1">
                            <a:off x="4163064" y="4150463"/>
                            <a:ext cx="1447583" cy="7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9" name="Line 79"/>
                        <wps:cNvCnPr>
                          <a:cxnSpLocks noChangeShapeType="1"/>
                        </wps:cNvCnPr>
                        <wps:spPr bwMode="auto">
                          <a:xfrm>
                            <a:off x="1039208" y="4722023"/>
                            <a:ext cx="778" cy="3429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Rectangle 80"/>
                        <wps:cNvSpPr>
                          <a:spLocks noChangeArrowheads="1"/>
                        </wps:cNvSpPr>
                        <wps:spPr bwMode="auto">
                          <a:xfrm>
                            <a:off x="124454" y="5064959"/>
                            <a:ext cx="1981190" cy="914496"/>
                          </a:xfrm>
                          <a:prstGeom prst="rect">
                            <a:avLst/>
                          </a:prstGeom>
                          <a:solidFill>
                            <a:srgbClr val="FFFFFF"/>
                          </a:solidFill>
                          <a:ln w="9525">
                            <a:solidFill>
                              <a:srgbClr val="000000"/>
                            </a:solidFill>
                            <a:miter lim="800000"/>
                            <a:headEnd/>
                            <a:tailEnd/>
                          </a:ln>
                        </wps:spPr>
                        <wps:txbx>
                          <w:txbxContent>
                            <w:p w:rsidR="00802395" w:rsidRPr="0002336E" w:rsidRDefault="00802395" w:rsidP="00247E1E">
                              <w:pPr>
                                <w:jc w:val="center"/>
                                <w:rPr>
                                  <w:rFonts w:ascii="Arial" w:hAnsi="Arial" w:cs="Arial"/>
                                  <w:sz w:val="24"/>
                                  <w:szCs w:val="24"/>
                                  <w:lang w:val="es-MX"/>
                                </w:rPr>
                              </w:pPr>
                              <w:r w:rsidRPr="0002336E">
                                <w:rPr>
                                  <w:rFonts w:ascii="Arial" w:hAnsi="Arial" w:cs="Arial"/>
                                  <w:sz w:val="24"/>
                                  <w:szCs w:val="24"/>
                                  <w:lang w:val="es-MX"/>
                                </w:rPr>
                                <w:t>Solicitar apoyo externo</w:t>
                              </w:r>
                            </w:p>
                            <w:p w:rsidR="00802395" w:rsidRPr="0002336E" w:rsidRDefault="00802395" w:rsidP="00247E1E">
                              <w:pPr>
                                <w:jc w:val="center"/>
                                <w:rPr>
                                  <w:rFonts w:ascii="Arial" w:hAnsi="Arial" w:cs="Arial"/>
                                  <w:sz w:val="24"/>
                                  <w:szCs w:val="24"/>
                                  <w:lang w:val="es-MX"/>
                                </w:rPr>
                              </w:pPr>
                              <w:r w:rsidRPr="0002336E">
                                <w:rPr>
                                  <w:rFonts w:ascii="Arial" w:hAnsi="Arial" w:cs="Arial"/>
                                  <w:sz w:val="24"/>
                                  <w:szCs w:val="24"/>
                                  <w:lang w:val="es-MX"/>
                                </w:rPr>
                                <w:t>Iniciar labores de evacuación de personal en las áreas afectadas</w:t>
                              </w:r>
                            </w:p>
                          </w:txbxContent>
                        </wps:txbx>
                        <wps:bodyPr rot="0" vert="horz" wrap="square" lIns="91440" tIns="45720" rIns="91440" bIns="45720" anchor="t" anchorCtr="0" upright="1">
                          <a:noAutofit/>
                        </wps:bodyPr>
                      </wps:wsp>
                      <wps:wsp>
                        <wps:cNvPr id="1371" name="Rectangle 81"/>
                        <wps:cNvSpPr>
                          <a:spLocks noChangeArrowheads="1"/>
                        </wps:cNvSpPr>
                        <wps:spPr bwMode="auto">
                          <a:xfrm>
                            <a:off x="5001589" y="2667000"/>
                            <a:ext cx="1033766" cy="568201"/>
                          </a:xfrm>
                          <a:prstGeom prst="rect">
                            <a:avLst/>
                          </a:prstGeom>
                          <a:solidFill>
                            <a:srgbClr val="FFFFFF"/>
                          </a:solidFill>
                          <a:ln w="9525">
                            <a:solidFill>
                              <a:srgbClr val="000000"/>
                            </a:solidFill>
                            <a:miter lim="800000"/>
                            <a:headEnd/>
                            <a:tailEnd/>
                          </a:ln>
                        </wps:spPr>
                        <wps:txbx>
                          <w:txbxContent>
                            <w:p w:rsidR="00802395" w:rsidRPr="0002336E" w:rsidRDefault="00802395" w:rsidP="00247E1E">
                              <w:pPr>
                                <w:jc w:val="center"/>
                                <w:rPr>
                                  <w:rFonts w:ascii="Arial" w:hAnsi="Arial" w:cs="Arial"/>
                                  <w:sz w:val="24"/>
                                  <w:szCs w:val="24"/>
                                </w:rPr>
                              </w:pPr>
                              <w:r w:rsidRPr="0002336E">
                                <w:rPr>
                                  <w:rFonts w:ascii="Arial" w:hAnsi="Arial" w:cs="Arial"/>
                                  <w:sz w:val="24"/>
                                  <w:szCs w:val="24"/>
                                </w:rPr>
                                <w:t>Controlar el evento</w:t>
                              </w:r>
                            </w:p>
                          </w:txbxContent>
                        </wps:txbx>
                        <wps:bodyPr rot="0" vert="horz" wrap="square" lIns="91440" tIns="45720" rIns="91440" bIns="45720" anchor="t" anchorCtr="0" upright="1">
                          <a:noAutofit/>
                        </wps:bodyPr>
                      </wps:wsp>
                      <wps:wsp>
                        <wps:cNvPr id="1372" name="Rectangle 82"/>
                        <wps:cNvSpPr>
                          <a:spLocks noChangeArrowheads="1"/>
                        </wps:cNvSpPr>
                        <wps:spPr bwMode="auto">
                          <a:xfrm>
                            <a:off x="676658" y="2293664"/>
                            <a:ext cx="1143443" cy="228624"/>
                          </a:xfrm>
                          <a:prstGeom prst="rect">
                            <a:avLst/>
                          </a:prstGeom>
                          <a:solidFill>
                            <a:srgbClr val="FFFFFF"/>
                          </a:solidFill>
                          <a:ln w="9525">
                            <a:solidFill>
                              <a:srgbClr val="000000"/>
                            </a:solidFill>
                            <a:miter lim="800000"/>
                            <a:headEnd/>
                            <a:tailEnd/>
                          </a:ln>
                        </wps:spPr>
                        <wps:txbx>
                          <w:txbxContent>
                            <w:p w:rsidR="00802395" w:rsidRPr="0002336E" w:rsidRDefault="00802395" w:rsidP="00247E1E">
                              <w:pPr>
                                <w:jc w:val="center"/>
                                <w:rPr>
                                  <w:rFonts w:ascii="Arial" w:hAnsi="Arial" w:cs="Arial"/>
                                  <w:b/>
                                  <w:color w:val="FF0000"/>
                                  <w:sz w:val="16"/>
                                  <w:szCs w:val="16"/>
                                </w:rPr>
                              </w:pPr>
                              <w:r w:rsidRPr="0002336E">
                                <w:rPr>
                                  <w:rFonts w:ascii="Arial" w:hAnsi="Arial" w:cs="Arial"/>
                                  <w:b/>
                                  <w:color w:val="FF0000"/>
                                  <w:sz w:val="16"/>
                                  <w:szCs w:val="16"/>
                                </w:rPr>
                                <w:t>EVENTO MAYOR</w:t>
                              </w:r>
                            </w:p>
                          </w:txbxContent>
                        </wps:txbx>
                        <wps:bodyPr rot="0" vert="horz" wrap="square" lIns="91440" tIns="45720" rIns="91440" bIns="45720" anchor="t" anchorCtr="0" upright="1">
                          <a:noAutofit/>
                        </wps:bodyPr>
                      </wps:wsp>
                      <wps:wsp>
                        <wps:cNvPr id="1373" name="Rectangle 83"/>
                        <wps:cNvSpPr>
                          <a:spLocks noChangeArrowheads="1"/>
                        </wps:cNvSpPr>
                        <wps:spPr bwMode="auto">
                          <a:xfrm>
                            <a:off x="4258166" y="2303189"/>
                            <a:ext cx="1143443" cy="228624"/>
                          </a:xfrm>
                          <a:prstGeom prst="rect">
                            <a:avLst/>
                          </a:prstGeom>
                          <a:solidFill>
                            <a:srgbClr val="FFFFFF"/>
                          </a:solidFill>
                          <a:ln w="9525">
                            <a:solidFill>
                              <a:srgbClr val="000000"/>
                            </a:solidFill>
                            <a:miter lim="800000"/>
                            <a:headEnd/>
                            <a:tailEnd/>
                          </a:ln>
                        </wps:spPr>
                        <wps:txbx>
                          <w:txbxContent>
                            <w:p w:rsidR="00802395" w:rsidRPr="0002336E" w:rsidRDefault="00802395" w:rsidP="00247E1E">
                              <w:pPr>
                                <w:jc w:val="center"/>
                                <w:rPr>
                                  <w:rFonts w:ascii="Arial" w:hAnsi="Arial" w:cs="Arial"/>
                                  <w:b/>
                                  <w:color w:val="FF0000"/>
                                  <w:sz w:val="16"/>
                                  <w:szCs w:val="16"/>
                                </w:rPr>
                              </w:pPr>
                              <w:r w:rsidRPr="0002336E">
                                <w:rPr>
                                  <w:rFonts w:ascii="Arial" w:hAnsi="Arial" w:cs="Arial"/>
                                  <w:b/>
                                  <w:color w:val="FF0000"/>
                                  <w:sz w:val="16"/>
                                  <w:szCs w:val="16"/>
                                </w:rPr>
                                <w:t>EVENTO MENOR</w:t>
                              </w:r>
                            </w:p>
                          </w:txbxContent>
                        </wps:txbx>
                        <wps:bodyPr rot="0" vert="horz" wrap="square" lIns="91440" tIns="45720" rIns="91440" bIns="45720" anchor="t" anchorCtr="0" upright="1">
                          <a:noAutofit/>
                        </wps:bodyPr>
                      </wps:wsp>
                      <wps:wsp>
                        <wps:cNvPr id="1374" name="Rectangle 84"/>
                        <wps:cNvSpPr>
                          <a:spLocks noChangeArrowheads="1"/>
                        </wps:cNvSpPr>
                        <wps:spPr bwMode="auto">
                          <a:xfrm>
                            <a:off x="2029415" y="3807527"/>
                            <a:ext cx="381148" cy="228624"/>
                          </a:xfrm>
                          <a:prstGeom prst="rect">
                            <a:avLst/>
                          </a:prstGeom>
                          <a:solidFill>
                            <a:srgbClr val="FFFFFF"/>
                          </a:solidFill>
                          <a:ln w="9525">
                            <a:solidFill>
                              <a:srgbClr val="000000"/>
                            </a:solidFill>
                            <a:miter lim="800000"/>
                            <a:headEnd/>
                            <a:tailEnd/>
                          </a:ln>
                        </wps:spPr>
                        <wps:txbx>
                          <w:txbxContent>
                            <w:p w:rsidR="00802395" w:rsidRPr="0002336E" w:rsidRDefault="00802395" w:rsidP="00247E1E">
                              <w:pPr>
                                <w:jc w:val="center"/>
                                <w:rPr>
                                  <w:rFonts w:ascii="Arial" w:hAnsi="Arial" w:cs="Arial"/>
                                  <w:b/>
                                  <w:color w:val="FF0000"/>
                                  <w:sz w:val="16"/>
                                  <w:szCs w:val="16"/>
                                </w:rPr>
                              </w:pPr>
                              <w:r w:rsidRPr="0002336E">
                                <w:rPr>
                                  <w:rFonts w:ascii="Arial" w:hAnsi="Arial" w:cs="Arial"/>
                                  <w:b/>
                                  <w:color w:val="FF0000"/>
                                  <w:sz w:val="16"/>
                                  <w:szCs w:val="16"/>
                                </w:rPr>
                                <w:t>SI</w:t>
                              </w:r>
                            </w:p>
                          </w:txbxContent>
                        </wps:txbx>
                        <wps:bodyPr rot="0" vert="horz" wrap="square" lIns="91440" tIns="45720" rIns="91440" bIns="45720" anchor="t" anchorCtr="0" upright="1">
                          <a:noAutofit/>
                        </wps:bodyPr>
                      </wps:wsp>
                      <wps:wsp>
                        <wps:cNvPr id="1375" name="Rectangle 85"/>
                        <wps:cNvSpPr>
                          <a:spLocks noChangeArrowheads="1"/>
                        </wps:cNvSpPr>
                        <wps:spPr bwMode="auto">
                          <a:xfrm>
                            <a:off x="429372" y="4722023"/>
                            <a:ext cx="381148" cy="228624"/>
                          </a:xfrm>
                          <a:prstGeom prst="rect">
                            <a:avLst/>
                          </a:prstGeom>
                          <a:solidFill>
                            <a:srgbClr val="FFFFFF"/>
                          </a:solidFill>
                          <a:ln w="9525">
                            <a:solidFill>
                              <a:srgbClr val="000000"/>
                            </a:solidFill>
                            <a:miter lim="800000"/>
                            <a:headEnd/>
                            <a:tailEnd/>
                          </a:ln>
                        </wps:spPr>
                        <wps:txbx>
                          <w:txbxContent>
                            <w:p w:rsidR="00802395" w:rsidRPr="0002336E" w:rsidRDefault="00802395" w:rsidP="00247E1E">
                              <w:pPr>
                                <w:jc w:val="center"/>
                                <w:rPr>
                                  <w:rFonts w:ascii="Arial" w:hAnsi="Arial" w:cs="Arial"/>
                                  <w:b/>
                                  <w:color w:val="FF0000"/>
                                  <w:sz w:val="16"/>
                                  <w:szCs w:val="16"/>
                                </w:rPr>
                              </w:pPr>
                              <w:r w:rsidRPr="0002336E">
                                <w:rPr>
                                  <w:rFonts w:ascii="Arial" w:hAnsi="Arial" w:cs="Arial"/>
                                  <w:b/>
                                  <w:color w:val="FF0000"/>
                                  <w:sz w:val="16"/>
                                  <w:szCs w:val="16"/>
                                </w:rPr>
                                <w:t>NO</w:t>
                              </w:r>
                            </w:p>
                          </w:txbxContent>
                        </wps:txbx>
                        <wps:bodyPr rot="0" vert="horz" wrap="square" lIns="91440" tIns="45720" rIns="91440" bIns="45720" anchor="t" anchorCtr="0" upright="1">
                          <a:noAutofit/>
                        </wps:bodyPr>
                      </wps:wsp>
                      <wps:wsp>
                        <wps:cNvPr id="1376" name="Line 86"/>
                        <wps:cNvCnPr>
                          <a:cxnSpLocks noChangeShapeType="1"/>
                        </wps:cNvCnPr>
                        <wps:spPr bwMode="auto">
                          <a:xfrm flipH="1">
                            <a:off x="2105644" y="5522207"/>
                            <a:ext cx="1142665" cy="7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7" name="Line 87"/>
                        <wps:cNvCnPr>
                          <a:cxnSpLocks noChangeShapeType="1"/>
                        </wps:cNvCnPr>
                        <wps:spPr bwMode="auto">
                          <a:xfrm flipH="1" flipV="1">
                            <a:off x="3248309" y="4493399"/>
                            <a:ext cx="778" cy="1028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8" name="Rectangle 88"/>
                        <wps:cNvSpPr>
                          <a:spLocks noChangeArrowheads="1"/>
                        </wps:cNvSpPr>
                        <wps:spPr bwMode="auto">
                          <a:xfrm>
                            <a:off x="124454" y="2550863"/>
                            <a:ext cx="1523813" cy="840037"/>
                          </a:xfrm>
                          <a:prstGeom prst="rect">
                            <a:avLst/>
                          </a:prstGeom>
                          <a:solidFill>
                            <a:srgbClr val="FFFFFF"/>
                          </a:solidFill>
                          <a:ln w="9525">
                            <a:solidFill>
                              <a:srgbClr val="000000"/>
                            </a:solidFill>
                            <a:miter lim="800000"/>
                            <a:headEnd/>
                            <a:tailEnd/>
                          </a:ln>
                        </wps:spPr>
                        <wps:txbx>
                          <w:txbxContent>
                            <w:p w:rsidR="00802395" w:rsidRPr="0002336E" w:rsidRDefault="00802395" w:rsidP="00247E1E">
                              <w:pPr>
                                <w:jc w:val="center"/>
                                <w:rPr>
                                  <w:rFonts w:ascii="Arial" w:hAnsi="Arial" w:cs="Arial"/>
                                  <w:sz w:val="24"/>
                                  <w:szCs w:val="24"/>
                                </w:rPr>
                              </w:pPr>
                              <w:r w:rsidRPr="0002336E">
                                <w:rPr>
                                  <w:rFonts w:ascii="Arial" w:hAnsi="Arial" w:cs="Arial"/>
                                  <w:sz w:val="24"/>
                                  <w:szCs w:val="24"/>
                                </w:rPr>
                                <w:t>Convocar la totalidad de la brigada de emergencia</w:t>
                              </w:r>
                            </w:p>
                          </w:txbxContent>
                        </wps:txbx>
                        <wps:bodyPr rot="0" vert="horz" wrap="square" lIns="91440" tIns="45720" rIns="91440" bIns="45720" anchor="t" anchorCtr="0" upright="1">
                          <a:noAutofit/>
                        </wps:bodyPr>
                      </wps:wsp>
                    </wpc:wpc>
                  </a:graphicData>
                </a:graphic>
              </wp:inline>
            </w:drawing>
          </mc:Choice>
          <mc:Fallback>
            <w:pict>
              <v:group w14:anchorId="649D2025" id="Lienzo 1379" o:spid="_x0000_s1054" editas="canvas" style="width:475.2pt;height:470.8pt;mso-position-horizontal-relative:char;mso-position-vertical-relative:line" coordsize="60350,59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">
                <v:shape id="_x0000_s1055" type="#_x0000_t75" style="position:absolute;width:60350;height:59791;visibility:visible;mso-wrap-style:square">
                  <v:fill o:detectmouseclick="t"/>
                  <v:path o:connecttype="none"/>
                </v:shape>
                <v:rect id="Rectangle 63" o:spid="_x0000_s1056" style="position:absolute;left:22199;top:359;width:18288;height:3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VW1cMA&#10;AADdAAAADwAAAGRycy9kb3ducmV2LnhtbERPS4vCMBC+C/6HMII3TX2gu9UosouiR62Xvc02Y1tt&#10;JqWJWv31mwXB23x8z5kvG1OKG9WusKxg0I9AEKdWF5wpOCbr3gcI55E1lpZJwYMcLBft1hxjbe+8&#10;p9vBZyKEsItRQe59FUvp0pwMur6tiAN3srVBH2CdSV3jPYSbUg6jaCINFhwacqzoK6f0crgaBb/F&#10;8IjPfbKJzOd65HdNcr7+fCvV7TSrGQhPjX+LX+6tDvNH4yn8fxNO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VW1cMAAADdAAAADwAAAAAAAAAAAAAAAACYAgAAZHJzL2Rv&#10;d25yZXYueG1sUEsFBgAAAAAEAAQA9QAAAIgDAAAAAA==&#10;">
                  <v:textbox>
                    <w:txbxContent>
                      <w:p w:rsidR="00802395" w:rsidRPr="0002336E" w:rsidRDefault="00802395" w:rsidP="00247E1E">
                        <w:pPr>
                          <w:jc w:val="center"/>
                          <w:rPr>
                            <w:rFonts w:ascii="Arial" w:hAnsi="Arial" w:cs="Arial"/>
                            <w:sz w:val="24"/>
                            <w:szCs w:val="24"/>
                            <w:lang w:val="es-MX"/>
                          </w:rPr>
                        </w:pPr>
                        <w:r w:rsidRPr="0002336E">
                          <w:rPr>
                            <w:rFonts w:ascii="Arial" w:hAnsi="Arial" w:cs="Arial"/>
                            <w:sz w:val="24"/>
                            <w:szCs w:val="24"/>
                            <w:lang w:val="es-MX"/>
                          </w:rPr>
                          <w:t>Detección del evento</w:t>
                        </w:r>
                      </w:p>
                    </w:txbxContent>
                  </v:textbox>
                </v:rect>
                <v:line id="Line 64" o:spid="_x0000_s1057" style="position:absolute;visibility:visible;mso-wrap-style:square" from="30966,3789" to="30974,6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INcYAAADdAAAADwAAAGRycy9kb3ducmV2LnhtbESPQU/DMAyF75P2HyIjcdvSAWKsLJsm&#10;KiQOgLQN7ew1pqlonKoJXfj3+IDEzdZ7fu/zept9p0YaYhvYwGJegCKug225MfBxfJ49gIoJ2WIX&#10;mAz8UITtZjpZY2nDhfc0HlKjJIRjiQZcSn2pdawdeYzz0BOL9hkGj0nWodF2wIuE+07fFMW99tiy&#10;NDjs6clR/XX49gaWrtrrpa5ej+/V2C5W+S2fzitjrq/y7hFUopz+zX/XL1bwb+8EV76REf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byDXGAAAA3QAAAA8AAAAAAAAA&#10;AAAAAAAAoQIAAGRycy9kb3ducmV2LnhtbFBLBQYAAAAABAAEAPkAAACUAwAAAAA=&#10;">
                  <v:stroke endarrow="block"/>
                </v:line>
                <v:rect id="Rectangle 65" o:spid="_x0000_s1058" style="position:absolute;left:14958;top:6075;width:32008;height:6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nPMQA&#10;AADdAAAADwAAAGRycy9kb3ducmV2LnhtbERPTWvCQBC9F/oflin01mzUUproKmJJaY+aXHobs2MS&#10;zc6G7BpTf71bKHibx/ucxWo0rRiod41lBZMoBkFcWt1wpaDIs5d3EM4ja2wtk4JfcrBaPj4sMNX2&#10;wlsadr4SIYRdigpq77tUSlfWZNBFtiMO3MH2Bn2AfSV1j5cQblo5jeM3abDh0FBjR5uaytPubBTs&#10;m2mB123+GZskm/nvMT+efz6Uen4a13MQnkZ/F/+7v3SYP3tN4O+bcIJ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2ZzzEAAAA3QAAAA8AAAAAAAAAAAAAAAAAmAIAAGRycy9k&#10;b3ducmV2LnhtbFBLBQYAAAAABAAEAPUAAACJAwAAAAA=&#10;">
                  <v:textbox>
                    <w:txbxContent>
                      <w:p w:rsidR="00802395" w:rsidRPr="0002336E" w:rsidRDefault="00802395" w:rsidP="00247E1E">
                        <w:pPr>
                          <w:jc w:val="center"/>
                          <w:rPr>
                            <w:rFonts w:ascii="Arial" w:hAnsi="Arial" w:cs="Arial"/>
                            <w:sz w:val="24"/>
                            <w:szCs w:val="24"/>
                            <w:lang w:val="es-MX"/>
                          </w:rPr>
                        </w:pPr>
                        <w:r w:rsidRPr="0002336E">
                          <w:rPr>
                            <w:rFonts w:ascii="Arial" w:hAnsi="Arial" w:cs="Arial"/>
                            <w:sz w:val="24"/>
                            <w:szCs w:val="24"/>
                            <w:lang w:val="es-MX"/>
                          </w:rPr>
                          <w:t>Reportar inmediatame</w:t>
                        </w:r>
                        <w:r>
                          <w:rPr>
                            <w:rFonts w:ascii="Arial" w:hAnsi="Arial" w:cs="Arial"/>
                            <w:sz w:val="24"/>
                            <w:szCs w:val="24"/>
                            <w:lang w:val="es-MX"/>
                          </w:rPr>
                          <w:t>nte el evento la Directora (a) Jurídica y PH</w:t>
                        </w:r>
                      </w:p>
                    </w:txbxContent>
                  </v:textbox>
                </v:rect>
                <v:line id="Line 66" o:spid="_x0000_s1059" style="position:absolute;visibility:visible;mso-wrap-style:square" from="30966,12934" to="30974,1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ppAsQAAADdAAAADwAAAGRycy9kb3ducmV2LnhtbERPS2sCMRC+C/6HMIXeNKulPrZGkS6F&#10;Hqrgg56nm+lm6WaybNI1/feNIHibj+85q020jeip87VjBZNxBoK4dLrmSsH59DZagPABWWPjmBT8&#10;kYfNejhYYa7dhQ/UH0MlUgj7HBWYENpcSl8asujHriVO3LfrLIYEu0rqDi8p3DZymmUzabHm1GCw&#10;pVdD5c/x1yqYm+Ig57L4OO2Lvp4s4y5+fi2VenyI2xcQgWK4i2/ud53mPz1P4fpNOkG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KmkCxAAAAN0AAAAPAAAAAAAAAAAA&#10;AAAAAKECAABkcnMvZG93bnJldi54bWxQSwUGAAAAAAQABAD5AAAAkgMAAAAA&#10;">
                  <v:stroke endarrow="block"/>
                </v:line>
                <v:rect id="Rectangle 67" o:spid="_x0000_s1060" style="position:absolute;left:14958;top:15220;width:32008;height:6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fGC8QA&#10;AADdAAAADwAAAGRycy9kb3ducmV2LnhtbERPS2vCQBC+F/oflin01mxqUNroKqXFosc8Lr2N2TGJ&#10;zc6G7Kqpv94VhN7m43vOYjWaTpxocK1lBa9RDIK4srrlWkFZrF/eQDiPrLGzTAr+yMFq+fiwwFTb&#10;M2d0yn0tQgi7FBU03veplK5qyKCLbE8cuL0dDPoAh1rqAc8h3HRyEsczabDl0NBgT58NVb/50SjY&#10;tZMSL1nxHZv3deK3Y3E4/nwp9fw0fsxBeBr9v/ju3ugwP5kmcPsmnC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HxgvEAAAA3QAAAA8AAAAAAAAAAAAAAAAAmAIAAGRycy9k&#10;b3ducmV2LnhtbFBLBQYAAAAABAAEAPUAAACJAwAAAAA=&#10;">
                  <v:textbox>
                    <w:txbxContent>
                      <w:p w:rsidR="00802395" w:rsidRPr="0002336E" w:rsidRDefault="00802395" w:rsidP="00247E1E">
                        <w:pPr>
                          <w:jc w:val="center"/>
                          <w:rPr>
                            <w:rFonts w:ascii="Arial" w:hAnsi="Arial" w:cs="Arial"/>
                            <w:sz w:val="24"/>
                            <w:szCs w:val="24"/>
                            <w:lang w:val="es-MX"/>
                          </w:rPr>
                        </w:pPr>
                        <w:r w:rsidRPr="0002336E">
                          <w:rPr>
                            <w:rFonts w:ascii="Arial" w:hAnsi="Arial" w:cs="Arial"/>
                            <w:sz w:val="24"/>
                            <w:szCs w:val="24"/>
                            <w:lang w:val="es-MX"/>
                          </w:rPr>
                          <w:t>Reportar a personal de la brigada de emergencias en el área, para que inicie la inspección de la zona afectada</w:t>
                        </w:r>
                      </w:p>
                    </w:txbxContent>
                  </v:textbox>
                </v:rect>
                <v:line id="Line 68" o:spid="_x0000_s1061" style="position:absolute;visibility:visible;mso-wrap-style:square" from="30203,22079" to="30219,2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e6MYAAADdAAAADwAAAGRycy9kb3ducmV2LnhtbESPQU/DMAyF75P2HyIjcdvSgWCsLJsm&#10;KiQOgLQN7ew1pqlonKoJXfj3+IDEzdZ7fu/zept9p0YaYhvYwGJegCKug225MfBxfJ49gIoJ2WIX&#10;mAz8UITtZjpZY2nDhfc0HlKjJIRjiQZcSn2pdawdeYzz0BOL9hkGj0nWodF2wIuE+07fFMW99tiy&#10;NDjs6clR/XX49gaWrtrrpa5ej+/V2C5W+S2fzitjrq/y7hFUopz+zX/XL1bwb+8EV76REf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CXujGAAAA3QAAAA8AAAAAAAAA&#10;AAAAAAAAoQIAAGRycy9kb3ducmV2LnhtbFBLBQYAAAAABAAEAPkAAACUAwAAAAA=&#10;">
                  <v:stroke endarrow="block"/>
                </v:line>
                <v:shape id="AutoShape 69" o:spid="_x0000_s1062" type="#_x0000_t110" style="position:absolute;left:20294;top:24365;width:20574;height:1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Nt8UA&#10;AADdAAAADwAAAGRycy9kb3ducmV2LnhtbERPS2vCQBC+C/0PyxR6003VVk1dRQqlPYj4wvM0Oyah&#10;mdmQXU3qr+8WCr3Nx/ec+bLjSl2p8aUTA4+DBBRJ5mwpuYHj4a0/BeUDisXKCRn4Jg/LxV1vjql1&#10;rezoug+5iiHiUzRQhFCnWvusIEY/cDVJ5M6uYQwRNrm2DbYxnCs9TJJnzVhKbCiwpteCsq/9hQ1s&#10;P8dbbte3M69v4xNXl/fJaTMy5uG+W72ACtSFf/Gf+8PG+aOnGfx+E0/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kA23xQAAAN0AAAAPAAAAAAAAAAAAAAAAAJgCAABkcnMv&#10;ZG93bnJldi54bWxQSwUGAAAAAAQABAD1AAAAigMAAAAA&#10;">
                  <v:textbox>
                    <w:txbxContent>
                      <w:p w:rsidR="00802395" w:rsidRPr="0002336E" w:rsidRDefault="00802395" w:rsidP="00247E1E">
                        <w:pPr>
                          <w:jc w:val="center"/>
                          <w:rPr>
                            <w:rFonts w:ascii="Arial" w:hAnsi="Arial" w:cs="Arial"/>
                            <w:sz w:val="24"/>
                            <w:szCs w:val="24"/>
                          </w:rPr>
                        </w:pPr>
                        <w:r w:rsidRPr="0002336E">
                          <w:rPr>
                            <w:rFonts w:ascii="Arial" w:hAnsi="Arial" w:cs="Arial"/>
                            <w:sz w:val="24"/>
                            <w:szCs w:val="24"/>
                          </w:rPr>
                          <w:t xml:space="preserve">Determinar condiciones del </w:t>
                        </w:r>
                        <w:r>
                          <w:rPr>
                            <w:rFonts w:ascii="Arial" w:hAnsi="Arial" w:cs="Arial"/>
                            <w:sz w:val="24"/>
                            <w:szCs w:val="24"/>
                          </w:rPr>
                          <w:t>evento</w:t>
                        </w:r>
                      </w:p>
                    </w:txbxContent>
                  </v:textbox>
                </v:shape>
                <v:line id="Line 70" o:spid="_x0000_s1063" style="position:absolute;visibility:visible;mso-wrap-style:square" from="40868,30081" to="50015,30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YU8YAAADdAAAADwAAAGRycy9kb3ducmV2LnhtbESPQUsDMRCF70L/QxjBm81WobXbpqW4&#10;CB6s0FY8j5vpZnEzWTZxG/+9cyh4m+G9ee+b9Tb7To00xDawgdm0AEVcB9tyY+Dj9HL/BComZItd&#10;YDLwSxG2m8nNGksbLnyg8ZgaJSEcSzTgUupLrWPtyGOchp5YtHMYPCZZh0bbAS8S7jv9UBRz7bFl&#10;aXDY07Oj+vv44w0sXHXQC129nd6rsZ0t8z5/fi2NubvNuxWoRDn9m6/Xr1bwH+fCL9/ICHrz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YmFPGAAAA3QAAAA8AAAAAAAAA&#10;AAAAAAAAoQIAAGRycy9kb3ducmV2LnhtbFBLBQYAAAAABAAEAPkAAACUAwAAAAA=&#10;">
                  <v:stroke endarrow="block"/>
                </v:line>
                <v:line id="Line 71" o:spid="_x0000_s1064" style="position:absolute;visibility:visible;mso-wrap-style:square" from="18769,36932" to="18769,36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Q9yMMAAADdAAAADwAAAGRycy9kb3ducmV2LnhtbERP32vCMBB+H+x/CDfwbaadoLMaZawI&#10;e9CBOvZ8a86mrLmUJtbsvzfCwLf7+H7ech1tKwbqfeNYQT7OQBBXTjdcK/g6bp5fQfiArLF1TAr+&#10;yMN69fiwxEK7C+9pOIRapBD2BSowIXSFlL4yZNGPXUecuJPrLYYE+1rqHi8p3LbyJcum0mLDqcFg&#10;R++Gqt/D2SqYmXIvZ7LcHj/LocnncRe/f+ZKjZ7i2wJEoBju4n/3h07zJ9Mcbt+kE+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UPcjDAAAA3QAAAA8AAAAAAAAAAAAA&#10;AAAAoQIAAGRycy9kb3ducmV2LnhtbFBLBQYAAAAABAAEAPkAAACRAwAAAAA=&#10;">
                  <v:stroke endarrow="block"/>
                </v:line>
                <v:line id="Line 72" o:spid="_x0000_s1065" style="position:absolute;flip:x y;visibility:visible;mso-wrap-style:square" from="14958,30081" to="20294,30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2WtsMAAADdAAAADwAAAGRycy9kb3ducmV2LnhtbERPTWvCQBC9F/wPyxS81Y0KwaauUgTB&#10;gxdtaa+T7JiNZmeT7Brjv3eFQm/zeJ+zXA+2Fj11vnKsYDpJQBAXTldcKvj+2r4tQPiArLF2TAru&#10;5GG9Gr0sMdPuxgfqj6EUMYR9hgpMCE0mpS8MWfQT1xBH7uQ6iyHCrpS6w1sMt7WcJUkqLVYcGww2&#10;tDFUXI5Xq6DPr9Pzz/5w8flv+54vTLvZt6lS49fh8wNEoCH8i//cOx3nz9MZPL+JJ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dlrbDAAAA3QAAAA8AAAAAAAAAAAAA&#10;AAAAoQIAAGRycy9kb3ducmV2LnhtbFBLBQYAAAAABAAEAPkAAACRAwAAAAA=&#10;">
                  <v:stroke endarrow="block"/>
                </v:line>
                <v:line id="Line 73" o:spid="_x0000_s1066" style="position:absolute;visibility:visible;mso-wrap-style:square" from="10392,32367" to="10399,3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oGJMMAAADdAAAADwAAAGRycy9kb3ducmV2LnhtbERPTWsCMRC9C/6HMII3zVpB69Yo4iJ4&#10;aAtq6Xm6GTeLm8mySdf475tCobd5vM9Zb6NtRE+drx0rmE0zEMSl0zVXCj4uh8kzCB+QNTaOScGD&#10;PGw3w8Eac+3ufKL+HCqRQtjnqMCE0OZS+tKQRT91LXHirq6zGBLsKqk7vKdw28inLFtIizWnBoMt&#10;7Q2Vt/O3VbA0xUkuZfF6eS/6eraKb/Hza6XUeBR3LyACxfAv/nMfdZo/X8zh95t0gt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KBiTDAAAA3QAAAA8AAAAAAAAAAAAA&#10;AAAAoQIAAGRycy9kb3ducmV2LnhtbFBLBQYAAAAABAAEAPkAAACRAwAAAAA=&#10;">
                  <v:stroke endarrow="block"/>
                </v:line>
                <v:shapetype id="_x0000_t4" coordsize="21600,21600" o:spt="4" path="m10800,l,10800,10800,21600,21600,10800xe">
                  <v:stroke joinstyle="miter"/>
                  <v:path gradientshapeok="t" o:connecttype="rect" textboxrect="5400,5400,16200,16200"/>
                </v:shapetype>
                <v:shape id="AutoShape 74" o:spid="_x0000_s1067" type="#_x0000_t4" style="position:absolute;left:1244;top:34838;width:17525;height:1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dlvcMA&#10;AADdAAAADwAAAGRycy9kb3ducmV2LnhtbERP3WrCMBS+H/gO4Qi7m+mciHRGGYOBbN5YfYCz5th0&#10;a05qEtv69kYQvDsf3+9ZrgfbiI58qB0reJ1kIIhLp2uuFBz2Xy8LECEia2wck4ILBVivRk9LzLXr&#10;eUddESuRQjjkqMDE2OZShtKQxTBxLXHijs5bjAn6SmqPfQq3jZxm2VxarDk1GGzp01D5X5ytgr/f&#10;1vTbxemYFaXv5PfWb067H6Wex8PHO4hIQ3yI7+6NTvPf5jO4fZNO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dlvcMAAADdAAAADwAAAAAAAAAAAAAAAACYAgAAZHJzL2Rv&#10;d25yZXYueG1sUEsFBgAAAAAEAAQA9QAAAIgDAAAAAA==&#10;">
                  <v:textbox>
                    <w:txbxContent>
                      <w:p w:rsidR="00802395" w:rsidRPr="0002336E" w:rsidRDefault="00802395" w:rsidP="00247E1E">
                        <w:pPr>
                          <w:jc w:val="center"/>
                          <w:rPr>
                            <w:rFonts w:ascii="Arial" w:hAnsi="Arial" w:cs="Arial"/>
                            <w:sz w:val="24"/>
                            <w:szCs w:val="24"/>
                          </w:rPr>
                        </w:pPr>
                        <w:r w:rsidRPr="0002336E">
                          <w:rPr>
                            <w:rFonts w:ascii="Arial" w:hAnsi="Arial" w:cs="Arial"/>
                            <w:sz w:val="24"/>
                            <w:szCs w:val="24"/>
                          </w:rPr>
                          <w:t xml:space="preserve">Se controló el </w:t>
                        </w:r>
                        <w:del w:id="65" w:author="ZFIP-PRASST" w:date="2021-10-14T13:55:00Z">
                          <w:r w:rsidRPr="0002336E" w:rsidDel="00A05583">
                            <w:rPr>
                              <w:rFonts w:ascii="Arial" w:hAnsi="Arial" w:cs="Arial"/>
                              <w:sz w:val="24"/>
                              <w:szCs w:val="24"/>
                            </w:rPr>
                            <w:delText>e</w:delText>
                          </w:r>
                        </w:del>
                        <w:proofErr w:type="spellStart"/>
                        <w:r w:rsidRPr="0002336E">
                          <w:rPr>
                            <w:rFonts w:ascii="Arial" w:hAnsi="Arial" w:cs="Arial"/>
                            <w:sz w:val="24"/>
                            <w:szCs w:val="24"/>
                          </w:rPr>
                          <w:t>vento</w:t>
                        </w:r>
                        <w:proofErr w:type="spellEnd"/>
                        <w:r w:rsidRPr="0002336E">
                          <w:rPr>
                            <w:rFonts w:ascii="Arial" w:hAnsi="Arial" w:cs="Arial"/>
                            <w:sz w:val="24"/>
                            <w:szCs w:val="24"/>
                          </w:rPr>
                          <w:t>?</w:t>
                        </w:r>
                      </w:p>
                    </w:txbxContent>
                  </v:textbox>
                </v:shape>
                <v:line id="Line 75" o:spid="_x0000_s1068" style="position:absolute;visibility:visible;mso-wrap-style:square" from="18007,41504" to="26011,4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87y8QAAADdAAAADwAAAGRycy9kb3ducmV2LnhtbERPS2sCMRC+C/6HMIXeNGtLfWyNIl0K&#10;Pajgg56nm+lm6WaybNI1/feNIHibj+85y3W0jeip87VjBZNxBoK4dLrmSsH59D6ag/ABWWPjmBT8&#10;kYf1ajhYYq7dhQ/UH0MlUgj7HBWYENpcSl8asujHriVO3LfrLIYEu0rqDi8p3DbyKcum0mLNqcFg&#10;S2+Gyp/jr1UwM8VBzmSxPe2Lvp4s4i5+fi2UenyIm1cQgWK4i2/uD53mP09f4PpNOkG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zvLxAAAAN0AAAAPAAAAAAAAAAAA&#10;AAAAAKECAABkcnMvZG93bnJldi54bWxQSwUGAAAAAAQABAD5AAAAkgMAAAAA&#10;">
                  <v:stroke endarrow="block"/>
                </v:line>
                <v:rect id="Rectangle 76" o:spid="_x0000_s1069" style="position:absolute;left:26392;top:39218;width:1485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yvLsQA&#10;AADdAAAADwAAAGRycy9kb3ducmV2LnhtbERPS2vCQBC+F/wPywi91Y0GgqauIi2WetTk0ts0O03S&#10;ZmdDdvOov75bELzNx/ec7X4yjRioc7VlBctFBIK4sLrmUkGeHZ/WIJxH1thYJgW/5GC/mz1sMdV2&#10;5DMNF1+KEMIuRQWV920qpSsqMugWtiUO3JftDPoAu1LqDscQbhq5iqJEGqw5NFTY0ktFxc+lNwo+&#10;61WO13P2FpnNMfanKfvuP16VepxPh2cQniZ/F9/c7zrMj5ME/r8JJ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cry7EAAAA3QAAAA8AAAAAAAAAAAAAAAAAmAIAAGRycy9k&#10;b3ducmV2LnhtbFBLBQYAAAAABAAEAPUAAACJAwAAAAA=&#10;">
                  <v:textbox>
                    <w:txbxContent>
                      <w:p w:rsidR="00802395" w:rsidRPr="0002336E" w:rsidRDefault="00802395" w:rsidP="00247E1E">
                        <w:pPr>
                          <w:jc w:val="center"/>
                          <w:rPr>
                            <w:rFonts w:ascii="Arial" w:hAnsi="Arial" w:cs="Arial"/>
                            <w:sz w:val="24"/>
                            <w:szCs w:val="24"/>
                          </w:rPr>
                        </w:pPr>
                        <w:r w:rsidRPr="0002336E">
                          <w:rPr>
                            <w:rFonts w:ascii="Arial" w:hAnsi="Arial" w:cs="Arial"/>
                            <w:sz w:val="24"/>
                            <w:szCs w:val="24"/>
                          </w:rPr>
                          <w:t>Iniciar labores de recuperación</w:t>
                        </w:r>
                      </w:p>
                    </w:txbxContent>
                  </v:textbox>
                </v:rect>
                <v:line id="Line 77" o:spid="_x0000_s1070" style="position:absolute;visibility:visible;mso-wrap-style:square" from="56106,32367" to="56114,4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2VM8UAAADdAAAADwAAAGRycy9kb3ducmV2LnhtbERPS2vCQBC+C/6HZYTedGOFVFJXEUtB&#10;eyj1Ae1xzE6TaHY27G6T9N93C4K3+fies1j1phYtOV9ZVjCdJCCIc6srLhScjq/jOQgfkDXWlknB&#10;L3lYLYeDBWbadryn9hAKEUPYZ6igDKHJpPR5SQb9xDbEkfu2zmCI0BVSO+xiuKnlY5Kk0mDFsaHE&#10;hjYl5dfDj1HwPvtI2/Xubdt/7tJz/rI/f106p9TDqF8/gwjUh7v45t7qOH+WPs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2VM8UAAADdAAAADwAAAAAAAAAA&#10;AAAAAAChAgAAZHJzL2Rvd25yZXYueG1sUEsFBgAAAAAEAAQA+QAAAJMDAAAAAA==&#10;"/>
                <v:line id="Line 78" o:spid="_x0000_s1071" style="position:absolute;flip:x;visibility:visible;mso-wrap-style:square" from="41630,41504" to="56106,4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AM5MYAAADdAAAADwAAAGRycy9kb3ducmV2LnhtbESPQUvDQBCF74L/YRmhl2A3baDU2G3R&#10;1oIgPbR68DhkxySYnQ3ZaRv/vXMQvM1j3vfmzWozhs5caEhtZAezaQ6GuIq+5drBx/v+fgkmCbLH&#10;LjI5+KEEm/XtzQpLH698pMtJaqMhnEp00Ij0pbWpaihgmsaeWHdfcQgoKofa+gGvGh46O8/zhQ3Y&#10;sl5osKdtQ9X36Ry0xv7Au6LInoPNsgd6+ZS33Ipzk7vx6RGM0Cj/5j/61StXLLSufqMj2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8ADOTGAAAA3QAAAA8AAAAAAAAA&#10;AAAAAAAAoQIAAGRycy9kb3ducmV2LnhtbFBLBQYAAAAABAAEAPkAAACUAwAAAAA=&#10;">
                  <v:stroke endarrow="block"/>
                </v:line>
                <v:line id="Line 79" o:spid="_x0000_s1072" style="position:absolute;visibility:visible;mso-wrap-style:square" from="10392,47220" to="10399,50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xzsMAAADdAAAADwAAAGRycy9kb3ducmV2LnhtbERP32vCMBB+H+x/CDfwbaZO0LUaZawI&#10;e9CBOvZ8a86mrLmUJtbsvzfCwLf7+H7ech1tKwbqfeNYwWScgSCunG64VvB13Dy/gvABWWPrmBT8&#10;kYf16vFhiYV2F97TcAi1SCHsC1RgQugKKX1lyKIfu444cSfXWwwJ9rXUPV5SuG3lS5bNpMWGU4PB&#10;jt4NVb+Hs1UwN+VezmW5PX6WQzPJ4y5+/+RKjZ7i2wJEoBju4n/3h07zp7Mcbt+kE+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iMc7DAAAA3QAAAA8AAAAAAAAAAAAA&#10;AAAAoQIAAGRycy9kb3ducmV2LnhtbFBLBQYAAAAABAAEAPkAAACRAwAAAAA=&#10;">
                  <v:stroke endarrow="block"/>
                </v:line>
                <v:rect id="Rectangle 80" o:spid="_x0000_s1073" style="position:absolute;left:1244;top:50649;width:19812;height:9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AEHMUA&#10;AADdAAAADwAAAGRycy9kb3ducmV2LnhtbESPQW/CMAyF75P4D5GRdhspIDEoBIQ2MW1HKBdupjFt&#10;oXGqJkDHr58Pk7jZes/vfV6sOlerG7Wh8mxgOEhAEefeVlwY2GebtymoEJEt1p7JwC8FWC17LwtM&#10;rb/zlm67WCgJ4ZCigTLGJtU65CU5DAPfEIt28q3DKGtbaNviXcJdrUdJMtEOK5aGEhv6KCm/7K7O&#10;wLEa7fGxzb4SN9uM40+Xna+HT2Ne+916DipSF5/m/+tvK/jjd+GX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IAQcxQAAAN0AAAAPAAAAAAAAAAAAAAAAAJgCAABkcnMv&#10;ZG93bnJldi54bWxQSwUGAAAAAAQABAD1AAAAigMAAAAA&#10;">
                  <v:textbox>
                    <w:txbxContent>
                      <w:p w:rsidR="00802395" w:rsidRPr="0002336E" w:rsidRDefault="00802395" w:rsidP="00247E1E">
                        <w:pPr>
                          <w:jc w:val="center"/>
                          <w:rPr>
                            <w:rFonts w:ascii="Arial" w:hAnsi="Arial" w:cs="Arial"/>
                            <w:sz w:val="24"/>
                            <w:szCs w:val="24"/>
                            <w:lang w:val="es-MX"/>
                          </w:rPr>
                        </w:pPr>
                        <w:r w:rsidRPr="0002336E">
                          <w:rPr>
                            <w:rFonts w:ascii="Arial" w:hAnsi="Arial" w:cs="Arial"/>
                            <w:sz w:val="24"/>
                            <w:szCs w:val="24"/>
                            <w:lang w:val="es-MX"/>
                          </w:rPr>
                          <w:t>Solicitar apoyo externo</w:t>
                        </w:r>
                      </w:p>
                      <w:p w:rsidR="00802395" w:rsidRPr="0002336E" w:rsidRDefault="00802395" w:rsidP="00247E1E">
                        <w:pPr>
                          <w:jc w:val="center"/>
                          <w:rPr>
                            <w:rFonts w:ascii="Arial" w:hAnsi="Arial" w:cs="Arial"/>
                            <w:sz w:val="24"/>
                            <w:szCs w:val="24"/>
                            <w:lang w:val="es-MX"/>
                          </w:rPr>
                        </w:pPr>
                        <w:r w:rsidRPr="0002336E">
                          <w:rPr>
                            <w:rFonts w:ascii="Arial" w:hAnsi="Arial" w:cs="Arial"/>
                            <w:sz w:val="24"/>
                            <w:szCs w:val="24"/>
                            <w:lang w:val="es-MX"/>
                          </w:rPr>
                          <w:t>Iniciar labores de evacuación de personal en las áreas afectadas</w:t>
                        </w:r>
                      </w:p>
                    </w:txbxContent>
                  </v:textbox>
                </v:rect>
                <v:rect id="Rectangle 81" o:spid="_x0000_s1074" style="position:absolute;left:50015;top:26670;width:10338;height:5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yhh8IA&#10;AADdAAAADwAAAGRycy9kb3ducmV2LnhtbERPTYvCMBC9C/6HMII3TVVY3a5RRFHWo9aLt9lmtq02&#10;k9JErf56Iwje5vE+ZzpvTCmuVLvCsoJBPwJBnFpdcKbgkKx7ExDOI2ssLZOCOzmYz9qtKcba3nhH&#10;173PRAhhF6OC3PsqltKlORl0fVsRB+7f1gZ9gHUmdY23EG5KOYyiL2mw4NCQY0XLnNLz/mIU/BXD&#10;Az52ySYy3+uR3zbJ6XJcKdXtNIsfEJ4a/xG/3b86zB+NB/D6Jpw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KGHwgAAAN0AAAAPAAAAAAAAAAAAAAAAAJgCAABkcnMvZG93&#10;bnJldi54bWxQSwUGAAAAAAQABAD1AAAAhwMAAAAA&#10;">
                  <v:textbox>
                    <w:txbxContent>
                      <w:p w:rsidR="00802395" w:rsidRPr="0002336E" w:rsidRDefault="00802395" w:rsidP="00247E1E">
                        <w:pPr>
                          <w:jc w:val="center"/>
                          <w:rPr>
                            <w:rFonts w:ascii="Arial" w:hAnsi="Arial" w:cs="Arial"/>
                            <w:sz w:val="24"/>
                            <w:szCs w:val="24"/>
                          </w:rPr>
                        </w:pPr>
                        <w:r w:rsidRPr="0002336E">
                          <w:rPr>
                            <w:rFonts w:ascii="Arial" w:hAnsi="Arial" w:cs="Arial"/>
                            <w:sz w:val="24"/>
                            <w:szCs w:val="24"/>
                          </w:rPr>
                          <w:t>Controlar el evento</w:t>
                        </w:r>
                      </w:p>
                    </w:txbxContent>
                  </v:textbox>
                </v:rect>
                <v:rect id="Rectangle 82" o:spid="_x0000_s1075" style="position:absolute;left:6766;top:22936;width:1143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4/8MQA&#10;AADdAAAADwAAAGRycy9kb3ducmV2LnhtbERPS2vCQBC+C/0PyxR6040Rak1dRSwp7VHjxds0O01S&#10;s7Mhu3nUX+8WhN7m43vOejuaWvTUusqygvksAkGcW11xoeCUpdMXEM4ja6wtk4JfcrDdPEzWmGg7&#10;8IH6oy9ECGGXoILS+yaR0uUlGXQz2xAH7tu2Bn2AbSF1i0MIN7WMo+hZGqw4NJTY0L6k/HLsjIKv&#10;Kj7h9ZC9R2aVLvznmP105zelnh7H3SsIT6P/F9/dHzrMXyxj+Psmn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P/DEAAAA3QAAAA8AAAAAAAAAAAAAAAAAmAIAAGRycy9k&#10;b3ducmV2LnhtbFBLBQYAAAAABAAEAPUAAACJAwAAAAA=&#10;">
                  <v:textbox>
                    <w:txbxContent>
                      <w:p w:rsidR="00802395" w:rsidRPr="0002336E" w:rsidRDefault="00802395" w:rsidP="00247E1E">
                        <w:pPr>
                          <w:jc w:val="center"/>
                          <w:rPr>
                            <w:rFonts w:ascii="Arial" w:hAnsi="Arial" w:cs="Arial"/>
                            <w:b/>
                            <w:color w:val="FF0000"/>
                            <w:sz w:val="16"/>
                            <w:szCs w:val="16"/>
                          </w:rPr>
                        </w:pPr>
                        <w:r w:rsidRPr="0002336E">
                          <w:rPr>
                            <w:rFonts w:ascii="Arial" w:hAnsi="Arial" w:cs="Arial"/>
                            <w:b/>
                            <w:color w:val="FF0000"/>
                            <w:sz w:val="16"/>
                            <w:szCs w:val="16"/>
                          </w:rPr>
                          <w:t>EVENTO MAYOR</w:t>
                        </w:r>
                      </w:p>
                    </w:txbxContent>
                  </v:textbox>
                </v:rect>
                <v:rect id="Rectangle 83" o:spid="_x0000_s1076" style="position:absolute;left:42581;top:23031;width:11435;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aa8QA&#10;AADdAAAADwAAAGRycy9kb3ducmV2LnhtbERPS2vCQBC+F/oflin01mxqQNvoKqXFosc8Lr2N2TGJ&#10;zc6G7Kqpv94VhN7m43vOYjWaTpxocK1lBa9RDIK4srrlWkFZrF/eQDiPrLGzTAr+yMFq+fiwwFTb&#10;M2d0yn0tQgi7FBU03veplK5qyKCLbE8cuL0dDPoAh1rqAc8h3HRyEsdTabDl0NBgT58NVb/50SjY&#10;tZMSL1nxHZv3deK3Y3E4/nwp9fw0fsxBeBr9v/ju3ugwP5klcPsmnC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ymmvEAAAA3QAAAA8AAAAAAAAAAAAAAAAAmAIAAGRycy9k&#10;b3ducmV2LnhtbFBLBQYAAAAABAAEAPUAAACJAwAAAAA=&#10;">
                  <v:textbox>
                    <w:txbxContent>
                      <w:p w:rsidR="00802395" w:rsidRPr="0002336E" w:rsidRDefault="00802395" w:rsidP="00247E1E">
                        <w:pPr>
                          <w:jc w:val="center"/>
                          <w:rPr>
                            <w:rFonts w:ascii="Arial" w:hAnsi="Arial" w:cs="Arial"/>
                            <w:b/>
                            <w:color w:val="FF0000"/>
                            <w:sz w:val="16"/>
                            <w:szCs w:val="16"/>
                          </w:rPr>
                        </w:pPr>
                        <w:r w:rsidRPr="0002336E">
                          <w:rPr>
                            <w:rFonts w:ascii="Arial" w:hAnsi="Arial" w:cs="Arial"/>
                            <w:b/>
                            <w:color w:val="FF0000"/>
                            <w:sz w:val="16"/>
                            <w:szCs w:val="16"/>
                          </w:rPr>
                          <w:t>EVENTO MENOR</w:t>
                        </w:r>
                      </w:p>
                    </w:txbxContent>
                  </v:textbox>
                </v:rect>
                <v:rect id="Rectangle 84" o:spid="_x0000_s1077" style="position:absolute;left:20294;top:38075;width:381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CH8MA&#10;AADdAAAADwAAAGRycy9kb3ducmV2LnhtbERPS4vCMBC+C/6HMII3TX2gu9UosouiR62Xvc02Y1tt&#10;JqWJWv31mwXB23x8z5kvG1OKG9WusKxg0I9AEKdWF5wpOCbr3gcI55E1lpZJwYMcLBft1hxjbe+8&#10;p9vBZyKEsItRQe59FUvp0pwMur6tiAN3srVBH2CdSV3jPYSbUg6jaCINFhwacqzoK6f0crgaBb/F&#10;8IjPfbKJzOd65HdNcr7+fCvV7TSrGQhPjX+LX+6tDvNH0zH8fxNO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sCH8MAAADdAAAADwAAAAAAAAAAAAAAAACYAgAAZHJzL2Rv&#10;d25yZXYueG1sUEsFBgAAAAAEAAQA9QAAAIgDAAAAAA==&#10;">
                  <v:textbox>
                    <w:txbxContent>
                      <w:p w:rsidR="00802395" w:rsidRPr="0002336E" w:rsidRDefault="00802395" w:rsidP="00247E1E">
                        <w:pPr>
                          <w:jc w:val="center"/>
                          <w:rPr>
                            <w:rFonts w:ascii="Arial" w:hAnsi="Arial" w:cs="Arial"/>
                            <w:b/>
                            <w:color w:val="FF0000"/>
                            <w:sz w:val="16"/>
                            <w:szCs w:val="16"/>
                          </w:rPr>
                        </w:pPr>
                        <w:r w:rsidRPr="0002336E">
                          <w:rPr>
                            <w:rFonts w:ascii="Arial" w:hAnsi="Arial" w:cs="Arial"/>
                            <w:b/>
                            <w:color w:val="FF0000"/>
                            <w:sz w:val="16"/>
                            <w:szCs w:val="16"/>
                          </w:rPr>
                          <w:t>SI</w:t>
                        </w:r>
                      </w:p>
                    </w:txbxContent>
                  </v:textbox>
                </v:rect>
                <v:rect id="Rectangle 85" o:spid="_x0000_s1078" style="position:absolute;left:4293;top:47220;width:381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enhMIA&#10;AADdAAAADwAAAGRycy9kb3ducmV2LnhtbERPTYvCMBC9C/6HMII3TVXU3WoU2UXRo9bL3mabsa02&#10;k9JErf76zYLgbR7vc+bLxpTiRrUrLCsY9CMQxKnVBWcKjsm69wHCeWSNpWVS8CAHy0W7NcdY2zvv&#10;6XbwmQgh7GJUkHtfxVK6NCeDrm8r4sCdbG3QB1hnUtd4D+GmlMMomkiDBYeGHCv6yim9HK5GwW8x&#10;POJzn2wi87ke+V2TnK8/30p1O81qBsJT49/il3urw/zRdAz/34QT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V6eEwgAAAN0AAAAPAAAAAAAAAAAAAAAAAJgCAABkcnMvZG93&#10;bnJldi54bWxQSwUGAAAAAAQABAD1AAAAhwMAAAAA&#10;">
                  <v:textbox>
                    <w:txbxContent>
                      <w:p w:rsidR="00802395" w:rsidRPr="0002336E" w:rsidRDefault="00802395" w:rsidP="00247E1E">
                        <w:pPr>
                          <w:jc w:val="center"/>
                          <w:rPr>
                            <w:rFonts w:ascii="Arial" w:hAnsi="Arial" w:cs="Arial"/>
                            <w:b/>
                            <w:color w:val="FF0000"/>
                            <w:sz w:val="16"/>
                            <w:szCs w:val="16"/>
                          </w:rPr>
                        </w:pPr>
                        <w:r w:rsidRPr="0002336E">
                          <w:rPr>
                            <w:rFonts w:ascii="Arial" w:hAnsi="Arial" w:cs="Arial"/>
                            <w:b/>
                            <w:color w:val="FF0000"/>
                            <w:sz w:val="16"/>
                            <w:szCs w:val="16"/>
                          </w:rPr>
                          <w:t>NO</w:t>
                        </w:r>
                      </w:p>
                    </w:txbxContent>
                  </v:textbox>
                </v:rect>
                <v:line id="Line 86" o:spid="_x0000_s1079" style="position:absolute;flip:x;visibility:visible;mso-wrap-style:square" from="21056,55222" to="32483,55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PWisUAAADdAAAADwAAAGRycy9kb3ducmV2LnhtbERPS2sCMRC+F/ofwhS8FM32gY+tUaQg&#10;ePBSKyvexs10s+xmsk2ibv99UxB6m4/vOfNlb1txIR9qxwqeRhkI4tLpmisF+8/1cAoiRGSNrWNS&#10;8EMBlov7uznm2l35gy67WIkUwiFHBSbGLpcylIYshpHriBP35bzFmKCvpPZ4TeG2lc9ZNpYWa04N&#10;Bjt6N1Q2u7NVIKfbx2+/Or02RXM4zExRFt1xq9TgoV+9gYjUx3/xzb3Raf7LZAx/36QT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PWisUAAADdAAAADwAAAAAAAAAA&#10;AAAAAAChAgAAZHJzL2Rvd25yZXYueG1sUEsFBgAAAAAEAAQA+QAAAJMDAAAAAA==&#10;"/>
                <v:line id="Line 87" o:spid="_x0000_s1080" style="position:absolute;flip:x y;visibility:visible;mso-wrap-style:square" from="32483,44933" to="32490,55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Oj88QAAADdAAAADwAAAGRycy9kb3ducmV2LnhtbERPS2vCQBC+C/0PyxR6040tqE1dpQiC&#10;By8+aK+T7JiNZmeT7BrTf98VBG/z8T1nvuxtJTpqfelYwXiUgCDOnS65UHA8rIczED4ga6wck4I/&#10;8rBcvAzmmGp34x11+1CIGMI+RQUmhDqV0ueGLPqRq4kjd3KtxRBhW0jd4i2G20q+J8lEWiw5Nhis&#10;aWUov+yvVkGXXcfnn+3u4rPf5jObmWa1bSZKvb32318gAvXhKX64NzrO/5hO4f5NPEE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c6PzxAAAAN0AAAAPAAAAAAAAAAAA&#10;AAAAAKECAABkcnMvZG93bnJldi54bWxQSwUGAAAAAAQABAD5AAAAkgMAAAAA&#10;">
                  <v:stroke endarrow="block"/>
                </v:line>
                <v:rect id="Rectangle 88" o:spid="_x0000_s1081" style="position:absolute;left:1244;top:25508;width:15238;height:8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IGsUA&#10;AADdAAAADwAAAGRycy9kb3ducmV2LnhtbESPQW/CMAyF75P4D5GRdhspIDEoBIQ2MW1HKBdupjFt&#10;oXGqJkDHr58Pk7jZes/vfV6sOlerG7Wh8mxgOEhAEefeVlwY2GebtymoEJEt1p7JwC8FWC17LwtM&#10;rb/zlm67WCgJ4ZCigTLGJtU65CU5DAPfEIt28q3DKGtbaNviXcJdrUdJMtEOK5aGEhv6KCm/7K7O&#10;wLEa7fGxzb4SN9uM40+Xna+HT2Ne+916DipSF5/m/+tvK/jjd8GV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ggaxQAAAN0AAAAPAAAAAAAAAAAAAAAAAJgCAABkcnMv&#10;ZG93bnJldi54bWxQSwUGAAAAAAQABAD1AAAAigMAAAAA&#10;">
                  <v:textbox>
                    <w:txbxContent>
                      <w:p w:rsidR="00802395" w:rsidRPr="0002336E" w:rsidRDefault="00802395" w:rsidP="00247E1E">
                        <w:pPr>
                          <w:jc w:val="center"/>
                          <w:rPr>
                            <w:rFonts w:ascii="Arial" w:hAnsi="Arial" w:cs="Arial"/>
                            <w:sz w:val="24"/>
                            <w:szCs w:val="24"/>
                          </w:rPr>
                        </w:pPr>
                        <w:r w:rsidRPr="0002336E">
                          <w:rPr>
                            <w:rFonts w:ascii="Arial" w:hAnsi="Arial" w:cs="Arial"/>
                            <w:sz w:val="24"/>
                            <w:szCs w:val="24"/>
                          </w:rPr>
                          <w:t>Convocar la totalidad de la brigada de emergencia</w:t>
                        </w:r>
                      </w:p>
                    </w:txbxContent>
                  </v:textbox>
                </v:rect>
                <w10:anchorlock/>
              </v:group>
            </w:pict>
          </mc:Fallback>
        </mc:AlternateContent>
      </w:r>
    </w:p>
    <w:p w:rsidR="00007385" w:rsidRDefault="00007385" w:rsidP="00E8643C">
      <w:pPr>
        <w:jc w:val="center"/>
        <w:rPr>
          <w:rFonts w:ascii="Arial" w:hAnsi="Arial" w:cs="Arial"/>
          <w:b/>
          <w:color w:val="000000"/>
          <w:sz w:val="24"/>
          <w:szCs w:val="24"/>
        </w:rPr>
      </w:pPr>
    </w:p>
    <w:p w:rsidR="006D099D" w:rsidRPr="00B77E30" w:rsidRDefault="00E8643C" w:rsidP="00E8643C">
      <w:pPr>
        <w:jc w:val="center"/>
        <w:rPr>
          <w:rFonts w:ascii="Arial" w:hAnsi="Arial" w:cs="Arial"/>
          <w:sz w:val="24"/>
          <w:szCs w:val="24"/>
          <w:lang w:val="es-ES_tradnl" w:eastAsia="ar-SA"/>
        </w:rPr>
      </w:pPr>
      <w:r w:rsidRPr="00B77E30">
        <w:rPr>
          <w:rFonts w:ascii="Arial" w:hAnsi="Arial" w:cs="Arial"/>
          <w:b/>
          <w:color w:val="000000"/>
          <w:sz w:val="24"/>
          <w:szCs w:val="24"/>
        </w:rPr>
        <w:t xml:space="preserve">19. </w:t>
      </w:r>
      <w:r w:rsidR="00247E1E" w:rsidRPr="00B77E30">
        <w:rPr>
          <w:rFonts w:ascii="Arial" w:hAnsi="Arial" w:cs="Arial"/>
          <w:b/>
          <w:color w:val="000000"/>
          <w:sz w:val="24"/>
          <w:szCs w:val="24"/>
        </w:rPr>
        <w:t>NIVELES DE EMERGENCIA</w:t>
      </w:r>
    </w:p>
    <w:tbl>
      <w:tblPr>
        <w:tblW w:w="10207"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2954"/>
        <w:gridCol w:w="3544"/>
        <w:gridCol w:w="3709"/>
      </w:tblGrid>
      <w:tr w:rsidR="00247E1E" w:rsidRPr="00B77E30" w:rsidTr="001A312E">
        <w:trPr>
          <w:jc w:val="center"/>
        </w:trPr>
        <w:tc>
          <w:tcPr>
            <w:tcW w:w="2954" w:type="dxa"/>
            <w:tcBorders>
              <w:top w:val="single" w:sz="4" w:space="0" w:color="auto"/>
              <w:left w:val="single" w:sz="4" w:space="0" w:color="auto"/>
              <w:bottom w:val="single" w:sz="4" w:space="0" w:color="auto"/>
              <w:right w:val="single" w:sz="4" w:space="0" w:color="auto"/>
            </w:tcBorders>
            <w:shd w:val="clear" w:color="auto" w:fill="000000"/>
          </w:tcPr>
          <w:p w:rsidR="00247E1E" w:rsidRPr="00B77E30" w:rsidRDefault="00247E1E" w:rsidP="002A2A5F">
            <w:pPr>
              <w:jc w:val="center"/>
              <w:rPr>
                <w:rFonts w:ascii="Arial" w:hAnsi="Arial" w:cs="Arial"/>
                <w:b/>
                <w:bCs/>
                <w:color w:val="FFFFFF"/>
                <w:sz w:val="24"/>
                <w:szCs w:val="24"/>
                <w:lang w:val="es-MX"/>
              </w:rPr>
            </w:pPr>
            <w:r w:rsidRPr="00B77E30">
              <w:rPr>
                <w:rFonts w:ascii="Arial" w:hAnsi="Arial" w:cs="Arial"/>
                <w:b/>
                <w:bCs/>
                <w:color w:val="FFFFFF"/>
                <w:sz w:val="24"/>
                <w:szCs w:val="24"/>
                <w:lang w:val="es-MX"/>
              </w:rPr>
              <w:t>NIVELES DE EMERGENCIA</w:t>
            </w:r>
          </w:p>
        </w:tc>
        <w:tc>
          <w:tcPr>
            <w:tcW w:w="3544" w:type="dxa"/>
            <w:tcBorders>
              <w:top w:val="single" w:sz="4" w:space="0" w:color="auto"/>
              <w:left w:val="single" w:sz="4" w:space="0" w:color="auto"/>
              <w:bottom w:val="single" w:sz="4" w:space="0" w:color="auto"/>
              <w:right w:val="single" w:sz="4" w:space="0" w:color="auto"/>
            </w:tcBorders>
            <w:shd w:val="clear" w:color="auto" w:fill="000000"/>
          </w:tcPr>
          <w:p w:rsidR="00247E1E" w:rsidRPr="00B77E30" w:rsidRDefault="00247E1E" w:rsidP="002A2A5F">
            <w:pPr>
              <w:jc w:val="center"/>
              <w:rPr>
                <w:rFonts w:ascii="Arial" w:hAnsi="Arial" w:cs="Arial"/>
                <w:b/>
                <w:bCs/>
                <w:color w:val="FFFFFF"/>
                <w:sz w:val="24"/>
                <w:szCs w:val="24"/>
                <w:lang w:val="es-MX"/>
              </w:rPr>
            </w:pPr>
            <w:r w:rsidRPr="00B77E30">
              <w:rPr>
                <w:rFonts w:ascii="Arial" w:hAnsi="Arial" w:cs="Arial"/>
                <w:b/>
                <w:bCs/>
                <w:color w:val="FFFFFF"/>
                <w:sz w:val="24"/>
                <w:szCs w:val="24"/>
                <w:lang w:val="es-MX"/>
              </w:rPr>
              <w:t>DEFINICION</w:t>
            </w:r>
          </w:p>
        </w:tc>
        <w:tc>
          <w:tcPr>
            <w:tcW w:w="3709" w:type="dxa"/>
            <w:tcBorders>
              <w:top w:val="single" w:sz="4" w:space="0" w:color="auto"/>
              <w:left w:val="single" w:sz="4" w:space="0" w:color="auto"/>
              <w:bottom w:val="single" w:sz="4" w:space="0" w:color="auto"/>
              <w:right w:val="single" w:sz="4" w:space="0" w:color="auto"/>
            </w:tcBorders>
            <w:shd w:val="clear" w:color="auto" w:fill="000000"/>
          </w:tcPr>
          <w:p w:rsidR="00247E1E" w:rsidRPr="00B77E30" w:rsidRDefault="00247E1E" w:rsidP="002A2A5F">
            <w:pPr>
              <w:jc w:val="center"/>
              <w:rPr>
                <w:rFonts w:ascii="Arial" w:hAnsi="Arial" w:cs="Arial"/>
                <w:b/>
                <w:bCs/>
                <w:color w:val="FFFFFF"/>
                <w:sz w:val="24"/>
                <w:szCs w:val="24"/>
                <w:lang w:val="es-MX"/>
              </w:rPr>
            </w:pPr>
            <w:r w:rsidRPr="00B77E30">
              <w:rPr>
                <w:rFonts w:ascii="Arial" w:hAnsi="Arial" w:cs="Arial"/>
                <w:b/>
                <w:bCs/>
                <w:color w:val="FFFFFF"/>
                <w:sz w:val="24"/>
                <w:szCs w:val="24"/>
                <w:lang w:val="es-MX"/>
              </w:rPr>
              <w:t>RESPUESTA</w:t>
            </w:r>
          </w:p>
        </w:tc>
      </w:tr>
      <w:tr w:rsidR="00247E1E" w:rsidRPr="00B77E30" w:rsidTr="001A312E">
        <w:trPr>
          <w:trHeight w:val="1713"/>
          <w:jc w:val="center"/>
        </w:trPr>
        <w:tc>
          <w:tcPr>
            <w:tcW w:w="2954" w:type="dxa"/>
            <w:tcBorders>
              <w:top w:val="single" w:sz="4" w:space="0" w:color="auto"/>
              <w:left w:val="single" w:sz="4" w:space="0" w:color="auto"/>
              <w:bottom w:val="single" w:sz="4" w:space="0" w:color="auto"/>
              <w:right w:val="single" w:sz="4" w:space="0" w:color="auto"/>
            </w:tcBorders>
            <w:shd w:val="clear" w:color="auto" w:fill="00B050"/>
          </w:tcPr>
          <w:p w:rsidR="00247E1E" w:rsidRPr="00B77E30" w:rsidRDefault="00247E1E" w:rsidP="002A2A5F">
            <w:pPr>
              <w:pStyle w:val="Textonotaalfinal"/>
              <w:jc w:val="both"/>
              <w:rPr>
                <w:rFonts w:ascii="Arial" w:hAnsi="Arial" w:cs="Arial"/>
                <w:b/>
                <w:bCs/>
                <w:sz w:val="24"/>
                <w:szCs w:val="24"/>
                <w:lang w:val="es-MX" w:eastAsia="es-ES"/>
              </w:rPr>
            </w:pPr>
          </w:p>
          <w:p w:rsidR="00247E1E" w:rsidRPr="00B77E30" w:rsidRDefault="00247E1E" w:rsidP="002A2A5F">
            <w:pPr>
              <w:pStyle w:val="Textonotaalfinal"/>
              <w:jc w:val="both"/>
              <w:rPr>
                <w:rFonts w:ascii="Arial" w:hAnsi="Arial" w:cs="Arial"/>
                <w:b/>
                <w:bCs/>
                <w:sz w:val="24"/>
                <w:szCs w:val="24"/>
                <w:lang w:val="es-MX" w:eastAsia="es-ES"/>
              </w:rPr>
            </w:pPr>
          </w:p>
          <w:p w:rsidR="00247E1E" w:rsidRPr="00B77E30" w:rsidRDefault="00247E1E" w:rsidP="002A2A5F">
            <w:pPr>
              <w:pStyle w:val="Textonotaalfinal"/>
              <w:jc w:val="both"/>
              <w:rPr>
                <w:rFonts w:ascii="Arial" w:hAnsi="Arial" w:cs="Arial"/>
                <w:b/>
                <w:bCs/>
                <w:sz w:val="24"/>
                <w:szCs w:val="24"/>
                <w:lang w:val="es-MX" w:eastAsia="es-ES"/>
              </w:rPr>
            </w:pPr>
          </w:p>
          <w:p w:rsidR="00247E1E" w:rsidRPr="00B77E30" w:rsidRDefault="00247E1E" w:rsidP="002A2A5F">
            <w:pPr>
              <w:pStyle w:val="Textonotaalfinal"/>
              <w:jc w:val="both"/>
              <w:rPr>
                <w:rFonts w:ascii="Arial" w:hAnsi="Arial" w:cs="Arial"/>
                <w:b/>
                <w:bCs/>
                <w:sz w:val="24"/>
                <w:szCs w:val="24"/>
                <w:lang w:val="es-MX" w:eastAsia="es-ES"/>
              </w:rPr>
            </w:pPr>
          </w:p>
          <w:p w:rsidR="00247E1E" w:rsidRPr="00B77E30" w:rsidRDefault="00247E1E" w:rsidP="002A2A5F">
            <w:pPr>
              <w:pStyle w:val="Textonotaalfinal"/>
              <w:jc w:val="both"/>
              <w:rPr>
                <w:rFonts w:ascii="Arial" w:hAnsi="Arial" w:cs="Arial"/>
                <w:b/>
                <w:bCs/>
                <w:sz w:val="24"/>
                <w:szCs w:val="24"/>
                <w:lang w:val="es-MX" w:eastAsia="es-ES"/>
              </w:rPr>
            </w:pPr>
          </w:p>
          <w:p w:rsidR="00247E1E" w:rsidRPr="00B77E30" w:rsidRDefault="00247E1E" w:rsidP="002A2A5F">
            <w:pPr>
              <w:pStyle w:val="Textonotaalfinal"/>
              <w:jc w:val="center"/>
              <w:rPr>
                <w:rFonts w:ascii="Arial" w:hAnsi="Arial" w:cs="Arial"/>
                <w:b/>
                <w:bCs/>
                <w:sz w:val="24"/>
                <w:szCs w:val="24"/>
                <w:lang w:val="es-MX" w:eastAsia="es-ES"/>
              </w:rPr>
            </w:pPr>
            <w:r w:rsidRPr="00B77E30">
              <w:rPr>
                <w:rFonts w:ascii="Arial" w:hAnsi="Arial" w:cs="Arial"/>
                <w:b/>
                <w:bCs/>
                <w:sz w:val="24"/>
                <w:szCs w:val="24"/>
                <w:lang w:val="es-MX" w:eastAsia="es-ES"/>
              </w:rPr>
              <w:t xml:space="preserve">NIVEL I </w:t>
            </w:r>
          </w:p>
          <w:p w:rsidR="00247E1E" w:rsidRPr="00B77E30" w:rsidRDefault="00247E1E" w:rsidP="002A2A5F">
            <w:pPr>
              <w:pStyle w:val="Textonotaalfinal"/>
              <w:jc w:val="center"/>
              <w:rPr>
                <w:rFonts w:ascii="Arial" w:hAnsi="Arial" w:cs="Arial"/>
                <w:b/>
                <w:bCs/>
                <w:sz w:val="24"/>
                <w:szCs w:val="24"/>
                <w:lang w:val="es-MX" w:eastAsia="es-ES"/>
              </w:rPr>
            </w:pPr>
            <w:r w:rsidRPr="00B77E30">
              <w:rPr>
                <w:rFonts w:ascii="Arial" w:hAnsi="Arial" w:cs="Arial"/>
                <w:b/>
                <w:bCs/>
                <w:sz w:val="24"/>
                <w:szCs w:val="24"/>
                <w:lang w:val="es-MX" w:eastAsia="es-ES"/>
              </w:rPr>
              <w:t xml:space="preserve"> ALERTA VERDE</w:t>
            </w:r>
          </w:p>
        </w:tc>
        <w:tc>
          <w:tcPr>
            <w:tcW w:w="3544" w:type="dxa"/>
            <w:tcBorders>
              <w:top w:val="single" w:sz="4" w:space="0" w:color="auto"/>
              <w:left w:val="single" w:sz="4" w:space="0" w:color="auto"/>
              <w:bottom w:val="single" w:sz="4" w:space="0" w:color="auto"/>
              <w:right w:val="single" w:sz="4" w:space="0" w:color="auto"/>
            </w:tcBorders>
            <w:shd w:val="clear" w:color="auto" w:fill="FFFFFF"/>
          </w:tcPr>
          <w:p w:rsidR="00247E1E" w:rsidRPr="00B77E30" w:rsidRDefault="00247E1E" w:rsidP="002A2A5F">
            <w:pPr>
              <w:autoSpaceDE w:val="0"/>
              <w:autoSpaceDN w:val="0"/>
              <w:adjustRightInd w:val="0"/>
              <w:jc w:val="both"/>
              <w:rPr>
                <w:rFonts w:ascii="Arial" w:hAnsi="Arial" w:cs="Arial"/>
                <w:sz w:val="24"/>
                <w:szCs w:val="24"/>
                <w:lang w:val="es-MX"/>
              </w:rPr>
            </w:pPr>
            <w:r w:rsidRPr="00B77E30">
              <w:rPr>
                <w:rFonts w:ascii="Arial" w:hAnsi="Arial" w:cs="Arial"/>
                <w:sz w:val="24"/>
                <w:szCs w:val="24"/>
                <w:lang w:val="es-MX" w:eastAsia="es-MX"/>
              </w:rPr>
              <w:t xml:space="preserve">Se definen todas las acciones de prevención y vigilancia, y se declara cuando las expectativas de un fenómeno permiten prever la ocurrencia de un incidente de carácter peligroso y se aplica a situaciones controladas sin afectación de las condiciones normales de la operación. </w:t>
            </w:r>
          </w:p>
        </w:tc>
        <w:tc>
          <w:tcPr>
            <w:tcW w:w="3709" w:type="dxa"/>
            <w:tcBorders>
              <w:top w:val="single" w:sz="4" w:space="0" w:color="auto"/>
              <w:left w:val="single" w:sz="4" w:space="0" w:color="auto"/>
              <w:bottom w:val="single" w:sz="4" w:space="0" w:color="auto"/>
              <w:right w:val="single" w:sz="4" w:space="0" w:color="auto"/>
            </w:tcBorders>
            <w:shd w:val="clear" w:color="auto" w:fill="FFFFFF"/>
          </w:tcPr>
          <w:p w:rsidR="00247E1E" w:rsidRPr="00B77E30" w:rsidRDefault="00247E1E" w:rsidP="002A2A5F">
            <w:pPr>
              <w:jc w:val="both"/>
              <w:rPr>
                <w:rFonts w:ascii="Arial" w:hAnsi="Arial" w:cs="Arial"/>
                <w:sz w:val="24"/>
                <w:szCs w:val="24"/>
                <w:lang w:val="es-MX"/>
              </w:rPr>
            </w:pPr>
            <w:r w:rsidRPr="00B77E30">
              <w:rPr>
                <w:rFonts w:ascii="Arial" w:hAnsi="Arial" w:cs="Arial"/>
                <w:sz w:val="24"/>
                <w:szCs w:val="24"/>
                <w:lang w:val="es-MX"/>
              </w:rPr>
              <w:t>La respuesta es dada por cualquier trabajador que esté en el área.</w:t>
            </w:r>
          </w:p>
          <w:p w:rsidR="00247E1E" w:rsidRPr="00B77E30" w:rsidRDefault="00247E1E" w:rsidP="002A2A5F">
            <w:pPr>
              <w:autoSpaceDE w:val="0"/>
              <w:autoSpaceDN w:val="0"/>
              <w:adjustRightInd w:val="0"/>
              <w:jc w:val="both"/>
              <w:rPr>
                <w:rFonts w:ascii="Arial" w:hAnsi="Arial" w:cs="Arial"/>
                <w:sz w:val="24"/>
                <w:szCs w:val="24"/>
                <w:lang w:val="es-MX"/>
              </w:rPr>
            </w:pPr>
            <w:r w:rsidRPr="00B77E30">
              <w:rPr>
                <w:rFonts w:ascii="Arial" w:hAnsi="Arial" w:cs="Arial"/>
                <w:sz w:val="24"/>
                <w:szCs w:val="24"/>
                <w:lang w:val="es-MX" w:eastAsia="es-MX"/>
              </w:rPr>
              <w:t>Los grupos de respuesta de la organización se encuentran en fase de preparación y capacitación.</w:t>
            </w:r>
          </w:p>
        </w:tc>
      </w:tr>
      <w:tr w:rsidR="00247E1E" w:rsidRPr="00B77E30" w:rsidTr="001A312E">
        <w:trPr>
          <w:trHeight w:val="4387"/>
          <w:jc w:val="center"/>
        </w:trPr>
        <w:tc>
          <w:tcPr>
            <w:tcW w:w="2954" w:type="dxa"/>
            <w:tcBorders>
              <w:top w:val="single" w:sz="4" w:space="0" w:color="auto"/>
              <w:left w:val="single" w:sz="4" w:space="0" w:color="auto"/>
              <w:bottom w:val="single" w:sz="4" w:space="0" w:color="auto"/>
              <w:right w:val="single" w:sz="4" w:space="0" w:color="auto"/>
            </w:tcBorders>
            <w:shd w:val="clear" w:color="auto" w:fill="FFFF00"/>
          </w:tcPr>
          <w:p w:rsidR="00247E1E" w:rsidRPr="00B77E30" w:rsidRDefault="00247E1E" w:rsidP="002A2A5F">
            <w:pPr>
              <w:rPr>
                <w:rFonts w:ascii="Arial" w:hAnsi="Arial" w:cs="Arial"/>
                <w:b/>
                <w:bCs/>
                <w:sz w:val="24"/>
                <w:szCs w:val="24"/>
                <w:lang w:val="es-MX"/>
              </w:rPr>
            </w:pPr>
          </w:p>
          <w:p w:rsidR="00247E1E" w:rsidRPr="00B77E30" w:rsidRDefault="00247E1E" w:rsidP="002A2A5F">
            <w:pPr>
              <w:rPr>
                <w:rFonts w:ascii="Arial" w:hAnsi="Arial" w:cs="Arial"/>
                <w:b/>
                <w:bCs/>
                <w:sz w:val="24"/>
                <w:szCs w:val="24"/>
                <w:lang w:val="es-MX"/>
              </w:rPr>
            </w:pPr>
          </w:p>
          <w:p w:rsidR="00247E1E" w:rsidRPr="00B77E30" w:rsidRDefault="00247E1E" w:rsidP="002A2A5F">
            <w:pPr>
              <w:rPr>
                <w:rFonts w:ascii="Arial" w:hAnsi="Arial" w:cs="Arial"/>
                <w:b/>
                <w:bCs/>
                <w:sz w:val="24"/>
                <w:szCs w:val="24"/>
                <w:lang w:val="es-MX"/>
              </w:rPr>
            </w:pPr>
          </w:p>
          <w:p w:rsidR="00247E1E" w:rsidRPr="00B77E30" w:rsidRDefault="00247E1E" w:rsidP="002A2A5F">
            <w:pPr>
              <w:rPr>
                <w:rFonts w:ascii="Arial" w:hAnsi="Arial" w:cs="Arial"/>
                <w:b/>
                <w:bCs/>
                <w:sz w:val="24"/>
                <w:szCs w:val="24"/>
                <w:lang w:val="es-MX"/>
              </w:rPr>
            </w:pPr>
          </w:p>
          <w:p w:rsidR="00247E1E" w:rsidRPr="00B77E30" w:rsidRDefault="00247E1E" w:rsidP="002A2A5F">
            <w:pPr>
              <w:jc w:val="center"/>
              <w:rPr>
                <w:rFonts w:ascii="Arial" w:hAnsi="Arial" w:cs="Arial"/>
                <w:b/>
                <w:bCs/>
                <w:sz w:val="24"/>
                <w:szCs w:val="24"/>
                <w:lang w:val="es-MX"/>
              </w:rPr>
            </w:pPr>
            <w:r w:rsidRPr="00B77E30">
              <w:rPr>
                <w:rFonts w:ascii="Arial" w:hAnsi="Arial" w:cs="Arial"/>
                <w:b/>
                <w:bCs/>
                <w:sz w:val="24"/>
                <w:szCs w:val="24"/>
                <w:lang w:val="es-MX"/>
              </w:rPr>
              <w:t xml:space="preserve">NIVEL II </w:t>
            </w:r>
          </w:p>
          <w:p w:rsidR="00247E1E" w:rsidRPr="00B77E30" w:rsidRDefault="00247E1E" w:rsidP="002A2A5F">
            <w:pPr>
              <w:jc w:val="center"/>
              <w:rPr>
                <w:rFonts w:ascii="Arial" w:hAnsi="Arial" w:cs="Arial"/>
                <w:b/>
                <w:bCs/>
                <w:sz w:val="24"/>
                <w:szCs w:val="24"/>
                <w:lang w:val="es-MX"/>
              </w:rPr>
            </w:pPr>
            <w:r w:rsidRPr="00B77E30">
              <w:rPr>
                <w:rFonts w:ascii="Arial" w:hAnsi="Arial" w:cs="Arial"/>
                <w:b/>
                <w:bCs/>
                <w:sz w:val="24"/>
                <w:szCs w:val="24"/>
                <w:lang w:val="es-MX"/>
              </w:rPr>
              <w:t xml:space="preserve"> ALERTA AMARILLA</w:t>
            </w:r>
          </w:p>
        </w:tc>
        <w:tc>
          <w:tcPr>
            <w:tcW w:w="3544" w:type="dxa"/>
            <w:tcBorders>
              <w:top w:val="single" w:sz="4" w:space="0" w:color="auto"/>
              <w:left w:val="single" w:sz="4" w:space="0" w:color="auto"/>
              <w:bottom w:val="single" w:sz="4" w:space="0" w:color="auto"/>
              <w:right w:val="single" w:sz="4" w:space="0" w:color="auto"/>
            </w:tcBorders>
            <w:shd w:val="clear" w:color="auto" w:fill="FFFFFF"/>
          </w:tcPr>
          <w:p w:rsidR="00247E1E" w:rsidRPr="00B77E30" w:rsidRDefault="00247E1E" w:rsidP="002A2A5F">
            <w:pPr>
              <w:autoSpaceDE w:val="0"/>
              <w:autoSpaceDN w:val="0"/>
              <w:adjustRightInd w:val="0"/>
              <w:jc w:val="both"/>
              <w:rPr>
                <w:rFonts w:ascii="Arial" w:hAnsi="Arial" w:cs="Arial"/>
                <w:sz w:val="24"/>
                <w:szCs w:val="24"/>
                <w:lang w:val="es-MX" w:eastAsia="es-MX"/>
              </w:rPr>
            </w:pPr>
          </w:p>
          <w:p w:rsidR="00247E1E" w:rsidRPr="00B77E30" w:rsidRDefault="00247E1E" w:rsidP="002A2A5F">
            <w:pPr>
              <w:autoSpaceDE w:val="0"/>
              <w:autoSpaceDN w:val="0"/>
              <w:adjustRightInd w:val="0"/>
              <w:jc w:val="both"/>
              <w:rPr>
                <w:rFonts w:ascii="Arial" w:hAnsi="Arial" w:cs="Arial"/>
                <w:sz w:val="24"/>
                <w:szCs w:val="24"/>
                <w:lang w:val="es-MX" w:eastAsia="es-MX"/>
              </w:rPr>
            </w:pPr>
          </w:p>
          <w:p w:rsidR="00247E1E" w:rsidRPr="00B77E30" w:rsidRDefault="00247E1E" w:rsidP="002A2A5F">
            <w:pPr>
              <w:autoSpaceDE w:val="0"/>
              <w:autoSpaceDN w:val="0"/>
              <w:adjustRightInd w:val="0"/>
              <w:jc w:val="both"/>
              <w:rPr>
                <w:rFonts w:ascii="Arial" w:hAnsi="Arial" w:cs="Arial"/>
                <w:sz w:val="24"/>
                <w:szCs w:val="24"/>
                <w:lang w:val="es-MX" w:eastAsia="es-MX"/>
              </w:rPr>
            </w:pPr>
          </w:p>
          <w:p w:rsidR="00247E1E" w:rsidRPr="00B77E30" w:rsidRDefault="00247E1E" w:rsidP="002A2A5F">
            <w:pPr>
              <w:autoSpaceDE w:val="0"/>
              <w:autoSpaceDN w:val="0"/>
              <w:adjustRightInd w:val="0"/>
              <w:jc w:val="both"/>
              <w:rPr>
                <w:rFonts w:ascii="Arial" w:hAnsi="Arial" w:cs="Arial"/>
                <w:sz w:val="24"/>
                <w:szCs w:val="24"/>
                <w:lang w:val="es-MX" w:eastAsia="es-MX"/>
              </w:rPr>
            </w:pPr>
          </w:p>
          <w:p w:rsidR="00247E1E" w:rsidRPr="00B77E30" w:rsidRDefault="00247E1E" w:rsidP="002A2A5F">
            <w:pPr>
              <w:autoSpaceDE w:val="0"/>
              <w:autoSpaceDN w:val="0"/>
              <w:adjustRightInd w:val="0"/>
              <w:jc w:val="both"/>
              <w:rPr>
                <w:rFonts w:ascii="Arial" w:hAnsi="Arial" w:cs="Arial"/>
                <w:sz w:val="24"/>
                <w:szCs w:val="24"/>
                <w:lang w:val="es-MX" w:eastAsia="es-MX"/>
              </w:rPr>
            </w:pPr>
          </w:p>
          <w:p w:rsidR="00247E1E" w:rsidRPr="00B77E30" w:rsidRDefault="00247E1E" w:rsidP="002A2A5F">
            <w:pPr>
              <w:autoSpaceDE w:val="0"/>
              <w:autoSpaceDN w:val="0"/>
              <w:adjustRightInd w:val="0"/>
              <w:jc w:val="both"/>
              <w:rPr>
                <w:rFonts w:ascii="Arial" w:hAnsi="Arial" w:cs="Arial"/>
                <w:sz w:val="24"/>
                <w:szCs w:val="24"/>
                <w:lang w:val="es-MX" w:eastAsia="es-MX"/>
              </w:rPr>
            </w:pPr>
            <w:r w:rsidRPr="00B77E30">
              <w:rPr>
                <w:rFonts w:ascii="Arial" w:hAnsi="Arial" w:cs="Arial"/>
                <w:sz w:val="24"/>
                <w:szCs w:val="24"/>
                <w:lang w:val="es-MX" w:eastAsia="es-MX"/>
              </w:rPr>
              <w:t>Define las acciones de Preparación y Seguimiento, cuando se están creando condiciones específicas, potencialmente graves, para un proceso generador del riesgo.</w:t>
            </w:r>
          </w:p>
          <w:p w:rsidR="00247E1E" w:rsidRPr="00B77E30" w:rsidRDefault="00247E1E" w:rsidP="002A2A5F">
            <w:pPr>
              <w:autoSpaceDE w:val="0"/>
              <w:autoSpaceDN w:val="0"/>
              <w:adjustRightInd w:val="0"/>
              <w:jc w:val="both"/>
              <w:rPr>
                <w:rFonts w:ascii="Arial" w:hAnsi="Arial" w:cs="Arial"/>
                <w:sz w:val="24"/>
                <w:szCs w:val="24"/>
                <w:lang w:val="es-MX" w:eastAsia="es-MX"/>
              </w:rPr>
            </w:pPr>
          </w:p>
        </w:tc>
        <w:tc>
          <w:tcPr>
            <w:tcW w:w="3709" w:type="dxa"/>
            <w:tcBorders>
              <w:top w:val="single" w:sz="4" w:space="0" w:color="auto"/>
              <w:left w:val="single" w:sz="4" w:space="0" w:color="auto"/>
              <w:bottom w:val="single" w:sz="4" w:space="0" w:color="auto"/>
              <w:right w:val="single" w:sz="4" w:space="0" w:color="auto"/>
            </w:tcBorders>
            <w:shd w:val="clear" w:color="auto" w:fill="FFFFFF"/>
          </w:tcPr>
          <w:p w:rsidR="00247E1E" w:rsidRPr="00B77E30" w:rsidRDefault="00247E1E" w:rsidP="002A2A5F">
            <w:pPr>
              <w:jc w:val="both"/>
              <w:rPr>
                <w:rFonts w:ascii="Arial" w:hAnsi="Arial" w:cs="Arial"/>
                <w:sz w:val="24"/>
                <w:szCs w:val="24"/>
                <w:lang w:val="es-MX"/>
              </w:rPr>
            </w:pPr>
            <w:r w:rsidRPr="00B77E30">
              <w:rPr>
                <w:rFonts w:ascii="Arial" w:hAnsi="Arial" w:cs="Arial"/>
                <w:sz w:val="24"/>
                <w:szCs w:val="24"/>
                <w:lang w:val="es-MX"/>
              </w:rPr>
              <w:t>La respuesta es dada por el personal de respuesta interno de la Zona Franca Internacional de Pereira (Brigada) con conocimiento del Comité de emergencias</w:t>
            </w:r>
          </w:p>
          <w:p w:rsidR="00247E1E" w:rsidRPr="00B77E30" w:rsidRDefault="00247E1E" w:rsidP="002A2A5F">
            <w:pPr>
              <w:autoSpaceDE w:val="0"/>
              <w:autoSpaceDN w:val="0"/>
              <w:adjustRightInd w:val="0"/>
              <w:jc w:val="both"/>
              <w:rPr>
                <w:rFonts w:ascii="Arial" w:hAnsi="Arial" w:cs="Arial"/>
                <w:sz w:val="24"/>
                <w:szCs w:val="24"/>
                <w:lang w:val="es-MX"/>
              </w:rPr>
            </w:pPr>
            <w:r w:rsidRPr="00B77E30">
              <w:rPr>
                <w:rFonts w:ascii="Arial" w:hAnsi="Arial" w:cs="Arial"/>
                <w:sz w:val="24"/>
                <w:szCs w:val="24"/>
                <w:lang w:val="es-MX" w:eastAsia="es-MX"/>
              </w:rPr>
              <w:t xml:space="preserve">Se debe realizar tanto el alistamiento de los recursos, suministros y servicios necesarios como la identificación de las rutas de ingreso y egreso para que intervengan de acuerdo a la evolución del incidente, los grupos de respuesta de la </w:t>
            </w:r>
            <w:r w:rsidRPr="00B77E30">
              <w:rPr>
                <w:rFonts w:ascii="Arial" w:hAnsi="Arial" w:cs="Arial"/>
                <w:sz w:val="24"/>
                <w:szCs w:val="24"/>
                <w:lang w:val="es-MX"/>
              </w:rPr>
              <w:t>Zona Franca Internacional de Pereira</w:t>
            </w:r>
            <w:r w:rsidRPr="00B77E30">
              <w:rPr>
                <w:rFonts w:ascii="Arial" w:hAnsi="Arial" w:cs="Arial"/>
                <w:sz w:val="24"/>
                <w:szCs w:val="24"/>
                <w:lang w:val="es-MX" w:eastAsia="es-MX"/>
              </w:rPr>
              <w:t xml:space="preserve">, permitiendo suponer además que el fenómeno no podrá ser controlado con los recursos habituales dispuestos para estos </w:t>
            </w:r>
            <w:r w:rsidRPr="00B77E30">
              <w:rPr>
                <w:rFonts w:ascii="Arial" w:hAnsi="Arial" w:cs="Arial"/>
                <w:sz w:val="24"/>
                <w:szCs w:val="24"/>
                <w:lang w:val="es-MX" w:eastAsia="es-MX"/>
              </w:rPr>
              <w:lastRenderedPageBreak/>
              <w:t>efectos.</w:t>
            </w:r>
          </w:p>
        </w:tc>
      </w:tr>
      <w:tr w:rsidR="00247E1E" w:rsidRPr="00B77E30" w:rsidTr="001A312E">
        <w:trPr>
          <w:jc w:val="center"/>
        </w:trPr>
        <w:tc>
          <w:tcPr>
            <w:tcW w:w="2954" w:type="dxa"/>
            <w:tcBorders>
              <w:top w:val="single" w:sz="4" w:space="0" w:color="auto"/>
              <w:left w:val="single" w:sz="4" w:space="0" w:color="auto"/>
              <w:bottom w:val="single" w:sz="4" w:space="0" w:color="auto"/>
              <w:right w:val="single" w:sz="4" w:space="0" w:color="auto"/>
            </w:tcBorders>
            <w:shd w:val="clear" w:color="auto" w:fill="FFC000"/>
          </w:tcPr>
          <w:p w:rsidR="00247E1E" w:rsidRPr="00B77E30" w:rsidRDefault="00247E1E" w:rsidP="002A2A5F">
            <w:pPr>
              <w:rPr>
                <w:rFonts w:ascii="Arial" w:hAnsi="Arial" w:cs="Arial"/>
                <w:b/>
                <w:bCs/>
                <w:sz w:val="24"/>
                <w:szCs w:val="24"/>
                <w:lang w:val="es-MX"/>
              </w:rPr>
            </w:pPr>
          </w:p>
          <w:p w:rsidR="00247E1E" w:rsidRPr="00B77E30" w:rsidRDefault="00247E1E" w:rsidP="002A2A5F">
            <w:pPr>
              <w:jc w:val="center"/>
              <w:rPr>
                <w:rFonts w:ascii="Arial" w:hAnsi="Arial" w:cs="Arial"/>
                <w:b/>
                <w:bCs/>
                <w:sz w:val="24"/>
                <w:szCs w:val="24"/>
                <w:lang w:val="es-MX"/>
              </w:rPr>
            </w:pPr>
            <w:r w:rsidRPr="00B77E30">
              <w:rPr>
                <w:rFonts w:ascii="Arial" w:hAnsi="Arial" w:cs="Arial"/>
                <w:b/>
                <w:bCs/>
                <w:sz w:val="24"/>
                <w:szCs w:val="24"/>
                <w:lang w:val="es-MX"/>
              </w:rPr>
              <w:t xml:space="preserve">NIVEL III </w:t>
            </w:r>
          </w:p>
          <w:p w:rsidR="00247E1E" w:rsidRPr="00B77E30" w:rsidRDefault="00247E1E" w:rsidP="002A2A5F">
            <w:pPr>
              <w:jc w:val="center"/>
              <w:rPr>
                <w:rFonts w:ascii="Arial" w:hAnsi="Arial" w:cs="Arial"/>
                <w:b/>
                <w:bCs/>
                <w:sz w:val="24"/>
                <w:szCs w:val="24"/>
                <w:lang w:val="es-MX"/>
              </w:rPr>
            </w:pPr>
            <w:r w:rsidRPr="00B77E30">
              <w:rPr>
                <w:rFonts w:ascii="Arial" w:hAnsi="Arial" w:cs="Arial"/>
                <w:b/>
                <w:bCs/>
                <w:sz w:val="24"/>
                <w:szCs w:val="24"/>
                <w:lang w:val="es-MX"/>
              </w:rPr>
              <w:t xml:space="preserve"> ALERTA NARANJA</w:t>
            </w:r>
          </w:p>
        </w:tc>
        <w:tc>
          <w:tcPr>
            <w:tcW w:w="3544" w:type="dxa"/>
            <w:tcBorders>
              <w:top w:val="single" w:sz="4" w:space="0" w:color="auto"/>
              <w:left w:val="single" w:sz="4" w:space="0" w:color="auto"/>
              <w:bottom w:val="single" w:sz="4" w:space="0" w:color="auto"/>
              <w:right w:val="single" w:sz="4" w:space="0" w:color="auto"/>
            </w:tcBorders>
            <w:shd w:val="clear" w:color="auto" w:fill="FFFFFF"/>
          </w:tcPr>
          <w:p w:rsidR="00247E1E" w:rsidRPr="00B77E30" w:rsidRDefault="00247E1E" w:rsidP="002A2A5F">
            <w:pPr>
              <w:autoSpaceDE w:val="0"/>
              <w:autoSpaceDN w:val="0"/>
              <w:adjustRightInd w:val="0"/>
              <w:jc w:val="both"/>
              <w:rPr>
                <w:rFonts w:ascii="Arial" w:hAnsi="Arial" w:cs="Arial"/>
                <w:sz w:val="24"/>
                <w:szCs w:val="24"/>
                <w:lang w:val="es-MX"/>
              </w:rPr>
            </w:pPr>
            <w:r w:rsidRPr="00B77E30">
              <w:rPr>
                <w:rFonts w:ascii="Arial" w:hAnsi="Arial" w:cs="Arial"/>
                <w:sz w:val="24"/>
                <w:szCs w:val="24"/>
                <w:lang w:val="es-MX" w:eastAsia="es-MX"/>
              </w:rPr>
              <w:t>Se desarrollan las acciones de Alarma y Respuesta Programada, cuando se han concretado las condiciones necesarias para que se presente el incidente y sólo sea cuestión de minutos u horas su manifestación.</w:t>
            </w:r>
          </w:p>
        </w:tc>
        <w:tc>
          <w:tcPr>
            <w:tcW w:w="3709" w:type="dxa"/>
            <w:tcBorders>
              <w:top w:val="single" w:sz="4" w:space="0" w:color="auto"/>
              <w:left w:val="single" w:sz="4" w:space="0" w:color="auto"/>
              <w:bottom w:val="single" w:sz="4" w:space="0" w:color="auto"/>
              <w:right w:val="single" w:sz="4" w:space="0" w:color="auto"/>
            </w:tcBorders>
            <w:shd w:val="clear" w:color="auto" w:fill="FFFFFF"/>
          </w:tcPr>
          <w:p w:rsidR="00247E1E" w:rsidRPr="00B77E30" w:rsidRDefault="00247E1E" w:rsidP="002A2A5F">
            <w:pPr>
              <w:jc w:val="both"/>
              <w:rPr>
                <w:rFonts w:ascii="Arial" w:hAnsi="Arial" w:cs="Arial"/>
                <w:sz w:val="24"/>
                <w:szCs w:val="24"/>
                <w:lang w:val="es-MX"/>
              </w:rPr>
            </w:pPr>
            <w:r w:rsidRPr="00B77E30">
              <w:rPr>
                <w:rFonts w:ascii="Arial" w:hAnsi="Arial" w:cs="Arial"/>
                <w:sz w:val="24"/>
                <w:szCs w:val="24"/>
                <w:lang w:val="es-MX"/>
              </w:rPr>
              <w:t>La respuesta es dada por el personal interno de la Zona Franca Internacional de Pereira (Brigada) con activación de todos los miembros del Comité de emergencias y de los organismos de apoyo externo</w:t>
            </w:r>
          </w:p>
        </w:tc>
      </w:tr>
      <w:tr w:rsidR="00247E1E" w:rsidRPr="00B77E30" w:rsidTr="001A312E">
        <w:trPr>
          <w:jc w:val="center"/>
        </w:trPr>
        <w:tc>
          <w:tcPr>
            <w:tcW w:w="2954" w:type="dxa"/>
            <w:tcBorders>
              <w:top w:val="single" w:sz="4" w:space="0" w:color="auto"/>
              <w:left w:val="single" w:sz="4" w:space="0" w:color="auto"/>
              <w:bottom w:val="single" w:sz="4" w:space="0" w:color="auto"/>
              <w:right w:val="single" w:sz="4" w:space="0" w:color="auto"/>
            </w:tcBorders>
            <w:shd w:val="clear" w:color="auto" w:fill="FF0000"/>
          </w:tcPr>
          <w:p w:rsidR="00247E1E" w:rsidRPr="00B77E30" w:rsidRDefault="00247E1E" w:rsidP="002A2A5F">
            <w:pPr>
              <w:rPr>
                <w:rFonts w:ascii="Arial" w:hAnsi="Arial" w:cs="Arial"/>
                <w:b/>
                <w:bCs/>
                <w:sz w:val="24"/>
                <w:szCs w:val="24"/>
                <w:lang w:val="es-MX"/>
              </w:rPr>
            </w:pPr>
          </w:p>
          <w:p w:rsidR="00247E1E" w:rsidRPr="00B77E30" w:rsidRDefault="00247E1E" w:rsidP="002A2A5F">
            <w:pPr>
              <w:jc w:val="center"/>
              <w:rPr>
                <w:rFonts w:ascii="Arial" w:hAnsi="Arial" w:cs="Arial"/>
                <w:b/>
                <w:bCs/>
                <w:sz w:val="24"/>
                <w:szCs w:val="24"/>
                <w:lang w:val="es-MX"/>
              </w:rPr>
            </w:pPr>
            <w:r w:rsidRPr="00B77E30">
              <w:rPr>
                <w:rFonts w:ascii="Arial" w:hAnsi="Arial" w:cs="Arial"/>
                <w:b/>
                <w:bCs/>
                <w:sz w:val="24"/>
                <w:szCs w:val="24"/>
                <w:lang w:val="es-MX"/>
              </w:rPr>
              <w:t>NIVEL IV</w:t>
            </w:r>
          </w:p>
          <w:p w:rsidR="00247E1E" w:rsidRPr="00B77E30" w:rsidRDefault="00247E1E" w:rsidP="002A2A5F">
            <w:pPr>
              <w:jc w:val="center"/>
              <w:rPr>
                <w:rFonts w:ascii="Arial" w:hAnsi="Arial" w:cs="Arial"/>
                <w:b/>
                <w:bCs/>
                <w:sz w:val="24"/>
                <w:szCs w:val="24"/>
                <w:lang w:val="es-MX"/>
              </w:rPr>
            </w:pPr>
            <w:r w:rsidRPr="00B77E30">
              <w:rPr>
                <w:rFonts w:ascii="Arial" w:hAnsi="Arial" w:cs="Arial"/>
                <w:b/>
                <w:bCs/>
                <w:sz w:val="24"/>
                <w:szCs w:val="24"/>
                <w:lang w:val="es-MX"/>
              </w:rPr>
              <w:t>ALERTA ROJA</w:t>
            </w:r>
          </w:p>
        </w:tc>
        <w:tc>
          <w:tcPr>
            <w:tcW w:w="3544" w:type="dxa"/>
            <w:tcBorders>
              <w:top w:val="single" w:sz="4" w:space="0" w:color="auto"/>
              <w:left w:val="single" w:sz="4" w:space="0" w:color="auto"/>
              <w:bottom w:val="single" w:sz="4" w:space="0" w:color="auto"/>
              <w:right w:val="single" w:sz="4" w:space="0" w:color="auto"/>
            </w:tcBorders>
            <w:shd w:val="clear" w:color="auto" w:fill="FFFFFF"/>
          </w:tcPr>
          <w:p w:rsidR="00247E1E" w:rsidRPr="00B77E30" w:rsidRDefault="00247E1E" w:rsidP="002A2A5F">
            <w:pPr>
              <w:autoSpaceDE w:val="0"/>
              <w:autoSpaceDN w:val="0"/>
              <w:adjustRightInd w:val="0"/>
              <w:jc w:val="both"/>
              <w:rPr>
                <w:rFonts w:ascii="Arial" w:hAnsi="Arial" w:cs="Arial"/>
                <w:sz w:val="24"/>
                <w:szCs w:val="24"/>
                <w:lang w:val="es-MX" w:eastAsia="es-MX"/>
              </w:rPr>
            </w:pPr>
            <w:r w:rsidRPr="00B77E30">
              <w:rPr>
                <w:rFonts w:ascii="Arial" w:hAnsi="Arial" w:cs="Arial"/>
                <w:sz w:val="24"/>
                <w:szCs w:val="24"/>
                <w:lang w:val="es-MX" w:eastAsia="es-MX"/>
              </w:rPr>
              <w:t xml:space="preserve">Se desarrollan las acciones de Respuesta Inmediata, toda vez que </w:t>
            </w:r>
            <w:proofErr w:type="spellStart"/>
            <w:r w:rsidRPr="00B77E30">
              <w:rPr>
                <w:rFonts w:ascii="Arial" w:hAnsi="Arial" w:cs="Arial"/>
                <w:sz w:val="24"/>
                <w:szCs w:val="24"/>
                <w:lang w:val="es-MX" w:eastAsia="es-MX"/>
              </w:rPr>
              <w:t>ó</w:t>
            </w:r>
            <w:proofErr w:type="spellEnd"/>
            <w:r w:rsidRPr="00B77E30">
              <w:rPr>
                <w:rFonts w:ascii="Arial" w:hAnsi="Arial" w:cs="Arial"/>
                <w:sz w:val="24"/>
                <w:szCs w:val="24"/>
                <w:lang w:val="es-MX" w:eastAsia="es-MX"/>
              </w:rPr>
              <w:t xml:space="preserve"> se tiene la manifestación del incidente </w:t>
            </w:r>
            <w:proofErr w:type="spellStart"/>
            <w:r w:rsidRPr="00B77E30">
              <w:rPr>
                <w:rFonts w:ascii="Arial" w:hAnsi="Arial" w:cs="Arial"/>
                <w:sz w:val="24"/>
                <w:szCs w:val="24"/>
                <w:lang w:val="es-MX" w:eastAsia="es-MX"/>
              </w:rPr>
              <w:t>ó</w:t>
            </w:r>
            <w:proofErr w:type="spellEnd"/>
            <w:r w:rsidRPr="00B77E30">
              <w:rPr>
                <w:rFonts w:ascii="Arial" w:hAnsi="Arial" w:cs="Arial"/>
                <w:sz w:val="24"/>
                <w:szCs w:val="24"/>
                <w:lang w:val="es-MX" w:eastAsia="es-MX"/>
              </w:rPr>
              <w:t xml:space="preserve"> es inminente que este ocurra, produciendo efectos adversos a las personas, los bienes, la propiedad o el ambiente.</w:t>
            </w:r>
          </w:p>
        </w:tc>
        <w:tc>
          <w:tcPr>
            <w:tcW w:w="3709" w:type="dxa"/>
            <w:tcBorders>
              <w:top w:val="single" w:sz="4" w:space="0" w:color="auto"/>
              <w:left w:val="single" w:sz="4" w:space="0" w:color="auto"/>
              <w:bottom w:val="single" w:sz="4" w:space="0" w:color="auto"/>
              <w:right w:val="single" w:sz="4" w:space="0" w:color="auto"/>
            </w:tcBorders>
            <w:shd w:val="clear" w:color="auto" w:fill="FFFFFF"/>
          </w:tcPr>
          <w:p w:rsidR="00247E1E" w:rsidRPr="00B77E30" w:rsidRDefault="00247E1E" w:rsidP="002A2A5F">
            <w:pPr>
              <w:jc w:val="both"/>
              <w:rPr>
                <w:rFonts w:ascii="Arial" w:hAnsi="Arial" w:cs="Arial"/>
                <w:sz w:val="24"/>
                <w:szCs w:val="24"/>
                <w:lang w:val="es-MX"/>
              </w:rPr>
            </w:pPr>
            <w:r w:rsidRPr="00B77E30">
              <w:rPr>
                <w:rFonts w:ascii="Arial" w:hAnsi="Arial" w:cs="Arial"/>
                <w:sz w:val="24"/>
                <w:szCs w:val="24"/>
                <w:lang w:val="es-MX"/>
              </w:rPr>
              <w:t>La respuesta es dada por el personal de respuesta interno de la Zona Franca Internacional de Pereira (Brigada) con activación de todos los miembros del Comité de emergencias  y se involucra a  la directiva para la toma de decisiones y continuidad del negocio.</w:t>
            </w:r>
          </w:p>
          <w:p w:rsidR="00247E1E" w:rsidRPr="00B77E30" w:rsidRDefault="00247E1E" w:rsidP="002A2A5F">
            <w:pPr>
              <w:jc w:val="both"/>
              <w:rPr>
                <w:rFonts w:ascii="Arial" w:hAnsi="Arial" w:cs="Arial"/>
                <w:sz w:val="24"/>
                <w:szCs w:val="24"/>
                <w:lang w:val="es-MX"/>
              </w:rPr>
            </w:pPr>
            <w:r w:rsidRPr="00B77E30">
              <w:rPr>
                <w:rFonts w:ascii="Arial" w:hAnsi="Arial" w:cs="Arial"/>
                <w:sz w:val="24"/>
                <w:szCs w:val="24"/>
                <w:lang w:val="es-MX"/>
              </w:rPr>
              <w:t xml:space="preserve">Se solicita la ayuda externa especializada para el control del </w:t>
            </w:r>
            <w:r w:rsidRPr="00B77E30">
              <w:rPr>
                <w:rFonts w:ascii="Arial" w:hAnsi="Arial" w:cs="Arial"/>
                <w:sz w:val="24"/>
                <w:szCs w:val="24"/>
                <w:lang w:val="es-MX"/>
              </w:rPr>
              <w:lastRenderedPageBreak/>
              <w:t>evento</w:t>
            </w:r>
          </w:p>
        </w:tc>
      </w:tr>
    </w:tbl>
    <w:p w:rsidR="006D099D" w:rsidRPr="00B77E30" w:rsidRDefault="006D099D" w:rsidP="00CA22EE">
      <w:pPr>
        <w:rPr>
          <w:rFonts w:ascii="Arial" w:hAnsi="Arial" w:cs="Arial"/>
          <w:sz w:val="24"/>
          <w:szCs w:val="24"/>
          <w:lang w:eastAsia="ar-SA"/>
        </w:rPr>
      </w:pPr>
    </w:p>
    <w:p w:rsidR="00247E1E" w:rsidRPr="00B77E30" w:rsidRDefault="005652B3" w:rsidP="00FC548A">
      <w:pPr>
        <w:pStyle w:val="Ttulo1"/>
        <w:numPr>
          <w:ilvl w:val="0"/>
          <w:numId w:val="0"/>
        </w:numPr>
        <w:suppressAutoHyphens w:val="0"/>
        <w:ind w:left="426"/>
        <w:jc w:val="left"/>
        <w:rPr>
          <w:rFonts w:ascii="Arial" w:hAnsi="Arial" w:cs="Arial"/>
          <w:b w:val="0"/>
          <w:szCs w:val="24"/>
        </w:rPr>
      </w:pPr>
      <w:r w:rsidRPr="00B77E30">
        <w:rPr>
          <w:rFonts w:ascii="Arial" w:hAnsi="Arial" w:cs="Arial"/>
          <w:b w:val="0"/>
          <w:szCs w:val="24"/>
        </w:rPr>
        <w:t xml:space="preserve">                  </w:t>
      </w:r>
      <w:r w:rsidR="00E8643C" w:rsidRPr="00B77E30">
        <w:rPr>
          <w:rFonts w:ascii="Arial" w:hAnsi="Arial" w:cs="Arial"/>
          <w:b w:val="0"/>
          <w:szCs w:val="24"/>
        </w:rPr>
        <w:t>20.</w:t>
      </w:r>
      <w:r w:rsidRPr="00B77E30">
        <w:rPr>
          <w:rFonts w:ascii="Arial" w:hAnsi="Arial" w:cs="Arial"/>
          <w:b w:val="0"/>
          <w:szCs w:val="24"/>
        </w:rPr>
        <w:t xml:space="preserve"> ROLES EN CASO DE EMERGENCIA</w:t>
      </w:r>
    </w:p>
    <w:p w:rsidR="00FC548A" w:rsidRPr="00B77E30" w:rsidRDefault="00FC548A" w:rsidP="00FC548A">
      <w:pPr>
        <w:rPr>
          <w:rFonts w:ascii="Arial" w:hAnsi="Arial" w:cs="Arial"/>
          <w:sz w:val="24"/>
          <w:szCs w:val="24"/>
          <w:lang w:val="es-ES_tradnl" w:eastAsia="ar-SA"/>
        </w:rPr>
      </w:pPr>
    </w:p>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4"/>
        <w:gridCol w:w="5103"/>
      </w:tblGrid>
      <w:tr w:rsidR="00FC548A" w:rsidRPr="00B77E30" w:rsidTr="00532743">
        <w:trPr>
          <w:trHeight w:val="547"/>
        </w:trPr>
        <w:tc>
          <w:tcPr>
            <w:tcW w:w="5104" w:type="dxa"/>
            <w:shd w:val="clear" w:color="auto" w:fill="000000"/>
          </w:tcPr>
          <w:p w:rsidR="00FC548A" w:rsidRPr="00B77E30" w:rsidRDefault="00FC548A" w:rsidP="002A2A5F">
            <w:pPr>
              <w:jc w:val="center"/>
              <w:rPr>
                <w:rFonts w:ascii="Arial" w:hAnsi="Arial" w:cs="Arial"/>
                <w:b/>
                <w:sz w:val="24"/>
                <w:szCs w:val="24"/>
              </w:rPr>
            </w:pPr>
            <w:r w:rsidRPr="00B77E30">
              <w:rPr>
                <w:rFonts w:ascii="Arial" w:hAnsi="Arial" w:cs="Arial"/>
                <w:b/>
                <w:sz w:val="24"/>
                <w:szCs w:val="24"/>
              </w:rPr>
              <w:t>Actividad</w:t>
            </w:r>
          </w:p>
        </w:tc>
        <w:tc>
          <w:tcPr>
            <w:tcW w:w="5103" w:type="dxa"/>
            <w:shd w:val="clear" w:color="auto" w:fill="000000"/>
          </w:tcPr>
          <w:p w:rsidR="00FC548A" w:rsidRPr="00B77E30" w:rsidRDefault="00FC548A" w:rsidP="002A2A5F">
            <w:pPr>
              <w:jc w:val="center"/>
              <w:rPr>
                <w:rFonts w:ascii="Arial" w:hAnsi="Arial" w:cs="Arial"/>
                <w:b/>
                <w:sz w:val="24"/>
                <w:szCs w:val="24"/>
              </w:rPr>
            </w:pPr>
            <w:r w:rsidRPr="00B77E30">
              <w:rPr>
                <w:rFonts w:ascii="Arial" w:hAnsi="Arial" w:cs="Arial"/>
                <w:b/>
                <w:sz w:val="24"/>
                <w:szCs w:val="24"/>
              </w:rPr>
              <w:t>Responsable</w:t>
            </w:r>
          </w:p>
        </w:tc>
      </w:tr>
      <w:tr w:rsidR="00FC548A" w:rsidRPr="00B77E30" w:rsidTr="00532743">
        <w:trPr>
          <w:trHeight w:val="518"/>
        </w:trPr>
        <w:tc>
          <w:tcPr>
            <w:tcW w:w="5104" w:type="dxa"/>
            <w:shd w:val="clear" w:color="auto" w:fill="auto"/>
          </w:tcPr>
          <w:p w:rsidR="00FC548A" w:rsidRPr="00B77E30" w:rsidRDefault="00FC548A" w:rsidP="002A2A5F">
            <w:pPr>
              <w:jc w:val="both"/>
              <w:rPr>
                <w:rFonts w:ascii="Arial" w:hAnsi="Arial" w:cs="Arial"/>
                <w:sz w:val="24"/>
                <w:szCs w:val="24"/>
              </w:rPr>
            </w:pPr>
            <w:r w:rsidRPr="00B77E30">
              <w:rPr>
                <w:rFonts w:ascii="Arial" w:hAnsi="Arial" w:cs="Arial"/>
                <w:sz w:val="24"/>
                <w:szCs w:val="24"/>
              </w:rPr>
              <w:t>Autorización de la activación del sistema de evacuación</w:t>
            </w:r>
          </w:p>
        </w:tc>
        <w:tc>
          <w:tcPr>
            <w:tcW w:w="5103" w:type="dxa"/>
            <w:shd w:val="clear" w:color="auto" w:fill="auto"/>
          </w:tcPr>
          <w:p w:rsidR="00FC548A" w:rsidRPr="00B77E30" w:rsidRDefault="00FC548A" w:rsidP="002A2A5F">
            <w:pPr>
              <w:jc w:val="center"/>
              <w:rPr>
                <w:rFonts w:ascii="Arial" w:hAnsi="Arial" w:cs="Arial"/>
                <w:sz w:val="24"/>
                <w:szCs w:val="24"/>
              </w:rPr>
            </w:pPr>
            <w:r w:rsidRPr="00B77E30">
              <w:rPr>
                <w:rFonts w:ascii="Arial" w:hAnsi="Arial" w:cs="Arial"/>
                <w:sz w:val="24"/>
                <w:szCs w:val="24"/>
              </w:rPr>
              <w:t>Director</w:t>
            </w:r>
            <w:r w:rsidR="00532743">
              <w:rPr>
                <w:rFonts w:ascii="Arial" w:hAnsi="Arial" w:cs="Arial"/>
                <w:sz w:val="24"/>
                <w:szCs w:val="24"/>
              </w:rPr>
              <w:t xml:space="preserve"> Jurídico y PH</w:t>
            </w:r>
          </w:p>
          <w:p w:rsidR="00FC548A" w:rsidRPr="00B77E30" w:rsidRDefault="00FC548A" w:rsidP="002A2A5F">
            <w:pPr>
              <w:jc w:val="center"/>
              <w:rPr>
                <w:rFonts w:ascii="Arial" w:hAnsi="Arial" w:cs="Arial"/>
                <w:sz w:val="24"/>
                <w:szCs w:val="24"/>
              </w:rPr>
            </w:pPr>
            <w:r w:rsidRPr="00B77E30">
              <w:rPr>
                <w:rFonts w:ascii="Arial" w:hAnsi="Arial" w:cs="Arial"/>
                <w:sz w:val="24"/>
                <w:szCs w:val="24"/>
              </w:rPr>
              <w:t>Coordinador Brigada Emergencias</w:t>
            </w:r>
          </w:p>
        </w:tc>
      </w:tr>
      <w:tr w:rsidR="00FC548A" w:rsidRPr="00B77E30" w:rsidTr="00532743">
        <w:trPr>
          <w:trHeight w:val="518"/>
        </w:trPr>
        <w:tc>
          <w:tcPr>
            <w:tcW w:w="5104" w:type="dxa"/>
            <w:shd w:val="clear" w:color="auto" w:fill="auto"/>
          </w:tcPr>
          <w:p w:rsidR="00FC548A" w:rsidRPr="00B77E30" w:rsidRDefault="00FC548A" w:rsidP="002A2A5F">
            <w:pPr>
              <w:jc w:val="both"/>
              <w:rPr>
                <w:rFonts w:ascii="Arial" w:hAnsi="Arial" w:cs="Arial"/>
                <w:sz w:val="24"/>
                <w:szCs w:val="24"/>
              </w:rPr>
            </w:pPr>
            <w:r w:rsidRPr="00B77E30">
              <w:rPr>
                <w:rFonts w:ascii="Arial" w:hAnsi="Arial" w:cs="Arial"/>
                <w:sz w:val="24"/>
                <w:szCs w:val="24"/>
              </w:rPr>
              <w:t>Activación de la alarma de evacuación</w:t>
            </w:r>
          </w:p>
        </w:tc>
        <w:tc>
          <w:tcPr>
            <w:tcW w:w="5103" w:type="dxa"/>
            <w:shd w:val="clear" w:color="auto" w:fill="auto"/>
          </w:tcPr>
          <w:p w:rsidR="00FC548A" w:rsidRPr="00B77E30" w:rsidRDefault="00FC548A" w:rsidP="002A2A5F">
            <w:pPr>
              <w:jc w:val="center"/>
              <w:rPr>
                <w:rFonts w:ascii="Arial" w:hAnsi="Arial" w:cs="Arial"/>
                <w:sz w:val="24"/>
                <w:szCs w:val="24"/>
              </w:rPr>
            </w:pPr>
            <w:r w:rsidRPr="00B77E30">
              <w:rPr>
                <w:rFonts w:ascii="Arial" w:hAnsi="Arial" w:cs="Arial"/>
                <w:sz w:val="24"/>
                <w:szCs w:val="24"/>
              </w:rPr>
              <w:t>Personal seguridad física</w:t>
            </w:r>
          </w:p>
          <w:p w:rsidR="00FC548A" w:rsidRPr="00B77E30" w:rsidRDefault="00FC548A" w:rsidP="002A2A5F">
            <w:pPr>
              <w:jc w:val="center"/>
              <w:rPr>
                <w:rFonts w:ascii="Arial" w:hAnsi="Arial" w:cs="Arial"/>
                <w:sz w:val="24"/>
                <w:szCs w:val="24"/>
              </w:rPr>
            </w:pPr>
            <w:r w:rsidRPr="00B77E30">
              <w:rPr>
                <w:rFonts w:ascii="Arial" w:hAnsi="Arial" w:cs="Arial"/>
                <w:sz w:val="24"/>
                <w:szCs w:val="24"/>
              </w:rPr>
              <w:t>Coordinadores de evacuación</w:t>
            </w:r>
          </w:p>
          <w:p w:rsidR="00FC548A" w:rsidRPr="00B77E30" w:rsidRDefault="00FC548A" w:rsidP="002A2A5F">
            <w:pPr>
              <w:jc w:val="center"/>
              <w:rPr>
                <w:rFonts w:ascii="Arial" w:hAnsi="Arial" w:cs="Arial"/>
                <w:sz w:val="24"/>
                <w:szCs w:val="24"/>
              </w:rPr>
            </w:pPr>
            <w:r w:rsidRPr="00B77E30">
              <w:rPr>
                <w:rFonts w:ascii="Arial" w:hAnsi="Arial" w:cs="Arial"/>
                <w:sz w:val="24"/>
                <w:szCs w:val="24"/>
              </w:rPr>
              <w:t>Brigada de emergencias</w:t>
            </w:r>
          </w:p>
        </w:tc>
      </w:tr>
      <w:tr w:rsidR="00FC548A" w:rsidRPr="00B77E30" w:rsidTr="00532743">
        <w:trPr>
          <w:trHeight w:val="518"/>
        </w:trPr>
        <w:tc>
          <w:tcPr>
            <w:tcW w:w="5104" w:type="dxa"/>
            <w:shd w:val="clear" w:color="auto" w:fill="auto"/>
          </w:tcPr>
          <w:p w:rsidR="00FC548A" w:rsidRPr="00B77E30" w:rsidRDefault="00FC548A" w:rsidP="002A2A5F">
            <w:pPr>
              <w:jc w:val="both"/>
              <w:rPr>
                <w:rFonts w:ascii="Arial" w:hAnsi="Arial" w:cs="Arial"/>
                <w:sz w:val="24"/>
                <w:szCs w:val="24"/>
              </w:rPr>
            </w:pPr>
            <w:r w:rsidRPr="00B77E30">
              <w:rPr>
                <w:rFonts w:ascii="Arial" w:hAnsi="Arial" w:cs="Arial"/>
                <w:sz w:val="24"/>
                <w:szCs w:val="24"/>
              </w:rPr>
              <w:t xml:space="preserve">Evacuación de las bodegas </w:t>
            </w:r>
          </w:p>
        </w:tc>
        <w:tc>
          <w:tcPr>
            <w:tcW w:w="5103" w:type="dxa"/>
            <w:shd w:val="clear" w:color="auto" w:fill="auto"/>
          </w:tcPr>
          <w:p w:rsidR="00FC548A" w:rsidRPr="00B77E30" w:rsidRDefault="00FC548A" w:rsidP="00FC548A">
            <w:pPr>
              <w:jc w:val="center"/>
              <w:rPr>
                <w:rFonts w:ascii="Arial" w:hAnsi="Arial" w:cs="Arial"/>
                <w:sz w:val="24"/>
                <w:szCs w:val="24"/>
              </w:rPr>
            </w:pPr>
            <w:r w:rsidRPr="00B77E30">
              <w:rPr>
                <w:rFonts w:ascii="Arial" w:hAnsi="Arial" w:cs="Arial"/>
                <w:sz w:val="24"/>
                <w:szCs w:val="24"/>
              </w:rPr>
              <w:t>Personal seguridad física</w:t>
            </w:r>
          </w:p>
          <w:p w:rsidR="00FC548A" w:rsidRPr="00B77E30" w:rsidRDefault="00FC548A" w:rsidP="00FC548A">
            <w:pPr>
              <w:jc w:val="center"/>
              <w:rPr>
                <w:rFonts w:ascii="Arial" w:hAnsi="Arial" w:cs="Arial"/>
                <w:sz w:val="24"/>
                <w:szCs w:val="24"/>
              </w:rPr>
            </w:pPr>
            <w:r w:rsidRPr="00B77E30">
              <w:rPr>
                <w:rFonts w:ascii="Arial" w:hAnsi="Arial" w:cs="Arial"/>
                <w:sz w:val="24"/>
                <w:szCs w:val="24"/>
              </w:rPr>
              <w:t>Coordinadores de evacuación</w:t>
            </w:r>
          </w:p>
          <w:p w:rsidR="00FC548A" w:rsidRPr="00B77E30" w:rsidRDefault="00FC548A" w:rsidP="00D529C2">
            <w:pPr>
              <w:jc w:val="center"/>
              <w:rPr>
                <w:rFonts w:ascii="Arial" w:hAnsi="Arial" w:cs="Arial"/>
                <w:sz w:val="24"/>
                <w:szCs w:val="24"/>
              </w:rPr>
            </w:pPr>
            <w:r w:rsidRPr="00B77E30">
              <w:rPr>
                <w:rFonts w:ascii="Arial" w:hAnsi="Arial" w:cs="Arial"/>
                <w:sz w:val="24"/>
                <w:szCs w:val="24"/>
              </w:rPr>
              <w:t>Brigada de emergencias</w:t>
            </w:r>
          </w:p>
        </w:tc>
      </w:tr>
      <w:tr w:rsidR="00FC548A" w:rsidRPr="00B77E30" w:rsidTr="00532743">
        <w:trPr>
          <w:trHeight w:val="518"/>
        </w:trPr>
        <w:tc>
          <w:tcPr>
            <w:tcW w:w="5104" w:type="dxa"/>
            <w:shd w:val="clear" w:color="auto" w:fill="auto"/>
          </w:tcPr>
          <w:p w:rsidR="00FC548A" w:rsidRPr="00B77E30" w:rsidRDefault="00FC548A" w:rsidP="002A2A5F">
            <w:pPr>
              <w:jc w:val="both"/>
              <w:rPr>
                <w:rFonts w:ascii="Arial" w:hAnsi="Arial" w:cs="Arial"/>
                <w:sz w:val="24"/>
                <w:szCs w:val="24"/>
              </w:rPr>
            </w:pPr>
            <w:r w:rsidRPr="00B77E30">
              <w:rPr>
                <w:rFonts w:ascii="Arial" w:hAnsi="Arial" w:cs="Arial"/>
                <w:sz w:val="24"/>
                <w:szCs w:val="24"/>
              </w:rPr>
              <w:t>Evacuación del personal en áreas administrativas y áreas comunes</w:t>
            </w:r>
          </w:p>
        </w:tc>
        <w:tc>
          <w:tcPr>
            <w:tcW w:w="5103" w:type="dxa"/>
            <w:shd w:val="clear" w:color="auto" w:fill="auto"/>
          </w:tcPr>
          <w:p w:rsidR="00FC548A" w:rsidRPr="00B77E30" w:rsidRDefault="00FC548A" w:rsidP="002A2A5F">
            <w:pPr>
              <w:jc w:val="center"/>
              <w:rPr>
                <w:rFonts w:ascii="Arial" w:hAnsi="Arial" w:cs="Arial"/>
                <w:sz w:val="24"/>
                <w:szCs w:val="24"/>
              </w:rPr>
            </w:pPr>
            <w:r w:rsidRPr="00B77E30">
              <w:rPr>
                <w:rFonts w:ascii="Arial" w:hAnsi="Arial" w:cs="Arial"/>
                <w:sz w:val="24"/>
                <w:szCs w:val="24"/>
              </w:rPr>
              <w:t>Coordinador de evacuación del área</w:t>
            </w:r>
          </w:p>
          <w:p w:rsidR="00FC548A" w:rsidRPr="00B77E30" w:rsidRDefault="00FC548A" w:rsidP="002A2A5F">
            <w:pPr>
              <w:jc w:val="center"/>
              <w:rPr>
                <w:rFonts w:ascii="Arial" w:hAnsi="Arial" w:cs="Arial"/>
                <w:sz w:val="24"/>
                <w:szCs w:val="24"/>
              </w:rPr>
            </w:pPr>
            <w:r w:rsidRPr="00B77E30">
              <w:rPr>
                <w:rFonts w:ascii="Arial" w:hAnsi="Arial" w:cs="Arial"/>
                <w:sz w:val="24"/>
                <w:szCs w:val="24"/>
              </w:rPr>
              <w:t>Brigada de emergencias</w:t>
            </w:r>
          </w:p>
        </w:tc>
      </w:tr>
      <w:tr w:rsidR="00FC548A" w:rsidRPr="00B77E30" w:rsidTr="00532743">
        <w:trPr>
          <w:trHeight w:val="518"/>
        </w:trPr>
        <w:tc>
          <w:tcPr>
            <w:tcW w:w="5104" w:type="dxa"/>
            <w:shd w:val="clear" w:color="auto" w:fill="auto"/>
          </w:tcPr>
          <w:p w:rsidR="00FC548A" w:rsidRPr="00B77E30" w:rsidRDefault="00FC548A" w:rsidP="002A2A5F">
            <w:pPr>
              <w:jc w:val="both"/>
              <w:rPr>
                <w:rFonts w:ascii="Arial" w:hAnsi="Arial" w:cs="Arial"/>
                <w:sz w:val="24"/>
                <w:szCs w:val="24"/>
              </w:rPr>
            </w:pPr>
            <w:r w:rsidRPr="00B77E30">
              <w:rPr>
                <w:rFonts w:ascii="Arial" w:hAnsi="Arial" w:cs="Arial"/>
                <w:sz w:val="24"/>
                <w:szCs w:val="24"/>
              </w:rPr>
              <w:t>Orientación del personal a los Puntos de encuentro</w:t>
            </w:r>
          </w:p>
        </w:tc>
        <w:tc>
          <w:tcPr>
            <w:tcW w:w="5103" w:type="dxa"/>
            <w:shd w:val="clear" w:color="auto" w:fill="auto"/>
          </w:tcPr>
          <w:p w:rsidR="00FC548A" w:rsidRPr="00B77E30" w:rsidRDefault="00FC548A" w:rsidP="002A2A5F">
            <w:pPr>
              <w:jc w:val="center"/>
              <w:rPr>
                <w:rFonts w:ascii="Arial" w:hAnsi="Arial" w:cs="Arial"/>
                <w:sz w:val="24"/>
                <w:szCs w:val="24"/>
              </w:rPr>
            </w:pPr>
            <w:r w:rsidRPr="00B77E30">
              <w:rPr>
                <w:rFonts w:ascii="Arial" w:hAnsi="Arial" w:cs="Arial"/>
                <w:sz w:val="24"/>
                <w:szCs w:val="24"/>
              </w:rPr>
              <w:t>Coordinadores de evacuación</w:t>
            </w:r>
          </w:p>
          <w:p w:rsidR="00FC548A" w:rsidRPr="00B77E30" w:rsidRDefault="00FC548A" w:rsidP="002A2A5F">
            <w:pPr>
              <w:jc w:val="center"/>
              <w:rPr>
                <w:rFonts w:ascii="Arial" w:hAnsi="Arial" w:cs="Arial"/>
                <w:sz w:val="24"/>
                <w:szCs w:val="24"/>
              </w:rPr>
            </w:pPr>
            <w:r w:rsidRPr="00B77E30">
              <w:rPr>
                <w:rFonts w:ascii="Arial" w:hAnsi="Arial" w:cs="Arial"/>
                <w:sz w:val="24"/>
                <w:szCs w:val="24"/>
              </w:rPr>
              <w:t>Brigada de emergencias</w:t>
            </w:r>
          </w:p>
        </w:tc>
      </w:tr>
      <w:tr w:rsidR="00FC548A" w:rsidRPr="00B77E30" w:rsidTr="00532743">
        <w:trPr>
          <w:trHeight w:val="518"/>
        </w:trPr>
        <w:tc>
          <w:tcPr>
            <w:tcW w:w="5104" w:type="dxa"/>
            <w:shd w:val="clear" w:color="auto" w:fill="auto"/>
          </w:tcPr>
          <w:p w:rsidR="00FC548A" w:rsidRPr="00B77E30" w:rsidRDefault="00FC548A" w:rsidP="002A2A5F">
            <w:pPr>
              <w:jc w:val="both"/>
              <w:rPr>
                <w:rFonts w:ascii="Arial" w:hAnsi="Arial" w:cs="Arial"/>
                <w:sz w:val="24"/>
                <w:szCs w:val="24"/>
              </w:rPr>
            </w:pPr>
            <w:r w:rsidRPr="00B77E30">
              <w:rPr>
                <w:rFonts w:ascii="Arial" w:hAnsi="Arial" w:cs="Arial"/>
                <w:sz w:val="24"/>
                <w:szCs w:val="24"/>
              </w:rPr>
              <w:t>Apagado</w:t>
            </w:r>
            <w:r w:rsidR="000F7D73" w:rsidRPr="00B77E30">
              <w:rPr>
                <w:rFonts w:ascii="Arial" w:hAnsi="Arial" w:cs="Arial"/>
                <w:sz w:val="24"/>
                <w:szCs w:val="24"/>
              </w:rPr>
              <w:t xml:space="preserve"> de equipos críticos (equipos de </w:t>
            </w:r>
            <w:r w:rsidR="00E8643C" w:rsidRPr="00B77E30">
              <w:rPr>
                <w:rFonts w:ascii="Arial" w:hAnsi="Arial" w:cs="Arial"/>
                <w:sz w:val="24"/>
                <w:szCs w:val="24"/>
              </w:rPr>
              <w:t>cómputo</w:t>
            </w:r>
            <w:r w:rsidRPr="00B77E30">
              <w:rPr>
                <w:rFonts w:ascii="Arial" w:hAnsi="Arial" w:cs="Arial"/>
                <w:sz w:val="24"/>
                <w:szCs w:val="24"/>
              </w:rPr>
              <w:t>, compresores, etc.)</w:t>
            </w:r>
          </w:p>
        </w:tc>
        <w:tc>
          <w:tcPr>
            <w:tcW w:w="5103" w:type="dxa"/>
            <w:shd w:val="clear" w:color="auto" w:fill="auto"/>
          </w:tcPr>
          <w:p w:rsidR="00FC548A" w:rsidRPr="00B77E30" w:rsidRDefault="00FC548A" w:rsidP="002A2A5F">
            <w:pPr>
              <w:jc w:val="center"/>
              <w:rPr>
                <w:rFonts w:ascii="Arial" w:hAnsi="Arial" w:cs="Arial"/>
                <w:sz w:val="24"/>
                <w:szCs w:val="24"/>
              </w:rPr>
            </w:pPr>
            <w:r w:rsidRPr="00B77E30">
              <w:rPr>
                <w:rFonts w:ascii="Arial" w:hAnsi="Arial" w:cs="Arial"/>
                <w:sz w:val="24"/>
                <w:szCs w:val="24"/>
              </w:rPr>
              <w:t>Responsable de la operación del equipo</w:t>
            </w:r>
          </w:p>
        </w:tc>
      </w:tr>
      <w:tr w:rsidR="00FC548A" w:rsidRPr="00B77E30" w:rsidTr="00532743">
        <w:trPr>
          <w:trHeight w:val="518"/>
        </w:trPr>
        <w:tc>
          <w:tcPr>
            <w:tcW w:w="5104" w:type="dxa"/>
            <w:shd w:val="clear" w:color="auto" w:fill="auto"/>
          </w:tcPr>
          <w:p w:rsidR="00FC548A" w:rsidRPr="00B77E30" w:rsidRDefault="00FC548A" w:rsidP="002A2A5F">
            <w:pPr>
              <w:jc w:val="both"/>
              <w:rPr>
                <w:rFonts w:ascii="Arial" w:hAnsi="Arial" w:cs="Arial"/>
                <w:sz w:val="24"/>
                <w:szCs w:val="24"/>
              </w:rPr>
            </w:pPr>
            <w:r w:rsidRPr="00B77E30">
              <w:rPr>
                <w:rFonts w:ascii="Arial" w:hAnsi="Arial" w:cs="Arial"/>
                <w:sz w:val="24"/>
                <w:szCs w:val="24"/>
              </w:rPr>
              <w:t>Llamado a cuerpos de socorro locales</w:t>
            </w:r>
          </w:p>
        </w:tc>
        <w:tc>
          <w:tcPr>
            <w:tcW w:w="5103" w:type="dxa"/>
            <w:shd w:val="clear" w:color="auto" w:fill="auto"/>
          </w:tcPr>
          <w:p w:rsidR="00FC548A" w:rsidRPr="00B77E30" w:rsidRDefault="00FC548A" w:rsidP="002A2A5F">
            <w:pPr>
              <w:jc w:val="center"/>
              <w:rPr>
                <w:rFonts w:ascii="Arial" w:hAnsi="Arial" w:cs="Arial"/>
                <w:sz w:val="24"/>
                <w:szCs w:val="24"/>
              </w:rPr>
            </w:pPr>
            <w:r w:rsidRPr="00B77E30">
              <w:rPr>
                <w:rFonts w:ascii="Arial" w:hAnsi="Arial" w:cs="Arial"/>
                <w:sz w:val="24"/>
                <w:szCs w:val="24"/>
              </w:rPr>
              <w:t>Personal seguridad física</w:t>
            </w:r>
          </w:p>
          <w:p w:rsidR="00FC548A" w:rsidRPr="00B77E30" w:rsidRDefault="00FC548A" w:rsidP="002A2A5F">
            <w:pPr>
              <w:jc w:val="center"/>
              <w:rPr>
                <w:rFonts w:ascii="Arial" w:hAnsi="Arial" w:cs="Arial"/>
                <w:sz w:val="24"/>
                <w:szCs w:val="24"/>
              </w:rPr>
            </w:pPr>
            <w:r w:rsidRPr="00B77E30">
              <w:rPr>
                <w:rFonts w:ascii="Arial" w:hAnsi="Arial" w:cs="Arial"/>
                <w:sz w:val="24"/>
                <w:szCs w:val="24"/>
              </w:rPr>
              <w:t>Brigada de emergencias</w:t>
            </w:r>
          </w:p>
        </w:tc>
      </w:tr>
      <w:tr w:rsidR="00FC548A" w:rsidRPr="00B77E30" w:rsidTr="00532743">
        <w:trPr>
          <w:trHeight w:val="1036"/>
        </w:trPr>
        <w:tc>
          <w:tcPr>
            <w:tcW w:w="5104" w:type="dxa"/>
            <w:shd w:val="clear" w:color="auto" w:fill="auto"/>
          </w:tcPr>
          <w:p w:rsidR="00FC548A" w:rsidRPr="00B77E30" w:rsidRDefault="00FC548A" w:rsidP="002A2A5F">
            <w:pPr>
              <w:jc w:val="both"/>
              <w:rPr>
                <w:rFonts w:ascii="Arial" w:hAnsi="Arial" w:cs="Arial"/>
                <w:sz w:val="24"/>
                <w:szCs w:val="24"/>
              </w:rPr>
            </w:pPr>
            <w:r w:rsidRPr="00B77E30">
              <w:rPr>
                <w:rFonts w:ascii="Arial" w:hAnsi="Arial" w:cs="Arial"/>
                <w:sz w:val="24"/>
                <w:szCs w:val="24"/>
              </w:rPr>
              <w:t>Verificación del personal evacuado en el punto de encuentro</w:t>
            </w:r>
          </w:p>
        </w:tc>
        <w:tc>
          <w:tcPr>
            <w:tcW w:w="5103" w:type="dxa"/>
            <w:shd w:val="clear" w:color="auto" w:fill="auto"/>
          </w:tcPr>
          <w:p w:rsidR="00FC548A" w:rsidRPr="00B77E30" w:rsidRDefault="00FC548A" w:rsidP="002A2A5F">
            <w:pPr>
              <w:jc w:val="center"/>
              <w:rPr>
                <w:rFonts w:ascii="Arial" w:hAnsi="Arial" w:cs="Arial"/>
                <w:sz w:val="24"/>
                <w:szCs w:val="24"/>
              </w:rPr>
            </w:pPr>
            <w:r w:rsidRPr="00B77E30">
              <w:rPr>
                <w:rFonts w:ascii="Arial" w:hAnsi="Arial" w:cs="Arial"/>
                <w:sz w:val="24"/>
                <w:szCs w:val="24"/>
              </w:rPr>
              <w:t>Coordinadores de evacuación</w:t>
            </w:r>
          </w:p>
          <w:p w:rsidR="00FC548A" w:rsidRPr="00B77E30" w:rsidRDefault="00FC548A" w:rsidP="002A2A5F">
            <w:pPr>
              <w:jc w:val="center"/>
              <w:rPr>
                <w:rFonts w:ascii="Arial" w:hAnsi="Arial" w:cs="Arial"/>
                <w:sz w:val="24"/>
                <w:szCs w:val="24"/>
              </w:rPr>
            </w:pPr>
            <w:r w:rsidRPr="00B77E30">
              <w:rPr>
                <w:rFonts w:ascii="Arial" w:hAnsi="Arial" w:cs="Arial"/>
                <w:sz w:val="24"/>
                <w:szCs w:val="24"/>
              </w:rPr>
              <w:t>Brigada de emergencias</w:t>
            </w:r>
          </w:p>
        </w:tc>
      </w:tr>
      <w:tr w:rsidR="00FC548A" w:rsidRPr="00B77E30" w:rsidTr="00532743">
        <w:trPr>
          <w:trHeight w:val="789"/>
        </w:trPr>
        <w:tc>
          <w:tcPr>
            <w:tcW w:w="5104" w:type="dxa"/>
            <w:shd w:val="clear" w:color="auto" w:fill="auto"/>
          </w:tcPr>
          <w:p w:rsidR="00FC548A" w:rsidRPr="00B77E30" w:rsidRDefault="00FC548A" w:rsidP="002A2A5F">
            <w:pPr>
              <w:jc w:val="both"/>
              <w:rPr>
                <w:rFonts w:ascii="Arial" w:hAnsi="Arial" w:cs="Arial"/>
                <w:sz w:val="24"/>
                <w:szCs w:val="24"/>
              </w:rPr>
            </w:pPr>
            <w:r w:rsidRPr="00B77E30">
              <w:rPr>
                <w:rFonts w:ascii="Arial" w:hAnsi="Arial" w:cs="Arial"/>
                <w:sz w:val="24"/>
                <w:szCs w:val="24"/>
              </w:rPr>
              <w:lastRenderedPageBreak/>
              <w:t>Autorización para retorno a áreas evacuadas</w:t>
            </w:r>
          </w:p>
        </w:tc>
        <w:tc>
          <w:tcPr>
            <w:tcW w:w="5103" w:type="dxa"/>
            <w:shd w:val="clear" w:color="auto" w:fill="auto"/>
          </w:tcPr>
          <w:p w:rsidR="00FC548A" w:rsidRPr="00B77E30" w:rsidRDefault="00FC548A" w:rsidP="00FC548A">
            <w:pPr>
              <w:rPr>
                <w:rFonts w:ascii="Arial" w:hAnsi="Arial" w:cs="Arial"/>
                <w:sz w:val="24"/>
                <w:szCs w:val="24"/>
              </w:rPr>
            </w:pPr>
            <w:r w:rsidRPr="00B77E30">
              <w:rPr>
                <w:rFonts w:ascii="Arial" w:hAnsi="Arial" w:cs="Arial"/>
                <w:sz w:val="24"/>
                <w:szCs w:val="24"/>
              </w:rPr>
              <w:t xml:space="preserve">                      Director </w:t>
            </w:r>
          </w:p>
          <w:p w:rsidR="00FC548A" w:rsidRPr="00B77E30" w:rsidRDefault="00FC548A" w:rsidP="002A2A5F">
            <w:pPr>
              <w:jc w:val="center"/>
              <w:rPr>
                <w:rFonts w:ascii="Arial" w:hAnsi="Arial" w:cs="Arial"/>
                <w:sz w:val="24"/>
                <w:szCs w:val="24"/>
              </w:rPr>
            </w:pPr>
            <w:r w:rsidRPr="00B77E30">
              <w:rPr>
                <w:rFonts w:ascii="Arial" w:hAnsi="Arial" w:cs="Arial"/>
                <w:sz w:val="24"/>
                <w:szCs w:val="24"/>
              </w:rPr>
              <w:t>Coordinador Brigada Emergencias</w:t>
            </w:r>
          </w:p>
        </w:tc>
      </w:tr>
      <w:tr w:rsidR="00FC548A" w:rsidRPr="00B77E30" w:rsidTr="00532743">
        <w:trPr>
          <w:trHeight w:val="828"/>
        </w:trPr>
        <w:tc>
          <w:tcPr>
            <w:tcW w:w="5104" w:type="dxa"/>
            <w:shd w:val="clear" w:color="auto" w:fill="auto"/>
          </w:tcPr>
          <w:p w:rsidR="00FC548A" w:rsidRPr="00B77E30" w:rsidRDefault="00FC548A" w:rsidP="002A2A5F">
            <w:pPr>
              <w:jc w:val="both"/>
              <w:rPr>
                <w:rFonts w:ascii="Arial" w:hAnsi="Arial" w:cs="Arial"/>
                <w:sz w:val="24"/>
                <w:szCs w:val="24"/>
              </w:rPr>
            </w:pPr>
            <w:r w:rsidRPr="00B77E30">
              <w:rPr>
                <w:rFonts w:ascii="Arial" w:hAnsi="Arial" w:cs="Arial"/>
                <w:sz w:val="24"/>
                <w:szCs w:val="24"/>
              </w:rPr>
              <w:t>Información a organismos de socorro, prensa y comunidad</w:t>
            </w:r>
          </w:p>
        </w:tc>
        <w:tc>
          <w:tcPr>
            <w:tcW w:w="5103" w:type="dxa"/>
            <w:shd w:val="clear" w:color="auto" w:fill="auto"/>
          </w:tcPr>
          <w:p w:rsidR="00FC548A" w:rsidRPr="00B77E30" w:rsidRDefault="00FC548A" w:rsidP="00FC548A">
            <w:pPr>
              <w:rPr>
                <w:rFonts w:ascii="Arial" w:hAnsi="Arial" w:cs="Arial"/>
                <w:sz w:val="24"/>
                <w:szCs w:val="24"/>
              </w:rPr>
            </w:pPr>
            <w:r w:rsidRPr="00B77E30">
              <w:rPr>
                <w:rFonts w:ascii="Arial" w:hAnsi="Arial" w:cs="Arial"/>
                <w:sz w:val="24"/>
                <w:szCs w:val="24"/>
              </w:rPr>
              <w:t xml:space="preserve">                    Director</w:t>
            </w:r>
            <w:r w:rsidR="00532743">
              <w:rPr>
                <w:rFonts w:ascii="Arial" w:hAnsi="Arial" w:cs="Arial"/>
                <w:sz w:val="24"/>
                <w:szCs w:val="24"/>
              </w:rPr>
              <w:t xml:space="preserve"> Jurídico y PH</w:t>
            </w:r>
          </w:p>
          <w:p w:rsidR="00FC548A" w:rsidRPr="00B77E30" w:rsidRDefault="006726D2" w:rsidP="002A2A5F">
            <w:pPr>
              <w:jc w:val="center"/>
              <w:rPr>
                <w:rFonts w:ascii="Arial" w:hAnsi="Arial" w:cs="Arial"/>
                <w:sz w:val="24"/>
                <w:szCs w:val="24"/>
              </w:rPr>
            </w:pPr>
            <w:r w:rsidRPr="00B77E30">
              <w:rPr>
                <w:rFonts w:ascii="Arial" w:hAnsi="Arial" w:cs="Arial"/>
                <w:sz w:val="24"/>
                <w:szCs w:val="24"/>
              </w:rPr>
              <w:t xml:space="preserve">Oficial de </w:t>
            </w:r>
            <w:r w:rsidR="00CA7C97" w:rsidRPr="00B77E30">
              <w:rPr>
                <w:rFonts w:ascii="Arial" w:hAnsi="Arial" w:cs="Arial"/>
                <w:sz w:val="24"/>
                <w:szCs w:val="24"/>
              </w:rPr>
              <w:t>información</w:t>
            </w:r>
          </w:p>
        </w:tc>
      </w:tr>
    </w:tbl>
    <w:p w:rsidR="00E8643C" w:rsidRPr="00B77E30" w:rsidRDefault="00E8643C" w:rsidP="00247E1E">
      <w:pPr>
        <w:rPr>
          <w:rFonts w:ascii="Arial" w:hAnsi="Arial" w:cs="Arial"/>
          <w:b/>
          <w:sz w:val="24"/>
          <w:szCs w:val="24"/>
          <w:lang w:val="es-ES_tradnl" w:eastAsia="ar-SA"/>
        </w:rPr>
      </w:pPr>
    </w:p>
    <w:p w:rsidR="005A1BA7" w:rsidRPr="00B77E30" w:rsidRDefault="005A1BA7" w:rsidP="00EB53D8">
      <w:pPr>
        <w:pStyle w:val="Ttulo2"/>
        <w:numPr>
          <w:ilvl w:val="0"/>
          <w:numId w:val="64"/>
        </w:numPr>
        <w:suppressAutoHyphens w:val="0"/>
        <w:jc w:val="center"/>
        <w:rPr>
          <w:rFonts w:cs="Arial"/>
          <w:sz w:val="24"/>
          <w:szCs w:val="24"/>
        </w:rPr>
      </w:pPr>
      <w:r w:rsidRPr="00B77E30">
        <w:rPr>
          <w:rFonts w:cs="Arial"/>
          <w:sz w:val="24"/>
          <w:szCs w:val="24"/>
        </w:rPr>
        <w:t>Soporte operativo “BRIGADA DE</w:t>
      </w:r>
      <w:r w:rsidR="00E8643C" w:rsidRPr="00B77E30">
        <w:rPr>
          <w:rFonts w:cs="Arial"/>
          <w:sz w:val="24"/>
          <w:szCs w:val="24"/>
        </w:rPr>
        <w:t xml:space="preserve"> ATENCION DE</w:t>
      </w:r>
      <w:r w:rsidRPr="00B77E30">
        <w:rPr>
          <w:rFonts w:cs="Arial"/>
          <w:sz w:val="24"/>
          <w:szCs w:val="24"/>
        </w:rPr>
        <w:t xml:space="preserve"> EMERGENCIAS”</w:t>
      </w:r>
    </w:p>
    <w:p w:rsidR="005A1BA7" w:rsidRPr="00B77E30" w:rsidRDefault="005A1BA7" w:rsidP="005A1BA7">
      <w:pPr>
        <w:jc w:val="both"/>
        <w:rPr>
          <w:rFonts w:ascii="Arial" w:hAnsi="Arial" w:cs="Arial"/>
          <w:sz w:val="24"/>
          <w:szCs w:val="24"/>
        </w:rPr>
      </w:pPr>
    </w:p>
    <w:p w:rsidR="005A1BA7" w:rsidRPr="00B77E30" w:rsidRDefault="005A1BA7" w:rsidP="00D529C2">
      <w:pPr>
        <w:pStyle w:val="Sangradetextonormal"/>
        <w:ind w:left="0"/>
        <w:jc w:val="both"/>
        <w:rPr>
          <w:rFonts w:ascii="Arial" w:hAnsi="Arial" w:cs="Arial"/>
          <w:b/>
          <w:sz w:val="24"/>
          <w:szCs w:val="24"/>
        </w:rPr>
      </w:pPr>
      <w:r w:rsidRPr="00B77E30">
        <w:rPr>
          <w:rFonts w:ascii="Arial" w:hAnsi="Arial" w:cs="Arial"/>
          <w:sz w:val="24"/>
          <w:szCs w:val="24"/>
        </w:rPr>
        <w:t xml:space="preserve">En cada área se contará con una (1) persona capacitada en Control y Extinción de Incendios, Una (1) persona capacitada en evacuación y una (1) persona capacitada en primeros auxilios; su misión es intervenir en cualquier emergencia que se presente en su área, cumpliendo las funciones correspondientes a la especialidad de cada uno de ellos, en cada área constituyen básicamente el grupo de primera intervención.   </w:t>
      </w:r>
    </w:p>
    <w:p w:rsidR="005E332E" w:rsidRPr="00B77E30" w:rsidRDefault="005A1BA7" w:rsidP="00D529C2">
      <w:pPr>
        <w:pStyle w:val="Sangradetextonormal"/>
        <w:ind w:left="0"/>
        <w:jc w:val="both"/>
        <w:rPr>
          <w:rFonts w:ascii="Arial" w:hAnsi="Arial" w:cs="Arial"/>
          <w:sz w:val="24"/>
          <w:szCs w:val="24"/>
        </w:rPr>
      </w:pPr>
      <w:r w:rsidRPr="00B77E30">
        <w:rPr>
          <w:rFonts w:ascii="Arial" w:hAnsi="Arial" w:cs="Arial"/>
          <w:sz w:val="24"/>
          <w:szCs w:val="24"/>
        </w:rPr>
        <w:t>Todo el personal de las Brigadas de Emergencia ubicados en áreas diferentes al de la emergencia, cumple funciones de preparación, coordinación y dirección de la evacuación de los ocupantes de sus correspondientes áreas siguiendo instrucciones del coordinador de área y/o del sistema de comunicación y alarma.</w:t>
      </w:r>
    </w:p>
    <w:p w:rsidR="005E332E" w:rsidRPr="00B77E30" w:rsidRDefault="005E332E" w:rsidP="005E33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val="es-CO" w:eastAsia="es-CO"/>
        </w:rPr>
      </w:pPr>
      <w:r w:rsidRPr="00B77E30">
        <w:rPr>
          <w:rFonts w:ascii="Arial" w:eastAsia="Times New Roman" w:hAnsi="Arial" w:cs="Arial"/>
          <w:sz w:val="24"/>
          <w:szCs w:val="24"/>
          <w:lang w:val="es-CO" w:eastAsia="es-CO"/>
        </w:rPr>
        <w:t xml:space="preserve">La Brigada de Emergencias es un grupo de trabajadores de la empresa, quienes deben ser entrenados para salvaguardar la vida y los bienes de la empresa. Es un grupo legalmente constituido y sus roles y funciones están establecidas por normas internacional bajo los estándares de la NFPA 600:2015 Estándar para Brigadas Empresariales, la cual </w:t>
      </w:r>
      <w:r w:rsidRPr="00B77E30">
        <w:rPr>
          <w:rFonts w:ascii="Arial" w:eastAsia="Times New Roman" w:hAnsi="Arial" w:cs="Arial"/>
          <w:color w:val="212121"/>
          <w:sz w:val="24"/>
          <w:szCs w:val="24"/>
          <w:lang w:eastAsia="es-CO"/>
        </w:rPr>
        <w:t>presenta requisitos para organizar, operar, entrenar y equipar a los bomberos industriales. También contiene requisitos para la seguridad y salud en el trabajo de los miembros de la brigada de bomberos industriales mientras realiza actividades de lucha contra incendios y actividades relacionadas</w:t>
      </w:r>
    </w:p>
    <w:p w:rsidR="005E332E" w:rsidRPr="00B77E30" w:rsidRDefault="005E332E" w:rsidP="005E332E">
      <w:pPr>
        <w:spacing w:after="0" w:line="240" w:lineRule="auto"/>
        <w:rPr>
          <w:rFonts w:ascii="Arial" w:eastAsia="Times New Roman" w:hAnsi="Arial" w:cs="Arial"/>
          <w:b/>
          <w:sz w:val="24"/>
          <w:szCs w:val="24"/>
          <w:lang w:val="es-CO" w:eastAsia="es-ES"/>
        </w:rPr>
      </w:pPr>
    </w:p>
    <w:p w:rsidR="005E332E" w:rsidRPr="00B77E30" w:rsidRDefault="005E332E" w:rsidP="005E332E">
      <w:pPr>
        <w:spacing w:after="0" w:line="240" w:lineRule="auto"/>
        <w:jc w:val="both"/>
        <w:rPr>
          <w:rFonts w:ascii="Arial" w:eastAsia="Times New Roman" w:hAnsi="Arial" w:cs="Arial"/>
          <w:sz w:val="24"/>
          <w:szCs w:val="24"/>
          <w:lang w:eastAsia="es-ES"/>
        </w:rPr>
      </w:pPr>
      <w:r w:rsidRPr="00B77E30">
        <w:rPr>
          <w:rFonts w:ascii="Arial" w:eastAsia="Times New Roman" w:hAnsi="Arial" w:cs="Arial"/>
          <w:sz w:val="24"/>
          <w:szCs w:val="24"/>
          <w:lang w:eastAsia="es-ES"/>
        </w:rPr>
        <w:t xml:space="preserve">La conformación de la brigada de emergencia deberá quedar </w:t>
      </w:r>
      <w:r w:rsidR="004927C8" w:rsidRPr="00B77E30">
        <w:rPr>
          <w:rFonts w:ascii="Arial" w:eastAsia="Times New Roman" w:hAnsi="Arial" w:cs="Arial"/>
          <w:sz w:val="24"/>
          <w:szCs w:val="24"/>
          <w:lang w:eastAsia="es-ES"/>
        </w:rPr>
        <w:t>consignada</w:t>
      </w:r>
      <w:r w:rsidRPr="00B77E30">
        <w:rPr>
          <w:rFonts w:ascii="Arial" w:eastAsia="Times New Roman" w:hAnsi="Arial" w:cs="Arial"/>
          <w:sz w:val="24"/>
          <w:szCs w:val="24"/>
          <w:lang w:eastAsia="es-ES"/>
        </w:rPr>
        <w:t xml:space="preserve"> en el formato de Acta de Conformación de Brigada de Emergencias.</w:t>
      </w:r>
    </w:p>
    <w:p w:rsidR="005E332E" w:rsidRPr="00B77E30" w:rsidRDefault="005E332E" w:rsidP="005E332E">
      <w:pPr>
        <w:spacing w:after="0" w:line="240" w:lineRule="auto"/>
        <w:rPr>
          <w:rFonts w:ascii="Arial" w:eastAsia="Times New Roman" w:hAnsi="Arial" w:cs="Arial"/>
          <w:sz w:val="24"/>
          <w:szCs w:val="24"/>
          <w:lang w:eastAsia="es-ES"/>
        </w:rPr>
      </w:pPr>
    </w:p>
    <w:p w:rsidR="005E332E" w:rsidRPr="00B77E30" w:rsidRDefault="005E332E" w:rsidP="005E332E">
      <w:pPr>
        <w:spacing w:after="0" w:line="240" w:lineRule="auto"/>
        <w:rPr>
          <w:rFonts w:ascii="Arial" w:eastAsia="Times New Roman" w:hAnsi="Arial" w:cs="Arial"/>
          <w:b/>
          <w:sz w:val="24"/>
          <w:szCs w:val="24"/>
          <w:lang w:eastAsia="es-ES"/>
        </w:rPr>
      </w:pPr>
    </w:p>
    <w:p w:rsidR="00E61D9F" w:rsidRPr="00B77E30" w:rsidRDefault="00E61D9F" w:rsidP="00E61D9F">
      <w:pPr>
        <w:keepNext/>
        <w:keepLines/>
        <w:spacing w:after="0" w:line="240" w:lineRule="auto"/>
        <w:outlineLvl w:val="0"/>
        <w:rPr>
          <w:rFonts w:ascii="Arial" w:eastAsiaTheme="majorEastAsia" w:hAnsi="Arial" w:cs="Arial"/>
          <w:b/>
          <w:sz w:val="24"/>
          <w:szCs w:val="24"/>
          <w:lang w:eastAsia="es-ES"/>
        </w:rPr>
      </w:pPr>
    </w:p>
    <w:p w:rsidR="00E61D9F" w:rsidRPr="00B77E30" w:rsidRDefault="005E332E" w:rsidP="00EB53D8">
      <w:pPr>
        <w:pStyle w:val="Prrafodelista"/>
        <w:keepNext/>
        <w:keepLines/>
        <w:numPr>
          <w:ilvl w:val="1"/>
          <w:numId w:val="64"/>
        </w:numPr>
        <w:outlineLvl w:val="0"/>
        <w:rPr>
          <w:rFonts w:ascii="Arial" w:eastAsiaTheme="majorEastAsia" w:hAnsi="Arial" w:cs="Arial"/>
          <w:b/>
          <w:sz w:val="24"/>
          <w:szCs w:val="24"/>
          <w:lang w:eastAsia="es-ES"/>
        </w:rPr>
      </w:pPr>
      <w:bookmarkStart w:id="66" w:name="_Toc516672590"/>
      <w:r w:rsidRPr="00B77E30">
        <w:rPr>
          <w:rFonts w:ascii="Arial" w:eastAsiaTheme="majorEastAsia" w:hAnsi="Arial" w:cs="Arial"/>
          <w:b/>
          <w:sz w:val="24"/>
          <w:szCs w:val="24"/>
          <w:lang w:eastAsia="es-ES"/>
        </w:rPr>
        <w:t>FUNCIONES GENERALES DE LA BRIGADA DE</w:t>
      </w:r>
      <w:r w:rsidR="000A10C8" w:rsidRPr="00B77E30">
        <w:rPr>
          <w:rFonts w:ascii="Arial" w:eastAsiaTheme="majorEastAsia" w:hAnsi="Arial" w:cs="Arial"/>
          <w:b/>
          <w:sz w:val="24"/>
          <w:szCs w:val="24"/>
          <w:lang w:eastAsia="es-ES"/>
        </w:rPr>
        <w:t xml:space="preserve"> ATENCION A </w:t>
      </w:r>
      <w:r w:rsidRPr="00B77E30">
        <w:rPr>
          <w:rFonts w:ascii="Arial" w:eastAsiaTheme="majorEastAsia" w:hAnsi="Arial" w:cs="Arial"/>
          <w:b/>
          <w:sz w:val="24"/>
          <w:szCs w:val="24"/>
          <w:lang w:eastAsia="es-ES"/>
        </w:rPr>
        <w:t xml:space="preserve"> EMERGENCIAS</w:t>
      </w:r>
      <w:bookmarkEnd w:id="66"/>
    </w:p>
    <w:p w:rsidR="00D529C2" w:rsidRPr="00B77E30" w:rsidRDefault="00D529C2" w:rsidP="00D529C2">
      <w:pPr>
        <w:pStyle w:val="Prrafodelista"/>
        <w:keepNext/>
        <w:keepLines/>
        <w:ind w:left="825"/>
        <w:jc w:val="left"/>
        <w:outlineLvl w:val="0"/>
        <w:rPr>
          <w:rFonts w:ascii="Arial" w:eastAsiaTheme="majorEastAsia" w:hAnsi="Arial" w:cs="Arial"/>
          <w:b/>
          <w:sz w:val="24"/>
          <w:szCs w:val="24"/>
          <w:lang w:eastAsia="es-ES"/>
        </w:rPr>
      </w:pPr>
    </w:p>
    <w:p w:rsidR="00E61D9F" w:rsidRPr="00B77E30" w:rsidRDefault="00CA7C97" w:rsidP="00CA7C97">
      <w:pPr>
        <w:jc w:val="both"/>
        <w:rPr>
          <w:rFonts w:ascii="Arial" w:eastAsia="Times New Roman" w:hAnsi="Arial" w:cs="Arial"/>
          <w:sz w:val="24"/>
          <w:szCs w:val="24"/>
          <w:lang w:eastAsia="es-ES"/>
        </w:rPr>
      </w:pPr>
      <w:r w:rsidRPr="00B77E30">
        <w:rPr>
          <w:rFonts w:ascii="Arial" w:eastAsia="Times New Roman" w:hAnsi="Arial" w:cs="Arial"/>
          <w:sz w:val="24"/>
          <w:szCs w:val="24"/>
          <w:lang w:eastAsia="es-ES"/>
        </w:rPr>
        <w:t>A continuación, se describen las funciones generales de los miembros de la Brigada de Emergencias. Además, se describen las funciones de cada uno de los grupos en los diferentes momentos de preparación (antes), reacción (durante), recuperación (después) de una emergencia sucedida en la empresa así:</w:t>
      </w:r>
    </w:p>
    <w:p w:rsidR="000A10C8" w:rsidRPr="00B77E30" w:rsidRDefault="000A10C8" w:rsidP="00CA7C97">
      <w:pPr>
        <w:jc w:val="both"/>
        <w:rPr>
          <w:rFonts w:ascii="Arial" w:eastAsia="Times New Roman" w:hAnsi="Arial" w:cs="Arial"/>
          <w:sz w:val="24"/>
          <w:szCs w:val="24"/>
          <w:lang w:eastAsia="es-ES"/>
        </w:rPr>
      </w:pPr>
    </w:p>
    <w:p w:rsidR="00E61D9F" w:rsidRPr="00B77E30" w:rsidRDefault="00E61D9F" w:rsidP="00EB53D8">
      <w:pPr>
        <w:pStyle w:val="Sangradetextonormal"/>
        <w:numPr>
          <w:ilvl w:val="2"/>
          <w:numId w:val="65"/>
        </w:numPr>
        <w:rPr>
          <w:rFonts w:ascii="Arial" w:hAnsi="Arial" w:cs="Arial"/>
          <w:b/>
          <w:sz w:val="24"/>
          <w:szCs w:val="24"/>
        </w:rPr>
      </w:pPr>
      <w:r w:rsidRPr="00B77E30">
        <w:rPr>
          <w:rFonts w:ascii="Arial" w:hAnsi="Arial" w:cs="Arial"/>
          <w:b/>
          <w:sz w:val="24"/>
          <w:szCs w:val="24"/>
        </w:rPr>
        <w:t>Funciones Específicas del Grupo de Control y Extinción de Fuego</w:t>
      </w:r>
    </w:p>
    <w:p w:rsidR="00B41446" w:rsidRDefault="00E61D9F" w:rsidP="00EB53D8">
      <w:pPr>
        <w:pStyle w:val="Sangradetextonormal"/>
        <w:numPr>
          <w:ilvl w:val="0"/>
          <w:numId w:val="84"/>
        </w:numPr>
        <w:spacing w:after="0" w:line="240" w:lineRule="auto"/>
        <w:jc w:val="both"/>
        <w:rPr>
          <w:rFonts w:ascii="Arial" w:hAnsi="Arial" w:cs="Arial"/>
          <w:b/>
          <w:sz w:val="24"/>
          <w:szCs w:val="24"/>
        </w:rPr>
      </w:pPr>
      <w:r w:rsidRPr="00B77E30">
        <w:rPr>
          <w:rFonts w:ascii="Arial" w:hAnsi="Arial" w:cs="Arial"/>
          <w:sz w:val="24"/>
          <w:szCs w:val="24"/>
        </w:rPr>
        <w:t>Conocer los riesgos generales y particulares que se presenten en las diferentes áreas y actividades que se desarrollan en el sitio que labora.</w:t>
      </w:r>
    </w:p>
    <w:p w:rsidR="00E61D9F" w:rsidRPr="00B41446" w:rsidRDefault="00E61D9F" w:rsidP="00EB53D8">
      <w:pPr>
        <w:pStyle w:val="Sangradetextonormal"/>
        <w:numPr>
          <w:ilvl w:val="0"/>
          <w:numId w:val="84"/>
        </w:numPr>
        <w:spacing w:after="0" w:line="240" w:lineRule="auto"/>
        <w:jc w:val="both"/>
        <w:rPr>
          <w:rFonts w:ascii="Arial" w:hAnsi="Arial" w:cs="Arial"/>
          <w:b/>
          <w:sz w:val="24"/>
          <w:szCs w:val="24"/>
        </w:rPr>
      </w:pPr>
      <w:r w:rsidRPr="00B41446">
        <w:rPr>
          <w:rFonts w:ascii="Arial" w:hAnsi="Arial" w:cs="Arial"/>
          <w:sz w:val="24"/>
          <w:szCs w:val="24"/>
        </w:rPr>
        <w:t>Señalar las diferencias o situaciones que constituyan riesgo o afecten los medios de protección y verificar que se eliminen o solucionen adecuadamente.</w:t>
      </w:r>
    </w:p>
    <w:p w:rsidR="00E61D9F" w:rsidRPr="00B77E30" w:rsidRDefault="00E61D9F" w:rsidP="00EB53D8">
      <w:pPr>
        <w:pStyle w:val="Sangradetextonormal"/>
        <w:numPr>
          <w:ilvl w:val="0"/>
          <w:numId w:val="84"/>
        </w:numPr>
        <w:spacing w:after="0" w:line="240" w:lineRule="auto"/>
        <w:jc w:val="both"/>
        <w:rPr>
          <w:rFonts w:ascii="Arial" w:hAnsi="Arial" w:cs="Arial"/>
          <w:b/>
          <w:sz w:val="24"/>
          <w:szCs w:val="24"/>
        </w:rPr>
      </w:pPr>
      <w:r w:rsidRPr="00B77E30">
        <w:rPr>
          <w:rFonts w:ascii="Arial" w:hAnsi="Arial" w:cs="Arial"/>
          <w:sz w:val="24"/>
          <w:szCs w:val="24"/>
        </w:rPr>
        <w:t>Conocer la existencia y uso de los medios técnicos de protección disponibles en la bodega o sección que se labora.</w:t>
      </w:r>
    </w:p>
    <w:p w:rsidR="00253369" w:rsidRDefault="00E61D9F" w:rsidP="00EB53D8">
      <w:pPr>
        <w:pStyle w:val="Sangradetextonormal"/>
        <w:numPr>
          <w:ilvl w:val="0"/>
          <w:numId w:val="84"/>
        </w:numPr>
        <w:spacing w:after="0" w:line="240" w:lineRule="auto"/>
        <w:jc w:val="both"/>
        <w:rPr>
          <w:rFonts w:ascii="Arial" w:hAnsi="Arial" w:cs="Arial"/>
          <w:b/>
          <w:sz w:val="24"/>
          <w:szCs w:val="24"/>
        </w:rPr>
      </w:pPr>
      <w:r w:rsidRPr="00B77E30">
        <w:rPr>
          <w:rFonts w:ascii="Arial" w:hAnsi="Arial" w:cs="Arial"/>
          <w:sz w:val="24"/>
          <w:szCs w:val="24"/>
        </w:rPr>
        <w:t>Actuar prontamente cuando se informe de una emergencia de incendio, sismo, atentado terrorista en su piso, accionando la alarma y tratando de controlar la situación en su etapa incipiente, mientras llegan los refuerzos  externos.</w:t>
      </w:r>
    </w:p>
    <w:p w:rsidR="00253369" w:rsidRDefault="00E61D9F" w:rsidP="00EB53D8">
      <w:pPr>
        <w:pStyle w:val="Sangradetextonormal"/>
        <w:numPr>
          <w:ilvl w:val="0"/>
          <w:numId w:val="84"/>
        </w:numPr>
        <w:spacing w:after="0" w:line="240" w:lineRule="auto"/>
        <w:jc w:val="both"/>
        <w:rPr>
          <w:rFonts w:ascii="Arial" w:hAnsi="Arial" w:cs="Arial"/>
          <w:b/>
          <w:sz w:val="24"/>
          <w:szCs w:val="24"/>
        </w:rPr>
      </w:pPr>
      <w:r w:rsidRPr="00253369">
        <w:rPr>
          <w:rFonts w:ascii="Arial" w:hAnsi="Arial" w:cs="Arial"/>
          <w:sz w:val="24"/>
          <w:szCs w:val="24"/>
        </w:rPr>
        <w:t>Atender inmediatamente cuando se informe de una emergencia en el edificio, bodega; prestando apoyo en la evacuación de su área, en actividades de alistamiento, control o dirección de la evacuación.  Si la alarma o las órdenes del jefe de intervención así lo indican.</w:t>
      </w:r>
    </w:p>
    <w:p w:rsidR="00253369" w:rsidRDefault="00253369" w:rsidP="00EB53D8">
      <w:pPr>
        <w:pStyle w:val="Sangradetextonormal"/>
        <w:numPr>
          <w:ilvl w:val="0"/>
          <w:numId w:val="84"/>
        </w:numPr>
        <w:spacing w:after="0" w:line="240" w:lineRule="auto"/>
        <w:jc w:val="both"/>
        <w:rPr>
          <w:rFonts w:ascii="Arial" w:hAnsi="Arial" w:cs="Arial"/>
          <w:b/>
          <w:sz w:val="24"/>
          <w:szCs w:val="24"/>
        </w:rPr>
      </w:pPr>
      <w:r w:rsidRPr="00253369">
        <w:rPr>
          <w:rFonts w:ascii="Arial" w:hAnsi="Arial" w:cs="Arial"/>
          <w:sz w:val="24"/>
          <w:szCs w:val="24"/>
        </w:rPr>
        <w:t>E</w:t>
      </w:r>
      <w:r w:rsidR="00E61D9F" w:rsidRPr="00253369">
        <w:rPr>
          <w:rFonts w:ascii="Arial" w:hAnsi="Arial" w:cs="Arial"/>
          <w:sz w:val="24"/>
          <w:szCs w:val="24"/>
        </w:rPr>
        <w:t>n cualquier emergencia, actuar coordinadamente con los demás miembros del Grupo Operativo de emergencia de su área.</w:t>
      </w:r>
    </w:p>
    <w:p w:rsidR="00253369" w:rsidRPr="00253369" w:rsidRDefault="00E61D9F" w:rsidP="00EB53D8">
      <w:pPr>
        <w:pStyle w:val="Sangradetextonormal"/>
        <w:numPr>
          <w:ilvl w:val="0"/>
          <w:numId w:val="84"/>
        </w:numPr>
        <w:spacing w:after="0" w:line="240" w:lineRule="auto"/>
        <w:jc w:val="both"/>
        <w:rPr>
          <w:rFonts w:ascii="Arial" w:hAnsi="Arial" w:cs="Arial"/>
          <w:b/>
          <w:sz w:val="24"/>
          <w:szCs w:val="24"/>
        </w:rPr>
      </w:pPr>
      <w:r w:rsidRPr="00253369">
        <w:rPr>
          <w:rFonts w:ascii="Arial" w:hAnsi="Arial" w:cs="Arial"/>
          <w:sz w:val="24"/>
          <w:szCs w:val="24"/>
        </w:rPr>
        <w:t xml:space="preserve">Coordinar el acceso e intervención de las entidades de socorro siguiendo las indicaciones del Coordinador de Emergencia. </w:t>
      </w:r>
    </w:p>
    <w:p w:rsidR="00E61D9F" w:rsidRPr="00532743" w:rsidRDefault="00CA7C97" w:rsidP="00EB53D8">
      <w:pPr>
        <w:pStyle w:val="Sangradetextonormal"/>
        <w:numPr>
          <w:ilvl w:val="0"/>
          <w:numId w:val="84"/>
        </w:numPr>
        <w:spacing w:after="0" w:line="240" w:lineRule="auto"/>
        <w:jc w:val="both"/>
        <w:rPr>
          <w:rFonts w:ascii="Arial" w:hAnsi="Arial" w:cs="Arial"/>
          <w:b/>
          <w:sz w:val="24"/>
          <w:szCs w:val="24"/>
        </w:rPr>
      </w:pPr>
      <w:r w:rsidRPr="00253369">
        <w:rPr>
          <w:rFonts w:ascii="Arial" w:eastAsia="Times New Roman" w:hAnsi="Arial" w:cs="Arial"/>
          <w:sz w:val="24"/>
          <w:szCs w:val="24"/>
          <w:lang w:val="es-ES_tradnl" w:eastAsia="es-ES"/>
        </w:rPr>
        <w:t xml:space="preserve">Realizar </w:t>
      </w:r>
      <w:r w:rsidR="00F7161F">
        <w:rPr>
          <w:rFonts w:ascii="Arial" w:eastAsia="Times New Roman" w:hAnsi="Arial" w:cs="Arial"/>
          <w:sz w:val="24"/>
          <w:szCs w:val="24"/>
          <w:lang w:val="es-ES_tradnl" w:eastAsia="es-ES"/>
        </w:rPr>
        <w:t xml:space="preserve">inspecciones </w:t>
      </w:r>
      <w:r w:rsidRPr="00253369">
        <w:rPr>
          <w:rFonts w:ascii="Arial" w:eastAsia="Times New Roman" w:hAnsi="Arial" w:cs="Arial"/>
          <w:sz w:val="24"/>
          <w:szCs w:val="24"/>
          <w:lang w:val="es-ES_tradnl" w:eastAsia="es-ES"/>
        </w:rPr>
        <w:t xml:space="preserve">según lo </w:t>
      </w:r>
      <w:r w:rsidR="004927C8">
        <w:rPr>
          <w:rFonts w:ascii="Arial" w:eastAsia="Times New Roman" w:hAnsi="Arial" w:cs="Arial"/>
          <w:sz w:val="24"/>
          <w:szCs w:val="24"/>
          <w:lang w:val="es-ES_tradnl" w:eastAsia="es-ES"/>
        </w:rPr>
        <w:t xml:space="preserve"> establece el programa de inspecciones PR-ST-17</w:t>
      </w:r>
      <w:r w:rsidRPr="00253369">
        <w:rPr>
          <w:rFonts w:ascii="Arial" w:eastAsia="Times New Roman" w:hAnsi="Arial" w:cs="Arial"/>
          <w:sz w:val="24"/>
          <w:szCs w:val="24"/>
          <w:lang w:val="es-ES_tradnl" w:eastAsia="es-ES"/>
        </w:rPr>
        <w:t xml:space="preserve">. Para estas inspecciones deberán utilizar los formatos en los anexos Inspección de Botiquines y Equipos de Emergencias e Inspección de Extintores contra incendios acordes a la norma NFPA 10:2015. </w:t>
      </w:r>
      <w:r w:rsidRPr="00253369">
        <w:rPr>
          <w:rFonts w:ascii="Arial" w:eastAsia="Times New Roman" w:hAnsi="Arial" w:cs="Arial"/>
          <w:b/>
          <w:i/>
          <w:sz w:val="24"/>
          <w:szCs w:val="24"/>
          <w:lang w:val="es-ES_tradnl" w:eastAsia="es-ES"/>
        </w:rPr>
        <w:t>(Ver FO-ST-24 Inspección de Botiquines y Camillas y FO-ST-12 Inspección Extintores.</w:t>
      </w:r>
    </w:p>
    <w:p w:rsidR="00532743" w:rsidRPr="00253369" w:rsidRDefault="00532743" w:rsidP="00532743">
      <w:pPr>
        <w:pStyle w:val="Sangradetextonormal"/>
        <w:spacing w:after="0" w:line="240" w:lineRule="auto"/>
        <w:ind w:left="1003"/>
        <w:jc w:val="both"/>
        <w:rPr>
          <w:rFonts w:ascii="Arial" w:hAnsi="Arial" w:cs="Arial"/>
          <w:b/>
          <w:sz w:val="24"/>
          <w:szCs w:val="24"/>
        </w:rPr>
      </w:pPr>
    </w:p>
    <w:p w:rsidR="00E61D9F" w:rsidRPr="00B77E30" w:rsidRDefault="00E61D9F" w:rsidP="00EB53D8">
      <w:pPr>
        <w:pStyle w:val="Sangradetextonormal"/>
        <w:numPr>
          <w:ilvl w:val="2"/>
          <w:numId w:val="65"/>
        </w:numPr>
        <w:rPr>
          <w:rFonts w:ascii="Arial" w:hAnsi="Arial" w:cs="Arial"/>
          <w:b/>
          <w:sz w:val="24"/>
          <w:szCs w:val="24"/>
        </w:rPr>
      </w:pPr>
      <w:r w:rsidRPr="00B77E30">
        <w:rPr>
          <w:rFonts w:ascii="Arial" w:hAnsi="Arial" w:cs="Arial"/>
          <w:b/>
          <w:sz w:val="24"/>
          <w:szCs w:val="24"/>
        </w:rPr>
        <w:t>Funciones Específicas de los Grupos De Evacuación</w:t>
      </w:r>
    </w:p>
    <w:p w:rsidR="00E61D9F" w:rsidRPr="00B77E30" w:rsidRDefault="00E61D9F" w:rsidP="00EB53D8">
      <w:pPr>
        <w:pStyle w:val="Sangradetextonormal"/>
        <w:numPr>
          <w:ilvl w:val="0"/>
          <w:numId w:val="85"/>
        </w:numPr>
        <w:spacing w:after="0" w:line="240" w:lineRule="auto"/>
        <w:jc w:val="both"/>
        <w:rPr>
          <w:rFonts w:ascii="Arial" w:hAnsi="Arial" w:cs="Arial"/>
          <w:b/>
          <w:sz w:val="24"/>
          <w:szCs w:val="24"/>
        </w:rPr>
      </w:pPr>
      <w:r w:rsidRPr="00B77E30">
        <w:rPr>
          <w:rFonts w:ascii="Arial" w:hAnsi="Arial" w:cs="Arial"/>
          <w:sz w:val="24"/>
          <w:szCs w:val="24"/>
        </w:rPr>
        <w:lastRenderedPageBreak/>
        <w:t>Conocer los riesgos generales y particulares que se presenten en las diferentes áreas y actividades que se desarrollan en el área en que labora.</w:t>
      </w:r>
    </w:p>
    <w:p w:rsidR="00E61D9F" w:rsidRPr="00B77E30" w:rsidRDefault="00E61D9F" w:rsidP="00EB53D8">
      <w:pPr>
        <w:pStyle w:val="Sangradetextonormal"/>
        <w:numPr>
          <w:ilvl w:val="0"/>
          <w:numId w:val="85"/>
        </w:numPr>
        <w:spacing w:after="0" w:line="240" w:lineRule="auto"/>
        <w:jc w:val="both"/>
        <w:rPr>
          <w:rFonts w:ascii="Arial" w:hAnsi="Arial" w:cs="Arial"/>
          <w:b/>
          <w:sz w:val="24"/>
          <w:szCs w:val="24"/>
        </w:rPr>
      </w:pPr>
      <w:r w:rsidRPr="00B77E30">
        <w:rPr>
          <w:rFonts w:ascii="Arial" w:hAnsi="Arial" w:cs="Arial"/>
          <w:sz w:val="24"/>
          <w:szCs w:val="24"/>
        </w:rPr>
        <w:t>Velar porque se mantenga despejado el acceso a las vías de evacuación y se conserve la señalización.</w:t>
      </w:r>
    </w:p>
    <w:p w:rsidR="00E61D9F" w:rsidRPr="00B77E30" w:rsidRDefault="00E61D9F" w:rsidP="00EB53D8">
      <w:pPr>
        <w:pStyle w:val="Sangradetextonormal"/>
        <w:numPr>
          <w:ilvl w:val="0"/>
          <w:numId w:val="85"/>
        </w:numPr>
        <w:spacing w:after="0" w:line="240" w:lineRule="auto"/>
        <w:jc w:val="both"/>
        <w:rPr>
          <w:rFonts w:ascii="Arial" w:hAnsi="Arial" w:cs="Arial"/>
          <w:b/>
          <w:sz w:val="24"/>
          <w:szCs w:val="24"/>
        </w:rPr>
      </w:pPr>
      <w:r w:rsidRPr="00B77E30">
        <w:rPr>
          <w:rFonts w:ascii="Arial" w:hAnsi="Arial" w:cs="Arial"/>
          <w:sz w:val="24"/>
          <w:szCs w:val="24"/>
        </w:rPr>
        <w:t>Incitar a las personas a mantener la calma y a seguir las instrucciones emitidas por el sistema de alarma.</w:t>
      </w:r>
    </w:p>
    <w:p w:rsidR="00E61D9F" w:rsidRPr="00B77E30" w:rsidRDefault="00E61D9F" w:rsidP="00EB53D8">
      <w:pPr>
        <w:pStyle w:val="Sangradetextonormal"/>
        <w:numPr>
          <w:ilvl w:val="0"/>
          <w:numId w:val="85"/>
        </w:numPr>
        <w:spacing w:after="0" w:line="240" w:lineRule="auto"/>
        <w:jc w:val="both"/>
        <w:rPr>
          <w:rFonts w:ascii="Arial" w:hAnsi="Arial" w:cs="Arial"/>
          <w:b/>
          <w:sz w:val="24"/>
          <w:szCs w:val="24"/>
        </w:rPr>
      </w:pPr>
      <w:r w:rsidRPr="00B77E30">
        <w:rPr>
          <w:rFonts w:ascii="Arial" w:hAnsi="Arial" w:cs="Arial"/>
          <w:sz w:val="24"/>
          <w:szCs w:val="24"/>
        </w:rPr>
        <w:t>Conocer y recordar a las personas los procedimientos generales establecidos para casos de emergencia durante las fases de alistamiento y evacuación, indicando la ruta de escape a utilizar y el lugar de reunión final.</w:t>
      </w:r>
    </w:p>
    <w:p w:rsidR="00E61D9F" w:rsidRPr="00B77E30" w:rsidRDefault="00E61D9F" w:rsidP="00EB53D8">
      <w:pPr>
        <w:pStyle w:val="Sangradetextonormal"/>
        <w:numPr>
          <w:ilvl w:val="0"/>
          <w:numId w:val="85"/>
        </w:numPr>
        <w:spacing w:after="0" w:line="240" w:lineRule="auto"/>
        <w:jc w:val="both"/>
        <w:rPr>
          <w:rFonts w:ascii="Arial" w:hAnsi="Arial" w:cs="Arial"/>
          <w:b/>
          <w:sz w:val="24"/>
          <w:szCs w:val="24"/>
        </w:rPr>
      </w:pPr>
      <w:r w:rsidRPr="00B77E30">
        <w:rPr>
          <w:rFonts w:ascii="Arial" w:hAnsi="Arial" w:cs="Arial"/>
          <w:sz w:val="24"/>
          <w:szCs w:val="24"/>
        </w:rPr>
        <w:t>Tomar lista del personal en los sitios de reunión final determinados.</w:t>
      </w:r>
    </w:p>
    <w:p w:rsidR="00E61D9F" w:rsidRPr="00B77E30" w:rsidRDefault="00CA7C97" w:rsidP="00EB53D8">
      <w:pPr>
        <w:pStyle w:val="Sangradetextonormal"/>
        <w:numPr>
          <w:ilvl w:val="0"/>
          <w:numId w:val="85"/>
        </w:numPr>
        <w:spacing w:after="0" w:line="240" w:lineRule="auto"/>
        <w:jc w:val="both"/>
        <w:rPr>
          <w:rFonts w:ascii="Arial" w:hAnsi="Arial" w:cs="Arial"/>
          <w:b/>
          <w:sz w:val="24"/>
          <w:szCs w:val="24"/>
        </w:rPr>
      </w:pPr>
      <w:r w:rsidRPr="00B77E30">
        <w:rPr>
          <w:rFonts w:ascii="Arial" w:hAnsi="Arial" w:cs="Arial"/>
          <w:sz w:val="24"/>
          <w:szCs w:val="24"/>
        </w:rPr>
        <w:t>orientar</w:t>
      </w:r>
      <w:r w:rsidR="00E61D9F" w:rsidRPr="00B77E30">
        <w:rPr>
          <w:rFonts w:ascii="Arial" w:hAnsi="Arial" w:cs="Arial"/>
          <w:sz w:val="24"/>
          <w:szCs w:val="24"/>
        </w:rPr>
        <w:t xml:space="preserve"> a las personas al desplazamiento ordenado por las escaleras de emergencia si se escucha el sonido de la alarma de evacuación.</w:t>
      </w:r>
    </w:p>
    <w:p w:rsidR="00E61D9F" w:rsidRPr="00B77E30" w:rsidRDefault="00E61D9F" w:rsidP="00E61D9F">
      <w:pPr>
        <w:pStyle w:val="Sangradetextonormal"/>
        <w:rPr>
          <w:rFonts w:ascii="Arial" w:hAnsi="Arial" w:cs="Arial"/>
          <w:b/>
          <w:sz w:val="24"/>
          <w:szCs w:val="24"/>
        </w:rPr>
      </w:pPr>
    </w:p>
    <w:p w:rsidR="00E61D9F" w:rsidRPr="00B77E30" w:rsidRDefault="00E61D9F" w:rsidP="00EB53D8">
      <w:pPr>
        <w:pStyle w:val="Sangradetextonormal"/>
        <w:numPr>
          <w:ilvl w:val="2"/>
          <w:numId w:val="65"/>
        </w:numPr>
        <w:rPr>
          <w:rFonts w:ascii="Arial" w:hAnsi="Arial" w:cs="Arial"/>
          <w:b/>
          <w:sz w:val="24"/>
          <w:szCs w:val="24"/>
        </w:rPr>
      </w:pPr>
      <w:r w:rsidRPr="00B77E30">
        <w:rPr>
          <w:rFonts w:ascii="Arial" w:hAnsi="Arial" w:cs="Arial"/>
          <w:b/>
          <w:sz w:val="24"/>
          <w:szCs w:val="24"/>
        </w:rPr>
        <w:t>Funciones Específicas del Grupo De Primeros Auxilios</w:t>
      </w:r>
    </w:p>
    <w:p w:rsidR="00E61D9F" w:rsidRPr="00B77E30" w:rsidRDefault="00E61D9F" w:rsidP="00EB53D8">
      <w:pPr>
        <w:pStyle w:val="Sangradetextonormal"/>
        <w:numPr>
          <w:ilvl w:val="0"/>
          <w:numId w:val="86"/>
        </w:numPr>
        <w:spacing w:after="0" w:line="240" w:lineRule="auto"/>
        <w:jc w:val="both"/>
        <w:rPr>
          <w:rFonts w:ascii="Arial" w:hAnsi="Arial" w:cs="Arial"/>
          <w:b/>
          <w:sz w:val="24"/>
          <w:szCs w:val="24"/>
        </w:rPr>
      </w:pPr>
      <w:r w:rsidRPr="00B77E30">
        <w:rPr>
          <w:rFonts w:ascii="Arial" w:hAnsi="Arial" w:cs="Arial"/>
          <w:sz w:val="24"/>
          <w:szCs w:val="24"/>
        </w:rPr>
        <w:t>Prestar los Primeros Auxilios a los lesionados por la emergencia en el área donde laboran.  Si la lesión es grave y se presentan varios heridos, solicita ayuda al coordinador del área.</w:t>
      </w:r>
    </w:p>
    <w:p w:rsidR="00E61D9F" w:rsidRPr="00B77E30" w:rsidRDefault="00E61D9F" w:rsidP="00EB53D8">
      <w:pPr>
        <w:pStyle w:val="Sangradetextonormal"/>
        <w:numPr>
          <w:ilvl w:val="0"/>
          <w:numId w:val="86"/>
        </w:numPr>
        <w:spacing w:after="0" w:line="240" w:lineRule="auto"/>
        <w:jc w:val="both"/>
        <w:rPr>
          <w:rFonts w:ascii="Arial" w:hAnsi="Arial" w:cs="Arial"/>
          <w:b/>
          <w:sz w:val="24"/>
          <w:szCs w:val="24"/>
        </w:rPr>
      </w:pPr>
      <w:r w:rsidRPr="00B77E30">
        <w:rPr>
          <w:rFonts w:ascii="Arial" w:hAnsi="Arial" w:cs="Arial"/>
          <w:sz w:val="24"/>
          <w:szCs w:val="24"/>
        </w:rPr>
        <w:t>Mantener debidamente dotado su equipo de Primeros Auxilios.</w:t>
      </w:r>
    </w:p>
    <w:p w:rsidR="00E61D9F" w:rsidRPr="00B77E30" w:rsidRDefault="00E61D9F" w:rsidP="00EB53D8">
      <w:pPr>
        <w:pStyle w:val="Sangradetextonormal"/>
        <w:numPr>
          <w:ilvl w:val="0"/>
          <w:numId w:val="86"/>
        </w:numPr>
        <w:spacing w:after="0" w:line="240" w:lineRule="auto"/>
        <w:jc w:val="both"/>
        <w:rPr>
          <w:rFonts w:ascii="Arial" w:hAnsi="Arial" w:cs="Arial"/>
          <w:b/>
          <w:sz w:val="24"/>
          <w:szCs w:val="24"/>
        </w:rPr>
      </w:pPr>
      <w:r w:rsidRPr="00B77E30">
        <w:rPr>
          <w:rFonts w:ascii="Arial" w:hAnsi="Arial" w:cs="Arial"/>
          <w:sz w:val="24"/>
          <w:szCs w:val="24"/>
        </w:rPr>
        <w:t>En caso de evacuación, en el momento en que se llegue al sitio de reunión final se pone a órdenes del Coordinador de Emergencias.</w:t>
      </w:r>
    </w:p>
    <w:p w:rsidR="00E61D9F" w:rsidRPr="00B77E30" w:rsidRDefault="00E61D9F" w:rsidP="00EB53D8">
      <w:pPr>
        <w:pStyle w:val="Sangradetextonormal"/>
        <w:numPr>
          <w:ilvl w:val="0"/>
          <w:numId w:val="86"/>
        </w:numPr>
        <w:spacing w:after="0" w:line="240" w:lineRule="auto"/>
        <w:jc w:val="both"/>
        <w:rPr>
          <w:rFonts w:ascii="Arial" w:hAnsi="Arial" w:cs="Arial"/>
          <w:b/>
          <w:sz w:val="24"/>
          <w:szCs w:val="24"/>
        </w:rPr>
      </w:pPr>
      <w:r w:rsidRPr="00B77E30">
        <w:rPr>
          <w:rFonts w:ascii="Arial" w:hAnsi="Arial" w:cs="Arial"/>
          <w:sz w:val="24"/>
          <w:szCs w:val="24"/>
        </w:rPr>
        <w:t>Coordinar el acceso e intervención de los Gr</w:t>
      </w:r>
      <w:r w:rsidR="00CA7C97" w:rsidRPr="00B77E30">
        <w:rPr>
          <w:rFonts w:ascii="Arial" w:hAnsi="Arial" w:cs="Arial"/>
          <w:sz w:val="24"/>
          <w:szCs w:val="24"/>
        </w:rPr>
        <w:t>upos de Ayuda Externa (Instituciones de socorro</w:t>
      </w:r>
      <w:r w:rsidRPr="00B77E30">
        <w:rPr>
          <w:rFonts w:ascii="Arial" w:hAnsi="Arial" w:cs="Arial"/>
          <w:sz w:val="24"/>
          <w:szCs w:val="24"/>
        </w:rPr>
        <w:t xml:space="preserve"> o el Servicio de Salud siguiendo las instrucciones del jefe de emergencia).</w:t>
      </w:r>
    </w:p>
    <w:p w:rsidR="00E61D9F" w:rsidRPr="00B77E30" w:rsidRDefault="00E61D9F" w:rsidP="00EB53D8">
      <w:pPr>
        <w:pStyle w:val="Sangradetextonormal"/>
        <w:numPr>
          <w:ilvl w:val="0"/>
          <w:numId w:val="86"/>
        </w:numPr>
        <w:spacing w:after="0" w:line="240" w:lineRule="auto"/>
        <w:jc w:val="both"/>
        <w:rPr>
          <w:rFonts w:ascii="Arial" w:hAnsi="Arial" w:cs="Arial"/>
          <w:b/>
          <w:sz w:val="24"/>
          <w:szCs w:val="24"/>
        </w:rPr>
      </w:pPr>
      <w:r w:rsidRPr="00B77E30">
        <w:rPr>
          <w:rFonts w:ascii="Arial" w:hAnsi="Arial" w:cs="Arial"/>
          <w:sz w:val="24"/>
          <w:szCs w:val="24"/>
        </w:rPr>
        <w:t>Controla la remisión de lesionados a centro de atención médica.</w:t>
      </w:r>
    </w:p>
    <w:p w:rsidR="00D529C2" w:rsidRPr="00B77E30" w:rsidRDefault="00D529C2" w:rsidP="00D529C2">
      <w:pPr>
        <w:pStyle w:val="Sangradetextonormal"/>
        <w:spacing w:after="0" w:line="240" w:lineRule="auto"/>
        <w:ind w:left="1080"/>
        <w:jc w:val="both"/>
        <w:rPr>
          <w:rFonts w:ascii="Arial" w:hAnsi="Arial" w:cs="Arial"/>
          <w:b/>
          <w:sz w:val="24"/>
          <w:szCs w:val="24"/>
        </w:rPr>
      </w:pPr>
    </w:p>
    <w:p w:rsidR="00E61D9F" w:rsidRPr="00B77E30" w:rsidRDefault="00CA7C97" w:rsidP="00EB53D8">
      <w:pPr>
        <w:pStyle w:val="Prrafodelista"/>
        <w:numPr>
          <w:ilvl w:val="2"/>
          <w:numId w:val="65"/>
        </w:numPr>
        <w:tabs>
          <w:tab w:val="left" w:pos="285"/>
        </w:tabs>
        <w:rPr>
          <w:rFonts w:ascii="Arial" w:hAnsi="Arial" w:cs="Arial"/>
          <w:b/>
          <w:sz w:val="24"/>
          <w:szCs w:val="24"/>
        </w:rPr>
      </w:pPr>
      <w:r w:rsidRPr="00B77E30">
        <w:rPr>
          <w:rFonts w:ascii="Arial" w:hAnsi="Arial" w:cs="Arial"/>
          <w:b/>
          <w:sz w:val="24"/>
          <w:szCs w:val="24"/>
        </w:rPr>
        <w:t>COORDINADORES DE EVACUACIÓN</w:t>
      </w:r>
    </w:p>
    <w:p w:rsidR="00E61D9F" w:rsidRPr="00B77E30" w:rsidRDefault="00E61D9F" w:rsidP="00C41522">
      <w:pPr>
        <w:tabs>
          <w:tab w:val="left" w:pos="-1440"/>
          <w:tab w:val="left" w:pos="-709"/>
          <w:tab w:val="left" w:pos="720"/>
        </w:tabs>
        <w:jc w:val="both"/>
        <w:rPr>
          <w:rFonts w:ascii="Arial" w:hAnsi="Arial" w:cs="Arial"/>
          <w:spacing w:val="-3"/>
          <w:sz w:val="24"/>
          <w:szCs w:val="24"/>
        </w:rPr>
      </w:pPr>
      <w:r w:rsidRPr="00B77E30">
        <w:rPr>
          <w:rFonts w:ascii="Arial" w:hAnsi="Arial" w:cs="Arial"/>
          <w:sz w:val="24"/>
          <w:szCs w:val="24"/>
        </w:rPr>
        <w:t xml:space="preserve">Se asignarán coordinadores de evacuación teniendo en cuenta </w:t>
      </w:r>
      <w:r w:rsidRPr="00B77E30">
        <w:rPr>
          <w:rFonts w:ascii="Arial" w:hAnsi="Arial" w:cs="Arial"/>
          <w:spacing w:val="-3"/>
          <w:sz w:val="24"/>
          <w:szCs w:val="24"/>
        </w:rPr>
        <w:t>que el área a cargo debe ser del tamaño adecuado como para que pueda inspeccionarla totalmente en menos de un minuto asegurándose que todos se hayan enterado de la necesidad de salir y/o que el grupo de personas</w:t>
      </w:r>
      <w:r w:rsidR="00C41522" w:rsidRPr="00B77E30">
        <w:rPr>
          <w:rFonts w:ascii="Arial" w:hAnsi="Arial" w:cs="Arial"/>
          <w:spacing w:val="-3"/>
          <w:sz w:val="24"/>
          <w:szCs w:val="24"/>
        </w:rPr>
        <w:t xml:space="preserve"> a su cargo no sea muy elevado.</w:t>
      </w:r>
    </w:p>
    <w:p w:rsidR="00E61D9F" w:rsidRPr="00B77E30" w:rsidRDefault="00E61D9F" w:rsidP="00E61D9F">
      <w:pPr>
        <w:pStyle w:val="Textoindependiente21"/>
        <w:spacing w:line="240" w:lineRule="auto"/>
        <w:rPr>
          <w:rFonts w:cs="Arial"/>
          <w:sz w:val="24"/>
          <w:szCs w:val="24"/>
        </w:rPr>
      </w:pPr>
      <w:r w:rsidRPr="00B77E30">
        <w:rPr>
          <w:rFonts w:cs="Arial"/>
          <w:sz w:val="24"/>
          <w:szCs w:val="24"/>
        </w:rPr>
        <w:t>Estos coordinadores de evacuación han sido seleccionados teniendo en cuenta lo siguiente:</w:t>
      </w:r>
    </w:p>
    <w:p w:rsidR="00E61D9F" w:rsidRPr="00B77E30" w:rsidRDefault="00E61D9F" w:rsidP="00E61D9F">
      <w:pPr>
        <w:pStyle w:val="Textoindependiente21"/>
        <w:spacing w:line="240" w:lineRule="auto"/>
        <w:rPr>
          <w:rFonts w:cs="Arial"/>
          <w:sz w:val="24"/>
          <w:szCs w:val="24"/>
        </w:rPr>
      </w:pPr>
    </w:p>
    <w:p w:rsidR="00E61D9F" w:rsidRPr="00B77E30" w:rsidRDefault="00E61D9F" w:rsidP="00EB53D8">
      <w:pPr>
        <w:numPr>
          <w:ilvl w:val="0"/>
          <w:numId w:val="87"/>
        </w:numPr>
        <w:tabs>
          <w:tab w:val="left" w:pos="-1440"/>
          <w:tab w:val="left" w:pos="-709"/>
        </w:tabs>
        <w:spacing w:after="0" w:line="240" w:lineRule="auto"/>
        <w:jc w:val="both"/>
        <w:rPr>
          <w:rFonts w:ascii="Arial" w:hAnsi="Arial" w:cs="Arial"/>
          <w:spacing w:val="-3"/>
          <w:sz w:val="24"/>
          <w:szCs w:val="24"/>
        </w:rPr>
      </w:pPr>
      <w:r w:rsidRPr="00B77E30">
        <w:rPr>
          <w:rFonts w:ascii="Arial" w:hAnsi="Arial" w:cs="Arial"/>
          <w:spacing w:val="-3"/>
          <w:sz w:val="24"/>
          <w:szCs w:val="24"/>
        </w:rPr>
        <w:t>Máxima permanencia en el área a su cargo.</w:t>
      </w:r>
    </w:p>
    <w:p w:rsidR="00E61D9F" w:rsidRPr="00B77E30" w:rsidRDefault="00E61D9F" w:rsidP="00EB53D8">
      <w:pPr>
        <w:numPr>
          <w:ilvl w:val="0"/>
          <w:numId w:val="87"/>
        </w:numPr>
        <w:tabs>
          <w:tab w:val="left" w:pos="-1440"/>
          <w:tab w:val="left" w:pos="-709"/>
        </w:tabs>
        <w:spacing w:after="0" w:line="240" w:lineRule="auto"/>
        <w:jc w:val="both"/>
        <w:rPr>
          <w:rFonts w:ascii="Arial" w:hAnsi="Arial" w:cs="Arial"/>
          <w:spacing w:val="-3"/>
          <w:sz w:val="24"/>
          <w:szCs w:val="24"/>
        </w:rPr>
      </w:pPr>
      <w:r w:rsidRPr="00B77E30">
        <w:rPr>
          <w:rFonts w:ascii="Arial" w:hAnsi="Arial" w:cs="Arial"/>
          <w:spacing w:val="-3"/>
          <w:sz w:val="24"/>
          <w:szCs w:val="24"/>
        </w:rPr>
        <w:t>Estabilidad emocional y voluntad de colaboración.</w:t>
      </w:r>
    </w:p>
    <w:p w:rsidR="00E61D9F" w:rsidRPr="00B77E30" w:rsidRDefault="00E61D9F" w:rsidP="00EB53D8">
      <w:pPr>
        <w:numPr>
          <w:ilvl w:val="0"/>
          <w:numId w:val="87"/>
        </w:numPr>
        <w:tabs>
          <w:tab w:val="left" w:pos="-1440"/>
          <w:tab w:val="left" w:pos="-709"/>
        </w:tabs>
        <w:spacing w:after="0" w:line="240" w:lineRule="auto"/>
        <w:jc w:val="both"/>
        <w:rPr>
          <w:rFonts w:ascii="Arial" w:hAnsi="Arial" w:cs="Arial"/>
          <w:spacing w:val="-3"/>
          <w:sz w:val="24"/>
          <w:szCs w:val="24"/>
        </w:rPr>
      </w:pPr>
      <w:r w:rsidRPr="00B77E30">
        <w:rPr>
          <w:rFonts w:ascii="Arial" w:hAnsi="Arial" w:cs="Arial"/>
          <w:spacing w:val="-3"/>
          <w:sz w:val="24"/>
          <w:szCs w:val="24"/>
        </w:rPr>
        <w:t>Buen conocimiento de su área y de las personas que laboran allí.</w:t>
      </w:r>
    </w:p>
    <w:p w:rsidR="00E61D9F" w:rsidRPr="00B77E30" w:rsidRDefault="00E61D9F" w:rsidP="00EB53D8">
      <w:pPr>
        <w:numPr>
          <w:ilvl w:val="0"/>
          <w:numId w:val="88"/>
        </w:numPr>
        <w:tabs>
          <w:tab w:val="left" w:pos="-1440"/>
          <w:tab w:val="left" w:pos="-709"/>
        </w:tabs>
        <w:spacing w:after="0" w:line="240" w:lineRule="auto"/>
        <w:jc w:val="both"/>
        <w:rPr>
          <w:rFonts w:ascii="Arial" w:hAnsi="Arial" w:cs="Arial"/>
          <w:spacing w:val="-3"/>
          <w:sz w:val="24"/>
          <w:szCs w:val="24"/>
        </w:rPr>
      </w:pPr>
      <w:r w:rsidRPr="00B77E30">
        <w:rPr>
          <w:rFonts w:ascii="Arial" w:hAnsi="Arial" w:cs="Arial"/>
          <w:spacing w:val="-3"/>
          <w:sz w:val="24"/>
          <w:szCs w:val="24"/>
        </w:rPr>
        <w:lastRenderedPageBreak/>
        <w:t>Facilidad por razón de su trabajo de enterarse de la presencia o ausencia de las personas de su área.</w:t>
      </w:r>
    </w:p>
    <w:p w:rsidR="00C41522" w:rsidRPr="00B77E30" w:rsidRDefault="00E61D9F" w:rsidP="00EB53D8">
      <w:pPr>
        <w:numPr>
          <w:ilvl w:val="0"/>
          <w:numId w:val="88"/>
        </w:numPr>
        <w:tabs>
          <w:tab w:val="left" w:pos="-1440"/>
          <w:tab w:val="left" w:pos="-709"/>
        </w:tabs>
        <w:spacing w:after="0" w:line="240" w:lineRule="auto"/>
        <w:jc w:val="both"/>
        <w:rPr>
          <w:rFonts w:ascii="Arial" w:hAnsi="Arial" w:cs="Arial"/>
          <w:spacing w:val="-3"/>
          <w:sz w:val="24"/>
          <w:szCs w:val="24"/>
        </w:rPr>
      </w:pPr>
      <w:r w:rsidRPr="00B77E30">
        <w:rPr>
          <w:rFonts w:ascii="Arial" w:hAnsi="Arial" w:cs="Arial"/>
          <w:spacing w:val="-3"/>
          <w:sz w:val="24"/>
          <w:szCs w:val="24"/>
        </w:rPr>
        <w:t>No requieren tener jerarquía formal dentro del grupo de personas del área a su cargo, pero si cierta capacidad de iniciativa y liderazgo.</w:t>
      </w:r>
    </w:p>
    <w:p w:rsidR="000A10C8" w:rsidRPr="00B77E30" w:rsidRDefault="000A10C8" w:rsidP="000A10C8">
      <w:pPr>
        <w:rPr>
          <w:rFonts w:ascii="Arial" w:hAnsi="Arial" w:cs="Arial"/>
          <w:b/>
          <w:sz w:val="24"/>
          <w:szCs w:val="24"/>
          <w:lang w:val="es-MX" w:eastAsia="es-MX"/>
        </w:rPr>
      </w:pPr>
    </w:p>
    <w:p w:rsidR="00E61D9F" w:rsidRPr="00B77E30" w:rsidRDefault="000A10C8" w:rsidP="000A10C8">
      <w:pPr>
        <w:pStyle w:val="Ttulo2"/>
        <w:jc w:val="center"/>
        <w:rPr>
          <w:rFonts w:cs="Arial"/>
          <w:sz w:val="24"/>
          <w:szCs w:val="24"/>
          <w:lang w:val="es-MX" w:eastAsia="es-MX"/>
        </w:rPr>
      </w:pPr>
      <w:r w:rsidRPr="00B77E30">
        <w:rPr>
          <w:rFonts w:cs="Arial"/>
          <w:sz w:val="24"/>
          <w:szCs w:val="24"/>
          <w:lang w:val="es-MX" w:eastAsia="es-MX"/>
        </w:rPr>
        <w:t xml:space="preserve">22. </w:t>
      </w:r>
      <w:r w:rsidR="00E61D9F" w:rsidRPr="00B77E30">
        <w:rPr>
          <w:rFonts w:cs="Arial"/>
          <w:sz w:val="24"/>
          <w:szCs w:val="24"/>
          <w:lang w:val="es-MX" w:eastAsia="es-MX"/>
        </w:rPr>
        <w:t>SISTEMA DE COMANDO DE INCIDENTES</w:t>
      </w:r>
    </w:p>
    <w:p w:rsidR="007935B8" w:rsidRPr="00B77E30" w:rsidRDefault="007935B8" w:rsidP="007935B8">
      <w:pPr>
        <w:rPr>
          <w:rFonts w:ascii="Arial" w:hAnsi="Arial" w:cs="Arial"/>
          <w:sz w:val="24"/>
          <w:szCs w:val="24"/>
          <w:lang w:val="es-MX" w:eastAsia="es-MX"/>
        </w:rPr>
      </w:pPr>
    </w:p>
    <w:p w:rsidR="00E61D9F" w:rsidRPr="00B77E30" w:rsidRDefault="00E61D9F" w:rsidP="00E61D9F">
      <w:pPr>
        <w:autoSpaceDE w:val="0"/>
        <w:autoSpaceDN w:val="0"/>
        <w:adjustRightInd w:val="0"/>
        <w:jc w:val="both"/>
        <w:rPr>
          <w:rFonts w:ascii="Arial" w:hAnsi="Arial" w:cs="Arial"/>
          <w:sz w:val="24"/>
          <w:szCs w:val="24"/>
          <w:lang w:val="es-MX" w:eastAsia="es-MX"/>
        </w:rPr>
      </w:pPr>
      <w:r w:rsidRPr="00B77E30">
        <w:rPr>
          <w:rFonts w:ascii="Arial" w:hAnsi="Arial" w:cs="Arial"/>
          <w:sz w:val="24"/>
          <w:szCs w:val="24"/>
          <w:lang w:val="es-MX" w:eastAsia="es-MX"/>
        </w:rPr>
        <w:t xml:space="preserve">Se ha establecido el Sistema Comando de Incidentes – SCI, como modelo organizacional. Este sistema de administración involucra acciones preventivas, de preparación, de respuesta, recuperación y mitigación de las emergencias, sin importar la clase, el tamaño o la magnitud de las mismas. </w:t>
      </w:r>
    </w:p>
    <w:p w:rsidR="00E61D9F" w:rsidRPr="00B77E30" w:rsidRDefault="00E61D9F" w:rsidP="00E61D9F">
      <w:pPr>
        <w:autoSpaceDE w:val="0"/>
        <w:autoSpaceDN w:val="0"/>
        <w:adjustRightInd w:val="0"/>
        <w:jc w:val="both"/>
        <w:rPr>
          <w:rFonts w:ascii="Arial" w:hAnsi="Arial" w:cs="Arial"/>
          <w:sz w:val="24"/>
          <w:szCs w:val="24"/>
          <w:lang w:val="es-MX" w:eastAsia="es-MX"/>
        </w:rPr>
      </w:pPr>
      <w:r w:rsidRPr="00B77E30">
        <w:rPr>
          <w:rFonts w:ascii="Arial" w:hAnsi="Arial" w:cs="Arial"/>
          <w:sz w:val="24"/>
          <w:szCs w:val="24"/>
          <w:lang w:val="es-MX" w:eastAsia="es-MX"/>
        </w:rPr>
        <w:t xml:space="preserve">En un SCI una persona está a cargo de un incidente y es quien orienta el despliegue del personal y los equipos. El SCI organiza al personal y las tareas de forma que la persona a cargo no esté sobreocupada, facilita la comunicación, reportes y el establecimiento de una cadena de comando entre el personal. </w:t>
      </w:r>
    </w:p>
    <w:p w:rsidR="00E61D9F" w:rsidRPr="00B77E30" w:rsidRDefault="00E26C45" w:rsidP="00E26C45">
      <w:pPr>
        <w:autoSpaceDE w:val="0"/>
        <w:autoSpaceDN w:val="0"/>
        <w:adjustRightInd w:val="0"/>
        <w:jc w:val="both"/>
        <w:rPr>
          <w:rFonts w:ascii="Arial" w:hAnsi="Arial" w:cs="Arial"/>
          <w:sz w:val="24"/>
          <w:szCs w:val="24"/>
          <w:lang w:val="es-MX" w:eastAsia="es-MX"/>
        </w:rPr>
      </w:pPr>
      <w:r w:rsidRPr="00B77E30">
        <w:rPr>
          <w:rFonts w:ascii="Arial" w:hAnsi="Arial" w:cs="Arial"/>
          <w:noProof/>
          <w:sz w:val="24"/>
          <w:szCs w:val="24"/>
          <w:lang w:val="es-CO" w:eastAsia="es-CO"/>
        </w:rPr>
        <w:drawing>
          <wp:inline distT="0" distB="0" distL="0" distR="0" wp14:anchorId="0DA836FA" wp14:editId="0951C201">
            <wp:extent cx="5135880" cy="2880360"/>
            <wp:effectExtent l="0" t="0" r="7620" b="0"/>
            <wp:docPr id="1381" name="Imagen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5880" cy="2880360"/>
                    </a:xfrm>
                    <a:prstGeom prst="rect">
                      <a:avLst/>
                    </a:prstGeom>
                    <a:noFill/>
                    <a:ln>
                      <a:noFill/>
                    </a:ln>
                  </pic:spPr>
                </pic:pic>
              </a:graphicData>
            </a:graphic>
          </wp:inline>
        </w:drawing>
      </w:r>
    </w:p>
    <w:p w:rsidR="005E332E" w:rsidRPr="00B77E30" w:rsidRDefault="00E26C45" w:rsidP="005E332E">
      <w:pPr>
        <w:spacing w:after="0" w:line="240" w:lineRule="auto"/>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lastRenderedPageBreak/>
        <w:t xml:space="preserve">               </w:t>
      </w:r>
      <w:r w:rsidR="00181EE3" w:rsidRPr="00B77E30">
        <w:rPr>
          <w:rFonts w:ascii="Arial" w:hAnsi="Arial" w:cs="Arial"/>
          <w:noProof/>
          <w:sz w:val="24"/>
          <w:szCs w:val="24"/>
          <w:lang w:val="es-CO" w:eastAsia="es-CO"/>
        </w:rPr>
        <w:drawing>
          <wp:inline distT="0" distB="0" distL="0" distR="0" wp14:anchorId="208C6826" wp14:editId="45842DBB">
            <wp:extent cx="4561840" cy="1562100"/>
            <wp:effectExtent l="0" t="0" r="0" b="0"/>
            <wp:docPr id="1382" name="Imagen 1382" descr="20191009_09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1009_094418"/>
                    <pic:cNvPicPr>
                      <a:picLocks noChangeAspect="1" noChangeArrowheads="1"/>
                    </pic:cNvPicPr>
                  </pic:nvPicPr>
                  <pic:blipFill>
                    <a:blip r:embed="rId22" cstate="print">
                      <a:lum bright="16000" contrast="20000"/>
                      <a:extLst>
                        <a:ext uri="{28A0092B-C50C-407E-A947-70E740481C1C}">
                          <a14:useLocalDpi xmlns:a14="http://schemas.microsoft.com/office/drawing/2010/main" val="0"/>
                        </a:ext>
                      </a:extLst>
                    </a:blip>
                    <a:srcRect t="8395" r="-536" b="7324"/>
                    <a:stretch>
                      <a:fillRect/>
                    </a:stretch>
                  </pic:blipFill>
                  <pic:spPr bwMode="auto">
                    <a:xfrm>
                      <a:off x="0" y="0"/>
                      <a:ext cx="4561840" cy="1562100"/>
                    </a:xfrm>
                    <a:prstGeom prst="rect">
                      <a:avLst/>
                    </a:prstGeom>
                    <a:noFill/>
                    <a:ln>
                      <a:noFill/>
                    </a:ln>
                  </pic:spPr>
                </pic:pic>
              </a:graphicData>
            </a:graphic>
          </wp:inline>
        </w:drawing>
      </w:r>
    </w:p>
    <w:p w:rsidR="007935B8" w:rsidRPr="00B77E30" w:rsidRDefault="007935B8" w:rsidP="005E332E">
      <w:pPr>
        <w:spacing w:after="0" w:line="240" w:lineRule="auto"/>
        <w:rPr>
          <w:rFonts w:ascii="Arial" w:eastAsia="Times New Roman" w:hAnsi="Arial" w:cs="Arial"/>
          <w:sz w:val="24"/>
          <w:szCs w:val="24"/>
          <w:lang w:eastAsia="es-ES"/>
        </w:rPr>
      </w:pPr>
    </w:p>
    <w:p w:rsidR="005E332E" w:rsidRPr="00B77E30" w:rsidRDefault="005E332E" w:rsidP="005E332E">
      <w:pPr>
        <w:spacing w:after="0" w:line="240" w:lineRule="auto"/>
        <w:rPr>
          <w:rFonts w:ascii="Arial" w:eastAsia="Times New Roman" w:hAnsi="Arial" w:cs="Arial"/>
          <w:sz w:val="24"/>
          <w:szCs w:val="24"/>
          <w:lang w:val="es-ES_tradnl" w:eastAsia="es-ES"/>
        </w:rPr>
      </w:pPr>
      <w:bookmarkStart w:id="67" w:name="_Toc502650395"/>
    </w:p>
    <w:p w:rsidR="000068A1" w:rsidRPr="00B77E30" w:rsidRDefault="0022031E" w:rsidP="0022031E">
      <w:pPr>
        <w:pStyle w:val="Prrafodelista"/>
        <w:autoSpaceDE w:val="0"/>
        <w:autoSpaceDN w:val="0"/>
        <w:adjustRightInd w:val="0"/>
        <w:ind w:left="360"/>
        <w:jc w:val="left"/>
        <w:rPr>
          <w:rFonts w:ascii="Arial" w:hAnsi="Arial" w:cs="Arial"/>
          <w:b/>
          <w:sz w:val="24"/>
          <w:szCs w:val="24"/>
          <w:lang w:val="es-MX" w:eastAsia="es-MX"/>
        </w:rPr>
      </w:pPr>
      <w:r w:rsidRPr="00B77E30">
        <w:rPr>
          <w:rFonts w:ascii="Arial" w:hAnsi="Arial" w:cs="Arial"/>
          <w:b/>
          <w:sz w:val="24"/>
          <w:szCs w:val="24"/>
          <w:lang w:val="es-MX" w:eastAsia="es-MX"/>
        </w:rPr>
        <w:t>22.1</w:t>
      </w:r>
      <w:r w:rsidR="000068A1" w:rsidRPr="00B77E30">
        <w:rPr>
          <w:rFonts w:ascii="Arial" w:hAnsi="Arial" w:cs="Arial"/>
          <w:b/>
          <w:sz w:val="24"/>
          <w:szCs w:val="24"/>
          <w:lang w:val="es-MX" w:eastAsia="es-MX"/>
        </w:rPr>
        <w:t>FUNCIONES DEL SISTEMA DE COMANDO DE INCIDENTES</w:t>
      </w:r>
    </w:p>
    <w:p w:rsidR="00294373" w:rsidRPr="00B77E30" w:rsidRDefault="00294373" w:rsidP="00294373">
      <w:pPr>
        <w:pStyle w:val="Prrafodelista"/>
        <w:autoSpaceDE w:val="0"/>
        <w:autoSpaceDN w:val="0"/>
        <w:adjustRightInd w:val="0"/>
        <w:ind w:left="360"/>
        <w:jc w:val="left"/>
        <w:rPr>
          <w:rFonts w:ascii="Arial" w:hAnsi="Arial" w:cs="Arial"/>
          <w:b/>
          <w:sz w:val="24"/>
          <w:szCs w:val="24"/>
          <w:lang w:val="es-MX" w:eastAsia="es-MX"/>
        </w:rPr>
      </w:pPr>
    </w:p>
    <w:p w:rsidR="000068A1" w:rsidRPr="00B77E30" w:rsidRDefault="0022031E" w:rsidP="00EB53D8">
      <w:pPr>
        <w:pStyle w:val="Prrafodelista"/>
        <w:numPr>
          <w:ilvl w:val="0"/>
          <w:numId w:val="4"/>
        </w:numPr>
        <w:autoSpaceDE w:val="0"/>
        <w:autoSpaceDN w:val="0"/>
        <w:adjustRightInd w:val="0"/>
        <w:jc w:val="both"/>
        <w:rPr>
          <w:rFonts w:ascii="Arial" w:hAnsi="Arial" w:cs="Arial"/>
          <w:b/>
          <w:sz w:val="24"/>
          <w:szCs w:val="24"/>
          <w:lang w:val="es-MX" w:eastAsia="es-MX"/>
        </w:rPr>
      </w:pPr>
      <w:r w:rsidRPr="00B77E30">
        <w:rPr>
          <w:rFonts w:ascii="Arial" w:hAnsi="Arial" w:cs="Arial"/>
          <w:b/>
          <w:sz w:val="24"/>
          <w:szCs w:val="24"/>
          <w:lang w:val="es-MX" w:eastAsia="es-MX"/>
        </w:rPr>
        <w:t>22.1.1</w:t>
      </w:r>
      <w:r w:rsidR="000068A1" w:rsidRPr="00B77E30">
        <w:rPr>
          <w:rFonts w:ascii="Arial" w:hAnsi="Arial" w:cs="Arial"/>
          <w:b/>
          <w:sz w:val="24"/>
          <w:szCs w:val="24"/>
          <w:lang w:val="es-MX" w:eastAsia="es-MX"/>
        </w:rPr>
        <w:t>Staff Comando</w:t>
      </w:r>
    </w:p>
    <w:tbl>
      <w:tblPr>
        <w:tblW w:w="9480" w:type="dxa"/>
        <w:tblLayout w:type="fixed"/>
        <w:tblCellMar>
          <w:left w:w="70" w:type="dxa"/>
          <w:right w:w="70" w:type="dxa"/>
        </w:tblCellMar>
        <w:tblLook w:val="00A0" w:firstRow="1" w:lastRow="0" w:firstColumn="1" w:lastColumn="0" w:noHBand="0" w:noVBand="0"/>
      </w:tblPr>
      <w:tblGrid>
        <w:gridCol w:w="332"/>
        <w:gridCol w:w="2857"/>
        <w:gridCol w:w="1196"/>
        <w:gridCol w:w="5095"/>
      </w:tblGrid>
      <w:tr w:rsidR="000068A1" w:rsidRPr="00B77E30" w:rsidTr="002A2A5F">
        <w:trPr>
          <w:trHeight w:val="252"/>
        </w:trPr>
        <w:tc>
          <w:tcPr>
            <w:tcW w:w="332" w:type="dxa"/>
            <w:vMerge w:val="restart"/>
            <w:tcBorders>
              <w:top w:val="single" w:sz="8" w:space="0" w:color="auto"/>
              <w:left w:val="single" w:sz="8" w:space="0" w:color="auto"/>
              <w:bottom w:val="single" w:sz="8" w:space="0" w:color="000000"/>
              <w:right w:val="single" w:sz="4" w:space="0" w:color="auto"/>
            </w:tcBorders>
            <w:shd w:val="clear" w:color="auto" w:fill="000000"/>
            <w:noWrap/>
            <w:textDirection w:val="btLr"/>
            <w:vAlign w:val="center"/>
          </w:tcPr>
          <w:p w:rsidR="000068A1" w:rsidRPr="00B77E30" w:rsidRDefault="000068A1" w:rsidP="002A2A5F">
            <w:pPr>
              <w:jc w:val="center"/>
              <w:rPr>
                <w:rFonts w:ascii="Arial" w:hAnsi="Arial" w:cs="Arial"/>
                <w:b/>
                <w:bCs/>
                <w:sz w:val="24"/>
                <w:szCs w:val="24"/>
                <w:lang w:val="es-MX" w:eastAsia="es-MX"/>
              </w:rPr>
            </w:pPr>
            <w:r w:rsidRPr="00B77E30">
              <w:rPr>
                <w:rFonts w:ascii="Arial" w:hAnsi="Arial" w:cs="Arial"/>
                <w:b/>
                <w:bCs/>
                <w:sz w:val="24"/>
                <w:szCs w:val="24"/>
                <w:lang w:val="es-MX" w:eastAsia="es-MX"/>
              </w:rPr>
              <w:t>STAFF DE COMANDO</w:t>
            </w:r>
          </w:p>
        </w:tc>
        <w:tc>
          <w:tcPr>
            <w:tcW w:w="2857" w:type="dxa"/>
            <w:tcBorders>
              <w:top w:val="single" w:sz="8" w:space="0" w:color="auto"/>
              <w:bottom w:val="single" w:sz="4" w:space="0" w:color="auto"/>
              <w:right w:val="single" w:sz="4" w:space="0" w:color="auto"/>
            </w:tcBorders>
            <w:shd w:val="clear" w:color="auto" w:fill="000000"/>
            <w:vAlign w:val="center"/>
          </w:tcPr>
          <w:p w:rsidR="000068A1" w:rsidRPr="00B77E30" w:rsidRDefault="000068A1" w:rsidP="002A2A5F">
            <w:pPr>
              <w:jc w:val="center"/>
              <w:rPr>
                <w:rFonts w:ascii="Arial" w:hAnsi="Arial" w:cs="Arial"/>
                <w:b/>
                <w:bCs/>
                <w:sz w:val="24"/>
                <w:szCs w:val="24"/>
                <w:lang w:val="es-MX" w:eastAsia="es-MX"/>
              </w:rPr>
            </w:pPr>
            <w:r w:rsidRPr="00B77E30">
              <w:rPr>
                <w:rFonts w:ascii="Arial" w:hAnsi="Arial" w:cs="Arial"/>
                <w:b/>
                <w:bCs/>
                <w:sz w:val="24"/>
                <w:szCs w:val="24"/>
                <w:lang w:val="es-MX" w:eastAsia="es-MX"/>
              </w:rPr>
              <w:t>COMPONENTE</w:t>
            </w:r>
          </w:p>
        </w:tc>
        <w:tc>
          <w:tcPr>
            <w:tcW w:w="6291" w:type="dxa"/>
            <w:gridSpan w:val="2"/>
            <w:tcBorders>
              <w:top w:val="single" w:sz="8" w:space="0" w:color="auto"/>
              <w:bottom w:val="single" w:sz="4" w:space="0" w:color="auto"/>
              <w:right w:val="single" w:sz="8" w:space="0" w:color="000000"/>
            </w:tcBorders>
            <w:shd w:val="clear" w:color="auto" w:fill="000000"/>
            <w:noWrap/>
            <w:vAlign w:val="center"/>
          </w:tcPr>
          <w:p w:rsidR="000068A1" w:rsidRPr="00B77E30" w:rsidRDefault="000068A1" w:rsidP="002A2A5F">
            <w:pPr>
              <w:jc w:val="center"/>
              <w:rPr>
                <w:rFonts w:ascii="Arial" w:hAnsi="Arial" w:cs="Arial"/>
                <w:b/>
                <w:bCs/>
                <w:sz w:val="24"/>
                <w:szCs w:val="24"/>
                <w:lang w:val="es-MX" w:eastAsia="es-MX"/>
              </w:rPr>
            </w:pPr>
            <w:r w:rsidRPr="00B77E30">
              <w:rPr>
                <w:rFonts w:ascii="Arial" w:hAnsi="Arial" w:cs="Arial"/>
                <w:b/>
                <w:bCs/>
                <w:sz w:val="24"/>
                <w:szCs w:val="24"/>
                <w:lang w:val="es-MX" w:eastAsia="es-MX"/>
              </w:rPr>
              <w:t>FUNCIONES</w:t>
            </w:r>
          </w:p>
        </w:tc>
      </w:tr>
      <w:tr w:rsidR="000068A1" w:rsidRPr="00B77E30" w:rsidTr="007935B8">
        <w:trPr>
          <w:trHeight w:val="312"/>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val="restart"/>
            <w:tcBorders>
              <w:left w:val="single" w:sz="4" w:space="0" w:color="auto"/>
              <w:bottom w:val="single" w:sz="4" w:space="0" w:color="auto"/>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r w:rsidRPr="00B77E30">
              <w:rPr>
                <w:rFonts w:ascii="Arial" w:hAnsi="Arial" w:cs="Arial"/>
                <w:b/>
                <w:bCs/>
                <w:sz w:val="24"/>
                <w:szCs w:val="24"/>
                <w:lang w:val="es-MX" w:eastAsia="es-MX"/>
              </w:rPr>
              <w:t>COMANDANTE DE INCIDENTE  O JEFE DE EMERGENCIAS</w:t>
            </w:r>
          </w:p>
        </w:tc>
        <w:tc>
          <w:tcPr>
            <w:tcW w:w="1196" w:type="dxa"/>
            <w:vMerge w:val="restart"/>
            <w:tcBorders>
              <w:top w:val="single" w:sz="4" w:space="0" w:color="auto"/>
              <w:left w:val="single" w:sz="4" w:space="0" w:color="auto"/>
              <w:bottom w:val="single" w:sz="4" w:space="0" w:color="auto"/>
              <w:right w:val="single" w:sz="4" w:space="0" w:color="auto"/>
            </w:tcBorders>
            <w:textDirection w:val="btLr"/>
            <w:vAlign w:val="center"/>
          </w:tcPr>
          <w:p w:rsidR="000068A1" w:rsidRPr="00B77E30" w:rsidRDefault="000068A1" w:rsidP="002A2A5F">
            <w:pPr>
              <w:jc w:val="center"/>
              <w:rPr>
                <w:rFonts w:ascii="Arial" w:hAnsi="Arial" w:cs="Arial"/>
                <w:b/>
                <w:bCs/>
                <w:sz w:val="24"/>
                <w:szCs w:val="24"/>
                <w:lang w:val="es-MX" w:eastAsia="es-MX"/>
              </w:rPr>
            </w:pPr>
            <w:r w:rsidRPr="00B77E30">
              <w:rPr>
                <w:rFonts w:ascii="Arial" w:hAnsi="Arial" w:cs="Arial"/>
                <w:b/>
                <w:bCs/>
                <w:sz w:val="24"/>
                <w:szCs w:val="24"/>
                <w:lang w:val="es-MX" w:eastAsia="es-MX"/>
              </w:rPr>
              <w:t>ANTES DE LA EMERGENCIA</w:t>
            </w:r>
          </w:p>
        </w:tc>
        <w:tc>
          <w:tcPr>
            <w:tcW w:w="5095" w:type="dxa"/>
            <w:tcBorders>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Brindar información a la comunidad de la Zona Franca Internacional de Pereira sobre la atención de emergencias.</w:t>
            </w:r>
          </w:p>
        </w:tc>
      </w:tr>
      <w:tr w:rsidR="000068A1" w:rsidRPr="00B77E30" w:rsidTr="007935B8">
        <w:trPr>
          <w:trHeight w:val="252"/>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tcBorders>
              <w:left w:val="single" w:sz="4" w:space="0" w:color="auto"/>
              <w:bottom w:val="single" w:sz="4" w:space="0" w:color="auto"/>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p>
        </w:tc>
        <w:tc>
          <w:tcPr>
            <w:tcW w:w="1196" w:type="dxa"/>
            <w:vMerge/>
            <w:tcBorders>
              <w:top w:val="single" w:sz="4" w:space="0" w:color="auto"/>
              <w:left w:val="single" w:sz="4" w:space="0" w:color="auto"/>
              <w:bottom w:val="single" w:sz="4" w:space="0" w:color="auto"/>
              <w:right w:val="single" w:sz="4" w:space="0" w:color="auto"/>
            </w:tcBorders>
            <w:vAlign w:val="center"/>
          </w:tcPr>
          <w:p w:rsidR="000068A1" w:rsidRPr="00B77E30" w:rsidRDefault="000068A1" w:rsidP="002A2A5F">
            <w:pPr>
              <w:rPr>
                <w:rFonts w:ascii="Arial" w:hAnsi="Arial" w:cs="Arial"/>
                <w:b/>
                <w:bCs/>
                <w:sz w:val="24"/>
                <w:szCs w:val="24"/>
                <w:lang w:val="es-MX" w:eastAsia="es-MX"/>
              </w:rPr>
            </w:pPr>
          </w:p>
        </w:tc>
        <w:tc>
          <w:tcPr>
            <w:tcW w:w="5095" w:type="dxa"/>
            <w:tcBorders>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Realizar el Análisis de Riesgo de la Zona Franca Internacional de Pereira.</w:t>
            </w:r>
          </w:p>
        </w:tc>
      </w:tr>
      <w:tr w:rsidR="000068A1" w:rsidRPr="00B77E30" w:rsidTr="007935B8">
        <w:trPr>
          <w:trHeight w:val="252"/>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tcBorders>
              <w:left w:val="single" w:sz="4" w:space="0" w:color="auto"/>
              <w:bottom w:val="single" w:sz="4" w:space="0" w:color="auto"/>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p>
        </w:tc>
        <w:tc>
          <w:tcPr>
            <w:tcW w:w="1196" w:type="dxa"/>
            <w:vMerge/>
            <w:tcBorders>
              <w:top w:val="single" w:sz="4" w:space="0" w:color="auto"/>
              <w:left w:val="single" w:sz="4" w:space="0" w:color="auto"/>
              <w:bottom w:val="single" w:sz="4" w:space="0" w:color="auto"/>
              <w:right w:val="single" w:sz="4" w:space="0" w:color="auto"/>
            </w:tcBorders>
            <w:vAlign w:val="center"/>
          </w:tcPr>
          <w:p w:rsidR="000068A1" w:rsidRPr="00B77E30" w:rsidRDefault="000068A1" w:rsidP="002A2A5F">
            <w:pPr>
              <w:rPr>
                <w:rFonts w:ascii="Arial" w:hAnsi="Arial" w:cs="Arial"/>
                <w:b/>
                <w:bCs/>
                <w:sz w:val="24"/>
                <w:szCs w:val="24"/>
                <w:lang w:val="es-MX" w:eastAsia="es-MX"/>
              </w:rPr>
            </w:pPr>
          </w:p>
        </w:tc>
        <w:tc>
          <w:tcPr>
            <w:tcW w:w="5095" w:type="dxa"/>
            <w:tcBorders>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Programar jornadas de capacitación.</w:t>
            </w:r>
          </w:p>
        </w:tc>
      </w:tr>
      <w:tr w:rsidR="000068A1" w:rsidRPr="00B77E30" w:rsidTr="007935B8">
        <w:trPr>
          <w:trHeight w:val="506"/>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tcBorders>
              <w:left w:val="single" w:sz="4" w:space="0" w:color="auto"/>
              <w:bottom w:val="single" w:sz="4" w:space="0" w:color="auto"/>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p>
        </w:tc>
        <w:tc>
          <w:tcPr>
            <w:tcW w:w="1196" w:type="dxa"/>
            <w:vMerge/>
            <w:tcBorders>
              <w:top w:val="single" w:sz="4" w:space="0" w:color="auto"/>
              <w:left w:val="single" w:sz="4" w:space="0" w:color="auto"/>
              <w:bottom w:val="single" w:sz="4" w:space="0" w:color="auto"/>
              <w:right w:val="single" w:sz="4" w:space="0" w:color="auto"/>
            </w:tcBorders>
            <w:vAlign w:val="center"/>
          </w:tcPr>
          <w:p w:rsidR="000068A1" w:rsidRPr="00B77E30" w:rsidRDefault="000068A1" w:rsidP="002A2A5F">
            <w:pPr>
              <w:rPr>
                <w:rFonts w:ascii="Arial" w:hAnsi="Arial" w:cs="Arial"/>
                <w:b/>
                <w:bCs/>
                <w:sz w:val="24"/>
                <w:szCs w:val="24"/>
                <w:lang w:val="es-MX" w:eastAsia="es-MX"/>
              </w:rPr>
            </w:pPr>
          </w:p>
        </w:tc>
        <w:tc>
          <w:tcPr>
            <w:tcW w:w="5095" w:type="dxa"/>
            <w:tcBorders>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Realizar acciones de intervención y mitigación sobre los riesgos identificados en el Análisis de Riesgo.</w:t>
            </w:r>
          </w:p>
        </w:tc>
      </w:tr>
      <w:tr w:rsidR="000068A1" w:rsidRPr="00B77E30" w:rsidTr="007935B8">
        <w:trPr>
          <w:trHeight w:val="252"/>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tcBorders>
              <w:left w:val="single" w:sz="4" w:space="0" w:color="auto"/>
              <w:bottom w:val="single" w:sz="4" w:space="0" w:color="auto"/>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p>
        </w:tc>
        <w:tc>
          <w:tcPr>
            <w:tcW w:w="1196" w:type="dxa"/>
            <w:vMerge/>
            <w:tcBorders>
              <w:top w:val="single" w:sz="4" w:space="0" w:color="auto"/>
              <w:left w:val="single" w:sz="4" w:space="0" w:color="auto"/>
              <w:bottom w:val="single" w:sz="4" w:space="0" w:color="auto"/>
              <w:right w:val="single" w:sz="4" w:space="0" w:color="auto"/>
            </w:tcBorders>
            <w:vAlign w:val="center"/>
          </w:tcPr>
          <w:p w:rsidR="000068A1" w:rsidRPr="00B77E30" w:rsidRDefault="000068A1" w:rsidP="002A2A5F">
            <w:pPr>
              <w:rPr>
                <w:rFonts w:ascii="Arial" w:hAnsi="Arial" w:cs="Arial"/>
                <w:b/>
                <w:bCs/>
                <w:sz w:val="24"/>
                <w:szCs w:val="24"/>
                <w:lang w:val="es-MX" w:eastAsia="es-MX"/>
              </w:rPr>
            </w:pPr>
          </w:p>
        </w:tc>
        <w:tc>
          <w:tcPr>
            <w:tcW w:w="5095" w:type="dxa"/>
            <w:tcBorders>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Desarrollar ejercicios de entrenamiento (Simulaciones y simulacros)</w:t>
            </w:r>
          </w:p>
        </w:tc>
      </w:tr>
      <w:tr w:rsidR="000068A1" w:rsidRPr="00B77E30" w:rsidTr="007935B8">
        <w:trPr>
          <w:trHeight w:val="252"/>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tcBorders>
              <w:left w:val="single" w:sz="4" w:space="0" w:color="auto"/>
              <w:bottom w:val="single" w:sz="4" w:space="0" w:color="auto"/>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p>
        </w:tc>
        <w:tc>
          <w:tcPr>
            <w:tcW w:w="1196" w:type="dxa"/>
            <w:vMerge w:val="restart"/>
            <w:tcBorders>
              <w:top w:val="single" w:sz="4" w:space="0" w:color="auto"/>
              <w:left w:val="single" w:sz="4" w:space="0" w:color="auto"/>
              <w:bottom w:val="single" w:sz="4" w:space="0" w:color="auto"/>
              <w:right w:val="single" w:sz="4" w:space="0" w:color="auto"/>
            </w:tcBorders>
            <w:textDirection w:val="btLr"/>
            <w:vAlign w:val="center"/>
          </w:tcPr>
          <w:p w:rsidR="000068A1" w:rsidRPr="00B77E30" w:rsidRDefault="000068A1" w:rsidP="002A2A5F">
            <w:pPr>
              <w:jc w:val="center"/>
              <w:rPr>
                <w:rFonts w:ascii="Arial" w:hAnsi="Arial" w:cs="Arial"/>
                <w:b/>
                <w:bCs/>
                <w:sz w:val="24"/>
                <w:szCs w:val="24"/>
                <w:lang w:val="es-MX" w:eastAsia="es-MX"/>
              </w:rPr>
            </w:pPr>
            <w:r w:rsidRPr="00B77E30">
              <w:rPr>
                <w:rFonts w:ascii="Arial" w:hAnsi="Arial" w:cs="Arial"/>
                <w:b/>
                <w:bCs/>
                <w:sz w:val="24"/>
                <w:szCs w:val="24"/>
                <w:lang w:val="es-MX" w:eastAsia="es-MX"/>
              </w:rPr>
              <w:t>DURANTE LA EMERGENCIA</w:t>
            </w:r>
          </w:p>
        </w:tc>
        <w:tc>
          <w:tcPr>
            <w:tcW w:w="5095" w:type="dxa"/>
            <w:tcBorders>
              <w:left w:val="single" w:sz="4" w:space="0" w:color="auto"/>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Evaluar las prioridades del incidente o emergencia.</w:t>
            </w:r>
          </w:p>
        </w:tc>
      </w:tr>
      <w:tr w:rsidR="000068A1" w:rsidRPr="00B77E30" w:rsidTr="007935B8">
        <w:trPr>
          <w:trHeight w:val="252"/>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tcBorders>
              <w:left w:val="single" w:sz="4" w:space="0" w:color="auto"/>
              <w:bottom w:val="single" w:sz="4" w:space="0" w:color="auto"/>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p>
        </w:tc>
        <w:tc>
          <w:tcPr>
            <w:tcW w:w="1196" w:type="dxa"/>
            <w:vMerge/>
            <w:tcBorders>
              <w:top w:val="single" w:sz="4" w:space="0" w:color="auto"/>
              <w:left w:val="single" w:sz="4" w:space="0" w:color="auto"/>
              <w:bottom w:val="single" w:sz="4" w:space="0" w:color="auto"/>
              <w:right w:val="single" w:sz="4" w:space="0" w:color="auto"/>
            </w:tcBorders>
            <w:vAlign w:val="center"/>
          </w:tcPr>
          <w:p w:rsidR="000068A1" w:rsidRPr="00B77E30" w:rsidRDefault="000068A1" w:rsidP="002A2A5F">
            <w:pPr>
              <w:rPr>
                <w:rFonts w:ascii="Arial" w:hAnsi="Arial" w:cs="Arial"/>
                <w:b/>
                <w:bCs/>
                <w:sz w:val="24"/>
                <w:szCs w:val="24"/>
                <w:lang w:val="es-MX" w:eastAsia="es-MX"/>
              </w:rPr>
            </w:pPr>
          </w:p>
        </w:tc>
        <w:tc>
          <w:tcPr>
            <w:tcW w:w="5095" w:type="dxa"/>
            <w:tcBorders>
              <w:left w:val="single" w:sz="4" w:space="0" w:color="auto"/>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Determinar los objetivos operacionales.</w:t>
            </w:r>
          </w:p>
        </w:tc>
      </w:tr>
      <w:tr w:rsidR="000068A1" w:rsidRPr="00B77E30" w:rsidTr="007935B8">
        <w:trPr>
          <w:trHeight w:val="252"/>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tcBorders>
              <w:left w:val="single" w:sz="4" w:space="0" w:color="auto"/>
              <w:bottom w:val="single" w:sz="4" w:space="0" w:color="auto"/>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p>
        </w:tc>
        <w:tc>
          <w:tcPr>
            <w:tcW w:w="1196" w:type="dxa"/>
            <w:vMerge/>
            <w:tcBorders>
              <w:top w:val="single" w:sz="4" w:space="0" w:color="auto"/>
              <w:left w:val="single" w:sz="4" w:space="0" w:color="auto"/>
              <w:bottom w:val="single" w:sz="4" w:space="0" w:color="auto"/>
              <w:right w:val="single" w:sz="4" w:space="0" w:color="auto"/>
            </w:tcBorders>
            <w:vAlign w:val="center"/>
          </w:tcPr>
          <w:p w:rsidR="000068A1" w:rsidRPr="00B77E30" w:rsidRDefault="000068A1" w:rsidP="002A2A5F">
            <w:pPr>
              <w:rPr>
                <w:rFonts w:ascii="Arial" w:hAnsi="Arial" w:cs="Arial"/>
                <w:b/>
                <w:bCs/>
                <w:sz w:val="24"/>
                <w:szCs w:val="24"/>
                <w:lang w:val="es-MX" w:eastAsia="es-MX"/>
              </w:rPr>
            </w:pPr>
          </w:p>
        </w:tc>
        <w:tc>
          <w:tcPr>
            <w:tcW w:w="5095" w:type="dxa"/>
            <w:tcBorders>
              <w:left w:val="single" w:sz="4" w:space="0" w:color="auto"/>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Desarrollar y ejecutar los Planes de Acción.</w:t>
            </w:r>
          </w:p>
        </w:tc>
      </w:tr>
      <w:tr w:rsidR="000068A1" w:rsidRPr="00B77E30" w:rsidTr="007935B8">
        <w:trPr>
          <w:trHeight w:val="252"/>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tcBorders>
              <w:left w:val="single" w:sz="4" w:space="0" w:color="auto"/>
              <w:bottom w:val="single" w:sz="4" w:space="0" w:color="auto"/>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p>
        </w:tc>
        <w:tc>
          <w:tcPr>
            <w:tcW w:w="1196" w:type="dxa"/>
            <w:vMerge/>
            <w:tcBorders>
              <w:top w:val="single" w:sz="4" w:space="0" w:color="auto"/>
              <w:left w:val="single" w:sz="4" w:space="0" w:color="auto"/>
              <w:bottom w:val="single" w:sz="4" w:space="0" w:color="auto"/>
              <w:right w:val="single" w:sz="4" w:space="0" w:color="auto"/>
            </w:tcBorders>
            <w:vAlign w:val="center"/>
          </w:tcPr>
          <w:p w:rsidR="000068A1" w:rsidRPr="00B77E30" w:rsidRDefault="000068A1" w:rsidP="002A2A5F">
            <w:pPr>
              <w:rPr>
                <w:rFonts w:ascii="Arial" w:hAnsi="Arial" w:cs="Arial"/>
                <w:b/>
                <w:bCs/>
                <w:sz w:val="24"/>
                <w:szCs w:val="24"/>
                <w:lang w:val="es-MX" w:eastAsia="es-MX"/>
              </w:rPr>
            </w:pPr>
          </w:p>
        </w:tc>
        <w:tc>
          <w:tcPr>
            <w:tcW w:w="5095" w:type="dxa"/>
            <w:tcBorders>
              <w:left w:val="single" w:sz="4" w:space="0" w:color="auto"/>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 xml:space="preserve">Desarrollar una estructura organizativa </w:t>
            </w:r>
            <w:r w:rsidRPr="00B77E30">
              <w:rPr>
                <w:rFonts w:ascii="Arial" w:hAnsi="Arial" w:cs="Arial"/>
                <w:sz w:val="24"/>
                <w:szCs w:val="24"/>
                <w:lang w:val="es-MX" w:eastAsia="es-MX"/>
              </w:rPr>
              <w:lastRenderedPageBreak/>
              <w:t>apropiada.</w:t>
            </w:r>
          </w:p>
        </w:tc>
      </w:tr>
      <w:tr w:rsidR="000068A1" w:rsidRPr="00B77E30" w:rsidTr="007935B8">
        <w:trPr>
          <w:trHeight w:val="252"/>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tcBorders>
              <w:left w:val="single" w:sz="4" w:space="0" w:color="auto"/>
              <w:bottom w:val="single" w:sz="4" w:space="0" w:color="auto"/>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p>
        </w:tc>
        <w:tc>
          <w:tcPr>
            <w:tcW w:w="1196" w:type="dxa"/>
            <w:vMerge/>
            <w:tcBorders>
              <w:top w:val="single" w:sz="4" w:space="0" w:color="auto"/>
              <w:left w:val="single" w:sz="4" w:space="0" w:color="auto"/>
              <w:bottom w:val="single" w:sz="4" w:space="0" w:color="auto"/>
              <w:right w:val="single" w:sz="4" w:space="0" w:color="auto"/>
            </w:tcBorders>
            <w:vAlign w:val="center"/>
          </w:tcPr>
          <w:p w:rsidR="000068A1" w:rsidRPr="00B77E30" w:rsidRDefault="000068A1" w:rsidP="002A2A5F">
            <w:pPr>
              <w:rPr>
                <w:rFonts w:ascii="Arial" w:hAnsi="Arial" w:cs="Arial"/>
                <w:b/>
                <w:bCs/>
                <w:sz w:val="24"/>
                <w:szCs w:val="24"/>
                <w:lang w:val="es-MX" w:eastAsia="es-MX"/>
              </w:rPr>
            </w:pPr>
          </w:p>
        </w:tc>
        <w:tc>
          <w:tcPr>
            <w:tcW w:w="5095" w:type="dxa"/>
            <w:tcBorders>
              <w:left w:val="single" w:sz="4" w:space="0" w:color="auto"/>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Mantener el alcance de control.</w:t>
            </w:r>
          </w:p>
        </w:tc>
      </w:tr>
      <w:tr w:rsidR="000068A1" w:rsidRPr="00B77E30" w:rsidTr="007935B8">
        <w:trPr>
          <w:trHeight w:val="252"/>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tcBorders>
              <w:left w:val="single" w:sz="4" w:space="0" w:color="auto"/>
              <w:bottom w:val="single" w:sz="4" w:space="0" w:color="auto"/>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p>
        </w:tc>
        <w:tc>
          <w:tcPr>
            <w:tcW w:w="1196" w:type="dxa"/>
            <w:vMerge/>
            <w:tcBorders>
              <w:top w:val="single" w:sz="4" w:space="0" w:color="auto"/>
              <w:left w:val="single" w:sz="4" w:space="0" w:color="auto"/>
              <w:bottom w:val="single" w:sz="4" w:space="0" w:color="auto"/>
              <w:right w:val="single" w:sz="4" w:space="0" w:color="auto"/>
            </w:tcBorders>
            <w:vAlign w:val="center"/>
          </w:tcPr>
          <w:p w:rsidR="000068A1" w:rsidRPr="00B77E30" w:rsidRDefault="000068A1" w:rsidP="002A2A5F">
            <w:pPr>
              <w:rPr>
                <w:rFonts w:ascii="Arial" w:hAnsi="Arial" w:cs="Arial"/>
                <w:b/>
                <w:bCs/>
                <w:sz w:val="24"/>
                <w:szCs w:val="24"/>
                <w:lang w:val="es-MX" w:eastAsia="es-MX"/>
              </w:rPr>
            </w:pPr>
          </w:p>
        </w:tc>
        <w:tc>
          <w:tcPr>
            <w:tcW w:w="5095" w:type="dxa"/>
            <w:tcBorders>
              <w:left w:val="single" w:sz="4" w:space="0" w:color="auto"/>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Administrar los recursos, suministros y servicios.</w:t>
            </w:r>
          </w:p>
        </w:tc>
      </w:tr>
      <w:tr w:rsidR="000068A1" w:rsidRPr="00B77E30" w:rsidTr="007935B8">
        <w:trPr>
          <w:trHeight w:val="252"/>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tcBorders>
              <w:left w:val="single" w:sz="4" w:space="0" w:color="auto"/>
              <w:bottom w:val="single" w:sz="4" w:space="0" w:color="auto"/>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p>
        </w:tc>
        <w:tc>
          <w:tcPr>
            <w:tcW w:w="1196" w:type="dxa"/>
            <w:vMerge/>
            <w:tcBorders>
              <w:top w:val="single" w:sz="4" w:space="0" w:color="auto"/>
              <w:left w:val="single" w:sz="4" w:space="0" w:color="auto"/>
              <w:bottom w:val="single" w:sz="4" w:space="0" w:color="auto"/>
              <w:right w:val="single" w:sz="4" w:space="0" w:color="auto"/>
            </w:tcBorders>
            <w:vAlign w:val="center"/>
          </w:tcPr>
          <w:p w:rsidR="000068A1" w:rsidRPr="00B77E30" w:rsidRDefault="000068A1" w:rsidP="002A2A5F">
            <w:pPr>
              <w:rPr>
                <w:rFonts w:ascii="Arial" w:hAnsi="Arial" w:cs="Arial"/>
                <w:b/>
                <w:bCs/>
                <w:sz w:val="24"/>
                <w:szCs w:val="24"/>
                <w:lang w:val="es-MX" w:eastAsia="es-MX"/>
              </w:rPr>
            </w:pPr>
          </w:p>
        </w:tc>
        <w:tc>
          <w:tcPr>
            <w:tcW w:w="5095" w:type="dxa"/>
            <w:tcBorders>
              <w:left w:val="single" w:sz="4" w:space="0" w:color="auto"/>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Mantener la coordinación.</w:t>
            </w:r>
          </w:p>
        </w:tc>
      </w:tr>
      <w:tr w:rsidR="000068A1" w:rsidRPr="00B77E30" w:rsidTr="007935B8">
        <w:trPr>
          <w:trHeight w:val="506"/>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tcBorders>
              <w:left w:val="single" w:sz="4" w:space="0" w:color="auto"/>
              <w:bottom w:val="single" w:sz="4" w:space="0" w:color="auto"/>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p>
        </w:tc>
        <w:tc>
          <w:tcPr>
            <w:tcW w:w="1196" w:type="dxa"/>
            <w:vMerge w:val="restart"/>
            <w:tcBorders>
              <w:top w:val="single" w:sz="4" w:space="0" w:color="auto"/>
              <w:left w:val="single" w:sz="4" w:space="0" w:color="auto"/>
              <w:bottom w:val="single" w:sz="4" w:space="0" w:color="auto"/>
              <w:right w:val="single" w:sz="4" w:space="0" w:color="auto"/>
            </w:tcBorders>
            <w:textDirection w:val="btLr"/>
            <w:vAlign w:val="center"/>
          </w:tcPr>
          <w:p w:rsidR="000068A1" w:rsidRPr="00B77E30" w:rsidRDefault="000068A1" w:rsidP="002A2A5F">
            <w:pPr>
              <w:jc w:val="center"/>
              <w:rPr>
                <w:rFonts w:ascii="Arial" w:hAnsi="Arial" w:cs="Arial"/>
                <w:b/>
                <w:bCs/>
                <w:sz w:val="24"/>
                <w:szCs w:val="24"/>
                <w:lang w:val="es-MX" w:eastAsia="es-MX"/>
              </w:rPr>
            </w:pPr>
            <w:r w:rsidRPr="00B77E30">
              <w:rPr>
                <w:rFonts w:ascii="Arial" w:hAnsi="Arial" w:cs="Arial"/>
                <w:b/>
                <w:bCs/>
                <w:sz w:val="24"/>
                <w:szCs w:val="24"/>
                <w:lang w:val="es-MX" w:eastAsia="es-MX"/>
              </w:rPr>
              <w:t>DESPUÉS DE LA EMERGENCIA</w:t>
            </w:r>
          </w:p>
        </w:tc>
        <w:tc>
          <w:tcPr>
            <w:tcW w:w="5095" w:type="dxa"/>
            <w:tcBorders>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Auditar el resultado de las medidas de actuación previstas en el plan para analizarlas y evaluarlas.</w:t>
            </w:r>
          </w:p>
        </w:tc>
      </w:tr>
      <w:tr w:rsidR="000068A1" w:rsidRPr="00B77E30" w:rsidTr="007935B8">
        <w:trPr>
          <w:trHeight w:val="506"/>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tcBorders>
              <w:left w:val="single" w:sz="4" w:space="0" w:color="auto"/>
              <w:bottom w:val="single" w:sz="4" w:space="0" w:color="auto"/>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p>
        </w:tc>
        <w:tc>
          <w:tcPr>
            <w:tcW w:w="1196" w:type="dxa"/>
            <w:vMerge/>
            <w:tcBorders>
              <w:top w:val="single" w:sz="4" w:space="0" w:color="auto"/>
              <w:left w:val="single" w:sz="4" w:space="0" w:color="auto"/>
              <w:bottom w:val="single" w:sz="4" w:space="0" w:color="auto"/>
              <w:right w:val="single" w:sz="4" w:space="0" w:color="auto"/>
            </w:tcBorders>
            <w:vAlign w:val="center"/>
          </w:tcPr>
          <w:p w:rsidR="000068A1" w:rsidRPr="00B77E30" w:rsidRDefault="000068A1" w:rsidP="002A2A5F">
            <w:pPr>
              <w:rPr>
                <w:rFonts w:ascii="Arial" w:hAnsi="Arial" w:cs="Arial"/>
                <w:b/>
                <w:bCs/>
                <w:sz w:val="24"/>
                <w:szCs w:val="24"/>
                <w:lang w:val="es-MX" w:eastAsia="es-MX"/>
              </w:rPr>
            </w:pPr>
          </w:p>
        </w:tc>
        <w:tc>
          <w:tcPr>
            <w:tcW w:w="5095" w:type="dxa"/>
            <w:tcBorders>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Coordinar la recolección de los informes de daños y pérdidas ocasionados por el incidente o emergencia.</w:t>
            </w:r>
          </w:p>
        </w:tc>
      </w:tr>
      <w:tr w:rsidR="000068A1" w:rsidRPr="00B77E30" w:rsidTr="007935B8">
        <w:trPr>
          <w:trHeight w:val="481"/>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tcBorders>
              <w:left w:val="single" w:sz="4" w:space="0" w:color="auto"/>
              <w:bottom w:val="single" w:sz="4" w:space="0" w:color="auto"/>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p>
        </w:tc>
        <w:tc>
          <w:tcPr>
            <w:tcW w:w="1196" w:type="dxa"/>
            <w:vMerge/>
            <w:tcBorders>
              <w:top w:val="single" w:sz="4" w:space="0" w:color="auto"/>
              <w:left w:val="single" w:sz="4" w:space="0" w:color="auto"/>
              <w:bottom w:val="single" w:sz="4" w:space="0" w:color="auto"/>
              <w:right w:val="single" w:sz="4" w:space="0" w:color="auto"/>
            </w:tcBorders>
            <w:vAlign w:val="center"/>
          </w:tcPr>
          <w:p w:rsidR="000068A1" w:rsidRPr="00B77E30" w:rsidRDefault="000068A1" w:rsidP="002A2A5F">
            <w:pPr>
              <w:rPr>
                <w:rFonts w:ascii="Arial" w:hAnsi="Arial" w:cs="Arial"/>
                <w:b/>
                <w:bCs/>
                <w:sz w:val="24"/>
                <w:szCs w:val="24"/>
                <w:lang w:val="es-MX" w:eastAsia="es-MX"/>
              </w:rPr>
            </w:pPr>
          </w:p>
        </w:tc>
        <w:tc>
          <w:tcPr>
            <w:tcW w:w="5095" w:type="dxa"/>
            <w:tcBorders>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Elaborar informe final.</w:t>
            </w:r>
          </w:p>
        </w:tc>
      </w:tr>
      <w:tr w:rsidR="000068A1" w:rsidRPr="00B77E30" w:rsidTr="007935B8">
        <w:trPr>
          <w:trHeight w:val="506"/>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val="restart"/>
            <w:tcBorders>
              <w:left w:val="single" w:sz="4" w:space="0" w:color="auto"/>
              <w:bottom w:val="single" w:sz="4" w:space="0" w:color="auto"/>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r w:rsidRPr="00B77E30">
              <w:rPr>
                <w:rFonts w:ascii="Arial" w:hAnsi="Arial" w:cs="Arial"/>
                <w:b/>
                <w:bCs/>
                <w:sz w:val="24"/>
                <w:szCs w:val="24"/>
                <w:lang w:val="es-MX" w:eastAsia="es-MX"/>
              </w:rPr>
              <w:t>OFICIAL DE SEGURIDAD</w:t>
            </w:r>
          </w:p>
        </w:tc>
        <w:tc>
          <w:tcPr>
            <w:tcW w:w="1196" w:type="dxa"/>
            <w:vMerge w:val="restart"/>
            <w:tcBorders>
              <w:left w:val="single" w:sz="4" w:space="0" w:color="auto"/>
              <w:bottom w:val="single" w:sz="4" w:space="0" w:color="auto"/>
              <w:right w:val="single" w:sz="4" w:space="0" w:color="auto"/>
            </w:tcBorders>
            <w:textDirection w:val="btLr"/>
            <w:vAlign w:val="center"/>
          </w:tcPr>
          <w:p w:rsidR="000068A1" w:rsidRPr="00B77E30" w:rsidRDefault="000068A1" w:rsidP="002A2A5F">
            <w:pPr>
              <w:jc w:val="center"/>
              <w:rPr>
                <w:rFonts w:ascii="Arial" w:hAnsi="Arial" w:cs="Arial"/>
                <w:b/>
                <w:bCs/>
                <w:sz w:val="24"/>
                <w:szCs w:val="24"/>
                <w:lang w:val="es-MX" w:eastAsia="es-MX"/>
              </w:rPr>
            </w:pPr>
            <w:r w:rsidRPr="00B77E30">
              <w:rPr>
                <w:rFonts w:ascii="Arial" w:hAnsi="Arial" w:cs="Arial"/>
                <w:b/>
                <w:bCs/>
                <w:sz w:val="24"/>
                <w:szCs w:val="24"/>
                <w:lang w:val="es-MX" w:eastAsia="es-MX"/>
              </w:rPr>
              <w:t>DURANTE LA EMERGENCIA</w:t>
            </w:r>
          </w:p>
        </w:tc>
        <w:tc>
          <w:tcPr>
            <w:tcW w:w="5095" w:type="dxa"/>
            <w:tcBorders>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Garantizar el aseguramiento de la zona de impacto para el cumplimiento de los operativos de respuesta a la emergencia velando por el control de la situación.</w:t>
            </w:r>
          </w:p>
        </w:tc>
      </w:tr>
      <w:tr w:rsidR="000068A1" w:rsidRPr="00B77E30" w:rsidTr="007935B8">
        <w:trPr>
          <w:trHeight w:val="144"/>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tcBorders>
              <w:left w:val="single" w:sz="4" w:space="0" w:color="auto"/>
              <w:bottom w:val="single" w:sz="4" w:space="0" w:color="auto"/>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p>
        </w:tc>
        <w:tc>
          <w:tcPr>
            <w:tcW w:w="1196" w:type="dxa"/>
            <w:vMerge/>
            <w:tcBorders>
              <w:left w:val="single" w:sz="4" w:space="0" w:color="auto"/>
              <w:bottom w:val="single" w:sz="4" w:space="0" w:color="auto"/>
              <w:right w:val="single" w:sz="4" w:space="0" w:color="auto"/>
            </w:tcBorders>
            <w:vAlign w:val="center"/>
          </w:tcPr>
          <w:p w:rsidR="000068A1" w:rsidRPr="00B77E30" w:rsidRDefault="000068A1" w:rsidP="002A2A5F">
            <w:pPr>
              <w:rPr>
                <w:rFonts w:ascii="Arial" w:hAnsi="Arial" w:cs="Arial"/>
                <w:b/>
                <w:bCs/>
                <w:sz w:val="24"/>
                <w:szCs w:val="24"/>
                <w:lang w:val="es-MX" w:eastAsia="es-MX"/>
              </w:rPr>
            </w:pPr>
          </w:p>
        </w:tc>
        <w:tc>
          <w:tcPr>
            <w:tcW w:w="5095" w:type="dxa"/>
            <w:tcBorders>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Vigilar y evaluar las situaciones peligrosas e inseguras.</w:t>
            </w:r>
          </w:p>
        </w:tc>
      </w:tr>
      <w:tr w:rsidR="000068A1" w:rsidRPr="00B77E30" w:rsidTr="007935B8">
        <w:trPr>
          <w:trHeight w:val="383"/>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tcBorders>
              <w:left w:val="single" w:sz="4" w:space="0" w:color="auto"/>
              <w:bottom w:val="single" w:sz="4" w:space="0" w:color="auto"/>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p>
        </w:tc>
        <w:tc>
          <w:tcPr>
            <w:tcW w:w="1196" w:type="dxa"/>
            <w:vMerge/>
            <w:tcBorders>
              <w:left w:val="single" w:sz="4" w:space="0" w:color="auto"/>
              <w:bottom w:val="single" w:sz="4" w:space="0" w:color="auto"/>
              <w:right w:val="single" w:sz="4" w:space="0" w:color="auto"/>
            </w:tcBorders>
            <w:vAlign w:val="center"/>
          </w:tcPr>
          <w:p w:rsidR="000068A1" w:rsidRPr="00B77E30" w:rsidRDefault="000068A1" w:rsidP="002A2A5F">
            <w:pPr>
              <w:rPr>
                <w:rFonts w:ascii="Arial" w:hAnsi="Arial" w:cs="Arial"/>
                <w:b/>
                <w:bCs/>
                <w:sz w:val="24"/>
                <w:szCs w:val="24"/>
                <w:lang w:val="es-MX" w:eastAsia="es-MX"/>
              </w:rPr>
            </w:pPr>
          </w:p>
        </w:tc>
        <w:tc>
          <w:tcPr>
            <w:tcW w:w="5095" w:type="dxa"/>
            <w:tcBorders>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Garantizar la seguridad de los grupos o brigadas de emergencia.</w:t>
            </w:r>
          </w:p>
        </w:tc>
      </w:tr>
      <w:tr w:rsidR="000068A1" w:rsidRPr="00B77E30" w:rsidTr="007935B8">
        <w:trPr>
          <w:trHeight w:val="252"/>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val="restart"/>
            <w:tcBorders>
              <w:left w:val="single" w:sz="4" w:space="0" w:color="auto"/>
              <w:bottom w:val="single" w:sz="4" w:space="0" w:color="auto"/>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r w:rsidRPr="00B77E30">
              <w:rPr>
                <w:rFonts w:ascii="Arial" w:hAnsi="Arial" w:cs="Arial"/>
                <w:b/>
                <w:bCs/>
                <w:sz w:val="24"/>
                <w:szCs w:val="24"/>
                <w:lang w:val="es-MX" w:eastAsia="es-MX"/>
              </w:rPr>
              <w:t>OFICIAL DE ENLACE</w:t>
            </w:r>
          </w:p>
        </w:tc>
        <w:tc>
          <w:tcPr>
            <w:tcW w:w="1196" w:type="dxa"/>
            <w:vMerge w:val="restart"/>
            <w:tcBorders>
              <w:left w:val="single" w:sz="4" w:space="0" w:color="auto"/>
              <w:bottom w:val="single" w:sz="4" w:space="0" w:color="auto"/>
              <w:right w:val="single" w:sz="4" w:space="0" w:color="auto"/>
            </w:tcBorders>
            <w:textDirection w:val="btLr"/>
            <w:vAlign w:val="center"/>
          </w:tcPr>
          <w:p w:rsidR="000068A1" w:rsidRPr="00B77E30" w:rsidRDefault="000068A1" w:rsidP="002A2A5F">
            <w:pPr>
              <w:jc w:val="center"/>
              <w:rPr>
                <w:rFonts w:ascii="Arial" w:hAnsi="Arial" w:cs="Arial"/>
                <w:b/>
                <w:bCs/>
                <w:sz w:val="24"/>
                <w:szCs w:val="24"/>
                <w:lang w:val="es-MX" w:eastAsia="es-MX"/>
              </w:rPr>
            </w:pPr>
            <w:r w:rsidRPr="00B77E30">
              <w:rPr>
                <w:rFonts w:ascii="Arial" w:hAnsi="Arial" w:cs="Arial"/>
                <w:b/>
                <w:bCs/>
                <w:sz w:val="24"/>
                <w:szCs w:val="24"/>
                <w:lang w:val="es-MX" w:eastAsia="es-MX"/>
              </w:rPr>
              <w:t>DURANTE LA EMERGENCIA</w:t>
            </w:r>
          </w:p>
        </w:tc>
        <w:tc>
          <w:tcPr>
            <w:tcW w:w="5095" w:type="dxa"/>
            <w:tcBorders>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Obtener un reporte rápido del Comandante de Incidente.</w:t>
            </w:r>
          </w:p>
        </w:tc>
      </w:tr>
      <w:tr w:rsidR="000068A1" w:rsidRPr="00B77E30" w:rsidTr="007935B8">
        <w:trPr>
          <w:trHeight w:val="405"/>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tcBorders>
              <w:left w:val="single" w:sz="4" w:space="0" w:color="auto"/>
              <w:bottom w:val="single" w:sz="4" w:space="0" w:color="auto"/>
              <w:right w:val="single" w:sz="4" w:space="0" w:color="auto"/>
            </w:tcBorders>
            <w:vAlign w:val="center"/>
          </w:tcPr>
          <w:p w:rsidR="000068A1" w:rsidRPr="00B77E30" w:rsidRDefault="000068A1" w:rsidP="002A2A5F">
            <w:pPr>
              <w:rPr>
                <w:rFonts w:ascii="Arial" w:hAnsi="Arial" w:cs="Arial"/>
                <w:b/>
                <w:bCs/>
                <w:sz w:val="24"/>
                <w:szCs w:val="24"/>
                <w:lang w:val="es-MX" w:eastAsia="es-MX"/>
              </w:rPr>
            </w:pPr>
          </w:p>
        </w:tc>
        <w:tc>
          <w:tcPr>
            <w:tcW w:w="1196" w:type="dxa"/>
            <w:vMerge/>
            <w:tcBorders>
              <w:left w:val="single" w:sz="4" w:space="0" w:color="auto"/>
              <w:bottom w:val="single" w:sz="4" w:space="0" w:color="auto"/>
              <w:right w:val="single" w:sz="4" w:space="0" w:color="auto"/>
            </w:tcBorders>
            <w:vAlign w:val="center"/>
          </w:tcPr>
          <w:p w:rsidR="000068A1" w:rsidRPr="00B77E30" w:rsidRDefault="000068A1" w:rsidP="002A2A5F">
            <w:pPr>
              <w:rPr>
                <w:rFonts w:ascii="Arial" w:hAnsi="Arial" w:cs="Arial"/>
                <w:b/>
                <w:bCs/>
                <w:sz w:val="24"/>
                <w:szCs w:val="24"/>
                <w:lang w:val="es-MX" w:eastAsia="es-MX"/>
              </w:rPr>
            </w:pPr>
          </w:p>
        </w:tc>
        <w:tc>
          <w:tcPr>
            <w:tcW w:w="5095" w:type="dxa"/>
            <w:tcBorders>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Identificar a los representantes de cada una de las Organizaciones, incluyendo su comunicación y líneas de información.</w:t>
            </w:r>
          </w:p>
        </w:tc>
      </w:tr>
      <w:tr w:rsidR="000068A1" w:rsidRPr="00B77E30" w:rsidTr="007935B8">
        <w:trPr>
          <w:trHeight w:val="506"/>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tcBorders>
              <w:left w:val="single" w:sz="4" w:space="0" w:color="auto"/>
              <w:bottom w:val="single" w:sz="4" w:space="0" w:color="auto"/>
              <w:right w:val="single" w:sz="4" w:space="0" w:color="auto"/>
            </w:tcBorders>
            <w:vAlign w:val="center"/>
          </w:tcPr>
          <w:p w:rsidR="000068A1" w:rsidRPr="00B77E30" w:rsidRDefault="000068A1" w:rsidP="002A2A5F">
            <w:pPr>
              <w:rPr>
                <w:rFonts w:ascii="Arial" w:hAnsi="Arial" w:cs="Arial"/>
                <w:b/>
                <w:bCs/>
                <w:sz w:val="24"/>
                <w:szCs w:val="24"/>
                <w:lang w:val="es-MX" w:eastAsia="es-MX"/>
              </w:rPr>
            </w:pPr>
          </w:p>
        </w:tc>
        <w:tc>
          <w:tcPr>
            <w:tcW w:w="1196" w:type="dxa"/>
            <w:vMerge/>
            <w:tcBorders>
              <w:left w:val="single" w:sz="4" w:space="0" w:color="auto"/>
              <w:bottom w:val="single" w:sz="4" w:space="0" w:color="auto"/>
              <w:right w:val="single" w:sz="4" w:space="0" w:color="auto"/>
            </w:tcBorders>
            <w:vAlign w:val="center"/>
          </w:tcPr>
          <w:p w:rsidR="000068A1" w:rsidRPr="00B77E30" w:rsidRDefault="000068A1" w:rsidP="002A2A5F">
            <w:pPr>
              <w:rPr>
                <w:rFonts w:ascii="Arial" w:hAnsi="Arial" w:cs="Arial"/>
                <w:b/>
                <w:bCs/>
                <w:sz w:val="24"/>
                <w:szCs w:val="24"/>
                <w:lang w:val="es-MX" w:eastAsia="es-MX"/>
              </w:rPr>
            </w:pPr>
          </w:p>
        </w:tc>
        <w:tc>
          <w:tcPr>
            <w:tcW w:w="5095" w:type="dxa"/>
            <w:tcBorders>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Responder a las solicitudes del personal del incidente para establecer contactos con otras Organizaciones.</w:t>
            </w:r>
          </w:p>
        </w:tc>
      </w:tr>
      <w:tr w:rsidR="000068A1" w:rsidRPr="00B77E30" w:rsidTr="007935B8">
        <w:trPr>
          <w:trHeight w:val="609"/>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val="restart"/>
            <w:tcBorders>
              <w:left w:val="single" w:sz="4" w:space="0" w:color="auto"/>
              <w:bottom w:val="single" w:sz="8" w:space="0" w:color="000000"/>
              <w:right w:val="single" w:sz="4" w:space="0" w:color="auto"/>
            </w:tcBorders>
            <w:vAlign w:val="center"/>
          </w:tcPr>
          <w:p w:rsidR="000068A1" w:rsidRPr="00B77E30" w:rsidRDefault="000068A1" w:rsidP="002A2A5F">
            <w:pPr>
              <w:jc w:val="center"/>
              <w:rPr>
                <w:rFonts w:ascii="Arial" w:hAnsi="Arial" w:cs="Arial"/>
                <w:b/>
                <w:bCs/>
                <w:sz w:val="24"/>
                <w:szCs w:val="24"/>
                <w:lang w:val="es-MX" w:eastAsia="es-MX"/>
              </w:rPr>
            </w:pPr>
            <w:r w:rsidRPr="00B77E30">
              <w:rPr>
                <w:rFonts w:ascii="Arial" w:hAnsi="Arial" w:cs="Arial"/>
                <w:b/>
                <w:bCs/>
                <w:sz w:val="24"/>
                <w:szCs w:val="24"/>
                <w:lang w:val="es-MX" w:eastAsia="es-MX"/>
              </w:rPr>
              <w:t>OFICIAL DE INFORMACIÓN</w:t>
            </w:r>
          </w:p>
        </w:tc>
        <w:tc>
          <w:tcPr>
            <w:tcW w:w="1196" w:type="dxa"/>
            <w:vMerge w:val="restart"/>
            <w:tcBorders>
              <w:left w:val="single" w:sz="4" w:space="0" w:color="auto"/>
              <w:bottom w:val="single" w:sz="8" w:space="0" w:color="000000"/>
              <w:right w:val="single" w:sz="4" w:space="0" w:color="auto"/>
            </w:tcBorders>
            <w:textDirection w:val="btLr"/>
            <w:vAlign w:val="center"/>
          </w:tcPr>
          <w:p w:rsidR="000068A1" w:rsidRPr="00B77E30" w:rsidRDefault="000068A1" w:rsidP="002A2A5F">
            <w:pPr>
              <w:jc w:val="center"/>
              <w:rPr>
                <w:rFonts w:ascii="Arial" w:hAnsi="Arial" w:cs="Arial"/>
                <w:b/>
                <w:bCs/>
                <w:sz w:val="24"/>
                <w:szCs w:val="24"/>
                <w:lang w:val="es-MX" w:eastAsia="es-MX"/>
              </w:rPr>
            </w:pPr>
            <w:r w:rsidRPr="00B77E30">
              <w:rPr>
                <w:rFonts w:ascii="Arial" w:hAnsi="Arial" w:cs="Arial"/>
                <w:b/>
                <w:bCs/>
                <w:sz w:val="24"/>
                <w:szCs w:val="24"/>
                <w:lang w:val="es-MX" w:eastAsia="es-MX"/>
              </w:rPr>
              <w:t>DURANTE LA EMERGENCIA</w:t>
            </w:r>
          </w:p>
        </w:tc>
        <w:tc>
          <w:tcPr>
            <w:tcW w:w="5095" w:type="dxa"/>
            <w:tcBorders>
              <w:bottom w:val="single" w:sz="4"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Formular y emitir la información acerca del incidente a los medios de prensa, otras instituciones u organizaciones relevantes externas.</w:t>
            </w:r>
          </w:p>
        </w:tc>
      </w:tr>
      <w:tr w:rsidR="000068A1" w:rsidRPr="00B77E30" w:rsidTr="007935B8">
        <w:trPr>
          <w:trHeight w:val="609"/>
        </w:trPr>
        <w:tc>
          <w:tcPr>
            <w:tcW w:w="332" w:type="dxa"/>
            <w:vMerge/>
            <w:tcBorders>
              <w:top w:val="single" w:sz="8" w:space="0" w:color="auto"/>
              <w:left w:val="single" w:sz="8" w:space="0" w:color="auto"/>
              <w:bottom w:val="single" w:sz="8" w:space="0" w:color="000000"/>
              <w:right w:val="single" w:sz="4" w:space="0" w:color="auto"/>
            </w:tcBorders>
            <w:shd w:val="clear" w:color="auto" w:fill="000000"/>
            <w:vAlign w:val="center"/>
          </w:tcPr>
          <w:p w:rsidR="000068A1" w:rsidRPr="00B77E30" w:rsidRDefault="000068A1" w:rsidP="002A2A5F">
            <w:pPr>
              <w:rPr>
                <w:rFonts w:ascii="Arial" w:hAnsi="Arial" w:cs="Arial"/>
                <w:bCs/>
                <w:sz w:val="24"/>
                <w:szCs w:val="24"/>
                <w:lang w:val="es-MX" w:eastAsia="es-MX"/>
              </w:rPr>
            </w:pPr>
          </w:p>
        </w:tc>
        <w:tc>
          <w:tcPr>
            <w:tcW w:w="2857" w:type="dxa"/>
            <w:vMerge/>
            <w:tcBorders>
              <w:left w:val="single" w:sz="4" w:space="0" w:color="auto"/>
              <w:bottom w:val="single" w:sz="8" w:space="0" w:color="000000"/>
              <w:right w:val="single" w:sz="4" w:space="0" w:color="auto"/>
            </w:tcBorders>
            <w:vAlign w:val="center"/>
          </w:tcPr>
          <w:p w:rsidR="000068A1" w:rsidRPr="00B77E30" w:rsidRDefault="000068A1" w:rsidP="002A2A5F">
            <w:pPr>
              <w:rPr>
                <w:rFonts w:ascii="Arial" w:hAnsi="Arial" w:cs="Arial"/>
                <w:bCs/>
                <w:sz w:val="24"/>
                <w:szCs w:val="24"/>
                <w:lang w:val="es-MX" w:eastAsia="es-MX"/>
              </w:rPr>
            </w:pPr>
          </w:p>
        </w:tc>
        <w:tc>
          <w:tcPr>
            <w:tcW w:w="1196" w:type="dxa"/>
            <w:vMerge/>
            <w:tcBorders>
              <w:left w:val="single" w:sz="4" w:space="0" w:color="auto"/>
              <w:bottom w:val="single" w:sz="8" w:space="0" w:color="000000"/>
              <w:right w:val="single" w:sz="4" w:space="0" w:color="auto"/>
            </w:tcBorders>
            <w:vAlign w:val="center"/>
          </w:tcPr>
          <w:p w:rsidR="000068A1" w:rsidRPr="00B77E30" w:rsidRDefault="000068A1" w:rsidP="002A2A5F">
            <w:pPr>
              <w:rPr>
                <w:rFonts w:ascii="Arial" w:hAnsi="Arial" w:cs="Arial"/>
                <w:bCs/>
                <w:sz w:val="24"/>
                <w:szCs w:val="24"/>
                <w:lang w:val="es-MX" w:eastAsia="es-MX"/>
              </w:rPr>
            </w:pPr>
          </w:p>
        </w:tc>
        <w:tc>
          <w:tcPr>
            <w:tcW w:w="5095" w:type="dxa"/>
            <w:tcBorders>
              <w:bottom w:val="single" w:sz="8" w:space="0" w:color="auto"/>
              <w:right w:val="single" w:sz="8" w:space="0" w:color="auto"/>
            </w:tcBorders>
            <w:vAlign w:val="bottom"/>
          </w:tcPr>
          <w:p w:rsidR="000068A1" w:rsidRPr="00B77E30" w:rsidRDefault="000068A1" w:rsidP="002A2A5F">
            <w:pPr>
              <w:jc w:val="both"/>
              <w:rPr>
                <w:rFonts w:ascii="Arial" w:hAnsi="Arial" w:cs="Arial"/>
                <w:sz w:val="24"/>
                <w:szCs w:val="24"/>
                <w:lang w:val="es-MX" w:eastAsia="es-MX"/>
              </w:rPr>
            </w:pPr>
            <w:r w:rsidRPr="00B77E30">
              <w:rPr>
                <w:rFonts w:ascii="Arial" w:hAnsi="Arial" w:cs="Arial"/>
                <w:sz w:val="24"/>
                <w:szCs w:val="24"/>
                <w:lang w:val="es-MX" w:eastAsia="es-MX"/>
              </w:rPr>
              <w:t>Respetar las limitaciones para la emisión de información que imponga el comandante de incidente.</w:t>
            </w:r>
          </w:p>
        </w:tc>
      </w:tr>
    </w:tbl>
    <w:p w:rsidR="000068A1" w:rsidRPr="00B77E30" w:rsidRDefault="000068A1" w:rsidP="000068A1">
      <w:pPr>
        <w:pStyle w:val="Prrafodelista"/>
        <w:autoSpaceDE w:val="0"/>
        <w:autoSpaceDN w:val="0"/>
        <w:adjustRightInd w:val="0"/>
        <w:ind w:left="360"/>
        <w:jc w:val="left"/>
        <w:rPr>
          <w:rFonts w:ascii="Arial" w:hAnsi="Arial" w:cs="Arial"/>
          <w:b/>
          <w:sz w:val="24"/>
          <w:szCs w:val="24"/>
          <w:lang w:val="es-ES" w:eastAsia="es-MX"/>
        </w:rPr>
      </w:pPr>
    </w:p>
    <w:p w:rsidR="005E332E" w:rsidRPr="00B77E30" w:rsidRDefault="000068A1" w:rsidP="000068A1">
      <w:pPr>
        <w:pStyle w:val="Prrafodelista"/>
        <w:autoSpaceDE w:val="0"/>
        <w:autoSpaceDN w:val="0"/>
        <w:adjustRightInd w:val="0"/>
        <w:ind w:left="360"/>
        <w:jc w:val="both"/>
        <w:rPr>
          <w:rFonts w:ascii="Arial" w:eastAsia="Times New Roman" w:hAnsi="Arial" w:cs="Arial"/>
          <w:b/>
          <w:sz w:val="24"/>
          <w:szCs w:val="24"/>
          <w:lang w:val="es-ES_tradnl" w:eastAsia="es-ES"/>
        </w:rPr>
      </w:pPr>
      <w:r w:rsidRPr="00B77E30">
        <w:rPr>
          <w:rFonts w:ascii="Arial" w:hAnsi="Arial" w:cs="Arial"/>
          <w:b/>
          <w:sz w:val="24"/>
          <w:szCs w:val="24"/>
          <w:lang w:val="es-MX" w:eastAsia="es-MX"/>
        </w:rPr>
        <w:t xml:space="preserve"> </w:t>
      </w:r>
      <w:r w:rsidR="005E332E" w:rsidRPr="00B77E30">
        <w:rPr>
          <w:rFonts w:ascii="Arial" w:eastAsia="Times New Roman" w:hAnsi="Arial" w:cs="Arial"/>
          <w:b/>
          <w:sz w:val="24"/>
          <w:szCs w:val="24"/>
          <w:lang w:val="es-ES_tradnl" w:eastAsia="es-ES"/>
        </w:rPr>
        <w:br w:type="page"/>
      </w:r>
    </w:p>
    <w:bookmarkEnd w:id="67"/>
    <w:p w:rsidR="00294373" w:rsidRPr="00B77E30" w:rsidRDefault="00294373" w:rsidP="00294373">
      <w:pPr>
        <w:autoSpaceDE w:val="0"/>
        <w:autoSpaceDN w:val="0"/>
        <w:adjustRightInd w:val="0"/>
        <w:jc w:val="center"/>
        <w:rPr>
          <w:rFonts w:ascii="Arial" w:hAnsi="Arial" w:cs="Arial"/>
          <w:b/>
          <w:sz w:val="24"/>
          <w:szCs w:val="24"/>
          <w:lang w:val="es-MX" w:eastAsia="es-MX"/>
        </w:rPr>
      </w:pPr>
      <w:r w:rsidRPr="00B77E30">
        <w:rPr>
          <w:rFonts w:ascii="Arial" w:hAnsi="Arial" w:cs="Arial"/>
          <w:b/>
          <w:sz w:val="24"/>
          <w:szCs w:val="24"/>
          <w:lang w:val="es-MX" w:eastAsia="es-MX"/>
        </w:rPr>
        <w:lastRenderedPageBreak/>
        <w:t>FUNCIONES DEL SISTEMA DE COMANDO DE INCIDENTES</w:t>
      </w:r>
    </w:p>
    <w:p w:rsidR="00294373" w:rsidRPr="00B77E30" w:rsidRDefault="0022031E" w:rsidP="00294373">
      <w:pPr>
        <w:autoSpaceDE w:val="0"/>
        <w:autoSpaceDN w:val="0"/>
        <w:adjustRightInd w:val="0"/>
        <w:jc w:val="both"/>
        <w:rPr>
          <w:rFonts w:ascii="Arial" w:hAnsi="Arial" w:cs="Arial"/>
          <w:b/>
          <w:color w:val="000000"/>
          <w:sz w:val="24"/>
          <w:szCs w:val="24"/>
        </w:rPr>
      </w:pPr>
      <w:r w:rsidRPr="00B77E30">
        <w:rPr>
          <w:rFonts w:ascii="Arial" w:hAnsi="Arial" w:cs="Arial"/>
          <w:b/>
          <w:color w:val="000000"/>
          <w:sz w:val="24"/>
          <w:szCs w:val="24"/>
        </w:rPr>
        <w:t xml:space="preserve">22.1.2. </w:t>
      </w:r>
      <w:r w:rsidR="00294373" w:rsidRPr="00B77E30">
        <w:rPr>
          <w:rFonts w:ascii="Arial" w:hAnsi="Arial" w:cs="Arial"/>
          <w:b/>
          <w:color w:val="000000"/>
          <w:sz w:val="24"/>
          <w:szCs w:val="24"/>
        </w:rPr>
        <w:t>Staff General</w:t>
      </w:r>
    </w:p>
    <w:tbl>
      <w:tblPr>
        <w:tblW w:w="9540" w:type="dxa"/>
        <w:tblLayout w:type="fixed"/>
        <w:tblCellMar>
          <w:left w:w="70" w:type="dxa"/>
          <w:right w:w="70" w:type="dxa"/>
        </w:tblCellMar>
        <w:tblLook w:val="00A0" w:firstRow="1" w:lastRow="0" w:firstColumn="1" w:lastColumn="0" w:noHBand="0" w:noVBand="0"/>
      </w:tblPr>
      <w:tblGrid>
        <w:gridCol w:w="820"/>
        <w:gridCol w:w="2920"/>
        <w:gridCol w:w="1008"/>
        <w:gridCol w:w="4792"/>
      </w:tblGrid>
      <w:tr w:rsidR="00294373" w:rsidRPr="00B77E30" w:rsidTr="00A131F1">
        <w:trPr>
          <w:trHeight w:val="270"/>
        </w:trPr>
        <w:tc>
          <w:tcPr>
            <w:tcW w:w="820" w:type="dxa"/>
            <w:vMerge w:val="restart"/>
            <w:tcBorders>
              <w:top w:val="single" w:sz="8" w:space="0" w:color="auto"/>
              <w:left w:val="single" w:sz="8" w:space="0" w:color="auto"/>
              <w:bottom w:val="single" w:sz="8" w:space="0" w:color="000000"/>
              <w:right w:val="single" w:sz="8" w:space="0" w:color="000000"/>
            </w:tcBorders>
            <w:shd w:val="clear" w:color="auto" w:fill="000000"/>
            <w:noWrap/>
            <w:textDirection w:val="btLr"/>
            <w:vAlign w:val="center"/>
          </w:tcPr>
          <w:p w:rsidR="00294373" w:rsidRPr="00B77E30" w:rsidRDefault="00294373" w:rsidP="00A131F1">
            <w:pPr>
              <w:jc w:val="center"/>
              <w:rPr>
                <w:rFonts w:ascii="Arial" w:hAnsi="Arial" w:cs="Arial"/>
                <w:b/>
                <w:bCs/>
                <w:sz w:val="24"/>
                <w:szCs w:val="24"/>
                <w:lang w:val="es-MX" w:eastAsia="es-MX"/>
              </w:rPr>
            </w:pPr>
            <w:r w:rsidRPr="00B77E30">
              <w:rPr>
                <w:rFonts w:ascii="Arial" w:hAnsi="Arial" w:cs="Arial"/>
                <w:b/>
                <w:bCs/>
                <w:sz w:val="24"/>
                <w:szCs w:val="24"/>
                <w:lang w:val="es-MX" w:eastAsia="es-MX"/>
              </w:rPr>
              <w:t>SECCIÓN DE PLANEACIÓN</w:t>
            </w:r>
          </w:p>
        </w:tc>
        <w:tc>
          <w:tcPr>
            <w:tcW w:w="2920" w:type="dxa"/>
            <w:tcBorders>
              <w:top w:val="single" w:sz="8" w:space="0" w:color="auto"/>
              <w:right w:val="single" w:sz="4" w:space="0" w:color="auto"/>
            </w:tcBorders>
            <w:shd w:val="clear" w:color="auto" w:fill="000000"/>
            <w:vAlign w:val="center"/>
          </w:tcPr>
          <w:p w:rsidR="00294373" w:rsidRPr="00B77E30" w:rsidRDefault="00294373" w:rsidP="00A131F1">
            <w:pPr>
              <w:jc w:val="center"/>
              <w:rPr>
                <w:rFonts w:ascii="Arial" w:hAnsi="Arial" w:cs="Arial"/>
                <w:b/>
                <w:bCs/>
                <w:sz w:val="24"/>
                <w:szCs w:val="24"/>
                <w:lang w:val="es-MX" w:eastAsia="es-MX"/>
              </w:rPr>
            </w:pPr>
            <w:r w:rsidRPr="00B77E30">
              <w:rPr>
                <w:rFonts w:ascii="Arial" w:hAnsi="Arial" w:cs="Arial"/>
                <w:b/>
                <w:bCs/>
                <w:sz w:val="24"/>
                <w:szCs w:val="24"/>
                <w:lang w:val="es-MX" w:eastAsia="es-MX"/>
              </w:rPr>
              <w:t>JEFE DE SECCIÓN</w:t>
            </w:r>
          </w:p>
        </w:tc>
        <w:tc>
          <w:tcPr>
            <w:tcW w:w="1008" w:type="dxa"/>
            <w:tcBorders>
              <w:top w:val="single" w:sz="8" w:space="0" w:color="auto"/>
              <w:right w:val="single" w:sz="4" w:space="0" w:color="auto"/>
            </w:tcBorders>
            <w:shd w:val="clear" w:color="auto" w:fill="000000"/>
            <w:vAlign w:val="center"/>
          </w:tcPr>
          <w:p w:rsidR="00294373" w:rsidRPr="00B77E30" w:rsidRDefault="00294373" w:rsidP="00A131F1">
            <w:pPr>
              <w:jc w:val="center"/>
              <w:rPr>
                <w:rFonts w:ascii="Arial" w:hAnsi="Arial" w:cs="Arial"/>
                <w:b/>
                <w:bCs/>
                <w:sz w:val="24"/>
                <w:szCs w:val="24"/>
                <w:lang w:val="es-MX" w:eastAsia="es-MX"/>
              </w:rPr>
            </w:pPr>
            <w:r w:rsidRPr="00B77E30">
              <w:rPr>
                <w:rFonts w:ascii="Arial" w:hAnsi="Arial" w:cs="Arial"/>
                <w:b/>
                <w:bCs/>
                <w:sz w:val="24"/>
                <w:szCs w:val="24"/>
                <w:lang w:val="es-MX" w:eastAsia="es-MX"/>
              </w:rPr>
              <w:t>UNIDAD</w:t>
            </w:r>
          </w:p>
        </w:tc>
        <w:tc>
          <w:tcPr>
            <w:tcW w:w="4792" w:type="dxa"/>
            <w:tcBorders>
              <w:top w:val="single" w:sz="8" w:space="0" w:color="auto"/>
              <w:right w:val="single" w:sz="8" w:space="0" w:color="auto"/>
            </w:tcBorders>
            <w:shd w:val="clear" w:color="auto" w:fill="000000"/>
            <w:vAlign w:val="center"/>
          </w:tcPr>
          <w:p w:rsidR="00294373" w:rsidRPr="00B77E30" w:rsidRDefault="00294373" w:rsidP="00A131F1">
            <w:pPr>
              <w:jc w:val="center"/>
              <w:rPr>
                <w:rFonts w:ascii="Arial" w:hAnsi="Arial" w:cs="Arial"/>
                <w:b/>
                <w:bCs/>
                <w:sz w:val="24"/>
                <w:szCs w:val="24"/>
                <w:lang w:val="es-MX" w:eastAsia="es-MX"/>
              </w:rPr>
            </w:pPr>
            <w:r w:rsidRPr="00B77E30">
              <w:rPr>
                <w:rFonts w:ascii="Arial" w:hAnsi="Arial" w:cs="Arial"/>
                <w:b/>
                <w:bCs/>
                <w:sz w:val="24"/>
                <w:szCs w:val="24"/>
                <w:lang w:val="es-MX" w:eastAsia="es-MX"/>
              </w:rPr>
              <w:t>FUNCIONES</w:t>
            </w:r>
          </w:p>
        </w:tc>
      </w:tr>
      <w:tr w:rsidR="00294373" w:rsidRPr="00B77E30" w:rsidTr="00A131F1">
        <w:trPr>
          <w:trHeight w:val="1649"/>
        </w:trPr>
        <w:tc>
          <w:tcPr>
            <w:tcW w:w="820" w:type="dxa"/>
            <w:vMerge/>
            <w:tcBorders>
              <w:top w:val="single" w:sz="8" w:space="0" w:color="auto"/>
              <w:left w:val="single" w:sz="8" w:space="0" w:color="auto"/>
              <w:bottom w:val="single" w:sz="8" w:space="0" w:color="000000"/>
              <w:right w:val="single" w:sz="8" w:space="0" w:color="000000"/>
            </w:tcBorders>
            <w:shd w:val="clear" w:color="auto" w:fill="000000"/>
            <w:vAlign w:val="center"/>
          </w:tcPr>
          <w:p w:rsidR="00294373" w:rsidRPr="00B77E30" w:rsidRDefault="00294373" w:rsidP="00A131F1">
            <w:pPr>
              <w:rPr>
                <w:rFonts w:ascii="Arial" w:hAnsi="Arial" w:cs="Arial"/>
                <w:b/>
                <w:bCs/>
                <w:sz w:val="24"/>
                <w:szCs w:val="24"/>
                <w:lang w:val="es-MX" w:eastAsia="es-MX"/>
              </w:rPr>
            </w:pPr>
          </w:p>
        </w:tc>
        <w:tc>
          <w:tcPr>
            <w:tcW w:w="2920" w:type="dxa"/>
            <w:vMerge w:val="restart"/>
            <w:tcBorders>
              <w:top w:val="single" w:sz="8" w:space="0" w:color="auto"/>
              <w:left w:val="single" w:sz="8" w:space="0" w:color="auto"/>
            </w:tcBorders>
            <w:vAlign w:val="bottom"/>
          </w:tcPr>
          <w:p w:rsidR="00294373" w:rsidRPr="00B77E30" w:rsidRDefault="00294373" w:rsidP="00A131F1">
            <w:pPr>
              <w:jc w:val="both"/>
              <w:rPr>
                <w:rFonts w:ascii="Arial" w:hAnsi="Arial" w:cs="Arial"/>
                <w:sz w:val="24"/>
                <w:szCs w:val="24"/>
                <w:lang w:val="es-MX" w:eastAsia="es-MX"/>
              </w:rPr>
            </w:pPr>
            <w:r w:rsidRPr="00B77E30">
              <w:rPr>
                <w:rFonts w:ascii="Arial" w:hAnsi="Arial" w:cs="Arial"/>
                <w:sz w:val="24"/>
                <w:szCs w:val="24"/>
                <w:lang w:val="es-MX" w:eastAsia="es-MX"/>
              </w:rPr>
              <w:t>Supervisar la preparación de los Planes de Acción.</w:t>
            </w:r>
          </w:p>
        </w:tc>
        <w:tc>
          <w:tcPr>
            <w:tcW w:w="1008" w:type="dxa"/>
            <w:tcBorders>
              <w:top w:val="single" w:sz="8" w:space="0" w:color="auto"/>
              <w:left w:val="single" w:sz="8" w:space="0" w:color="auto"/>
              <w:bottom w:val="single" w:sz="4" w:space="0" w:color="auto"/>
              <w:right w:val="single" w:sz="8" w:space="0" w:color="auto"/>
            </w:tcBorders>
            <w:textDirection w:val="btLr"/>
            <w:vAlign w:val="center"/>
          </w:tcPr>
          <w:p w:rsidR="00294373" w:rsidRPr="00B77E30" w:rsidRDefault="00294373" w:rsidP="00A131F1">
            <w:pPr>
              <w:jc w:val="center"/>
              <w:rPr>
                <w:rFonts w:ascii="Arial" w:hAnsi="Arial" w:cs="Arial"/>
                <w:b/>
                <w:bCs/>
                <w:sz w:val="24"/>
                <w:szCs w:val="24"/>
                <w:lang w:val="es-MX" w:eastAsia="es-MX"/>
              </w:rPr>
            </w:pPr>
            <w:r w:rsidRPr="00B77E30">
              <w:rPr>
                <w:rFonts w:ascii="Arial" w:hAnsi="Arial" w:cs="Arial"/>
                <w:b/>
                <w:bCs/>
                <w:sz w:val="24"/>
                <w:szCs w:val="24"/>
                <w:lang w:val="es-MX" w:eastAsia="es-MX"/>
              </w:rPr>
              <w:t>SITUACIONAL</w:t>
            </w:r>
          </w:p>
        </w:tc>
        <w:tc>
          <w:tcPr>
            <w:tcW w:w="4792" w:type="dxa"/>
            <w:tcBorders>
              <w:top w:val="single" w:sz="8" w:space="0" w:color="auto"/>
              <w:bottom w:val="single" w:sz="4" w:space="0" w:color="auto"/>
              <w:right w:val="single" w:sz="8" w:space="0" w:color="auto"/>
            </w:tcBorders>
            <w:vAlign w:val="bottom"/>
          </w:tcPr>
          <w:p w:rsidR="00294373" w:rsidRPr="00B77E30" w:rsidRDefault="00294373" w:rsidP="00A131F1">
            <w:pPr>
              <w:jc w:val="both"/>
              <w:rPr>
                <w:rFonts w:ascii="Arial" w:hAnsi="Arial" w:cs="Arial"/>
                <w:sz w:val="24"/>
                <w:szCs w:val="24"/>
                <w:lang w:val="es-MX" w:eastAsia="es-MX"/>
              </w:rPr>
            </w:pPr>
            <w:r w:rsidRPr="00B77E30">
              <w:rPr>
                <w:rFonts w:ascii="Arial" w:hAnsi="Arial" w:cs="Arial"/>
                <w:sz w:val="24"/>
                <w:szCs w:val="24"/>
                <w:lang w:val="es-MX" w:eastAsia="es-MX"/>
              </w:rPr>
              <w:t>Recolectar y organizar la información acerca del estado de la situación del Incidente</w:t>
            </w:r>
          </w:p>
        </w:tc>
      </w:tr>
      <w:tr w:rsidR="00294373" w:rsidRPr="00B77E30" w:rsidTr="00A131F1">
        <w:trPr>
          <w:trHeight w:val="382"/>
        </w:trPr>
        <w:tc>
          <w:tcPr>
            <w:tcW w:w="820" w:type="dxa"/>
            <w:vMerge/>
            <w:tcBorders>
              <w:top w:val="single" w:sz="8" w:space="0" w:color="auto"/>
              <w:left w:val="single" w:sz="8" w:space="0" w:color="auto"/>
              <w:bottom w:val="single" w:sz="8" w:space="0" w:color="000000"/>
              <w:right w:val="single" w:sz="8" w:space="0" w:color="000000"/>
            </w:tcBorders>
            <w:shd w:val="clear" w:color="auto" w:fill="000000"/>
            <w:vAlign w:val="center"/>
          </w:tcPr>
          <w:p w:rsidR="00294373" w:rsidRPr="00B77E30" w:rsidRDefault="00294373" w:rsidP="00A131F1">
            <w:pPr>
              <w:rPr>
                <w:rFonts w:ascii="Arial" w:hAnsi="Arial" w:cs="Arial"/>
                <w:b/>
                <w:bCs/>
                <w:sz w:val="24"/>
                <w:szCs w:val="24"/>
                <w:lang w:val="es-MX" w:eastAsia="es-MX"/>
              </w:rPr>
            </w:pPr>
          </w:p>
        </w:tc>
        <w:tc>
          <w:tcPr>
            <w:tcW w:w="2920" w:type="dxa"/>
            <w:vMerge/>
            <w:tcBorders>
              <w:top w:val="single" w:sz="8" w:space="0" w:color="auto"/>
              <w:left w:val="single" w:sz="8" w:space="0" w:color="auto"/>
            </w:tcBorders>
            <w:vAlign w:val="center"/>
          </w:tcPr>
          <w:p w:rsidR="00294373" w:rsidRPr="00B77E30" w:rsidRDefault="00294373" w:rsidP="00A131F1">
            <w:pPr>
              <w:rPr>
                <w:rFonts w:ascii="Arial" w:hAnsi="Arial" w:cs="Arial"/>
                <w:sz w:val="24"/>
                <w:szCs w:val="24"/>
                <w:lang w:val="es-MX" w:eastAsia="es-MX"/>
              </w:rPr>
            </w:pPr>
          </w:p>
        </w:tc>
        <w:tc>
          <w:tcPr>
            <w:tcW w:w="1008" w:type="dxa"/>
            <w:vMerge w:val="restart"/>
            <w:tcBorders>
              <w:left w:val="single" w:sz="8" w:space="0" w:color="auto"/>
              <w:bottom w:val="single" w:sz="4" w:space="0" w:color="auto"/>
              <w:right w:val="single" w:sz="8" w:space="0" w:color="auto"/>
            </w:tcBorders>
            <w:textDirection w:val="btLr"/>
            <w:vAlign w:val="center"/>
          </w:tcPr>
          <w:p w:rsidR="00294373" w:rsidRPr="00B77E30" w:rsidRDefault="00294373" w:rsidP="00A131F1">
            <w:pPr>
              <w:jc w:val="center"/>
              <w:rPr>
                <w:rFonts w:ascii="Arial" w:hAnsi="Arial" w:cs="Arial"/>
                <w:b/>
                <w:bCs/>
                <w:sz w:val="24"/>
                <w:szCs w:val="24"/>
                <w:lang w:val="es-MX" w:eastAsia="es-MX"/>
              </w:rPr>
            </w:pPr>
            <w:r w:rsidRPr="00B77E30">
              <w:rPr>
                <w:rFonts w:ascii="Arial" w:hAnsi="Arial" w:cs="Arial"/>
                <w:b/>
                <w:bCs/>
                <w:sz w:val="24"/>
                <w:szCs w:val="24"/>
                <w:lang w:val="es-MX" w:eastAsia="es-MX"/>
              </w:rPr>
              <w:t>DOCUMENTACIÓN</w:t>
            </w:r>
          </w:p>
        </w:tc>
        <w:tc>
          <w:tcPr>
            <w:tcW w:w="4792" w:type="dxa"/>
            <w:tcBorders>
              <w:bottom w:val="single" w:sz="4" w:space="0" w:color="auto"/>
              <w:right w:val="single" w:sz="8" w:space="0" w:color="auto"/>
            </w:tcBorders>
            <w:vAlign w:val="bottom"/>
          </w:tcPr>
          <w:p w:rsidR="00294373" w:rsidRPr="00B77E30" w:rsidRDefault="00294373" w:rsidP="00A131F1">
            <w:pPr>
              <w:jc w:val="both"/>
              <w:rPr>
                <w:rFonts w:ascii="Arial" w:hAnsi="Arial" w:cs="Arial"/>
                <w:sz w:val="24"/>
                <w:szCs w:val="24"/>
                <w:lang w:val="es-MX" w:eastAsia="es-MX"/>
              </w:rPr>
            </w:pPr>
            <w:r w:rsidRPr="00B77E30">
              <w:rPr>
                <w:rFonts w:ascii="Arial" w:hAnsi="Arial" w:cs="Arial"/>
                <w:sz w:val="24"/>
                <w:szCs w:val="24"/>
                <w:lang w:val="es-MX" w:eastAsia="es-MX"/>
              </w:rPr>
              <w:t>Mantener los archivos completos y precisos del incidente.</w:t>
            </w:r>
          </w:p>
        </w:tc>
      </w:tr>
      <w:tr w:rsidR="00294373" w:rsidRPr="00B77E30" w:rsidTr="00A131F1">
        <w:trPr>
          <w:trHeight w:val="510"/>
        </w:trPr>
        <w:tc>
          <w:tcPr>
            <w:tcW w:w="820" w:type="dxa"/>
            <w:vMerge/>
            <w:tcBorders>
              <w:top w:val="single" w:sz="8" w:space="0" w:color="auto"/>
              <w:left w:val="single" w:sz="8" w:space="0" w:color="auto"/>
              <w:bottom w:val="single" w:sz="8" w:space="0" w:color="000000"/>
              <w:right w:val="single" w:sz="8" w:space="0" w:color="000000"/>
            </w:tcBorders>
            <w:shd w:val="clear" w:color="auto" w:fill="000000"/>
            <w:vAlign w:val="center"/>
          </w:tcPr>
          <w:p w:rsidR="00294373" w:rsidRPr="00B77E30" w:rsidRDefault="00294373" w:rsidP="00A131F1">
            <w:pPr>
              <w:rPr>
                <w:rFonts w:ascii="Arial" w:hAnsi="Arial" w:cs="Arial"/>
                <w:b/>
                <w:bCs/>
                <w:sz w:val="24"/>
                <w:szCs w:val="24"/>
                <w:lang w:val="es-MX" w:eastAsia="es-MX"/>
              </w:rPr>
            </w:pPr>
          </w:p>
        </w:tc>
        <w:tc>
          <w:tcPr>
            <w:tcW w:w="2920" w:type="dxa"/>
            <w:vMerge/>
            <w:tcBorders>
              <w:top w:val="single" w:sz="8" w:space="0" w:color="auto"/>
              <w:left w:val="single" w:sz="8" w:space="0" w:color="auto"/>
            </w:tcBorders>
            <w:vAlign w:val="center"/>
          </w:tcPr>
          <w:p w:rsidR="00294373" w:rsidRPr="00B77E30" w:rsidRDefault="00294373" w:rsidP="00A131F1">
            <w:pPr>
              <w:rPr>
                <w:rFonts w:ascii="Arial" w:hAnsi="Arial" w:cs="Arial"/>
                <w:sz w:val="24"/>
                <w:szCs w:val="24"/>
                <w:lang w:val="es-MX" w:eastAsia="es-MX"/>
              </w:rPr>
            </w:pPr>
          </w:p>
        </w:tc>
        <w:tc>
          <w:tcPr>
            <w:tcW w:w="1008" w:type="dxa"/>
            <w:vMerge/>
            <w:tcBorders>
              <w:left w:val="single" w:sz="8" w:space="0" w:color="auto"/>
              <w:bottom w:val="single" w:sz="4" w:space="0" w:color="auto"/>
              <w:right w:val="single" w:sz="8" w:space="0" w:color="auto"/>
            </w:tcBorders>
            <w:vAlign w:val="center"/>
          </w:tcPr>
          <w:p w:rsidR="00294373" w:rsidRPr="00B77E30" w:rsidRDefault="00294373" w:rsidP="00A131F1">
            <w:pPr>
              <w:rPr>
                <w:rFonts w:ascii="Arial" w:hAnsi="Arial" w:cs="Arial"/>
                <w:b/>
                <w:bCs/>
                <w:sz w:val="24"/>
                <w:szCs w:val="24"/>
                <w:lang w:val="es-MX" w:eastAsia="es-MX"/>
              </w:rPr>
            </w:pPr>
          </w:p>
        </w:tc>
        <w:tc>
          <w:tcPr>
            <w:tcW w:w="4792" w:type="dxa"/>
            <w:tcBorders>
              <w:bottom w:val="single" w:sz="4" w:space="0" w:color="auto"/>
              <w:right w:val="single" w:sz="8" w:space="0" w:color="auto"/>
            </w:tcBorders>
            <w:vAlign w:val="bottom"/>
          </w:tcPr>
          <w:p w:rsidR="00294373" w:rsidRPr="00B77E30" w:rsidRDefault="00294373" w:rsidP="00A131F1">
            <w:pPr>
              <w:jc w:val="both"/>
              <w:rPr>
                <w:rFonts w:ascii="Arial" w:hAnsi="Arial" w:cs="Arial"/>
                <w:sz w:val="24"/>
                <w:szCs w:val="24"/>
                <w:lang w:val="es-MX" w:eastAsia="es-MX"/>
              </w:rPr>
            </w:pPr>
            <w:r w:rsidRPr="00B77E30">
              <w:rPr>
                <w:rFonts w:ascii="Arial" w:hAnsi="Arial" w:cs="Arial"/>
                <w:sz w:val="24"/>
                <w:szCs w:val="24"/>
                <w:lang w:val="es-MX" w:eastAsia="es-MX"/>
              </w:rPr>
              <w:t>Proporcionar servicios de fotocopiado al personal del incidente.</w:t>
            </w:r>
          </w:p>
        </w:tc>
      </w:tr>
      <w:tr w:rsidR="00294373" w:rsidRPr="00B77E30" w:rsidTr="00A131F1">
        <w:trPr>
          <w:trHeight w:val="510"/>
        </w:trPr>
        <w:tc>
          <w:tcPr>
            <w:tcW w:w="820" w:type="dxa"/>
            <w:vMerge/>
            <w:tcBorders>
              <w:top w:val="single" w:sz="8" w:space="0" w:color="auto"/>
              <w:left w:val="single" w:sz="8" w:space="0" w:color="auto"/>
              <w:bottom w:val="single" w:sz="8" w:space="0" w:color="000000"/>
              <w:right w:val="single" w:sz="8" w:space="0" w:color="000000"/>
            </w:tcBorders>
            <w:shd w:val="clear" w:color="auto" w:fill="000000"/>
            <w:vAlign w:val="center"/>
          </w:tcPr>
          <w:p w:rsidR="00294373" w:rsidRPr="00B77E30" w:rsidRDefault="00294373" w:rsidP="00A131F1">
            <w:pPr>
              <w:rPr>
                <w:rFonts w:ascii="Arial" w:hAnsi="Arial" w:cs="Arial"/>
                <w:b/>
                <w:bCs/>
                <w:sz w:val="24"/>
                <w:szCs w:val="24"/>
                <w:lang w:val="es-MX" w:eastAsia="es-MX"/>
              </w:rPr>
            </w:pPr>
          </w:p>
        </w:tc>
        <w:tc>
          <w:tcPr>
            <w:tcW w:w="2920" w:type="dxa"/>
            <w:vMerge w:val="restart"/>
            <w:tcBorders>
              <w:left w:val="single" w:sz="8" w:space="0" w:color="auto"/>
            </w:tcBorders>
            <w:vAlign w:val="bottom"/>
          </w:tcPr>
          <w:p w:rsidR="00294373" w:rsidRPr="00B77E30" w:rsidRDefault="00294373" w:rsidP="00A131F1">
            <w:pPr>
              <w:jc w:val="both"/>
              <w:rPr>
                <w:rFonts w:ascii="Arial" w:hAnsi="Arial" w:cs="Arial"/>
                <w:sz w:val="24"/>
                <w:szCs w:val="24"/>
                <w:lang w:val="es-MX" w:eastAsia="es-MX"/>
              </w:rPr>
            </w:pPr>
            <w:r w:rsidRPr="00B77E30">
              <w:rPr>
                <w:rFonts w:ascii="Arial" w:hAnsi="Arial" w:cs="Arial"/>
                <w:sz w:val="24"/>
                <w:szCs w:val="24"/>
                <w:lang w:val="es-MX" w:eastAsia="es-MX"/>
              </w:rPr>
              <w:t>Proporcionar predicciones periódicas acerca del potencial del incidente.</w:t>
            </w:r>
          </w:p>
        </w:tc>
        <w:tc>
          <w:tcPr>
            <w:tcW w:w="1008" w:type="dxa"/>
            <w:vMerge/>
            <w:tcBorders>
              <w:left w:val="single" w:sz="8" w:space="0" w:color="auto"/>
              <w:bottom w:val="single" w:sz="4" w:space="0" w:color="auto"/>
              <w:right w:val="single" w:sz="8" w:space="0" w:color="auto"/>
            </w:tcBorders>
            <w:vAlign w:val="center"/>
          </w:tcPr>
          <w:p w:rsidR="00294373" w:rsidRPr="00B77E30" w:rsidRDefault="00294373" w:rsidP="00A131F1">
            <w:pPr>
              <w:rPr>
                <w:rFonts w:ascii="Arial" w:hAnsi="Arial" w:cs="Arial"/>
                <w:b/>
                <w:bCs/>
                <w:sz w:val="24"/>
                <w:szCs w:val="24"/>
                <w:lang w:val="es-MX" w:eastAsia="es-MX"/>
              </w:rPr>
            </w:pPr>
          </w:p>
        </w:tc>
        <w:tc>
          <w:tcPr>
            <w:tcW w:w="4792" w:type="dxa"/>
            <w:tcBorders>
              <w:bottom w:val="single" w:sz="4" w:space="0" w:color="auto"/>
              <w:right w:val="single" w:sz="8" w:space="0" w:color="auto"/>
            </w:tcBorders>
            <w:vAlign w:val="bottom"/>
          </w:tcPr>
          <w:p w:rsidR="00294373" w:rsidRPr="00B77E30" w:rsidRDefault="00294373" w:rsidP="00A131F1">
            <w:pPr>
              <w:jc w:val="both"/>
              <w:rPr>
                <w:rFonts w:ascii="Arial" w:hAnsi="Arial" w:cs="Arial"/>
                <w:sz w:val="24"/>
                <w:szCs w:val="24"/>
                <w:lang w:val="es-MX" w:eastAsia="es-MX"/>
              </w:rPr>
            </w:pPr>
            <w:r w:rsidRPr="00B77E30">
              <w:rPr>
                <w:rFonts w:ascii="Arial" w:hAnsi="Arial" w:cs="Arial"/>
                <w:sz w:val="24"/>
                <w:szCs w:val="24"/>
                <w:lang w:val="es-MX" w:eastAsia="es-MX"/>
              </w:rPr>
              <w:t>Empacar y almacenar los archivos del incidente para cualquier finalidad legal, analítica o histórica.</w:t>
            </w:r>
          </w:p>
        </w:tc>
      </w:tr>
      <w:tr w:rsidR="00294373" w:rsidRPr="00B77E30" w:rsidTr="00A131F1">
        <w:trPr>
          <w:trHeight w:val="488"/>
        </w:trPr>
        <w:tc>
          <w:tcPr>
            <w:tcW w:w="820" w:type="dxa"/>
            <w:vMerge/>
            <w:tcBorders>
              <w:top w:val="single" w:sz="8" w:space="0" w:color="auto"/>
              <w:left w:val="single" w:sz="8" w:space="0" w:color="auto"/>
              <w:bottom w:val="single" w:sz="8" w:space="0" w:color="000000"/>
              <w:right w:val="single" w:sz="8" w:space="0" w:color="000000"/>
            </w:tcBorders>
            <w:shd w:val="clear" w:color="auto" w:fill="000000"/>
            <w:vAlign w:val="center"/>
          </w:tcPr>
          <w:p w:rsidR="00294373" w:rsidRPr="00B77E30" w:rsidRDefault="00294373" w:rsidP="00A131F1">
            <w:pPr>
              <w:rPr>
                <w:rFonts w:ascii="Arial" w:hAnsi="Arial" w:cs="Arial"/>
                <w:b/>
                <w:bCs/>
                <w:sz w:val="24"/>
                <w:szCs w:val="24"/>
                <w:lang w:val="es-MX" w:eastAsia="es-MX"/>
              </w:rPr>
            </w:pPr>
          </w:p>
        </w:tc>
        <w:tc>
          <w:tcPr>
            <w:tcW w:w="2920" w:type="dxa"/>
            <w:vMerge/>
            <w:tcBorders>
              <w:left w:val="single" w:sz="8" w:space="0" w:color="auto"/>
            </w:tcBorders>
            <w:vAlign w:val="center"/>
          </w:tcPr>
          <w:p w:rsidR="00294373" w:rsidRPr="00B77E30" w:rsidRDefault="00294373" w:rsidP="00A131F1">
            <w:pPr>
              <w:rPr>
                <w:rFonts w:ascii="Arial" w:hAnsi="Arial" w:cs="Arial"/>
                <w:sz w:val="24"/>
                <w:szCs w:val="24"/>
                <w:lang w:val="es-MX" w:eastAsia="es-MX"/>
              </w:rPr>
            </w:pPr>
          </w:p>
        </w:tc>
        <w:tc>
          <w:tcPr>
            <w:tcW w:w="1008" w:type="dxa"/>
            <w:vMerge/>
            <w:tcBorders>
              <w:left w:val="single" w:sz="8" w:space="0" w:color="auto"/>
              <w:bottom w:val="single" w:sz="4" w:space="0" w:color="auto"/>
              <w:right w:val="single" w:sz="8" w:space="0" w:color="auto"/>
            </w:tcBorders>
            <w:vAlign w:val="center"/>
          </w:tcPr>
          <w:p w:rsidR="00294373" w:rsidRPr="00B77E30" w:rsidRDefault="00294373" w:rsidP="00A131F1">
            <w:pPr>
              <w:rPr>
                <w:rFonts w:ascii="Arial" w:hAnsi="Arial" w:cs="Arial"/>
                <w:b/>
                <w:bCs/>
                <w:sz w:val="24"/>
                <w:szCs w:val="24"/>
                <w:lang w:val="es-MX" w:eastAsia="es-MX"/>
              </w:rPr>
            </w:pPr>
          </w:p>
        </w:tc>
        <w:tc>
          <w:tcPr>
            <w:tcW w:w="4792" w:type="dxa"/>
            <w:tcBorders>
              <w:bottom w:val="single" w:sz="4" w:space="0" w:color="auto"/>
              <w:right w:val="single" w:sz="8" w:space="0" w:color="auto"/>
            </w:tcBorders>
            <w:vAlign w:val="bottom"/>
          </w:tcPr>
          <w:p w:rsidR="00294373" w:rsidRPr="00B77E30" w:rsidRDefault="00294373" w:rsidP="00A131F1">
            <w:pPr>
              <w:jc w:val="both"/>
              <w:rPr>
                <w:rFonts w:ascii="Arial" w:hAnsi="Arial" w:cs="Arial"/>
                <w:sz w:val="24"/>
                <w:szCs w:val="24"/>
                <w:lang w:val="es-MX" w:eastAsia="es-MX"/>
              </w:rPr>
            </w:pPr>
            <w:r w:rsidRPr="00B77E30">
              <w:rPr>
                <w:rFonts w:ascii="Arial" w:hAnsi="Arial" w:cs="Arial"/>
                <w:sz w:val="24"/>
                <w:szCs w:val="24"/>
                <w:lang w:val="es-MX" w:eastAsia="es-MX"/>
              </w:rPr>
              <w:t>Consolidar información de todas las ramas y unidades de la estructura organizacional del incidente.</w:t>
            </w:r>
          </w:p>
        </w:tc>
      </w:tr>
      <w:tr w:rsidR="00294373" w:rsidRPr="00B77E30" w:rsidTr="00A131F1">
        <w:trPr>
          <w:trHeight w:val="510"/>
        </w:trPr>
        <w:tc>
          <w:tcPr>
            <w:tcW w:w="820" w:type="dxa"/>
            <w:vMerge/>
            <w:tcBorders>
              <w:top w:val="single" w:sz="8" w:space="0" w:color="auto"/>
              <w:left w:val="single" w:sz="8" w:space="0" w:color="auto"/>
              <w:bottom w:val="single" w:sz="8" w:space="0" w:color="000000"/>
              <w:right w:val="single" w:sz="8" w:space="0" w:color="000000"/>
            </w:tcBorders>
            <w:shd w:val="clear" w:color="auto" w:fill="000000"/>
            <w:vAlign w:val="center"/>
          </w:tcPr>
          <w:p w:rsidR="00294373" w:rsidRPr="00B77E30" w:rsidRDefault="00294373" w:rsidP="00A131F1">
            <w:pPr>
              <w:rPr>
                <w:rFonts w:ascii="Arial" w:hAnsi="Arial" w:cs="Arial"/>
                <w:b/>
                <w:bCs/>
                <w:sz w:val="24"/>
                <w:szCs w:val="24"/>
                <w:lang w:val="es-MX" w:eastAsia="es-MX"/>
              </w:rPr>
            </w:pPr>
          </w:p>
        </w:tc>
        <w:tc>
          <w:tcPr>
            <w:tcW w:w="2920" w:type="dxa"/>
            <w:vMerge w:val="restart"/>
            <w:tcBorders>
              <w:left w:val="single" w:sz="8" w:space="0" w:color="auto"/>
            </w:tcBorders>
            <w:vAlign w:val="bottom"/>
          </w:tcPr>
          <w:p w:rsidR="00294373" w:rsidRPr="00B77E30" w:rsidRDefault="00294373" w:rsidP="00A131F1">
            <w:pPr>
              <w:jc w:val="both"/>
              <w:rPr>
                <w:rFonts w:ascii="Arial" w:hAnsi="Arial" w:cs="Arial"/>
                <w:sz w:val="24"/>
                <w:szCs w:val="24"/>
                <w:lang w:val="es-MX" w:eastAsia="es-MX"/>
              </w:rPr>
            </w:pPr>
            <w:r w:rsidRPr="00B77E30">
              <w:rPr>
                <w:rFonts w:ascii="Arial" w:hAnsi="Arial" w:cs="Arial"/>
                <w:sz w:val="24"/>
                <w:szCs w:val="24"/>
                <w:lang w:val="es-MX" w:eastAsia="es-MX"/>
              </w:rPr>
              <w:t>Organizar la información acerca de estrategias alternativas.</w:t>
            </w:r>
          </w:p>
        </w:tc>
        <w:tc>
          <w:tcPr>
            <w:tcW w:w="1008" w:type="dxa"/>
            <w:vMerge w:val="restart"/>
            <w:tcBorders>
              <w:left w:val="single" w:sz="8" w:space="0" w:color="auto"/>
              <w:bottom w:val="single" w:sz="4" w:space="0" w:color="auto"/>
              <w:right w:val="single" w:sz="8" w:space="0" w:color="auto"/>
            </w:tcBorders>
            <w:textDirection w:val="btLr"/>
            <w:vAlign w:val="center"/>
          </w:tcPr>
          <w:p w:rsidR="00294373" w:rsidRPr="00B77E30" w:rsidRDefault="00294373" w:rsidP="00A131F1">
            <w:pPr>
              <w:jc w:val="center"/>
              <w:rPr>
                <w:rFonts w:ascii="Arial" w:hAnsi="Arial" w:cs="Arial"/>
                <w:b/>
                <w:bCs/>
                <w:sz w:val="24"/>
                <w:szCs w:val="24"/>
                <w:lang w:val="es-MX" w:eastAsia="es-MX"/>
              </w:rPr>
            </w:pPr>
            <w:r w:rsidRPr="00B77E30">
              <w:rPr>
                <w:rFonts w:ascii="Arial" w:hAnsi="Arial" w:cs="Arial"/>
                <w:b/>
                <w:bCs/>
                <w:sz w:val="24"/>
                <w:szCs w:val="24"/>
                <w:lang w:val="es-MX" w:eastAsia="es-MX"/>
              </w:rPr>
              <w:t>RECURSOS</w:t>
            </w:r>
          </w:p>
        </w:tc>
        <w:tc>
          <w:tcPr>
            <w:tcW w:w="4792" w:type="dxa"/>
            <w:tcBorders>
              <w:bottom w:val="single" w:sz="4" w:space="0" w:color="auto"/>
              <w:right w:val="single" w:sz="8" w:space="0" w:color="auto"/>
            </w:tcBorders>
            <w:vAlign w:val="bottom"/>
          </w:tcPr>
          <w:p w:rsidR="00294373" w:rsidRPr="00B77E30" w:rsidRDefault="00294373" w:rsidP="00A131F1">
            <w:pPr>
              <w:jc w:val="both"/>
              <w:rPr>
                <w:rFonts w:ascii="Arial" w:hAnsi="Arial" w:cs="Arial"/>
                <w:sz w:val="24"/>
                <w:szCs w:val="24"/>
                <w:lang w:val="es-MX" w:eastAsia="es-MX"/>
              </w:rPr>
            </w:pPr>
            <w:r w:rsidRPr="00B77E30">
              <w:rPr>
                <w:rFonts w:ascii="Arial" w:hAnsi="Arial" w:cs="Arial"/>
                <w:sz w:val="24"/>
                <w:szCs w:val="24"/>
                <w:lang w:val="es-MX" w:eastAsia="es-MX"/>
              </w:rPr>
              <w:t>Establecer todas las actividades de registro de recursos, suministros y servicios para el incidente;</w:t>
            </w:r>
          </w:p>
        </w:tc>
      </w:tr>
      <w:tr w:rsidR="00294373" w:rsidRPr="00B77E30" w:rsidTr="00A131F1">
        <w:trPr>
          <w:trHeight w:val="765"/>
        </w:trPr>
        <w:tc>
          <w:tcPr>
            <w:tcW w:w="820" w:type="dxa"/>
            <w:vMerge/>
            <w:tcBorders>
              <w:top w:val="single" w:sz="8" w:space="0" w:color="auto"/>
              <w:left w:val="single" w:sz="8" w:space="0" w:color="auto"/>
              <w:bottom w:val="single" w:sz="8" w:space="0" w:color="000000"/>
              <w:right w:val="single" w:sz="8" w:space="0" w:color="000000"/>
            </w:tcBorders>
            <w:shd w:val="clear" w:color="auto" w:fill="000000"/>
            <w:vAlign w:val="center"/>
          </w:tcPr>
          <w:p w:rsidR="00294373" w:rsidRPr="00B77E30" w:rsidRDefault="00294373" w:rsidP="00A131F1">
            <w:pPr>
              <w:rPr>
                <w:rFonts w:ascii="Arial" w:hAnsi="Arial" w:cs="Arial"/>
                <w:b/>
                <w:bCs/>
                <w:sz w:val="24"/>
                <w:szCs w:val="24"/>
                <w:lang w:val="es-MX" w:eastAsia="es-MX"/>
              </w:rPr>
            </w:pPr>
          </w:p>
        </w:tc>
        <w:tc>
          <w:tcPr>
            <w:tcW w:w="2920" w:type="dxa"/>
            <w:vMerge/>
            <w:tcBorders>
              <w:left w:val="single" w:sz="8" w:space="0" w:color="auto"/>
            </w:tcBorders>
            <w:vAlign w:val="center"/>
          </w:tcPr>
          <w:p w:rsidR="00294373" w:rsidRPr="00B77E30" w:rsidRDefault="00294373" w:rsidP="00A131F1">
            <w:pPr>
              <w:rPr>
                <w:rFonts w:ascii="Arial" w:hAnsi="Arial" w:cs="Arial"/>
                <w:sz w:val="24"/>
                <w:szCs w:val="24"/>
                <w:lang w:val="es-MX" w:eastAsia="es-MX"/>
              </w:rPr>
            </w:pPr>
          </w:p>
        </w:tc>
        <w:tc>
          <w:tcPr>
            <w:tcW w:w="1008" w:type="dxa"/>
            <w:vMerge/>
            <w:tcBorders>
              <w:left w:val="single" w:sz="8" w:space="0" w:color="auto"/>
              <w:bottom w:val="single" w:sz="4" w:space="0" w:color="auto"/>
              <w:right w:val="single" w:sz="8" w:space="0" w:color="auto"/>
            </w:tcBorders>
            <w:vAlign w:val="center"/>
          </w:tcPr>
          <w:p w:rsidR="00294373" w:rsidRPr="00B77E30" w:rsidRDefault="00294373" w:rsidP="00A131F1">
            <w:pPr>
              <w:rPr>
                <w:rFonts w:ascii="Arial" w:hAnsi="Arial" w:cs="Arial"/>
                <w:bCs/>
                <w:sz w:val="24"/>
                <w:szCs w:val="24"/>
                <w:lang w:val="es-MX" w:eastAsia="es-MX"/>
              </w:rPr>
            </w:pPr>
          </w:p>
        </w:tc>
        <w:tc>
          <w:tcPr>
            <w:tcW w:w="4792" w:type="dxa"/>
            <w:tcBorders>
              <w:bottom w:val="single" w:sz="4" w:space="0" w:color="auto"/>
              <w:right w:val="single" w:sz="8" w:space="0" w:color="auto"/>
            </w:tcBorders>
            <w:vAlign w:val="bottom"/>
          </w:tcPr>
          <w:p w:rsidR="00294373" w:rsidRPr="00B77E30" w:rsidRDefault="00294373" w:rsidP="00A131F1">
            <w:pPr>
              <w:jc w:val="both"/>
              <w:rPr>
                <w:rFonts w:ascii="Arial" w:hAnsi="Arial" w:cs="Arial"/>
                <w:sz w:val="24"/>
                <w:szCs w:val="24"/>
                <w:lang w:val="es-MX" w:eastAsia="es-MX"/>
              </w:rPr>
            </w:pPr>
            <w:r w:rsidRPr="00B77E30">
              <w:rPr>
                <w:rFonts w:ascii="Arial" w:hAnsi="Arial" w:cs="Arial"/>
                <w:sz w:val="24"/>
                <w:szCs w:val="24"/>
                <w:lang w:val="es-MX" w:eastAsia="es-MX"/>
              </w:rPr>
              <w:t>Preparar y procesar la información acerca de los cambios en el estado de los recursos, suministros y servicios en el incidente;</w:t>
            </w:r>
          </w:p>
        </w:tc>
      </w:tr>
      <w:tr w:rsidR="00294373" w:rsidRPr="00B77E30" w:rsidTr="00A131F1">
        <w:trPr>
          <w:trHeight w:val="1020"/>
        </w:trPr>
        <w:tc>
          <w:tcPr>
            <w:tcW w:w="820" w:type="dxa"/>
            <w:vMerge/>
            <w:tcBorders>
              <w:top w:val="single" w:sz="8" w:space="0" w:color="auto"/>
              <w:left w:val="single" w:sz="8" w:space="0" w:color="auto"/>
              <w:bottom w:val="single" w:sz="8" w:space="0" w:color="000000"/>
              <w:right w:val="single" w:sz="8" w:space="0" w:color="000000"/>
            </w:tcBorders>
            <w:shd w:val="clear" w:color="auto" w:fill="000000"/>
            <w:vAlign w:val="center"/>
          </w:tcPr>
          <w:p w:rsidR="00294373" w:rsidRPr="00B77E30" w:rsidRDefault="00294373" w:rsidP="00A131F1">
            <w:pPr>
              <w:rPr>
                <w:rFonts w:ascii="Arial" w:hAnsi="Arial" w:cs="Arial"/>
                <w:b/>
                <w:bCs/>
                <w:sz w:val="24"/>
                <w:szCs w:val="24"/>
                <w:lang w:val="es-MX" w:eastAsia="es-MX"/>
              </w:rPr>
            </w:pPr>
          </w:p>
        </w:tc>
        <w:tc>
          <w:tcPr>
            <w:tcW w:w="2920" w:type="dxa"/>
            <w:vMerge w:val="restart"/>
            <w:tcBorders>
              <w:left w:val="single" w:sz="8" w:space="0" w:color="auto"/>
            </w:tcBorders>
            <w:vAlign w:val="bottom"/>
          </w:tcPr>
          <w:p w:rsidR="00294373" w:rsidRPr="00B77E30" w:rsidRDefault="00294373" w:rsidP="00A131F1">
            <w:pPr>
              <w:jc w:val="both"/>
              <w:rPr>
                <w:rFonts w:ascii="Arial" w:hAnsi="Arial" w:cs="Arial"/>
                <w:sz w:val="24"/>
                <w:szCs w:val="24"/>
                <w:lang w:val="es-MX" w:eastAsia="es-MX"/>
              </w:rPr>
            </w:pPr>
            <w:r w:rsidRPr="00B77E30">
              <w:rPr>
                <w:rFonts w:ascii="Arial" w:hAnsi="Arial" w:cs="Arial"/>
                <w:sz w:val="24"/>
                <w:szCs w:val="24"/>
                <w:lang w:val="es-MX" w:eastAsia="es-MX"/>
              </w:rPr>
              <w:t>Compilar y distribuir información acerca del estado del incidente.</w:t>
            </w:r>
          </w:p>
        </w:tc>
        <w:tc>
          <w:tcPr>
            <w:tcW w:w="1008" w:type="dxa"/>
            <w:vMerge/>
            <w:tcBorders>
              <w:left w:val="single" w:sz="8" w:space="0" w:color="auto"/>
              <w:bottom w:val="single" w:sz="4" w:space="0" w:color="auto"/>
              <w:right w:val="single" w:sz="8" w:space="0" w:color="auto"/>
            </w:tcBorders>
            <w:vAlign w:val="center"/>
          </w:tcPr>
          <w:p w:rsidR="00294373" w:rsidRPr="00B77E30" w:rsidRDefault="00294373" w:rsidP="00A131F1">
            <w:pPr>
              <w:rPr>
                <w:rFonts w:ascii="Arial" w:hAnsi="Arial" w:cs="Arial"/>
                <w:bCs/>
                <w:sz w:val="24"/>
                <w:szCs w:val="24"/>
                <w:lang w:val="es-MX" w:eastAsia="es-MX"/>
              </w:rPr>
            </w:pPr>
          </w:p>
        </w:tc>
        <w:tc>
          <w:tcPr>
            <w:tcW w:w="4792" w:type="dxa"/>
            <w:tcBorders>
              <w:bottom w:val="single" w:sz="4" w:space="0" w:color="auto"/>
              <w:right w:val="single" w:sz="8" w:space="0" w:color="auto"/>
            </w:tcBorders>
            <w:vAlign w:val="bottom"/>
          </w:tcPr>
          <w:p w:rsidR="00294373" w:rsidRPr="00B77E30" w:rsidRDefault="00294373" w:rsidP="00A131F1">
            <w:pPr>
              <w:jc w:val="both"/>
              <w:rPr>
                <w:rFonts w:ascii="Arial" w:hAnsi="Arial" w:cs="Arial"/>
                <w:sz w:val="24"/>
                <w:szCs w:val="24"/>
                <w:lang w:val="es-MX" w:eastAsia="es-MX"/>
              </w:rPr>
            </w:pPr>
            <w:r w:rsidRPr="00B77E30">
              <w:rPr>
                <w:rFonts w:ascii="Arial" w:hAnsi="Arial" w:cs="Arial"/>
                <w:sz w:val="24"/>
                <w:szCs w:val="24"/>
                <w:lang w:val="es-MX" w:eastAsia="es-MX"/>
              </w:rPr>
              <w:t xml:space="preserve">Preparar y mantener todos los anuncios, cartas y listas que reflejen el estado actual y ubicación de los recursos, suministros y servicios para el transporte y apoyo a los </w:t>
            </w:r>
            <w:r w:rsidRPr="00B77E30">
              <w:rPr>
                <w:rFonts w:ascii="Arial" w:hAnsi="Arial" w:cs="Arial"/>
                <w:sz w:val="24"/>
                <w:szCs w:val="24"/>
                <w:lang w:val="es-MX" w:eastAsia="es-MX"/>
              </w:rPr>
              <w:lastRenderedPageBreak/>
              <w:t>vehículos;</w:t>
            </w:r>
          </w:p>
        </w:tc>
      </w:tr>
      <w:tr w:rsidR="00294373" w:rsidRPr="00B77E30" w:rsidTr="00A131F1">
        <w:trPr>
          <w:trHeight w:val="458"/>
        </w:trPr>
        <w:tc>
          <w:tcPr>
            <w:tcW w:w="820" w:type="dxa"/>
            <w:vMerge/>
            <w:tcBorders>
              <w:top w:val="single" w:sz="8" w:space="0" w:color="auto"/>
              <w:left w:val="single" w:sz="8" w:space="0" w:color="auto"/>
              <w:bottom w:val="single" w:sz="8" w:space="0" w:color="000000"/>
              <w:right w:val="single" w:sz="8" w:space="0" w:color="000000"/>
            </w:tcBorders>
            <w:shd w:val="clear" w:color="auto" w:fill="000000"/>
            <w:vAlign w:val="center"/>
          </w:tcPr>
          <w:p w:rsidR="00294373" w:rsidRPr="00B77E30" w:rsidRDefault="00294373" w:rsidP="00A131F1">
            <w:pPr>
              <w:rPr>
                <w:rFonts w:ascii="Arial" w:hAnsi="Arial" w:cs="Arial"/>
                <w:b/>
                <w:bCs/>
                <w:sz w:val="24"/>
                <w:szCs w:val="24"/>
                <w:lang w:val="es-MX" w:eastAsia="es-MX"/>
              </w:rPr>
            </w:pPr>
          </w:p>
        </w:tc>
        <w:tc>
          <w:tcPr>
            <w:tcW w:w="2920" w:type="dxa"/>
            <w:vMerge/>
            <w:tcBorders>
              <w:left w:val="single" w:sz="8" w:space="0" w:color="auto"/>
            </w:tcBorders>
            <w:vAlign w:val="center"/>
          </w:tcPr>
          <w:p w:rsidR="00294373" w:rsidRPr="00B77E30" w:rsidRDefault="00294373" w:rsidP="00A131F1">
            <w:pPr>
              <w:rPr>
                <w:rFonts w:ascii="Arial" w:hAnsi="Arial" w:cs="Arial"/>
                <w:sz w:val="24"/>
                <w:szCs w:val="24"/>
                <w:lang w:val="es-MX" w:eastAsia="es-MX"/>
              </w:rPr>
            </w:pPr>
          </w:p>
        </w:tc>
        <w:tc>
          <w:tcPr>
            <w:tcW w:w="1008" w:type="dxa"/>
            <w:vMerge/>
            <w:tcBorders>
              <w:left w:val="single" w:sz="8" w:space="0" w:color="auto"/>
              <w:bottom w:val="single" w:sz="4" w:space="0" w:color="auto"/>
              <w:right w:val="single" w:sz="8" w:space="0" w:color="auto"/>
            </w:tcBorders>
            <w:vAlign w:val="center"/>
          </w:tcPr>
          <w:p w:rsidR="00294373" w:rsidRPr="00B77E30" w:rsidRDefault="00294373" w:rsidP="00A131F1">
            <w:pPr>
              <w:rPr>
                <w:rFonts w:ascii="Arial" w:hAnsi="Arial" w:cs="Arial"/>
                <w:bCs/>
                <w:sz w:val="24"/>
                <w:szCs w:val="24"/>
                <w:lang w:val="es-MX" w:eastAsia="es-MX"/>
              </w:rPr>
            </w:pPr>
          </w:p>
        </w:tc>
        <w:tc>
          <w:tcPr>
            <w:tcW w:w="4792" w:type="dxa"/>
            <w:tcBorders>
              <w:right w:val="single" w:sz="8" w:space="0" w:color="auto"/>
            </w:tcBorders>
            <w:vAlign w:val="bottom"/>
          </w:tcPr>
          <w:p w:rsidR="00462704" w:rsidRPr="00B77E30" w:rsidRDefault="00294373" w:rsidP="007935B8">
            <w:pPr>
              <w:jc w:val="both"/>
              <w:rPr>
                <w:rFonts w:ascii="Arial" w:hAnsi="Arial" w:cs="Arial"/>
                <w:sz w:val="24"/>
                <w:szCs w:val="24"/>
                <w:lang w:val="es-MX" w:eastAsia="es-MX"/>
              </w:rPr>
            </w:pPr>
            <w:r w:rsidRPr="00B77E30">
              <w:rPr>
                <w:rFonts w:ascii="Arial" w:hAnsi="Arial" w:cs="Arial"/>
                <w:sz w:val="24"/>
                <w:szCs w:val="24"/>
                <w:lang w:val="es-MX" w:eastAsia="es-MX"/>
              </w:rPr>
              <w:t>Mantener una lista maestra de registro de llegadas de los recursos, suministros y servicios para el incidente.</w:t>
            </w:r>
          </w:p>
        </w:tc>
      </w:tr>
      <w:tr w:rsidR="00294373" w:rsidRPr="00B77E30" w:rsidTr="00A131F1">
        <w:trPr>
          <w:trHeight w:val="270"/>
        </w:trPr>
        <w:tc>
          <w:tcPr>
            <w:tcW w:w="820" w:type="dxa"/>
            <w:vMerge w:val="restart"/>
            <w:tcBorders>
              <w:left w:val="single" w:sz="8" w:space="0" w:color="auto"/>
              <w:right w:val="single" w:sz="8" w:space="0" w:color="auto"/>
            </w:tcBorders>
            <w:shd w:val="clear" w:color="auto" w:fill="000000"/>
            <w:textDirection w:val="btLr"/>
            <w:vAlign w:val="center"/>
          </w:tcPr>
          <w:p w:rsidR="00294373" w:rsidRPr="00B77E30" w:rsidRDefault="00294373" w:rsidP="00A131F1">
            <w:pPr>
              <w:jc w:val="center"/>
              <w:rPr>
                <w:rFonts w:ascii="Arial" w:hAnsi="Arial" w:cs="Arial"/>
                <w:b/>
                <w:bCs/>
                <w:sz w:val="24"/>
                <w:szCs w:val="24"/>
                <w:lang w:val="es-MX" w:eastAsia="es-MX"/>
              </w:rPr>
            </w:pPr>
            <w:r w:rsidRPr="00B77E30">
              <w:rPr>
                <w:rFonts w:ascii="Arial" w:hAnsi="Arial" w:cs="Arial"/>
                <w:b/>
                <w:bCs/>
                <w:sz w:val="24"/>
                <w:szCs w:val="24"/>
                <w:lang w:val="es-MX" w:eastAsia="es-MX"/>
              </w:rPr>
              <w:t>SECCIÓN DE OPERACIONES</w:t>
            </w:r>
          </w:p>
        </w:tc>
        <w:tc>
          <w:tcPr>
            <w:tcW w:w="2920" w:type="dxa"/>
            <w:tcBorders>
              <w:top w:val="single" w:sz="8" w:space="0" w:color="auto"/>
              <w:bottom w:val="single" w:sz="8" w:space="0" w:color="auto"/>
              <w:right w:val="single" w:sz="4" w:space="0" w:color="auto"/>
            </w:tcBorders>
            <w:shd w:val="clear" w:color="auto" w:fill="000000"/>
            <w:noWrap/>
            <w:vAlign w:val="center"/>
          </w:tcPr>
          <w:p w:rsidR="00294373" w:rsidRPr="00B77E30" w:rsidRDefault="00294373" w:rsidP="00A131F1">
            <w:pPr>
              <w:jc w:val="center"/>
              <w:rPr>
                <w:rFonts w:ascii="Arial" w:hAnsi="Arial" w:cs="Arial"/>
                <w:bCs/>
                <w:sz w:val="24"/>
                <w:szCs w:val="24"/>
                <w:lang w:val="es-MX" w:eastAsia="es-MX"/>
              </w:rPr>
            </w:pPr>
            <w:r w:rsidRPr="00B77E30">
              <w:rPr>
                <w:rFonts w:ascii="Arial" w:hAnsi="Arial" w:cs="Arial"/>
                <w:bCs/>
                <w:sz w:val="24"/>
                <w:szCs w:val="24"/>
                <w:lang w:val="es-MX" w:eastAsia="es-MX"/>
              </w:rPr>
              <w:t>JEFE DE SECCIÓN</w:t>
            </w:r>
          </w:p>
        </w:tc>
        <w:tc>
          <w:tcPr>
            <w:tcW w:w="1008" w:type="dxa"/>
            <w:tcBorders>
              <w:top w:val="single" w:sz="8" w:space="0" w:color="auto"/>
              <w:bottom w:val="single" w:sz="8" w:space="0" w:color="auto"/>
              <w:right w:val="single" w:sz="4" w:space="0" w:color="auto"/>
            </w:tcBorders>
            <w:shd w:val="clear" w:color="auto" w:fill="000000"/>
            <w:noWrap/>
            <w:vAlign w:val="center"/>
          </w:tcPr>
          <w:p w:rsidR="00294373" w:rsidRPr="00B77E30" w:rsidRDefault="00294373" w:rsidP="00A131F1">
            <w:pPr>
              <w:jc w:val="center"/>
              <w:rPr>
                <w:rFonts w:ascii="Arial" w:hAnsi="Arial" w:cs="Arial"/>
                <w:bCs/>
                <w:sz w:val="24"/>
                <w:szCs w:val="24"/>
                <w:lang w:val="es-MX" w:eastAsia="es-MX"/>
              </w:rPr>
            </w:pPr>
            <w:r w:rsidRPr="00B77E30">
              <w:rPr>
                <w:rFonts w:ascii="Arial" w:hAnsi="Arial" w:cs="Arial"/>
                <w:bCs/>
                <w:sz w:val="24"/>
                <w:szCs w:val="24"/>
                <w:lang w:val="es-MX" w:eastAsia="es-MX"/>
              </w:rPr>
              <w:t>RAMA</w:t>
            </w:r>
          </w:p>
        </w:tc>
        <w:tc>
          <w:tcPr>
            <w:tcW w:w="4792" w:type="dxa"/>
            <w:tcBorders>
              <w:top w:val="single" w:sz="8" w:space="0" w:color="auto"/>
              <w:bottom w:val="single" w:sz="8" w:space="0" w:color="auto"/>
              <w:right w:val="single" w:sz="8" w:space="0" w:color="auto"/>
            </w:tcBorders>
            <w:shd w:val="clear" w:color="auto" w:fill="000000"/>
            <w:vAlign w:val="center"/>
          </w:tcPr>
          <w:p w:rsidR="00294373" w:rsidRPr="00B77E30" w:rsidRDefault="00294373" w:rsidP="00A131F1">
            <w:pPr>
              <w:jc w:val="center"/>
              <w:rPr>
                <w:rFonts w:ascii="Arial" w:hAnsi="Arial" w:cs="Arial"/>
                <w:bCs/>
                <w:sz w:val="24"/>
                <w:szCs w:val="24"/>
                <w:lang w:val="es-MX" w:eastAsia="es-MX"/>
              </w:rPr>
            </w:pPr>
            <w:r w:rsidRPr="00B77E30">
              <w:rPr>
                <w:rFonts w:ascii="Arial" w:hAnsi="Arial" w:cs="Arial"/>
                <w:bCs/>
                <w:sz w:val="24"/>
                <w:szCs w:val="24"/>
                <w:lang w:val="es-MX" w:eastAsia="es-MX"/>
              </w:rPr>
              <w:t>FUNCIONES</w:t>
            </w:r>
          </w:p>
        </w:tc>
      </w:tr>
      <w:tr w:rsidR="00294373" w:rsidRPr="00B77E30" w:rsidTr="00A131F1">
        <w:trPr>
          <w:trHeight w:val="510"/>
        </w:trPr>
        <w:tc>
          <w:tcPr>
            <w:tcW w:w="820" w:type="dxa"/>
            <w:vMerge/>
            <w:tcBorders>
              <w:left w:val="single" w:sz="8" w:space="0" w:color="auto"/>
              <w:right w:val="single" w:sz="8" w:space="0" w:color="auto"/>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val="restart"/>
            <w:tcBorders>
              <w:left w:val="single" w:sz="8"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 xml:space="preserve">Elaborar y actualizar los planes de acción </w:t>
            </w:r>
          </w:p>
        </w:tc>
        <w:tc>
          <w:tcPr>
            <w:tcW w:w="1008" w:type="dxa"/>
            <w:vMerge w:val="restart"/>
            <w:tcBorders>
              <w:bottom w:val="single" w:sz="4" w:space="0" w:color="auto"/>
              <w:right w:val="single" w:sz="8" w:space="0" w:color="auto"/>
            </w:tcBorders>
            <w:noWrap/>
            <w:textDirection w:val="btLr"/>
            <w:vAlign w:val="center"/>
          </w:tcPr>
          <w:p w:rsidR="00294373" w:rsidRPr="00B77E30" w:rsidRDefault="00294373" w:rsidP="00A131F1">
            <w:pPr>
              <w:jc w:val="center"/>
              <w:rPr>
                <w:rFonts w:ascii="Arial" w:hAnsi="Arial" w:cs="Arial"/>
                <w:b/>
                <w:bCs/>
                <w:sz w:val="24"/>
                <w:szCs w:val="24"/>
                <w:lang w:val="es-MX" w:eastAsia="es-MX"/>
              </w:rPr>
            </w:pPr>
            <w:r w:rsidRPr="00B77E30">
              <w:rPr>
                <w:rFonts w:ascii="Arial" w:hAnsi="Arial" w:cs="Arial"/>
                <w:b/>
                <w:bCs/>
                <w:sz w:val="24"/>
                <w:szCs w:val="24"/>
                <w:lang w:val="es-MX" w:eastAsia="es-MX"/>
              </w:rPr>
              <w:t>PLAN DE ACCIÓN</w:t>
            </w:r>
          </w:p>
        </w:tc>
        <w:tc>
          <w:tcPr>
            <w:tcW w:w="4792" w:type="dxa"/>
            <w:tcBorders>
              <w:bottom w:val="single" w:sz="4"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Desarrollar los componentes operacionales de los Planes de Acción.</w:t>
            </w:r>
          </w:p>
        </w:tc>
      </w:tr>
      <w:tr w:rsidR="00294373" w:rsidRPr="00B77E30" w:rsidTr="00A131F1">
        <w:trPr>
          <w:trHeight w:val="586"/>
        </w:trPr>
        <w:tc>
          <w:tcPr>
            <w:tcW w:w="820" w:type="dxa"/>
            <w:vMerge/>
            <w:tcBorders>
              <w:left w:val="single" w:sz="8" w:space="0" w:color="auto"/>
              <w:right w:val="single" w:sz="8" w:space="0" w:color="auto"/>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tcBorders>
              <w:left w:val="single" w:sz="8" w:space="0" w:color="auto"/>
              <w:right w:val="single" w:sz="8" w:space="0" w:color="auto"/>
            </w:tcBorders>
            <w:vAlign w:val="center"/>
          </w:tcPr>
          <w:p w:rsidR="00294373" w:rsidRPr="00B77E30" w:rsidRDefault="00294373" w:rsidP="00A131F1">
            <w:pPr>
              <w:rPr>
                <w:rFonts w:ascii="Arial" w:hAnsi="Arial" w:cs="Arial"/>
                <w:sz w:val="24"/>
                <w:szCs w:val="24"/>
                <w:lang w:val="es-MX" w:eastAsia="es-MX"/>
              </w:rPr>
            </w:pPr>
          </w:p>
        </w:tc>
        <w:tc>
          <w:tcPr>
            <w:tcW w:w="1008" w:type="dxa"/>
            <w:vMerge/>
            <w:tcBorders>
              <w:bottom w:val="single" w:sz="4" w:space="0" w:color="auto"/>
              <w:right w:val="single" w:sz="8" w:space="0" w:color="auto"/>
            </w:tcBorders>
            <w:vAlign w:val="center"/>
          </w:tcPr>
          <w:p w:rsidR="00294373" w:rsidRPr="00B77E30" w:rsidRDefault="00294373" w:rsidP="00A131F1">
            <w:pPr>
              <w:rPr>
                <w:rFonts w:ascii="Arial" w:hAnsi="Arial" w:cs="Arial"/>
                <w:bCs/>
                <w:sz w:val="24"/>
                <w:szCs w:val="24"/>
                <w:lang w:val="es-MX" w:eastAsia="es-MX"/>
              </w:rPr>
            </w:pPr>
          </w:p>
        </w:tc>
        <w:tc>
          <w:tcPr>
            <w:tcW w:w="4792" w:type="dxa"/>
            <w:tcBorders>
              <w:bottom w:val="single" w:sz="4"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Asignar el personal de Operaciones de acuerdo con los Planes de Acción, con sus respectivos jefes o coordinadores.</w:t>
            </w:r>
          </w:p>
        </w:tc>
      </w:tr>
      <w:tr w:rsidR="00294373" w:rsidRPr="00B77E30" w:rsidTr="00A131F1">
        <w:trPr>
          <w:trHeight w:val="255"/>
        </w:trPr>
        <w:tc>
          <w:tcPr>
            <w:tcW w:w="820" w:type="dxa"/>
            <w:vMerge/>
            <w:tcBorders>
              <w:left w:val="single" w:sz="8" w:space="0" w:color="auto"/>
              <w:right w:val="single" w:sz="8" w:space="0" w:color="auto"/>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val="restart"/>
            <w:tcBorders>
              <w:left w:val="single" w:sz="8"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Mantener informado al Comandante de Incidente acerca de las actividades especiales, incidente y ocurrencia.</w:t>
            </w:r>
          </w:p>
        </w:tc>
        <w:tc>
          <w:tcPr>
            <w:tcW w:w="1008" w:type="dxa"/>
            <w:vMerge/>
            <w:tcBorders>
              <w:bottom w:val="single" w:sz="4" w:space="0" w:color="auto"/>
              <w:right w:val="single" w:sz="8" w:space="0" w:color="auto"/>
            </w:tcBorders>
            <w:vAlign w:val="center"/>
          </w:tcPr>
          <w:p w:rsidR="00294373" w:rsidRPr="00B77E30" w:rsidRDefault="00294373" w:rsidP="00A131F1">
            <w:pPr>
              <w:rPr>
                <w:rFonts w:ascii="Arial" w:hAnsi="Arial" w:cs="Arial"/>
                <w:bCs/>
                <w:sz w:val="24"/>
                <w:szCs w:val="24"/>
                <w:lang w:val="es-MX" w:eastAsia="es-MX"/>
              </w:rPr>
            </w:pPr>
          </w:p>
        </w:tc>
        <w:tc>
          <w:tcPr>
            <w:tcW w:w="4792" w:type="dxa"/>
            <w:tcBorders>
              <w:bottom w:val="single" w:sz="4"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Supervisar las operaciones.</w:t>
            </w:r>
          </w:p>
        </w:tc>
      </w:tr>
      <w:tr w:rsidR="00294373" w:rsidRPr="00B77E30" w:rsidTr="00A131F1">
        <w:trPr>
          <w:trHeight w:val="525"/>
        </w:trPr>
        <w:tc>
          <w:tcPr>
            <w:tcW w:w="820" w:type="dxa"/>
            <w:vMerge/>
            <w:tcBorders>
              <w:left w:val="single" w:sz="8" w:space="0" w:color="auto"/>
              <w:right w:val="single" w:sz="8" w:space="0" w:color="auto"/>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tcBorders>
              <w:left w:val="single" w:sz="8" w:space="0" w:color="auto"/>
              <w:bottom w:val="nil"/>
              <w:right w:val="single" w:sz="8" w:space="0" w:color="auto"/>
            </w:tcBorders>
            <w:vAlign w:val="center"/>
          </w:tcPr>
          <w:p w:rsidR="00294373" w:rsidRPr="00B77E30" w:rsidRDefault="00294373" w:rsidP="00A131F1">
            <w:pPr>
              <w:rPr>
                <w:rFonts w:ascii="Arial" w:hAnsi="Arial" w:cs="Arial"/>
                <w:sz w:val="24"/>
                <w:szCs w:val="24"/>
                <w:lang w:val="es-MX" w:eastAsia="es-MX"/>
              </w:rPr>
            </w:pPr>
          </w:p>
        </w:tc>
        <w:tc>
          <w:tcPr>
            <w:tcW w:w="1008" w:type="dxa"/>
            <w:vMerge/>
            <w:tcBorders>
              <w:bottom w:val="single" w:sz="4" w:space="0" w:color="auto"/>
              <w:right w:val="single" w:sz="8" w:space="0" w:color="auto"/>
            </w:tcBorders>
            <w:vAlign w:val="center"/>
          </w:tcPr>
          <w:p w:rsidR="00294373" w:rsidRPr="00B77E30" w:rsidRDefault="00294373" w:rsidP="00A131F1">
            <w:pPr>
              <w:rPr>
                <w:rFonts w:ascii="Arial" w:hAnsi="Arial" w:cs="Arial"/>
                <w:bCs/>
                <w:sz w:val="24"/>
                <w:szCs w:val="24"/>
                <w:lang w:val="es-MX" w:eastAsia="es-MX"/>
              </w:rPr>
            </w:pPr>
          </w:p>
        </w:tc>
        <w:tc>
          <w:tcPr>
            <w:tcW w:w="4792" w:type="dxa"/>
            <w:tcBorders>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Determinar las necesidades y solicitar recursos, suministros o servicios adicionales.</w:t>
            </w:r>
          </w:p>
        </w:tc>
      </w:tr>
      <w:tr w:rsidR="00294373" w:rsidRPr="00B77E30" w:rsidTr="007935B8">
        <w:trPr>
          <w:trHeight w:val="491"/>
        </w:trPr>
        <w:tc>
          <w:tcPr>
            <w:tcW w:w="820" w:type="dxa"/>
            <w:vMerge/>
            <w:tcBorders>
              <w:top w:val="single" w:sz="8" w:space="0" w:color="auto"/>
              <w:left w:val="single" w:sz="8" w:space="0" w:color="auto"/>
              <w:bottom w:val="single" w:sz="8" w:space="0" w:color="000000"/>
              <w:right w:val="single" w:sz="8" w:space="0" w:color="auto"/>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tcBorders>
              <w:bottom w:val="single" w:sz="4" w:space="0" w:color="auto"/>
              <w:right w:val="single" w:sz="4" w:space="0" w:color="auto"/>
            </w:tcBorders>
            <w:vAlign w:val="bottom"/>
          </w:tcPr>
          <w:p w:rsidR="00294373" w:rsidRPr="00B77E30" w:rsidRDefault="00294373" w:rsidP="00A131F1">
            <w:pPr>
              <w:rPr>
                <w:rFonts w:ascii="Arial" w:hAnsi="Arial" w:cs="Arial"/>
                <w:sz w:val="24"/>
                <w:szCs w:val="24"/>
                <w:lang w:val="es-MX" w:eastAsia="es-MX"/>
              </w:rPr>
            </w:pPr>
          </w:p>
        </w:tc>
        <w:tc>
          <w:tcPr>
            <w:tcW w:w="1008" w:type="dxa"/>
            <w:vMerge/>
            <w:tcBorders>
              <w:bottom w:val="single" w:sz="4" w:space="0" w:color="auto"/>
              <w:right w:val="single" w:sz="4" w:space="0" w:color="auto"/>
            </w:tcBorders>
            <w:vAlign w:val="center"/>
          </w:tcPr>
          <w:p w:rsidR="00294373" w:rsidRPr="00B77E30" w:rsidRDefault="00294373" w:rsidP="00A131F1">
            <w:pPr>
              <w:rPr>
                <w:rFonts w:ascii="Arial" w:hAnsi="Arial" w:cs="Arial"/>
                <w:bCs/>
                <w:sz w:val="24"/>
                <w:szCs w:val="24"/>
                <w:lang w:val="es-MX" w:eastAsia="es-MX"/>
              </w:rPr>
            </w:pPr>
          </w:p>
        </w:tc>
        <w:tc>
          <w:tcPr>
            <w:tcW w:w="4792" w:type="dxa"/>
            <w:tcBorders>
              <w:bottom w:val="single" w:sz="4"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p>
          <w:p w:rsidR="00294373" w:rsidRPr="00B77E30" w:rsidRDefault="00294373" w:rsidP="00A131F1">
            <w:pPr>
              <w:rPr>
                <w:rFonts w:ascii="Arial" w:hAnsi="Arial" w:cs="Arial"/>
                <w:sz w:val="24"/>
                <w:szCs w:val="24"/>
                <w:lang w:val="es-MX" w:eastAsia="es-MX"/>
              </w:rPr>
            </w:pPr>
          </w:p>
          <w:p w:rsidR="00294373" w:rsidRPr="00B77E30" w:rsidRDefault="00294373" w:rsidP="00A131F1">
            <w:pPr>
              <w:rPr>
                <w:rFonts w:ascii="Arial" w:hAnsi="Arial" w:cs="Arial"/>
                <w:sz w:val="24"/>
                <w:szCs w:val="24"/>
                <w:lang w:val="es-MX" w:eastAsia="es-MX"/>
              </w:rPr>
            </w:pPr>
          </w:p>
          <w:p w:rsidR="00294373" w:rsidRPr="00B77E30" w:rsidRDefault="00294373" w:rsidP="00A131F1">
            <w:pPr>
              <w:rPr>
                <w:rFonts w:ascii="Arial" w:hAnsi="Arial" w:cs="Arial"/>
                <w:sz w:val="24"/>
                <w:szCs w:val="24"/>
                <w:lang w:val="es-MX" w:eastAsia="es-MX"/>
              </w:rPr>
            </w:pPr>
          </w:p>
        </w:tc>
      </w:tr>
      <w:tr w:rsidR="00294373" w:rsidRPr="00B77E30" w:rsidTr="00A131F1">
        <w:trPr>
          <w:trHeight w:val="270"/>
        </w:trPr>
        <w:tc>
          <w:tcPr>
            <w:tcW w:w="820" w:type="dxa"/>
            <w:vMerge w:val="restart"/>
            <w:tcBorders>
              <w:top w:val="single" w:sz="8" w:space="0" w:color="auto"/>
              <w:left w:val="single" w:sz="8" w:space="0" w:color="auto"/>
              <w:bottom w:val="single" w:sz="8" w:space="0" w:color="000000"/>
              <w:right w:val="single" w:sz="8" w:space="0" w:color="auto"/>
            </w:tcBorders>
            <w:shd w:val="clear" w:color="auto" w:fill="000000"/>
            <w:noWrap/>
            <w:textDirection w:val="btLr"/>
            <w:vAlign w:val="center"/>
          </w:tcPr>
          <w:p w:rsidR="00294373" w:rsidRPr="00B77E30" w:rsidRDefault="00294373" w:rsidP="00A131F1">
            <w:pPr>
              <w:rPr>
                <w:rFonts w:ascii="Arial" w:hAnsi="Arial" w:cs="Arial"/>
                <w:b/>
                <w:bCs/>
                <w:sz w:val="24"/>
                <w:szCs w:val="24"/>
                <w:lang w:val="es-MX" w:eastAsia="es-MX"/>
              </w:rPr>
            </w:pPr>
            <w:r w:rsidRPr="00B77E30">
              <w:rPr>
                <w:rFonts w:ascii="Arial" w:hAnsi="Arial" w:cs="Arial"/>
                <w:b/>
                <w:bCs/>
                <w:sz w:val="24"/>
                <w:szCs w:val="24"/>
                <w:lang w:val="es-MX" w:eastAsia="es-MX"/>
              </w:rPr>
              <w:t xml:space="preserve">            SECCIÓN DE FINANZAS                                                       SECCIÓN DE LOGÍSTICA</w:t>
            </w:r>
          </w:p>
        </w:tc>
        <w:tc>
          <w:tcPr>
            <w:tcW w:w="2920" w:type="dxa"/>
            <w:tcBorders>
              <w:top w:val="single" w:sz="8" w:space="0" w:color="auto"/>
              <w:bottom w:val="single" w:sz="8" w:space="0" w:color="auto"/>
              <w:right w:val="single" w:sz="4" w:space="0" w:color="auto"/>
            </w:tcBorders>
            <w:shd w:val="clear" w:color="auto" w:fill="000000"/>
            <w:noWrap/>
            <w:vAlign w:val="center"/>
          </w:tcPr>
          <w:p w:rsidR="00294373" w:rsidRPr="00B77E30" w:rsidRDefault="00294373" w:rsidP="00A131F1">
            <w:pPr>
              <w:jc w:val="center"/>
              <w:rPr>
                <w:rFonts w:ascii="Arial" w:hAnsi="Arial" w:cs="Arial"/>
                <w:b/>
                <w:bCs/>
                <w:sz w:val="24"/>
                <w:szCs w:val="24"/>
                <w:lang w:val="es-MX" w:eastAsia="es-MX"/>
              </w:rPr>
            </w:pPr>
            <w:r w:rsidRPr="00B77E30">
              <w:rPr>
                <w:rFonts w:ascii="Arial" w:hAnsi="Arial" w:cs="Arial"/>
                <w:b/>
                <w:bCs/>
                <w:sz w:val="24"/>
                <w:szCs w:val="24"/>
                <w:lang w:val="es-MX" w:eastAsia="es-MX"/>
              </w:rPr>
              <w:t>JEFE SECCIÓN</w:t>
            </w:r>
          </w:p>
        </w:tc>
        <w:tc>
          <w:tcPr>
            <w:tcW w:w="1008" w:type="dxa"/>
            <w:tcBorders>
              <w:top w:val="single" w:sz="8" w:space="0" w:color="auto"/>
              <w:bottom w:val="single" w:sz="8" w:space="0" w:color="auto"/>
              <w:right w:val="single" w:sz="4" w:space="0" w:color="auto"/>
            </w:tcBorders>
            <w:shd w:val="clear" w:color="auto" w:fill="000000"/>
            <w:noWrap/>
            <w:vAlign w:val="center"/>
          </w:tcPr>
          <w:p w:rsidR="00294373" w:rsidRPr="00B77E30" w:rsidRDefault="00294373" w:rsidP="00A131F1">
            <w:pPr>
              <w:jc w:val="center"/>
              <w:rPr>
                <w:rFonts w:ascii="Arial" w:hAnsi="Arial" w:cs="Arial"/>
                <w:b/>
                <w:bCs/>
                <w:sz w:val="24"/>
                <w:szCs w:val="24"/>
                <w:lang w:val="es-MX" w:eastAsia="es-MX"/>
              </w:rPr>
            </w:pPr>
            <w:r w:rsidRPr="00B77E30">
              <w:rPr>
                <w:rFonts w:ascii="Arial" w:hAnsi="Arial" w:cs="Arial"/>
                <w:b/>
                <w:bCs/>
                <w:sz w:val="24"/>
                <w:szCs w:val="24"/>
                <w:lang w:val="es-MX" w:eastAsia="es-MX"/>
              </w:rPr>
              <w:t>RAMA</w:t>
            </w:r>
          </w:p>
        </w:tc>
        <w:tc>
          <w:tcPr>
            <w:tcW w:w="4792" w:type="dxa"/>
            <w:tcBorders>
              <w:top w:val="single" w:sz="8" w:space="0" w:color="auto"/>
              <w:bottom w:val="single" w:sz="8" w:space="0" w:color="auto"/>
              <w:right w:val="single" w:sz="8" w:space="0" w:color="auto"/>
            </w:tcBorders>
            <w:shd w:val="clear" w:color="auto" w:fill="000000"/>
            <w:vAlign w:val="center"/>
          </w:tcPr>
          <w:p w:rsidR="00294373" w:rsidRPr="00B77E30" w:rsidRDefault="00294373" w:rsidP="00A131F1">
            <w:pPr>
              <w:jc w:val="center"/>
              <w:rPr>
                <w:rFonts w:ascii="Arial" w:hAnsi="Arial" w:cs="Arial"/>
                <w:b/>
                <w:bCs/>
                <w:sz w:val="24"/>
                <w:szCs w:val="24"/>
                <w:lang w:val="es-MX" w:eastAsia="es-MX"/>
              </w:rPr>
            </w:pPr>
            <w:r w:rsidRPr="00B77E30">
              <w:rPr>
                <w:rFonts w:ascii="Arial" w:hAnsi="Arial" w:cs="Arial"/>
                <w:b/>
                <w:bCs/>
                <w:sz w:val="24"/>
                <w:szCs w:val="24"/>
                <w:lang w:val="es-MX" w:eastAsia="es-MX"/>
              </w:rPr>
              <w:t>FUNCIONES</w:t>
            </w:r>
          </w:p>
        </w:tc>
      </w:tr>
      <w:tr w:rsidR="00294373" w:rsidRPr="00B77E30" w:rsidTr="00A131F1">
        <w:trPr>
          <w:trHeight w:val="510"/>
        </w:trPr>
        <w:tc>
          <w:tcPr>
            <w:tcW w:w="820" w:type="dxa"/>
            <w:vMerge/>
            <w:tcBorders>
              <w:top w:val="single" w:sz="8" w:space="0" w:color="auto"/>
              <w:left w:val="single" w:sz="8" w:space="0" w:color="auto"/>
              <w:bottom w:val="single" w:sz="8" w:space="0" w:color="000000"/>
              <w:right w:val="single" w:sz="8" w:space="0" w:color="auto"/>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val="restart"/>
            <w:tcBorders>
              <w:right w:val="single" w:sz="4" w:space="0" w:color="auto"/>
            </w:tcBorders>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Supervisar las acciones de abastecimiento, recepción, almacenamiento, control y manejo de inventarios.</w:t>
            </w:r>
          </w:p>
        </w:tc>
        <w:tc>
          <w:tcPr>
            <w:tcW w:w="1008" w:type="dxa"/>
            <w:vMerge w:val="restart"/>
            <w:tcBorders>
              <w:bottom w:val="single" w:sz="4" w:space="0" w:color="auto"/>
              <w:right w:val="single" w:sz="4" w:space="0" w:color="auto"/>
            </w:tcBorders>
            <w:noWrap/>
            <w:textDirection w:val="btLr"/>
            <w:vAlign w:val="center"/>
          </w:tcPr>
          <w:p w:rsidR="00294373" w:rsidRPr="00B77E30" w:rsidRDefault="00294373" w:rsidP="00A131F1">
            <w:pPr>
              <w:jc w:val="center"/>
              <w:rPr>
                <w:rFonts w:ascii="Arial" w:hAnsi="Arial" w:cs="Arial"/>
                <w:b/>
                <w:bCs/>
                <w:sz w:val="24"/>
                <w:szCs w:val="24"/>
                <w:lang w:val="es-MX" w:eastAsia="es-MX"/>
              </w:rPr>
            </w:pPr>
            <w:r w:rsidRPr="00B77E30">
              <w:rPr>
                <w:rFonts w:ascii="Arial" w:hAnsi="Arial" w:cs="Arial"/>
                <w:b/>
                <w:bCs/>
                <w:sz w:val="24"/>
                <w:szCs w:val="24"/>
                <w:lang w:val="es-MX" w:eastAsia="es-MX"/>
              </w:rPr>
              <w:t>APROVISIONAMIENTO</w:t>
            </w:r>
          </w:p>
        </w:tc>
        <w:tc>
          <w:tcPr>
            <w:tcW w:w="4792" w:type="dxa"/>
            <w:tcBorders>
              <w:bottom w:val="single" w:sz="4"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Identificar y adquirir los suministros que la entidad requiere para su operación.</w:t>
            </w:r>
          </w:p>
        </w:tc>
      </w:tr>
      <w:tr w:rsidR="00294373" w:rsidRPr="00B77E30" w:rsidTr="00A131F1">
        <w:trPr>
          <w:trHeight w:val="338"/>
        </w:trPr>
        <w:tc>
          <w:tcPr>
            <w:tcW w:w="820" w:type="dxa"/>
            <w:vMerge/>
            <w:tcBorders>
              <w:top w:val="single" w:sz="8" w:space="0" w:color="auto"/>
              <w:left w:val="single" w:sz="8" w:space="0" w:color="auto"/>
              <w:bottom w:val="single" w:sz="8" w:space="0" w:color="000000"/>
              <w:right w:val="single" w:sz="8" w:space="0" w:color="auto"/>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tcBorders>
              <w:right w:val="single" w:sz="4" w:space="0" w:color="auto"/>
            </w:tcBorders>
            <w:vAlign w:val="center"/>
          </w:tcPr>
          <w:p w:rsidR="00294373" w:rsidRPr="00B77E30" w:rsidRDefault="00294373" w:rsidP="00A131F1">
            <w:pPr>
              <w:rPr>
                <w:rFonts w:ascii="Arial" w:hAnsi="Arial" w:cs="Arial"/>
                <w:sz w:val="24"/>
                <w:szCs w:val="24"/>
                <w:lang w:val="es-MX" w:eastAsia="es-MX"/>
              </w:rPr>
            </w:pPr>
          </w:p>
        </w:tc>
        <w:tc>
          <w:tcPr>
            <w:tcW w:w="1008" w:type="dxa"/>
            <w:vMerge/>
            <w:tcBorders>
              <w:bottom w:val="single" w:sz="4" w:space="0" w:color="auto"/>
              <w:right w:val="single" w:sz="4" w:space="0" w:color="auto"/>
            </w:tcBorders>
            <w:vAlign w:val="center"/>
          </w:tcPr>
          <w:p w:rsidR="00294373" w:rsidRPr="00B77E30" w:rsidRDefault="00294373" w:rsidP="00A131F1">
            <w:pPr>
              <w:rPr>
                <w:rFonts w:ascii="Arial" w:hAnsi="Arial" w:cs="Arial"/>
                <w:b/>
                <w:bCs/>
                <w:sz w:val="24"/>
                <w:szCs w:val="24"/>
                <w:lang w:val="es-MX" w:eastAsia="es-MX"/>
              </w:rPr>
            </w:pPr>
          </w:p>
        </w:tc>
        <w:tc>
          <w:tcPr>
            <w:tcW w:w="4792" w:type="dxa"/>
            <w:tcBorders>
              <w:bottom w:val="single" w:sz="4"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Realizar las actividades necesarias para recibir todo tipo de suministro ya sea por préstamo, donación, compra o reintegro.</w:t>
            </w:r>
          </w:p>
        </w:tc>
      </w:tr>
      <w:tr w:rsidR="00294373" w:rsidRPr="00B77E30" w:rsidTr="00A131F1">
        <w:trPr>
          <w:trHeight w:val="811"/>
        </w:trPr>
        <w:tc>
          <w:tcPr>
            <w:tcW w:w="820" w:type="dxa"/>
            <w:vMerge/>
            <w:tcBorders>
              <w:top w:val="single" w:sz="8" w:space="0" w:color="auto"/>
              <w:left w:val="single" w:sz="8" w:space="0" w:color="auto"/>
              <w:bottom w:val="single" w:sz="8" w:space="0" w:color="000000"/>
              <w:right w:val="single" w:sz="8" w:space="0" w:color="auto"/>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tcBorders>
              <w:right w:val="single" w:sz="4" w:space="0" w:color="auto"/>
            </w:tcBorders>
            <w:vAlign w:val="center"/>
          </w:tcPr>
          <w:p w:rsidR="00294373" w:rsidRPr="00B77E30" w:rsidRDefault="00294373" w:rsidP="00A131F1">
            <w:pPr>
              <w:rPr>
                <w:rFonts w:ascii="Arial" w:hAnsi="Arial" w:cs="Arial"/>
                <w:sz w:val="24"/>
                <w:szCs w:val="24"/>
                <w:lang w:val="es-MX" w:eastAsia="es-MX"/>
              </w:rPr>
            </w:pPr>
          </w:p>
        </w:tc>
        <w:tc>
          <w:tcPr>
            <w:tcW w:w="1008" w:type="dxa"/>
            <w:vMerge/>
            <w:tcBorders>
              <w:bottom w:val="single" w:sz="4" w:space="0" w:color="auto"/>
              <w:right w:val="single" w:sz="4" w:space="0" w:color="auto"/>
            </w:tcBorders>
            <w:vAlign w:val="center"/>
          </w:tcPr>
          <w:p w:rsidR="00294373" w:rsidRPr="00B77E30" w:rsidRDefault="00294373" w:rsidP="00A131F1">
            <w:pPr>
              <w:rPr>
                <w:rFonts w:ascii="Arial" w:hAnsi="Arial" w:cs="Arial"/>
                <w:b/>
                <w:bCs/>
                <w:sz w:val="24"/>
                <w:szCs w:val="24"/>
                <w:lang w:val="es-MX" w:eastAsia="es-MX"/>
              </w:rPr>
            </w:pPr>
          </w:p>
        </w:tc>
        <w:tc>
          <w:tcPr>
            <w:tcW w:w="4792" w:type="dxa"/>
            <w:tcBorders>
              <w:bottom w:val="single" w:sz="4"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Realizar todas las actividades necesarias para guardar y conservar suministros en condiciones óptimas de calidad y distribución interna en la bodega desde que llegan hasta que se requieren por el cliente final.</w:t>
            </w:r>
          </w:p>
        </w:tc>
      </w:tr>
      <w:tr w:rsidR="00294373" w:rsidRPr="00B77E30" w:rsidTr="00A131F1">
        <w:trPr>
          <w:trHeight w:val="256"/>
        </w:trPr>
        <w:tc>
          <w:tcPr>
            <w:tcW w:w="820" w:type="dxa"/>
            <w:vMerge/>
            <w:tcBorders>
              <w:top w:val="single" w:sz="8" w:space="0" w:color="auto"/>
              <w:left w:val="single" w:sz="8" w:space="0" w:color="auto"/>
              <w:bottom w:val="single" w:sz="8" w:space="0" w:color="000000"/>
              <w:right w:val="single" w:sz="8" w:space="0" w:color="auto"/>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val="restart"/>
            <w:tcBorders>
              <w:right w:val="single" w:sz="4"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Coordinar las acciones de ingreso del pedido o solicitud de suministros, aislamiento de los suministros, transporte y entrega.</w:t>
            </w:r>
          </w:p>
        </w:tc>
        <w:tc>
          <w:tcPr>
            <w:tcW w:w="1008" w:type="dxa"/>
            <w:vMerge/>
            <w:tcBorders>
              <w:bottom w:val="single" w:sz="4" w:space="0" w:color="auto"/>
              <w:right w:val="single" w:sz="4" w:space="0" w:color="auto"/>
            </w:tcBorders>
            <w:vAlign w:val="center"/>
          </w:tcPr>
          <w:p w:rsidR="00294373" w:rsidRPr="00B77E30" w:rsidRDefault="00294373" w:rsidP="00A131F1">
            <w:pPr>
              <w:rPr>
                <w:rFonts w:ascii="Arial" w:hAnsi="Arial" w:cs="Arial"/>
                <w:b/>
                <w:bCs/>
                <w:sz w:val="24"/>
                <w:szCs w:val="24"/>
                <w:lang w:val="es-MX" w:eastAsia="es-MX"/>
              </w:rPr>
            </w:pPr>
          </w:p>
        </w:tc>
        <w:tc>
          <w:tcPr>
            <w:tcW w:w="4792" w:type="dxa"/>
            <w:tcBorders>
              <w:bottom w:val="single" w:sz="4"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Asegurar la confiabilidad de las existencias de suministros.</w:t>
            </w:r>
          </w:p>
        </w:tc>
      </w:tr>
      <w:tr w:rsidR="00294373" w:rsidRPr="00B77E30" w:rsidTr="00A131F1">
        <w:trPr>
          <w:trHeight w:val="557"/>
        </w:trPr>
        <w:tc>
          <w:tcPr>
            <w:tcW w:w="820" w:type="dxa"/>
            <w:vMerge/>
            <w:tcBorders>
              <w:top w:val="single" w:sz="8" w:space="0" w:color="auto"/>
              <w:left w:val="single" w:sz="8" w:space="0" w:color="auto"/>
              <w:bottom w:val="single" w:sz="8" w:space="0" w:color="000000"/>
              <w:right w:val="single" w:sz="8" w:space="0" w:color="auto"/>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tcBorders>
              <w:right w:val="single" w:sz="4" w:space="0" w:color="auto"/>
            </w:tcBorders>
            <w:vAlign w:val="center"/>
          </w:tcPr>
          <w:p w:rsidR="00294373" w:rsidRPr="00B77E30" w:rsidRDefault="00294373" w:rsidP="00A131F1">
            <w:pPr>
              <w:rPr>
                <w:rFonts w:ascii="Arial" w:hAnsi="Arial" w:cs="Arial"/>
                <w:sz w:val="24"/>
                <w:szCs w:val="24"/>
                <w:lang w:val="es-MX" w:eastAsia="es-MX"/>
              </w:rPr>
            </w:pPr>
          </w:p>
        </w:tc>
        <w:tc>
          <w:tcPr>
            <w:tcW w:w="1008" w:type="dxa"/>
            <w:vMerge w:val="restart"/>
            <w:tcBorders>
              <w:bottom w:val="single" w:sz="4" w:space="0" w:color="auto"/>
              <w:right w:val="single" w:sz="4" w:space="0" w:color="auto"/>
            </w:tcBorders>
            <w:textDirection w:val="btLr"/>
            <w:vAlign w:val="center"/>
          </w:tcPr>
          <w:p w:rsidR="00294373" w:rsidRPr="00B77E30" w:rsidRDefault="00294373" w:rsidP="00A131F1">
            <w:pPr>
              <w:jc w:val="center"/>
              <w:rPr>
                <w:rFonts w:ascii="Arial" w:hAnsi="Arial" w:cs="Arial"/>
                <w:b/>
                <w:bCs/>
                <w:sz w:val="24"/>
                <w:szCs w:val="24"/>
                <w:lang w:val="es-MX" w:eastAsia="es-MX"/>
              </w:rPr>
            </w:pPr>
            <w:r w:rsidRPr="00B77E30">
              <w:rPr>
                <w:rFonts w:ascii="Arial" w:hAnsi="Arial" w:cs="Arial"/>
                <w:b/>
                <w:bCs/>
                <w:sz w:val="24"/>
                <w:szCs w:val="24"/>
                <w:lang w:val="es-MX" w:eastAsia="es-MX"/>
              </w:rPr>
              <w:t>DISTRIBUCIÓN</w:t>
            </w:r>
          </w:p>
        </w:tc>
        <w:tc>
          <w:tcPr>
            <w:tcW w:w="4792" w:type="dxa"/>
            <w:tcBorders>
              <w:bottom w:val="single" w:sz="4"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Recibir, procesar y priorizar los pedidos de suministros y servicios para su posterior alistamiento o preparación.</w:t>
            </w:r>
          </w:p>
        </w:tc>
      </w:tr>
      <w:tr w:rsidR="00294373" w:rsidRPr="00B77E30" w:rsidTr="00A131F1">
        <w:trPr>
          <w:trHeight w:val="510"/>
        </w:trPr>
        <w:tc>
          <w:tcPr>
            <w:tcW w:w="820" w:type="dxa"/>
            <w:vMerge/>
            <w:tcBorders>
              <w:top w:val="single" w:sz="8" w:space="0" w:color="auto"/>
              <w:left w:val="single" w:sz="8" w:space="0" w:color="auto"/>
              <w:bottom w:val="single" w:sz="8" w:space="0" w:color="000000"/>
              <w:right w:val="single" w:sz="8" w:space="0" w:color="auto"/>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tcBorders>
              <w:right w:val="single" w:sz="4" w:space="0" w:color="auto"/>
            </w:tcBorders>
            <w:vAlign w:val="center"/>
          </w:tcPr>
          <w:p w:rsidR="00294373" w:rsidRPr="00B77E30" w:rsidRDefault="00294373" w:rsidP="00A131F1">
            <w:pPr>
              <w:rPr>
                <w:rFonts w:ascii="Arial" w:hAnsi="Arial" w:cs="Arial"/>
                <w:sz w:val="24"/>
                <w:szCs w:val="24"/>
                <w:lang w:val="es-MX" w:eastAsia="es-MX"/>
              </w:rPr>
            </w:pPr>
          </w:p>
        </w:tc>
        <w:tc>
          <w:tcPr>
            <w:tcW w:w="1008" w:type="dxa"/>
            <w:vMerge/>
            <w:tcBorders>
              <w:bottom w:val="single" w:sz="4" w:space="0" w:color="auto"/>
              <w:right w:val="single" w:sz="4" w:space="0" w:color="auto"/>
            </w:tcBorders>
            <w:vAlign w:val="center"/>
          </w:tcPr>
          <w:p w:rsidR="00294373" w:rsidRPr="00B77E30" w:rsidRDefault="00294373" w:rsidP="00A131F1">
            <w:pPr>
              <w:rPr>
                <w:rFonts w:ascii="Arial" w:hAnsi="Arial" w:cs="Arial"/>
                <w:b/>
                <w:bCs/>
                <w:sz w:val="24"/>
                <w:szCs w:val="24"/>
                <w:lang w:val="es-MX" w:eastAsia="es-MX"/>
              </w:rPr>
            </w:pPr>
          </w:p>
        </w:tc>
        <w:tc>
          <w:tcPr>
            <w:tcW w:w="4792" w:type="dxa"/>
            <w:tcBorders>
              <w:bottom w:val="single" w:sz="4"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Acondicionar de manera adecuada los suministros que satisfagan las necesidades de los clientes.</w:t>
            </w:r>
          </w:p>
        </w:tc>
      </w:tr>
      <w:tr w:rsidR="00294373" w:rsidRPr="00B77E30" w:rsidTr="00A131F1">
        <w:trPr>
          <w:trHeight w:val="290"/>
        </w:trPr>
        <w:tc>
          <w:tcPr>
            <w:tcW w:w="820" w:type="dxa"/>
            <w:vMerge/>
            <w:tcBorders>
              <w:top w:val="single" w:sz="8" w:space="0" w:color="auto"/>
              <w:left w:val="single" w:sz="8" w:space="0" w:color="auto"/>
              <w:bottom w:val="single" w:sz="8" w:space="0" w:color="000000"/>
              <w:right w:val="single" w:sz="8" w:space="0" w:color="auto"/>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val="restart"/>
            <w:tcBorders>
              <w:right w:val="single" w:sz="4"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Supervisar servicios y necesidades de apoyo para las operaciones planificadas y esperadas. Tales como: instalaciones, informática, medios de transporte, sistema de comunicación y personal.</w:t>
            </w:r>
          </w:p>
        </w:tc>
        <w:tc>
          <w:tcPr>
            <w:tcW w:w="1008" w:type="dxa"/>
            <w:vMerge/>
            <w:tcBorders>
              <w:bottom w:val="single" w:sz="4" w:space="0" w:color="auto"/>
              <w:right w:val="single" w:sz="4" w:space="0" w:color="auto"/>
            </w:tcBorders>
            <w:vAlign w:val="center"/>
          </w:tcPr>
          <w:p w:rsidR="00294373" w:rsidRPr="00B77E30" w:rsidRDefault="00294373" w:rsidP="00A131F1">
            <w:pPr>
              <w:rPr>
                <w:rFonts w:ascii="Arial" w:hAnsi="Arial" w:cs="Arial"/>
                <w:b/>
                <w:bCs/>
                <w:sz w:val="24"/>
                <w:szCs w:val="24"/>
                <w:lang w:val="es-MX" w:eastAsia="es-MX"/>
              </w:rPr>
            </w:pPr>
          </w:p>
        </w:tc>
        <w:tc>
          <w:tcPr>
            <w:tcW w:w="4792" w:type="dxa"/>
            <w:tcBorders>
              <w:bottom w:val="single" w:sz="4"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Hacer llegar los suministros al sitio donde son necesarios.</w:t>
            </w:r>
          </w:p>
        </w:tc>
      </w:tr>
      <w:tr w:rsidR="00294373" w:rsidRPr="00B77E30" w:rsidTr="00A131F1">
        <w:trPr>
          <w:trHeight w:val="1020"/>
        </w:trPr>
        <w:tc>
          <w:tcPr>
            <w:tcW w:w="820" w:type="dxa"/>
            <w:vMerge/>
            <w:tcBorders>
              <w:top w:val="single" w:sz="8" w:space="0" w:color="auto"/>
              <w:left w:val="single" w:sz="8" w:space="0" w:color="auto"/>
              <w:bottom w:val="single" w:sz="8" w:space="0" w:color="000000"/>
              <w:right w:val="single" w:sz="8" w:space="0" w:color="auto"/>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tcBorders>
              <w:right w:val="single" w:sz="4" w:space="0" w:color="auto"/>
            </w:tcBorders>
            <w:vAlign w:val="center"/>
          </w:tcPr>
          <w:p w:rsidR="00294373" w:rsidRPr="00B77E30" w:rsidRDefault="00294373" w:rsidP="00A131F1">
            <w:pPr>
              <w:rPr>
                <w:rFonts w:ascii="Arial" w:hAnsi="Arial" w:cs="Arial"/>
                <w:sz w:val="24"/>
                <w:szCs w:val="24"/>
                <w:lang w:val="es-MX" w:eastAsia="es-MX"/>
              </w:rPr>
            </w:pPr>
          </w:p>
        </w:tc>
        <w:tc>
          <w:tcPr>
            <w:tcW w:w="1008" w:type="dxa"/>
            <w:vMerge w:val="restart"/>
            <w:tcBorders>
              <w:bottom w:val="single" w:sz="4" w:space="0" w:color="auto"/>
              <w:right w:val="single" w:sz="4" w:space="0" w:color="auto"/>
            </w:tcBorders>
            <w:textDirection w:val="btLr"/>
            <w:vAlign w:val="center"/>
          </w:tcPr>
          <w:p w:rsidR="00294373" w:rsidRPr="00B77E30" w:rsidRDefault="00294373" w:rsidP="00A131F1">
            <w:pPr>
              <w:jc w:val="center"/>
              <w:rPr>
                <w:rFonts w:ascii="Arial" w:hAnsi="Arial" w:cs="Arial"/>
                <w:b/>
                <w:bCs/>
                <w:sz w:val="24"/>
                <w:szCs w:val="24"/>
                <w:lang w:val="es-MX" w:eastAsia="es-MX"/>
              </w:rPr>
            </w:pPr>
            <w:r w:rsidRPr="00B77E30">
              <w:rPr>
                <w:rFonts w:ascii="Arial" w:hAnsi="Arial" w:cs="Arial"/>
                <w:b/>
                <w:bCs/>
                <w:sz w:val="24"/>
                <w:szCs w:val="24"/>
                <w:lang w:val="es-MX" w:eastAsia="es-MX"/>
              </w:rPr>
              <w:t>SERVICIOS</w:t>
            </w:r>
          </w:p>
        </w:tc>
        <w:tc>
          <w:tcPr>
            <w:tcW w:w="4792" w:type="dxa"/>
            <w:tcBorders>
              <w:bottom w:val="single" w:sz="4"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Identificar los servicios y necesidades de apoyo para las operaciones planificadas y esperadas. Tales como: instalaciones, informática, medios de transporte, sistema de comunicación y personal.</w:t>
            </w:r>
          </w:p>
        </w:tc>
      </w:tr>
      <w:tr w:rsidR="00294373" w:rsidRPr="00B77E30" w:rsidTr="00A131F1">
        <w:trPr>
          <w:trHeight w:val="510"/>
        </w:trPr>
        <w:tc>
          <w:tcPr>
            <w:tcW w:w="820" w:type="dxa"/>
            <w:vMerge/>
            <w:tcBorders>
              <w:top w:val="single" w:sz="8" w:space="0" w:color="auto"/>
              <w:left w:val="single" w:sz="8" w:space="0" w:color="auto"/>
              <w:bottom w:val="single" w:sz="8" w:space="0" w:color="000000"/>
              <w:right w:val="single" w:sz="8" w:space="0" w:color="auto"/>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tcBorders>
              <w:right w:val="single" w:sz="4" w:space="0" w:color="auto"/>
            </w:tcBorders>
            <w:vAlign w:val="center"/>
          </w:tcPr>
          <w:p w:rsidR="00294373" w:rsidRPr="00B77E30" w:rsidRDefault="00294373" w:rsidP="00A131F1">
            <w:pPr>
              <w:rPr>
                <w:rFonts w:ascii="Arial" w:hAnsi="Arial" w:cs="Arial"/>
                <w:sz w:val="24"/>
                <w:szCs w:val="24"/>
                <w:lang w:val="es-MX" w:eastAsia="es-MX"/>
              </w:rPr>
            </w:pPr>
          </w:p>
        </w:tc>
        <w:tc>
          <w:tcPr>
            <w:tcW w:w="1008" w:type="dxa"/>
            <w:vMerge/>
            <w:tcBorders>
              <w:bottom w:val="single" w:sz="4" w:space="0" w:color="auto"/>
              <w:right w:val="single" w:sz="4" w:space="0" w:color="auto"/>
            </w:tcBorders>
            <w:vAlign w:val="center"/>
          </w:tcPr>
          <w:p w:rsidR="00294373" w:rsidRPr="00B77E30" w:rsidRDefault="00294373" w:rsidP="00A131F1">
            <w:pPr>
              <w:rPr>
                <w:rFonts w:ascii="Arial" w:hAnsi="Arial" w:cs="Arial"/>
                <w:b/>
                <w:bCs/>
                <w:sz w:val="24"/>
                <w:szCs w:val="24"/>
                <w:lang w:val="es-MX" w:eastAsia="es-MX"/>
              </w:rPr>
            </w:pPr>
          </w:p>
        </w:tc>
        <w:tc>
          <w:tcPr>
            <w:tcW w:w="4792" w:type="dxa"/>
            <w:tcBorders>
              <w:bottom w:val="single" w:sz="4"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Determinar el nivel de servicios requeridos para apoyar las operaciones.</w:t>
            </w:r>
          </w:p>
        </w:tc>
      </w:tr>
      <w:tr w:rsidR="00294373" w:rsidRPr="00B77E30" w:rsidTr="00A131F1">
        <w:trPr>
          <w:trHeight w:val="255"/>
        </w:trPr>
        <w:tc>
          <w:tcPr>
            <w:tcW w:w="820" w:type="dxa"/>
            <w:vMerge/>
            <w:tcBorders>
              <w:top w:val="single" w:sz="8" w:space="0" w:color="auto"/>
              <w:left w:val="single" w:sz="8" w:space="0" w:color="auto"/>
              <w:bottom w:val="single" w:sz="8" w:space="0" w:color="000000"/>
              <w:right w:val="single" w:sz="8" w:space="0" w:color="auto"/>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val="restart"/>
            <w:tcBorders>
              <w:right w:val="single" w:sz="4"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Mantener un registro de actividades de esta sección e informar al Comandante de Incidentes.</w:t>
            </w:r>
          </w:p>
        </w:tc>
        <w:tc>
          <w:tcPr>
            <w:tcW w:w="1008" w:type="dxa"/>
            <w:vMerge/>
            <w:tcBorders>
              <w:bottom w:val="single" w:sz="4" w:space="0" w:color="auto"/>
              <w:right w:val="single" w:sz="4" w:space="0" w:color="auto"/>
            </w:tcBorders>
            <w:vAlign w:val="center"/>
          </w:tcPr>
          <w:p w:rsidR="00294373" w:rsidRPr="00B77E30" w:rsidRDefault="00294373" w:rsidP="00A131F1">
            <w:pPr>
              <w:rPr>
                <w:rFonts w:ascii="Arial" w:hAnsi="Arial" w:cs="Arial"/>
                <w:b/>
                <w:bCs/>
                <w:sz w:val="24"/>
                <w:szCs w:val="24"/>
                <w:lang w:val="es-MX" w:eastAsia="es-MX"/>
              </w:rPr>
            </w:pPr>
          </w:p>
        </w:tc>
        <w:tc>
          <w:tcPr>
            <w:tcW w:w="4792" w:type="dxa"/>
            <w:tcBorders>
              <w:bottom w:val="single" w:sz="4"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Revisar los Planes de Acción.</w:t>
            </w:r>
          </w:p>
        </w:tc>
      </w:tr>
      <w:tr w:rsidR="00294373" w:rsidRPr="00B77E30" w:rsidTr="00A131F1">
        <w:trPr>
          <w:trHeight w:val="1035"/>
        </w:trPr>
        <w:tc>
          <w:tcPr>
            <w:tcW w:w="820" w:type="dxa"/>
            <w:vMerge/>
            <w:tcBorders>
              <w:top w:val="single" w:sz="8" w:space="0" w:color="auto"/>
              <w:left w:val="single" w:sz="8" w:space="0" w:color="auto"/>
              <w:bottom w:val="single" w:sz="8" w:space="0" w:color="000000"/>
              <w:right w:val="single" w:sz="8" w:space="0" w:color="auto"/>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tcBorders>
              <w:right w:val="single" w:sz="4" w:space="0" w:color="auto"/>
            </w:tcBorders>
            <w:vAlign w:val="center"/>
          </w:tcPr>
          <w:p w:rsidR="00294373" w:rsidRPr="00B77E30" w:rsidRDefault="00294373" w:rsidP="00A131F1">
            <w:pPr>
              <w:rPr>
                <w:rFonts w:ascii="Arial" w:hAnsi="Arial" w:cs="Arial"/>
                <w:sz w:val="24"/>
                <w:szCs w:val="24"/>
                <w:lang w:val="es-MX" w:eastAsia="es-MX"/>
              </w:rPr>
            </w:pPr>
          </w:p>
        </w:tc>
        <w:tc>
          <w:tcPr>
            <w:tcW w:w="1008" w:type="dxa"/>
            <w:vMerge/>
            <w:tcBorders>
              <w:bottom w:val="single" w:sz="4" w:space="0" w:color="auto"/>
              <w:right w:val="single" w:sz="4" w:space="0" w:color="auto"/>
            </w:tcBorders>
            <w:vAlign w:val="center"/>
          </w:tcPr>
          <w:p w:rsidR="00294373" w:rsidRPr="00B77E30" w:rsidRDefault="00294373" w:rsidP="00A131F1">
            <w:pPr>
              <w:rPr>
                <w:rFonts w:ascii="Arial" w:hAnsi="Arial" w:cs="Arial"/>
                <w:b/>
                <w:bCs/>
                <w:sz w:val="24"/>
                <w:szCs w:val="24"/>
                <w:lang w:val="es-MX" w:eastAsia="es-MX"/>
              </w:rPr>
            </w:pPr>
          </w:p>
        </w:tc>
        <w:tc>
          <w:tcPr>
            <w:tcW w:w="4792" w:type="dxa"/>
            <w:tcBorders>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Notificar a la Unidad de recursos acerca de las unidades de la sección de logística que sean activadas, incluyendo nombres y ubicaciones del personal asignado.</w:t>
            </w:r>
          </w:p>
        </w:tc>
      </w:tr>
      <w:tr w:rsidR="00294373" w:rsidRPr="00B77E30" w:rsidTr="00A131F1">
        <w:trPr>
          <w:trHeight w:val="1020"/>
        </w:trPr>
        <w:tc>
          <w:tcPr>
            <w:tcW w:w="820" w:type="dxa"/>
            <w:vMerge/>
            <w:tcBorders>
              <w:left w:val="single" w:sz="8" w:space="0" w:color="auto"/>
              <w:bottom w:val="single" w:sz="8" w:space="0" w:color="000000"/>
              <w:right w:val="single" w:sz="8" w:space="0" w:color="000000"/>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val="restart"/>
            <w:tcBorders>
              <w:top w:val="single" w:sz="8" w:space="0" w:color="auto"/>
              <w:lef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Responsable de recopilar toda la información de los costos y de proporcionar presupuestos y recomendaciones de ahorros en el costo.</w:t>
            </w:r>
          </w:p>
        </w:tc>
        <w:tc>
          <w:tcPr>
            <w:tcW w:w="1008" w:type="dxa"/>
            <w:vMerge w:val="restart"/>
            <w:tcBorders>
              <w:top w:val="single" w:sz="8" w:space="0" w:color="auto"/>
              <w:left w:val="single" w:sz="4" w:space="0" w:color="auto"/>
              <w:bottom w:val="single" w:sz="8" w:space="0" w:color="000000"/>
              <w:right w:val="single" w:sz="4" w:space="0" w:color="auto"/>
            </w:tcBorders>
            <w:noWrap/>
            <w:textDirection w:val="btLr"/>
            <w:vAlign w:val="center"/>
          </w:tcPr>
          <w:p w:rsidR="00294373" w:rsidRPr="00B77E30" w:rsidRDefault="00294373" w:rsidP="00A131F1">
            <w:pPr>
              <w:jc w:val="center"/>
              <w:rPr>
                <w:rFonts w:ascii="Arial" w:hAnsi="Arial" w:cs="Arial"/>
                <w:b/>
                <w:bCs/>
                <w:sz w:val="24"/>
                <w:szCs w:val="24"/>
                <w:lang w:val="es-MX" w:eastAsia="es-MX"/>
              </w:rPr>
            </w:pPr>
            <w:r w:rsidRPr="00B77E30">
              <w:rPr>
                <w:rFonts w:ascii="Arial" w:hAnsi="Arial" w:cs="Arial"/>
                <w:b/>
                <w:bCs/>
                <w:sz w:val="24"/>
                <w:szCs w:val="24"/>
                <w:lang w:val="es-MX" w:eastAsia="es-MX"/>
              </w:rPr>
              <w:t>COSTOS Y PRESUPUESTOS</w:t>
            </w:r>
          </w:p>
        </w:tc>
        <w:tc>
          <w:tcPr>
            <w:tcW w:w="4792" w:type="dxa"/>
            <w:tcBorders>
              <w:top w:val="single" w:sz="8" w:space="0" w:color="auto"/>
              <w:bottom w:val="single" w:sz="4"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Es responsable de justificar, controlar y registrar todos los  gastos y de mantener al día la documentación requerida para gestionar reembolsos.</w:t>
            </w:r>
          </w:p>
        </w:tc>
      </w:tr>
      <w:tr w:rsidR="00294373" w:rsidRPr="00B77E30" w:rsidTr="00A131F1">
        <w:trPr>
          <w:trHeight w:val="510"/>
        </w:trPr>
        <w:tc>
          <w:tcPr>
            <w:tcW w:w="820" w:type="dxa"/>
            <w:vMerge/>
            <w:tcBorders>
              <w:left w:val="single" w:sz="8" w:space="0" w:color="auto"/>
              <w:bottom w:val="single" w:sz="8" w:space="0" w:color="000000"/>
              <w:right w:val="single" w:sz="8" w:space="0" w:color="000000"/>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tcBorders>
              <w:top w:val="single" w:sz="8" w:space="0" w:color="auto"/>
              <w:left w:val="single" w:sz="8" w:space="0" w:color="auto"/>
            </w:tcBorders>
            <w:vAlign w:val="center"/>
          </w:tcPr>
          <w:p w:rsidR="00294373" w:rsidRPr="00B77E30" w:rsidRDefault="00294373" w:rsidP="00A131F1">
            <w:pPr>
              <w:rPr>
                <w:rFonts w:ascii="Arial" w:hAnsi="Arial" w:cs="Arial"/>
                <w:sz w:val="24"/>
                <w:szCs w:val="24"/>
                <w:lang w:val="es-MX" w:eastAsia="es-MX"/>
              </w:rPr>
            </w:pPr>
          </w:p>
        </w:tc>
        <w:tc>
          <w:tcPr>
            <w:tcW w:w="1008" w:type="dxa"/>
            <w:vMerge/>
            <w:tcBorders>
              <w:top w:val="single" w:sz="8" w:space="0" w:color="auto"/>
              <w:left w:val="single" w:sz="4" w:space="0" w:color="auto"/>
              <w:bottom w:val="single" w:sz="8" w:space="0" w:color="000000"/>
              <w:right w:val="single" w:sz="4" w:space="0" w:color="auto"/>
            </w:tcBorders>
            <w:vAlign w:val="center"/>
          </w:tcPr>
          <w:p w:rsidR="00294373" w:rsidRPr="00B77E30" w:rsidRDefault="00294373" w:rsidP="00A131F1">
            <w:pPr>
              <w:rPr>
                <w:rFonts w:ascii="Arial" w:hAnsi="Arial" w:cs="Arial"/>
                <w:bCs/>
                <w:sz w:val="24"/>
                <w:szCs w:val="24"/>
                <w:lang w:val="es-MX" w:eastAsia="es-MX"/>
              </w:rPr>
            </w:pPr>
          </w:p>
        </w:tc>
        <w:tc>
          <w:tcPr>
            <w:tcW w:w="4792" w:type="dxa"/>
            <w:tcBorders>
              <w:bottom w:val="single" w:sz="4"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Desarrollar un plan operativo para el funcionamiento de las finanzas en el incidente.</w:t>
            </w:r>
          </w:p>
        </w:tc>
      </w:tr>
      <w:tr w:rsidR="00294373" w:rsidRPr="00B77E30" w:rsidTr="00A131F1">
        <w:trPr>
          <w:trHeight w:val="510"/>
        </w:trPr>
        <w:tc>
          <w:tcPr>
            <w:tcW w:w="820" w:type="dxa"/>
            <w:vMerge/>
            <w:tcBorders>
              <w:left w:val="single" w:sz="8" w:space="0" w:color="auto"/>
              <w:bottom w:val="single" w:sz="8" w:space="0" w:color="000000"/>
              <w:right w:val="single" w:sz="8" w:space="0" w:color="000000"/>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tcBorders>
              <w:top w:val="single" w:sz="8" w:space="0" w:color="auto"/>
              <w:left w:val="single" w:sz="8" w:space="0" w:color="auto"/>
            </w:tcBorders>
            <w:vAlign w:val="center"/>
          </w:tcPr>
          <w:p w:rsidR="00294373" w:rsidRPr="00B77E30" w:rsidRDefault="00294373" w:rsidP="00A131F1">
            <w:pPr>
              <w:rPr>
                <w:rFonts w:ascii="Arial" w:hAnsi="Arial" w:cs="Arial"/>
                <w:sz w:val="24"/>
                <w:szCs w:val="24"/>
                <w:lang w:val="es-MX" w:eastAsia="es-MX"/>
              </w:rPr>
            </w:pPr>
          </w:p>
        </w:tc>
        <w:tc>
          <w:tcPr>
            <w:tcW w:w="1008" w:type="dxa"/>
            <w:vMerge/>
            <w:tcBorders>
              <w:top w:val="single" w:sz="8" w:space="0" w:color="auto"/>
              <w:left w:val="single" w:sz="4" w:space="0" w:color="auto"/>
              <w:bottom w:val="single" w:sz="8" w:space="0" w:color="000000"/>
              <w:right w:val="single" w:sz="4" w:space="0" w:color="auto"/>
            </w:tcBorders>
            <w:vAlign w:val="center"/>
          </w:tcPr>
          <w:p w:rsidR="00294373" w:rsidRPr="00B77E30" w:rsidRDefault="00294373" w:rsidP="00A131F1">
            <w:pPr>
              <w:rPr>
                <w:rFonts w:ascii="Arial" w:hAnsi="Arial" w:cs="Arial"/>
                <w:bCs/>
                <w:sz w:val="24"/>
                <w:szCs w:val="24"/>
                <w:lang w:val="es-MX" w:eastAsia="es-MX"/>
              </w:rPr>
            </w:pPr>
          </w:p>
        </w:tc>
        <w:tc>
          <w:tcPr>
            <w:tcW w:w="4792" w:type="dxa"/>
            <w:tcBorders>
              <w:bottom w:val="single" w:sz="4"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Mantener contacto diario con las instituciones en lo que respecta a asuntos financieros.</w:t>
            </w:r>
          </w:p>
        </w:tc>
      </w:tr>
      <w:tr w:rsidR="00294373" w:rsidRPr="00B77E30" w:rsidTr="00A131F1">
        <w:trPr>
          <w:trHeight w:val="765"/>
        </w:trPr>
        <w:tc>
          <w:tcPr>
            <w:tcW w:w="820" w:type="dxa"/>
            <w:vMerge/>
            <w:tcBorders>
              <w:left w:val="single" w:sz="8" w:space="0" w:color="auto"/>
              <w:bottom w:val="single" w:sz="8" w:space="0" w:color="000000"/>
              <w:right w:val="single" w:sz="8" w:space="0" w:color="000000"/>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val="restart"/>
            <w:tcBorders>
              <w:left w:val="single" w:sz="8" w:space="0" w:color="auto"/>
              <w:bottom w:val="single" w:sz="8" w:space="0" w:color="000000"/>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Informar al Comandante de Incidente de las acciones que se han realizado en esta sección.</w:t>
            </w:r>
          </w:p>
        </w:tc>
        <w:tc>
          <w:tcPr>
            <w:tcW w:w="1008" w:type="dxa"/>
            <w:vMerge/>
            <w:tcBorders>
              <w:top w:val="single" w:sz="8" w:space="0" w:color="auto"/>
              <w:left w:val="single" w:sz="4" w:space="0" w:color="auto"/>
              <w:bottom w:val="single" w:sz="8" w:space="0" w:color="000000"/>
              <w:right w:val="single" w:sz="4" w:space="0" w:color="auto"/>
            </w:tcBorders>
            <w:vAlign w:val="center"/>
          </w:tcPr>
          <w:p w:rsidR="00294373" w:rsidRPr="00B77E30" w:rsidRDefault="00294373" w:rsidP="00A131F1">
            <w:pPr>
              <w:rPr>
                <w:rFonts w:ascii="Arial" w:hAnsi="Arial" w:cs="Arial"/>
                <w:bCs/>
                <w:sz w:val="24"/>
                <w:szCs w:val="24"/>
                <w:lang w:val="es-MX" w:eastAsia="es-MX"/>
              </w:rPr>
            </w:pPr>
          </w:p>
        </w:tc>
        <w:tc>
          <w:tcPr>
            <w:tcW w:w="4792" w:type="dxa"/>
            <w:tcBorders>
              <w:bottom w:val="single" w:sz="4"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Asegurar que todos los registros del tiempo del personal sean transmitidos a la institución de acuerdo a las normas establecidas.</w:t>
            </w:r>
          </w:p>
        </w:tc>
      </w:tr>
      <w:tr w:rsidR="00294373" w:rsidRPr="00B77E30" w:rsidTr="00A131F1">
        <w:trPr>
          <w:trHeight w:val="1035"/>
        </w:trPr>
        <w:tc>
          <w:tcPr>
            <w:tcW w:w="820" w:type="dxa"/>
            <w:vMerge/>
            <w:tcBorders>
              <w:left w:val="single" w:sz="8" w:space="0" w:color="auto"/>
              <w:bottom w:val="single" w:sz="8" w:space="0" w:color="000000"/>
              <w:right w:val="single" w:sz="8" w:space="0" w:color="000000"/>
            </w:tcBorders>
            <w:shd w:val="clear" w:color="auto" w:fill="000000"/>
            <w:vAlign w:val="center"/>
          </w:tcPr>
          <w:p w:rsidR="00294373" w:rsidRPr="00B77E30" w:rsidRDefault="00294373" w:rsidP="00A131F1">
            <w:pPr>
              <w:rPr>
                <w:rFonts w:ascii="Arial" w:hAnsi="Arial" w:cs="Arial"/>
                <w:bCs/>
                <w:sz w:val="24"/>
                <w:szCs w:val="24"/>
                <w:lang w:val="es-MX" w:eastAsia="es-MX"/>
              </w:rPr>
            </w:pPr>
          </w:p>
        </w:tc>
        <w:tc>
          <w:tcPr>
            <w:tcW w:w="2920" w:type="dxa"/>
            <w:vMerge/>
            <w:tcBorders>
              <w:left w:val="single" w:sz="8" w:space="0" w:color="auto"/>
              <w:bottom w:val="single" w:sz="8" w:space="0" w:color="000000"/>
            </w:tcBorders>
            <w:vAlign w:val="center"/>
          </w:tcPr>
          <w:p w:rsidR="00294373" w:rsidRPr="00B77E30" w:rsidRDefault="00294373" w:rsidP="00A131F1">
            <w:pPr>
              <w:rPr>
                <w:rFonts w:ascii="Arial" w:hAnsi="Arial" w:cs="Arial"/>
                <w:sz w:val="24"/>
                <w:szCs w:val="24"/>
                <w:lang w:val="es-MX" w:eastAsia="es-MX"/>
              </w:rPr>
            </w:pPr>
          </w:p>
        </w:tc>
        <w:tc>
          <w:tcPr>
            <w:tcW w:w="1008" w:type="dxa"/>
            <w:vMerge/>
            <w:tcBorders>
              <w:top w:val="single" w:sz="8" w:space="0" w:color="auto"/>
              <w:left w:val="single" w:sz="4" w:space="0" w:color="auto"/>
              <w:bottom w:val="single" w:sz="8" w:space="0" w:color="000000"/>
              <w:right w:val="single" w:sz="4" w:space="0" w:color="auto"/>
            </w:tcBorders>
            <w:vAlign w:val="center"/>
          </w:tcPr>
          <w:p w:rsidR="00294373" w:rsidRPr="00B77E30" w:rsidRDefault="00294373" w:rsidP="00A131F1">
            <w:pPr>
              <w:rPr>
                <w:rFonts w:ascii="Arial" w:hAnsi="Arial" w:cs="Arial"/>
                <w:bCs/>
                <w:sz w:val="24"/>
                <w:szCs w:val="24"/>
                <w:lang w:val="es-MX" w:eastAsia="es-MX"/>
              </w:rPr>
            </w:pPr>
          </w:p>
        </w:tc>
        <w:tc>
          <w:tcPr>
            <w:tcW w:w="4792" w:type="dxa"/>
            <w:tcBorders>
              <w:bottom w:val="single" w:sz="8" w:space="0" w:color="auto"/>
              <w:right w:val="single" w:sz="8" w:space="0" w:color="auto"/>
            </w:tcBorders>
            <w:vAlign w:val="bottom"/>
          </w:tcPr>
          <w:p w:rsidR="00294373" w:rsidRPr="00B77E30" w:rsidRDefault="00294373" w:rsidP="00A131F1">
            <w:pPr>
              <w:rPr>
                <w:rFonts w:ascii="Arial" w:hAnsi="Arial" w:cs="Arial"/>
                <w:sz w:val="24"/>
                <w:szCs w:val="24"/>
                <w:lang w:val="es-MX" w:eastAsia="es-MX"/>
              </w:rPr>
            </w:pPr>
            <w:r w:rsidRPr="00B77E30">
              <w:rPr>
                <w:rFonts w:ascii="Arial" w:hAnsi="Arial" w:cs="Arial"/>
                <w:sz w:val="24"/>
                <w:szCs w:val="24"/>
                <w:lang w:val="es-MX" w:eastAsia="es-MX"/>
              </w:rPr>
              <w:t>Informar al personal administrativo sobre todo asunto de manejo de negocios del incidente que requiera atención y proporcionarles el seguimiento antes de dejar el incidente.</w:t>
            </w:r>
          </w:p>
        </w:tc>
      </w:tr>
    </w:tbl>
    <w:p w:rsidR="00620C76" w:rsidRPr="00B77E30" w:rsidRDefault="00620C76" w:rsidP="00620C76">
      <w:pPr>
        <w:tabs>
          <w:tab w:val="left" w:pos="2385"/>
        </w:tabs>
        <w:jc w:val="both"/>
        <w:rPr>
          <w:rFonts w:ascii="Arial" w:hAnsi="Arial" w:cs="Arial"/>
          <w:b/>
          <w:i/>
          <w:sz w:val="24"/>
          <w:szCs w:val="24"/>
        </w:rPr>
      </w:pPr>
    </w:p>
    <w:p w:rsidR="00A438F1" w:rsidRPr="00B77E30" w:rsidRDefault="0022031E" w:rsidP="00A438F1">
      <w:pPr>
        <w:pStyle w:val="Ttulo2"/>
        <w:jc w:val="center"/>
        <w:rPr>
          <w:rFonts w:cs="Arial"/>
          <w:sz w:val="24"/>
          <w:szCs w:val="24"/>
          <w:lang w:val="es-CO"/>
        </w:rPr>
      </w:pPr>
      <w:r w:rsidRPr="00B77E30">
        <w:rPr>
          <w:rFonts w:cs="Arial"/>
          <w:sz w:val="24"/>
          <w:szCs w:val="24"/>
          <w:lang w:val="es-CO"/>
        </w:rPr>
        <w:t xml:space="preserve">23. </w:t>
      </w:r>
      <w:r w:rsidR="00A438F1" w:rsidRPr="00B77E30">
        <w:rPr>
          <w:rFonts w:cs="Arial"/>
          <w:sz w:val="24"/>
          <w:szCs w:val="24"/>
          <w:lang w:val="es-CO"/>
        </w:rPr>
        <w:t xml:space="preserve">PUESTO DE CONTROL O COMANDO </w:t>
      </w:r>
    </w:p>
    <w:p w:rsidR="00A438F1" w:rsidRPr="00B77E30" w:rsidRDefault="00A438F1" w:rsidP="00A438F1">
      <w:pPr>
        <w:rPr>
          <w:rFonts w:ascii="Arial" w:hAnsi="Arial" w:cs="Arial"/>
          <w:b/>
          <w:sz w:val="24"/>
          <w:szCs w:val="24"/>
        </w:rPr>
      </w:pPr>
    </w:p>
    <w:p w:rsidR="00A438F1" w:rsidRPr="00B77E30" w:rsidRDefault="00A438F1" w:rsidP="00A438F1">
      <w:pPr>
        <w:jc w:val="both"/>
        <w:rPr>
          <w:rFonts w:ascii="Arial" w:hAnsi="Arial" w:cs="Arial"/>
          <w:sz w:val="24"/>
          <w:szCs w:val="24"/>
        </w:rPr>
      </w:pPr>
      <w:r w:rsidRPr="00B77E30">
        <w:rPr>
          <w:rFonts w:ascii="Arial" w:hAnsi="Arial" w:cs="Arial"/>
          <w:sz w:val="24"/>
          <w:szCs w:val="24"/>
        </w:rPr>
        <w:t xml:space="preserve">El puesto de control es el lugar donde se reunirán los integrantes del Comité de Emergencias para el manejo y control de situaciones de emergencia.  </w:t>
      </w:r>
    </w:p>
    <w:p w:rsidR="00A438F1" w:rsidRPr="00B77E30" w:rsidRDefault="0022031E" w:rsidP="00A438F1">
      <w:pPr>
        <w:tabs>
          <w:tab w:val="left" w:pos="-720"/>
        </w:tabs>
        <w:suppressAutoHyphens/>
        <w:jc w:val="both"/>
        <w:rPr>
          <w:rFonts w:ascii="Arial" w:hAnsi="Arial" w:cs="Arial"/>
          <w:b/>
          <w:spacing w:val="-2"/>
          <w:sz w:val="24"/>
          <w:szCs w:val="24"/>
        </w:rPr>
      </w:pPr>
      <w:r w:rsidRPr="00B77E30">
        <w:rPr>
          <w:rFonts w:ascii="Arial" w:hAnsi="Arial" w:cs="Arial"/>
          <w:b/>
          <w:spacing w:val="-2"/>
          <w:sz w:val="24"/>
          <w:szCs w:val="24"/>
        </w:rPr>
        <w:t xml:space="preserve">23.1. </w:t>
      </w:r>
      <w:r w:rsidR="00A438F1" w:rsidRPr="00B77E30">
        <w:rPr>
          <w:rFonts w:ascii="Arial" w:hAnsi="Arial" w:cs="Arial"/>
          <w:b/>
          <w:spacing w:val="-2"/>
          <w:sz w:val="24"/>
          <w:szCs w:val="24"/>
        </w:rPr>
        <w:t>REQUERIMIENTOS</w:t>
      </w:r>
    </w:p>
    <w:p w:rsidR="00A438F1" w:rsidRPr="00B77E30" w:rsidRDefault="00A438F1" w:rsidP="00A438F1">
      <w:pPr>
        <w:tabs>
          <w:tab w:val="left" w:pos="-720"/>
        </w:tabs>
        <w:suppressAutoHyphens/>
        <w:jc w:val="both"/>
        <w:rPr>
          <w:rFonts w:ascii="Arial" w:hAnsi="Arial" w:cs="Arial"/>
          <w:spacing w:val="-2"/>
          <w:sz w:val="24"/>
          <w:szCs w:val="24"/>
        </w:rPr>
      </w:pPr>
      <w:r w:rsidRPr="00B77E30">
        <w:rPr>
          <w:rFonts w:ascii="Arial" w:hAnsi="Arial" w:cs="Arial"/>
          <w:spacing w:val="-2"/>
          <w:sz w:val="24"/>
          <w:szCs w:val="24"/>
        </w:rPr>
        <w:t>El puesto de comando deberá tener disponible, como mínimo, lo siguiente:</w:t>
      </w:r>
    </w:p>
    <w:p w:rsidR="00A438F1" w:rsidRPr="00B77E30" w:rsidRDefault="00A438F1" w:rsidP="00EB53D8">
      <w:pPr>
        <w:numPr>
          <w:ilvl w:val="0"/>
          <w:numId w:val="89"/>
        </w:numPr>
        <w:tabs>
          <w:tab w:val="left" w:pos="-720"/>
        </w:tabs>
        <w:suppressAutoHyphens/>
        <w:spacing w:after="0" w:line="240" w:lineRule="auto"/>
        <w:jc w:val="both"/>
        <w:rPr>
          <w:rFonts w:ascii="Arial" w:hAnsi="Arial" w:cs="Arial"/>
          <w:spacing w:val="-2"/>
          <w:sz w:val="24"/>
          <w:szCs w:val="24"/>
        </w:rPr>
      </w:pPr>
      <w:r w:rsidRPr="00B77E30">
        <w:rPr>
          <w:rFonts w:ascii="Arial" w:hAnsi="Arial" w:cs="Arial"/>
          <w:spacing w:val="-2"/>
          <w:sz w:val="24"/>
          <w:szCs w:val="24"/>
        </w:rPr>
        <w:t>Comunicación telefónica directa con el exterior, especialmente con Bomberos, Policía, Cruz Roja y Servicios Médicos locales.</w:t>
      </w:r>
    </w:p>
    <w:p w:rsidR="00A438F1" w:rsidRPr="00B77E30" w:rsidRDefault="00A438F1" w:rsidP="00EB53D8">
      <w:pPr>
        <w:numPr>
          <w:ilvl w:val="0"/>
          <w:numId w:val="89"/>
        </w:numPr>
        <w:tabs>
          <w:tab w:val="left" w:pos="-720"/>
          <w:tab w:val="left" w:pos="0"/>
        </w:tabs>
        <w:suppressAutoHyphens/>
        <w:spacing w:after="0" w:line="240" w:lineRule="auto"/>
        <w:jc w:val="both"/>
        <w:rPr>
          <w:rFonts w:ascii="Arial" w:hAnsi="Arial" w:cs="Arial"/>
          <w:spacing w:val="-2"/>
          <w:sz w:val="24"/>
          <w:szCs w:val="24"/>
        </w:rPr>
      </w:pPr>
      <w:r w:rsidRPr="00B77E30">
        <w:rPr>
          <w:rFonts w:ascii="Arial" w:hAnsi="Arial" w:cs="Arial"/>
          <w:spacing w:val="-2"/>
          <w:sz w:val="24"/>
          <w:szCs w:val="24"/>
        </w:rPr>
        <w:t xml:space="preserve">Un ejemplar completo del Plan </w:t>
      </w:r>
      <w:r w:rsidR="0041343A" w:rsidRPr="00B77E30">
        <w:rPr>
          <w:rFonts w:ascii="Arial" w:hAnsi="Arial" w:cs="Arial"/>
          <w:spacing w:val="-2"/>
          <w:sz w:val="24"/>
          <w:szCs w:val="24"/>
        </w:rPr>
        <w:t>de Preparación, atención y respuesta a Emergencias</w:t>
      </w:r>
      <w:r w:rsidRPr="00B77E30">
        <w:rPr>
          <w:rFonts w:ascii="Arial" w:hAnsi="Arial" w:cs="Arial"/>
          <w:spacing w:val="-2"/>
          <w:sz w:val="24"/>
          <w:szCs w:val="24"/>
        </w:rPr>
        <w:t>.</w:t>
      </w:r>
    </w:p>
    <w:p w:rsidR="00A438F1" w:rsidRPr="00B77E30" w:rsidRDefault="00A438F1" w:rsidP="00EB53D8">
      <w:pPr>
        <w:numPr>
          <w:ilvl w:val="0"/>
          <w:numId w:val="89"/>
        </w:numPr>
        <w:tabs>
          <w:tab w:val="left" w:pos="-720"/>
        </w:tabs>
        <w:suppressAutoHyphens/>
        <w:spacing w:after="0" w:line="240" w:lineRule="auto"/>
        <w:jc w:val="both"/>
        <w:rPr>
          <w:rFonts w:ascii="Arial" w:hAnsi="Arial" w:cs="Arial"/>
          <w:spacing w:val="-2"/>
          <w:sz w:val="24"/>
          <w:szCs w:val="24"/>
        </w:rPr>
      </w:pPr>
      <w:r w:rsidRPr="00B77E30">
        <w:rPr>
          <w:rFonts w:ascii="Arial" w:hAnsi="Arial" w:cs="Arial"/>
          <w:spacing w:val="-2"/>
          <w:sz w:val="24"/>
          <w:szCs w:val="24"/>
        </w:rPr>
        <w:lastRenderedPageBreak/>
        <w:t>Juegos completos de planos de las instalaciones.</w:t>
      </w:r>
    </w:p>
    <w:p w:rsidR="00A438F1" w:rsidRPr="00B77E30" w:rsidRDefault="00A438F1" w:rsidP="00EB53D8">
      <w:pPr>
        <w:numPr>
          <w:ilvl w:val="0"/>
          <w:numId w:val="90"/>
        </w:numPr>
        <w:tabs>
          <w:tab w:val="left" w:pos="-720"/>
        </w:tabs>
        <w:suppressAutoHyphens/>
        <w:spacing w:after="0" w:line="240" w:lineRule="auto"/>
        <w:jc w:val="both"/>
        <w:rPr>
          <w:rFonts w:ascii="Arial" w:hAnsi="Arial" w:cs="Arial"/>
          <w:spacing w:val="-2"/>
          <w:sz w:val="24"/>
          <w:szCs w:val="24"/>
        </w:rPr>
      </w:pPr>
      <w:r w:rsidRPr="00B77E30">
        <w:rPr>
          <w:rFonts w:ascii="Arial" w:hAnsi="Arial" w:cs="Arial"/>
          <w:spacing w:val="-2"/>
          <w:sz w:val="24"/>
          <w:szCs w:val="24"/>
        </w:rPr>
        <w:t>Información completa sobre sistemas de protección existentes.</w:t>
      </w:r>
    </w:p>
    <w:p w:rsidR="00A438F1" w:rsidRPr="00B77E30" w:rsidRDefault="00A438F1" w:rsidP="00EB53D8">
      <w:pPr>
        <w:numPr>
          <w:ilvl w:val="0"/>
          <w:numId w:val="90"/>
        </w:numPr>
        <w:tabs>
          <w:tab w:val="left" w:pos="-720"/>
          <w:tab w:val="left" w:pos="0"/>
        </w:tabs>
        <w:suppressAutoHyphens/>
        <w:spacing w:after="0" w:line="240" w:lineRule="auto"/>
        <w:jc w:val="both"/>
        <w:rPr>
          <w:rFonts w:ascii="Arial" w:hAnsi="Arial" w:cs="Arial"/>
          <w:spacing w:val="-2"/>
          <w:sz w:val="24"/>
          <w:szCs w:val="24"/>
        </w:rPr>
      </w:pPr>
      <w:r w:rsidRPr="00B77E30">
        <w:rPr>
          <w:rFonts w:ascii="Arial" w:hAnsi="Arial" w:cs="Arial"/>
          <w:spacing w:val="-2"/>
          <w:sz w:val="24"/>
          <w:szCs w:val="24"/>
        </w:rPr>
        <w:t xml:space="preserve">Listas de personas y organizaciones claves para casos de emergencias, como: funcionarios de la compañía, con sus teléfonos de localización en horas no laborales, centros de atención médica, </w:t>
      </w:r>
    </w:p>
    <w:p w:rsidR="00A438F1" w:rsidRPr="00B77E30" w:rsidRDefault="00A438F1" w:rsidP="00EB53D8">
      <w:pPr>
        <w:numPr>
          <w:ilvl w:val="0"/>
          <w:numId w:val="90"/>
        </w:numPr>
        <w:spacing w:after="0" w:line="240" w:lineRule="auto"/>
        <w:jc w:val="both"/>
        <w:rPr>
          <w:rFonts w:ascii="Arial" w:hAnsi="Arial" w:cs="Arial"/>
          <w:sz w:val="24"/>
          <w:szCs w:val="24"/>
        </w:rPr>
      </w:pPr>
      <w:r w:rsidRPr="00B77E30">
        <w:rPr>
          <w:rFonts w:ascii="Arial" w:hAnsi="Arial" w:cs="Arial"/>
          <w:spacing w:val="-2"/>
          <w:sz w:val="24"/>
          <w:szCs w:val="24"/>
        </w:rPr>
        <w:t>Un botiquín de primeros auxilios y linternas con pilas.</w:t>
      </w:r>
    </w:p>
    <w:p w:rsidR="00C36CC1" w:rsidRPr="00B77E30" w:rsidRDefault="00C36CC1" w:rsidP="00C36CC1">
      <w:pPr>
        <w:spacing w:after="0" w:line="240" w:lineRule="auto"/>
        <w:jc w:val="both"/>
        <w:rPr>
          <w:rFonts w:ascii="Arial" w:hAnsi="Arial" w:cs="Arial"/>
          <w:spacing w:val="-2"/>
          <w:sz w:val="24"/>
          <w:szCs w:val="24"/>
        </w:rPr>
      </w:pPr>
    </w:p>
    <w:p w:rsidR="00C36CC1" w:rsidRPr="00B77E30" w:rsidRDefault="00C36CC1" w:rsidP="00C36CC1">
      <w:pPr>
        <w:spacing w:after="0" w:line="240" w:lineRule="auto"/>
        <w:jc w:val="both"/>
        <w:rPr>
          <w:rFonts w:ascii="Arial" w:hAnsi="Arial" w:cs="Arial"/>
          <w:spacing w:val="-2"/>
          <w:sz w:val="24"/>
          <w:szCs w:val="24"/>
        </w:rPr>
      </w:pPr>
    </w:p>
    <w:p w:rsidR="00A438F1" w:rsidRPr="00B77E30" w:rsidRDefault="00D336D7" w:rsidP="00A438F1">
      <w:pPr>
        <w:pStyle w:val="Ttulo1"/>
        <w:rPr>
          <w:rFonts w:ascii="Arial" w:hAnsi="Arial" w:cs="Arial"/>
          <w:szCs w:val="24"/>
          <w:lang w:val="es-CO"/>
        </w:rPr>
      </w:pPr>
      <w:r w:rsidRPr="00B77E30">
        <w:rPr>
          <w:rFonts w:ascii="Arial" w:hAnsi="Arial" w:cs="Arial"/>
          <w:color w:val="000000" w:themeColor="text1"/>
          <w:szCs w:val="24"/>
        </w:rPr>
        <w:t xml:space="preserve">24. </w:t>
      </w:r>
      <w:r w:rsidR="008310C3" w:rsidRPr="00B77E30">
        <w:rPr>
          <w:rFonts w:ascii="Arial" w:hAnsi="Arial" w:cs="Arial"/>
          <w:color w:val="000000" w:themeColor="text1"/>
          <w:szCs w:val="24"/>
        </w:rPr>
        <w:t>PROCEDIMIENTO OPERATIVO NORMALIZADO</w:t>
      </w:r>
      <w:r w:rsidR="008310C3" w:rsidRPr="00B77E30">
        <w:rPr>
          <w:rFonts w:ascii="Arial" w:hAnsi="Arial" w:cs="Arial"/>
          <w:color w:val="000000" w:themeColor="text1"/>
          <w:szCs w:val="24"/>
          <w:lang w:val="es-CO"/>
        </w:rPr>
        <w:t xml:space="preserve"> </w:t>
      </w:r>
      <w:r w:rsidR="00A438F1" w:rsidRPr="00B77E30">
        <w:rPr>
          <w:rFonts w:ascii="Arial" w:hAnsi="Arial" w:cs="Arial"/>
          <w:szCs w:val="24"/>
          <w:lang w:val="es-CO"/>
        </w:rPr>
        <w:t xml:space="preserve"> DE RESPUESTA A EMERGENCIA</w:t>
      </w:r>
      <w:r w:rsidR="00DF5B85" w:rsidRPr="00B77E30">
        <w:rPr>
          <w:rFonts w:ascii="Arial" w:hAnsi="Arial" w:cs="Arial"/>
          <w:szCs w:val="24"/>
          <w:lang w:val="es-CO"/>
        </w:rPr>
        <w:t>S</w:t>
      </w:r>
    </w:p>
    <w:p w:rsidR="00A438F1" w:rsidRPr="00B77E30" w:rsidRDefault="00A438F1" w:rsidP="00A438F1">
      <w:pPr>
        <w:rPr>
          <w:rFonts w:ascii="Arial" w:eastAsia="Calibri" w:hAnsi="Arial" w:cs="Arial"/>
          <w:bCs/>
          <w:sz w:val="24"/>
          <w:szCs w:val="24"/>
        </w:rPr>
      </w:pPr>
    </w:p>
    <w:p w:rsidR="00A438F1" w:rsidRPr="00B77E30" w:rsidRDefault="00D336D7" w:rsidP="00A438F1">
      <w:pPr>
        <w:jc w:val="both"/>
        <w:rPr>
          <w:rFonts w:ascii="Arial" w:eastAsia="Calibri" w:hAnsi="Arial" w:cs="Arial"/>
          <w:b/>
          <w:bCs/>
          <w:sz w:val="24"/>
          <w:szCs w:val="24"/>
        </w:rPr>
      </w:pPr>
      <w:r w:rsidRPr="00B77E30">
        <w:rPr>
          <w:rFonts w:ascii="Arial" w:eastAsia="Calibri" w:hAnsi="Arial" w:cs="Arial"/>
          <w:b/>
          <w:bCs/>
          <w:sz w:val="24"/>
          <w:szCs w:val="24"/>
        </w:rPr>
        <w:t>24.1</w:t>
      </w:r>
      <w:r w:rsidR="00A438F1" w:rsidRPr="00B77E30">
        <w:rPr>
          <w:rFonts w:ascii="Arial" w:eastAsia="Calibri" w:hAnsi="Arial" w:cs="Arial"/>
          <w:b/>
          <w:bCs/>
          <w:sz w:val="24"/>
          <w:szCs w:val="24"/>
        </w:rPr>
        <w:t xml:space="preserve">OBJETIVO: </w:t>
      </w:r>
    </w:p>
    <w:p w:rsidR="00A438F1" w:rsidRPr="00B77E30" w:rsidRDefault="00A438F1" w:rsidP="0099193F">
      <w:pPr>
        <w:jc w:val="both"/>
        <w:rPr>
          <w:rFonts w:ascii="Arial" w:eastAsia="Calibri" w:hAnsi="Arial" w:cs="Arial"/>
          <w:bCs/>
          <w:sz w:val="24"/>
          <w:szCs w:val="24"/>
        </w:rPr>
      </w:pPr>
      <w:r w:rsidRPr="00B77E30">
        <w:rPr>
          <w:rFonts w:ascii="Arial" w:eastAsia="Calibri" w:hAnsi="Arial" w:cs="Arial"/>
          <w:bCs/>
          <w:sz w:val="24"/>
          <w:szCs w:val="24"/>
        </w:rPr>
        <w:t xml:space="preserve">Atender oportunamente las emergencias de origen natural, tecnológico y social, que se presenten en </w:t>
      </w:r>
      <w:r w:rsidR="0041343A" w:rsidRPr="00B77E30">
        <w:rPr>
          <w:rFonts w:ascii="Arial" w:hAnsi="Arial" w:cs="Arial"/>
          <w:b/>
          <w:sz w:val="24"/>
          <w:szCs w:val="24"/>
        </w:rPr>
        <w:t xml:space="preserve">LA ZONA FRANCA INTERNACIONAL DE </w:t>
      </w:r>
      <w:r w:rsidRPr="00B77E30">
        <w:rPr>
          <w:rFonts w:ascii="Arial" w:hAnsi="Arial" w:cs="Arial"/>
          <w:b/>
          <w:sz w:val="24"/>
          <w:szCs w:val="24"/>
        </w:rPr>
        <w:t>PEREIRA</w:t>
      </w:r>
      <w:r w:rsidRPr="00B77E30">
        <w:rPr>
          <w:rFonts w:ascii="Arial" w:eastAsia="Calibri" w:hAnsi="Arial" w:cs="Arial"/>
          <w:b/>
          <w:bCs/>
          <w:sz w:val="24"/>
          <w:szCs w:val="24"/>
        </w:rPr>
        <w:t>,</w:t>
      </w:r>
      <w:r w:rsidRPr="00B77E30">
        <w:rPr>
          <w:rFonts w:ascii="Arial" w:eastAsia="Calibri" w:hAnsi="Arial" w:cs="Arial"/>
          <w:bCs/>
          <w:sz w:val="24"/>
          <w:szCs w:val="24"/>
        </w:rPr>
        <w:t xml:space="preserve"> mediante la aplicación de los Procedimientos Operativos Normalizados y guías de atención de emergencias siguiendo la metodología del sistema comando de incidentes.</w:t>
      </w:r>
    </w:p>
    <w:p w:rsidR="0039159C" w:rsidRPr="00B77E30" w:rsidRDefault="0039159C" w:rsidP="00D336D7">
      <w:pPr>
        <w:jc w:val="center"/>
        <w:rPr>
          <w:rFonts w:ascii="Arial" w:eastAsia="Calibri" w:hAnsi="Arial" w:cs="Arial"/>
          <w:b/>
          <w:bCs/>
          <w:sz w:val="24"/>
          <w:szCs w:val="24"/>
        </w:rPr>
      </w:pPr>
    </w:p>
    <w:p w:rsidR="007935B8" w:rsidRPr="00B77E30" w:rsidRDefault="00D336D7" w:rsidP="00532743">
      <w:pPr>
        <w:jc w:val="center"/>
        <w:rPr>
          <w:rFonts w:ascii="Arial" w:eastAsia="Calibri" w:hAnsi="Arial" w:cs="Arial"/>
          <w:b/>
          <w:bCs/>
          <w:sz w:val="24"/>
          <w:szCs w:val="24"/>
        </w:rPr>
      </w:pPr>
      <w:r w:rsidRPr="00B77E30">
        <w:rPr>
          <w:rFonts w:ascii="Arial" w:eastAsia="Calibri" w:hAnsi="Arial" w:cs="Arial"/>
          <w:b/>
          <w:bCs/>
          <w:sz w:val="24"/>
          <w:szCs w:val="24"/>
        </w:rPr>
        <w:t>24.1.1. PON DE ACTUACION EN CASO DE INUNDACION Y FLUJOGRAMA</w:t>
      </w:r>
    </w:p>
    <w:tbl>
      <w:tblPr>
        <w:tblpPr w:leftFromText="141" w:rightFromText="141" w:vertAnchor="text" w:horzAnchor="margin" w:tblpXSpec="center" w:tblpY="21"/>
        <w:tblW w:w="10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8167"/>
      </w:tblGrid>
      <w:tr w:rsidR="0039159C" w:rsidRPr="00B77E30" w:rsidTr="00A131F1">
        <w:trPr>
          <w:trHeight w:val="656"/>
        </w:trPr>
        <w:tc>
          <w:tcPr>
            <w:tcW w:w="10152" w:type="dxa"/>
            <w:gridSpan w:val="2"/>
            <w:vAlign w:val="center"/>
          </w:tcPr>
          <w:p w:rsidR="0039159C" w:rsidRPr="00B77E30" w:rsidRDefault="0039159C" w:rsidP="00EB53D8">
            <w:pPr>
              <w:pStyle w:val="Prrafodelista"/>
              <w:numPr>
                <w:ilvl w:val="1"/>
                <w:numId w:val="5"/>
              </w:numPr>
              <w:rPr>
                <w:rFonts w:ascii="Arial" w:eastAsia="Times New Roman" w:hAnsi="Arial" w:cs="Arial"/>
                <w:b/>
                <w:sz w:val="24"/>
                <w:szCs w:val="24"/>
                <w:lang w:val="es-MX" w:eastAsia="es-ES"/>
              </w:rPr>
            </w:pPr>
            <w:r w:rsidRPr="00B77E30">
              <w:rPr>
                <w:rFonts w:ascii="Arial" w:hAnsi="Arial" w:cs="Arial"/>
                <w:b/>
                <w:color w:val="000000" w:themeColor="text1"/>
                <w:sz w:val="24"/>
                <w:szCs w:val="24"/>
              </w:rPr>
              <w:t>PROCEDIMIENTO OPERATIVO NORMALIZADO DE ACTUACION  EN  CASO DE INUNDACION Y FLUJOGRAMA</w:t>
            </w:r>
            <w:r w:rsidRPr="00B77E30">
              <w:rPr>
                <w:rFonts w:ascii="Arial" w:hAnsi="Arial" w:cs="Arial"/>
                <w:b/>
                <w:color w:val="000000" w:themeColor="text1"/>
                <w:sz w:val="24"/>
                <w:szCs w:val="24"/>
                <w:lang w:val="es-MX"/>
              </w:rPr>
              <w:t xml:space="preserve"> </w:t>
            </w:r>
            <w:r w:rsidRPr="00B77E30">
              <w:rPr>
                <w:rFonts w:ascii="Arial" w:hAnsi="Arial" w:cs="Arial"/>
                <w:b/>
                <w:sz w:val="24"/>
                <w:szCs w:val="24"/>
                <w:lang w:val="es-MX"/>
              </w:rPr>
              <w:t xml:space="preserve"> </w:t>
            </w:r>
          </w:p>
        </w:tc>
      </w:tr>
      <w:tr w:rsidR="0039159C" w:rsidRPr="00B77E30" w:rsidTr="00A131F1">
        <w:trPr>
          <w:trHeight w:val="656"/>
        </w:trPr>
        <w:tc>
          <w:tcPr>
            <w:tcW w:w="1985" w:type="dxa"/>
            <w:vAlign w:val="center"/>
          </w:tcPr>
          <w:p w:rsidR="0039159C" w:rsidRPr="00B77E30" w:rsidRDefault="0039159C" w:rsidP="0039159C">
            <w:pPr>
              <w:spacing w:after="0" w:line="240" w:lineRule="auto"/>
              <w:jc w:val="cente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OBJETIVOS</w:t>
            </w:r>
          </w:p>
        </w:tc>
        <w:tc>
          <w:tcPr>
            <w:tcW w:w="8167" w:type="dxa"/>
            <w:vAlign w:val="center"/>
          </w:tcPr>
          <w:p w:rsidR="0039159C" w:rsidRPr="00B77E30" w:rsidRDefault="0039159C" w:rsidP="0039159C">
            <w:pPr>
              <w:spacing w:after="0" w:line="240" w:lineRule="auto"/>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 xml:space="preserve">Definir procedimientos estándar de operación en caso de presentarse una inundación. </w:t>
            </w:r>
          </w:p>
        </w:tc>
      </w:tr>
      <w:tr w:rsidR="0039159C" w:rsidRPr="00B77E30" w:rsidTr="00A131F1">
        <w:trPr>
          <w:trHeight w:val="2309"/>
        </w:trPr>
        <w:tc>
          <w:tcPr>
            <w:tcW w:w="1985" w:type="dxa"/>
            <w:vAlign w:val="center"/>
          </w:tcPr>
          <w:p w:rsidR="0039159C" w:rsidRPr="00B77E30" w:rsidRDefault="0039159C" w:rsidP="0039159C">
            <w:pPr>
              <w:spacing w:after="0" w:line="240" w:lineRule="auto"/>
              <w:jc w:val="cente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PUBLICO EN GENERAL</w:t>
            </w:r>
          </w:p>
        </w:tc>
        <w:tc>
          <w:tcPr>
            <w:tcW w:w="8167" w:type="dxa"/>
            <w:vAlign w:val="center"/>
          </w:tcPr>
          <w:p w:rsidR="0039159C" w:rsidRPr="00B77E30" w:rsidRDefault="0039159C" w:rsidP="00EB53D8">
            <w:pPr>
              <w:numPr>
                <w:ilvl w:val="0"/>
                <w:numId w:val="31"/>
              </w:numPr>
              <w:spacing w:before="120" w:after="0" w:line="240" w:lineRule="auto"/>
              <w:ind w:left="357" w:hanging="357"/>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 xml:space="preserve">Mantenga la calma </w:t>
            </w:r>
          </w:p>
          <w:p w:rsidR="0039159C" w:rsidRPr="00B77E30" w:rsidRDefault="0039159C" w:rsidP="00EB53D8">
            <w:pPr>
              <w:numPr>
                <w:ilvl w:val="0"/>
                <w:numId w:val="31"/>
              </w:numPr>
              <w:spacing w:before="120" w:after="0" w:line="240" w:lineRule="auto"/>
              <w:ind w:left="357" w:hanging="357"/>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Manténgase en lugares altos y lejos del alcance del agua.</w:t>
            </w:r>
          </w:p>
          <w:p w:rsidR="0039159C" w:rsidRPr="00B77E30" w:rsidRDefault="0039159C" w:rsidP="00EB53D8">
            <w:pPr>
              <w:numPr>
                <w:ilvl w:val="0"/>
                <w:numId w:val="31"/>
              </w:numPr>
              <w:spacing w:before="120" w:after="0" w:line="240" w:lineRule="auto"/>
              <w:ind w:left="357" w:hanging="357"/>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Evacúe el área a un lugar alto o donde indique el personal de brigadistas.</w:t>
            </w:r>
          </w:p>
          <w:p w:rsidR="0039159C" w:rsidRPr="00B77E30" w:rsidRDefault="0039159C" w:rsidP="00EB53D8">
            <w:pPr>
              <w:numPr>
                <w:ilvl w:val="0"/>
                <w:numId w:val="31"/>
              </w:numPr>
              <w:spacing w:before="120" w:after="0" w:line="240" w:lineRule="auto"/>
              <w:ind w:left="357" w:hanging="357"/>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No olvide llevar con usted sus pertenencias y documentación importante.</w:t>
            </w:r>
          </w:p>
          <w:p w:rsidR="0039159C" w:rsidRPr="00B77E30" w:rsidRDefault="0039159C" w:rsidP="00EB53D8">
            <w:pPr>
              <w:numPr>
                <w:ilvl w:val="0"/>
                <w:numId w:val="31"/>
              </w:numPr>
              <w:spacing w:before="120" w:after="0" w:line="240" w:lineRule="auto"/>
              <w:ind w:left="357" w:hanging="357"/>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Resguárdese lejos de estructuras metálicas.</w:t>
            </w:r>
          </w:p>
          <w:p w:rsidR="0039159C" w:rsidRPr="00B77E30" w:rsidRDefault="0039159C" w:rsidP="0039159C">
            <w:pPr>
              <w:spacing w:before="120" w:after="0" w:line="240" w:lineRule="auto"/>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ESTÉ ATENTO A LAS INSTRUCCIONES DE LOS GRUPOS DE ATENCIÓN DE EMERGENCIAS.</w:t>
            </w:r>
          </w:p>
        </w:tc>
      </w:tr>
      <w:tr w:rsidR="0039159C" w:rsidRPr="00B77E30" w:rsidTr="00A131F1">
        <w:trPr>
          <w:trHeight w:val="1821"/>
        </w:trPr>
        <w:tc>
          <w:tcPr>
            <w:tcW w:w="1985" w:type="dxa"/>
            <w:vAlign w:val="center"/>
          </w:tcPr>
          <w:p w:rsidR="0039159C" w:rsidRPr="00B77E30" w:rsidRDefault="0039159C" w:rsidP="0039159C">
            <w:pPr>
              <w:spacing w:after="0" w:line="240" w:lineRule="auto"/>
              <w:jc w:val="cente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lastRenderedPageBreak/>
              <w:t>NIVELES DE REFERENCIA</w:t>
            </w:r>
          </w:p>
        </w:tc>
        <w:tc>
          <w:tcPr>
            <w:tcW w:w="8167" w:type="dxa"/>
            <w:vAlign w:val="center"/>
          </w:tcPr>
          <w:tbl>
            <w:tblPr>
              <w:tblStyle w:val="Tablaconcuadrcula"/>
              <w:tblpPr w:leftFromText="141" w:rightFromText="141" w:horzAnchor="page" w:tblpX="766" w:tblpY="210"/>
              <w:tblOverlap w:val="never"/>
              <w:tblW w:w="0" w:type="auto"/>
              <w:tblLayout w:type="fixed"/>
              <w:tblLook w:val="04A0" w:firstRow="1" w:lastRow="0" w:firstColumn="1" w:lastColumn="0" w:noHBand="0" w:noVBand="1"/>
            </w:tblPr>
            <w:tblGrid>
              <w:gridCol w:w="3227"/>
              <w:gridCol w:w="3227"/>
            </w:tblGrid>
            <w:tr w:rsidR="0039159C" w:rsidRPr="00B77E30" w:rsidTr="00A131F1">
              <w:trPr>
                <w:trHeight w:val="319"/>
              </w:trPr>
              <w:tc>
                <w:tcPr>
                  <w:tcW w:w="3227" w:type="dxa"/>
                </w:tcPr>
                <w:p w:rsidR="0039159C" w:rsidRPr="00B77E30" w:rsidRDefault="0039159C" w:rsidP="0039159C">
                  <w:pP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Niveles para Zona Franca</w:t>
                  </w:r>
                </w:p>
              </w:tc>
              <w:tc>
                <w:tcPr>
                  <w:tcW w:w="3227" w:type="dxa"/>
                </w:tcPr>
                <w:p w:rsidR="0039159C" w:rsidRPr="00B77E30" w:rsidRDefault="0039159C" w:rsidP="0039159C">
                  <w:pP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Cota del río (</w:t>
                  </w:r>
                  <w:proofErr w:type="spellStart"/>
                  <w:r w:rsidRPr="00B77E30">
                    <w:rPr>
                      <w:rFonts w:ascii="Arial" w:eastAsia="Times New Roman" w:hAnsi="Arial" w:cs="Arial"/>
                      <w:b/>
                      <w:sz w:val="24"/>
                      <w:szCs w:val="24"/>
                      <w:lang w:val="es-MX" w:eastAsia="es-ES"/>
                    </w:rPr>
                    <w:t>ideam</w:t>
                  </w:r>
                  <w:proofErr w:type="spellEnd"/>
                  <w:r w:rsidRPr="00B77E30">
                    <w:rPr>
                      <w:rFonts w:ascii="Arial" w:eastAsia="Times New Roman" w:hAnsi="Arial" w:cs="Arial"/>
                      <w:b/>
                      <w:sz w:val="24"/>
                      <w:szCs w:val="24"/>
                      <w:lang w:val="es-MX" w:eastAsia="es-ES"/>
                    </w:rPr>
                    <w:t>)</w:t>
                  </w:r>
                </w:p>
              </w:tc>
            </w:tr>
            <w:tr w:rsidR="0039159C" w:rsidRPr="00B77E30" w:rsidTr="00A131F1">
              <w:trPr>
                <w:trHeight w:val="300"/>
              </w:trPr>
              <w:tc>
                <w:tcPr>
                  <w:tcW w:w="3227" w:type="dxa"/>
                </w:tcPr>
                <w:p w:rsidR="0039159C" w:rsidRPr="00B77E30" w:rsidRDefault="0039159C" w:rsidP="0039159C">
                  <w:p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Plataforma 900.00 MSNM</w:t>
                  </w:r>
                </w:p>
              </w:tc>
              <w:tc>
                <w:tcPr>
                  <w:tcW w:w="3227" w:type="dxa"/>
                </w:tcPr>
                <w:p w:rsidR="0039159C" w:rsidRPr="00B77E30" w:rsidRDefault="0039159C" w:rsidP="0039159C">
                  <w:p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Equivalente a 8,14 metros</w:t>
                  </w:r>
                </w:p>
              </w:tc>
            </w:tr>
            <w:tr w:rsidR="0039159C" w:rsidRPr="00B77E30" w:rsidTr="00A131F1">
              <w:trPr>
                <w:trHeight w:val="300"/>
              </w:trPr>
              <w:tc>
                <w:tcPr>
                  <w:tcW w:w="3227" w:type="dxa"/>
                </w:tcPr>
                <w:p w:rsidR="0039159C" w:rsidRPr="00B77E30" w:rsidRDefault="0039159C" w:rsidP="0039159C">
                  <w:pPr>
                    <w:rPr>
                      <w:rFonts w:ascii="Arial" w:eastAsia="Times New Roman" w:hAnsi="Arial" w:cs="Arial"/>
                      <w:sz w:val="24"/>
                      <w:szCs w:val="24"/>
                      <w:lang w:val="es-MX" w:eastAsia="es-ES"/>
                    </w:rPr>
                  </w:pPr>
                  <w:proofErr w:type="spellStart"/>
                  <w:r w:rsidRPr="00B77E30">
                    <w:rPr>
                      <w:rFonts w:ascii="Arial" w:eastAsia="Times New Roman" w:hAnsi="Arial" w:cs="Arial"/>
                      <w:sz w:val="24"/>
                      <w:szCs w:val="24"/>
                      <w:lang w:val="es-MX" w:eastAsia="es-ES"/>
                    </w:rPr>
                    <w:t>Jarillon</w:t>
                  </w:r>
                  <w:proofErr w:type="spellEnd"/>
                  <w:r w:rsidRPr="00B77E30">
                    <w:rPr>
                      <w:rFonts w:ascii="Arial" w:eastAsia="Times New Roman" w:hAnsi="Arial" w:cs="Arial"/>
                      <w:sz w:val="24"/>
                      <w:szCs w:val="24"/>
                      <w:lang w:val="es-MX" w:eastAsia="es-ES"/>
                    </w:rPr>
                    <w:t xml:space="preserve"> 900,60 MSNM</w:t>
                  </w:r>
                </w:p>
              </w:tc>
              <w:tc>
                <w:tcPr>
                  <w:tcW w:w="3227" w:type="dxa"/>
                </w:tcPr>
                <w:p w:rsidR="0039159C" w:rsidRPr="00B77E30" w:rsidRDefault="0039159C" w:rsidP="0039159C">
                  <w:p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Equivalente a 8,74 metros</w:t>
                  </w:r>
                </w:p>
              </w:tc>
            </w:tr>
            <w:tr w:rsidR="0039159C" w:rsidRPr="00B77E30" w:rsidTr="00A131F1">
              <w:trPr>
                <w:trHeight w:val="300"/>
              </w:trPr>
              <w:tc>
                <w:tcPr>
                  <w:tcW w:w="3227" w:type="dxa"/>
                </w:tcPr>
                <w:p w:rsidR="0039159C" w:rsidRPr="00B77E30" w:rsidRDefault="0039159C" w:rsidP="0039159C">
                  <w:p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Muro Cerramiento 901,27</w:t>
                  </w:r>
                </w:p>
              </w:tc>
              <w:tc>
                <w:tcPr>
                  <w:tcW w:w="3227" w:type="dxa"/>
                </w:tcPr>
                <w:p w:rsidR="0039159C" w:rsidRPr="00B77E30" w:rsidRDefault="0039159C" w:rsidP="0039159C">
                  <w:p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Equivalente a 9,41 metros</w:t>
                  </w:r>
                </w:p>
              </w:tc>
            </w:tr>
          </w:tbl>
          <w:p w:rsidR="0039159C" w:rsidRPr="00B77E30" w:rsidRDefault="0039159C" w:rsidP="0039159C">
            <w:pPr>
              <w:spacing w:after="0" w:line="240" w:lineRule="auto"/>
              <w:rPr>
                <w:rFonts w:ascii="Arial" w:eastAsia="Times New Roman" w:hAnsi="Arial" w:cs="Arial"/>
                <w:b/>
                <w:sz w:val="24"/>
                <w:szCs w:val="24"/>
                <w:lang w:val="es-MX" w:eastAsia="es-ES"/>
              </w:rPr>
            </w:pPr>
          </w:p>
        </w:tc>
      </w:tr>
      <w:tr w:rsidR="0039159C" w:rsidRPr="00B77E30" w:rsidTr="00A131F1">
        <w:trPr>
          <w:trHeight w:val="1162"/>
        </w:trPr>
        <w:tc>
          <w:tcPr>
            <w:tcW w:w="1985" w:type="dxa"/>
            <w:vAlign w:val="center"/>
          </w:tcPr>
          <w:p w:rsidR="0039159C" w:rsidRPr="00B77E30" w:rsidRDefault="0039159C" w:rsidP="0039159C">
            <w:pPr>
              <w:spacing w:after="0" w:line="240" w:lineRule="auto"/>
              <w:jc w:val="cente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COE</w:t>
            </w:r>
          </w:p>
          <w:p w:rsidR="0039159C" w:rsidRPr="00B77E30" w:rsidRDefault="0039159C" w:rsidP="0039159C">
            <w:pPr>
              <w:spacing w:after="0" w:line="240" w:lineRule="auto"/>
              <w:jc w:val="center"/>
              <w:rPr>
                <w:rFonts w:ascii="Arial" w:eastAsia="Times New Roman" w:hAnsi="Arial" w:cs="Arial"/>
                <w:b/>
                <w:sz w:val="24"/>
                <w:szCs w:val="24"/>
                <w:lang w:val="es-MX" w:eastAsia="es-ES"/>
              </w:rPr>
            </w:pPr>
          </w:p>
          <w:p w:rsidR="0039159C" w:rsidRPr="00B77E30" w:rsidRDefault="0039159C" w:rsidP="0039159C">
            <w:pPr>
              <w:spacing w:after="0" w:line="240" w:lineRule="auto"/>
              <w:jc w:val="center"/>
              <w:rPr>
                <w:rFonts w:ascii="Arial" w:eastAsia="Times New Roman" w:hAnsi="Arial" w:cs="Arial"/>
                <w:b/>
                <w:sz w:val="24"/>
                <w:szCs w:val="24"/>
                <w:lang w:val="es-MX" w:eastAsia="es-ES"/>
              </w:rPr>
            </w:pPr>
          </w:p>
        </w:tc>
        <w:tc>
          <w:tcPr>
            <w:tcW w:w="8167" w:type="dxa"/>
            <w:shd w:val="clear" w:color="auto" w:fill="auto"/>
            <w:vAlign w:val="center"/>
          </w:tcPr>
          <w:p w:rsidR="0039159C" w:rsidRPr="00B77E30" w:rsidRDefault="0039159C" w:rsidP="0039159C">
            <w:pPr>
              <w:spacing w:after="0" w:line="240" w:lineRule="auto"/>
              <w:rPr>
                <w:rFonts w:ascii="Arial" w:eastAsia="Times New Roman" w:hAnsi="Arial" w:cs="Arial"/>
                <w:b/>
                <w:sz w:val="24"/>
                <w:szCs w:val="24"/>
                <w:lang w:val="es-MX" w:eastAsia="es-ES"/>
              </w:rPr>
            </w:pPr>
          </w:p>
          <w:p w:rsidR="0039159C" w:rsidRPr="00B77E30" w:rsidRDefault="0039159C" w:rsidP="0039159C">
            <w:pPr>
              <w:spacing w:after="0" w:line="240" w:lineRule="auto"/>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DIRECTOR DE EMERGENCIAS:</w:t>
            </w:r>
          </w:p>
          <w:p w:rsidR="0039159C" w:rsidRPr="00B77E30" w:rsidRDefault="0039159C" w:rsidP="00EB53D8">
            <w:pPr>
              <w:numPr>
                <w:ilvl w:val="0"/>
                <w:numId w:val="32"/>
              </w:numPr>
              <w:spacing w:before="120" w:after="0" w:line="240" w:lineRule="auto"/>
              <w:ind w:left="357" w:hanging="357"/>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Determina necesidades de evacuación y momento oportuno para el desarrollo de la misma.</w:t>
            </w:r>
          </w:p>
          <w:p w:rsidR="0039159C" w:rsidRPr="00B77E30" w:rsidRDefault="0039159C" w:rsidP="0039159C">
            <w:pPr>
              <w:spacing w:before="120" w:after="0" w:line="240" w:lineRule="auto"/>
              <w:ind w:left="357"/>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Nota: será el COE quien determine la necesidad de evacuar las instalaciones del parque, de acuerdo con la siguiente escala de alertas.</w:t>
            </w:r>
          </w:p>
          <w:p w:rsidR="0039159C" w:rsidRPr="00B77E30" w:rsidRDefault="0039159C" w:rsidP="0039159C">
            <w:pPr>
              <w:spacing w:before="120" w:after="0" w:line="240" w:lineRule="auto"/>
              <w:ind w:left="357"/>
              <w:rPr>
                <w:rFonts w:ascii="Arial" w:eastAsia="Times New Roman" w:hAnsi="Arial" w:cs="Arial"/>
                <w:sz w:val="24"/>
                <w:szCs w:val="24"/>
                <w:lang w:val="es-MX" w:eastAsia="es-ES"/>
              </w:rPr>
            </w:pPr>
            <w:r w:rsidRPr="00B77E30">
              <w:rPr>
                <w:rFonts w:ascii="Arial" w:eastAsia="Times New Roman" w:hAnsi="Arial" w:cs="Arial"/>
                <w:sz w:val="24"/>
                <w:szCs w:val="24"/>
                <w:highlight w:val="green"/>
                <w:lang w:val="es-MX" w:eastAsia="es-ES"/>
              </w:rPr>
              <w:t>Alerta Verde: Hasta 7,00 metros</w:t>
            </w:r>
            <w:r w:rsidRPr="00B77E30">
              <w:rPr>
                <w:rFonts w:ascii="Arial" w:eastAsia="Times New Roman" w:hAnsi="Arial" w:cs="Arial"/>
                <w:sz w:val="24"/>
                <w:szCs w:val="24"/>
                <w:lang w:val="es-MX" w:eastAsia="es-ES"/>
              </w:rPr>
              <w:t>.</w:t>
            </w:r>
          </w:p>
          <w:p w:rsidR="0039159C" w:rsidRPr="00B77E30" w:rsidRDefault="0039159C" w:rsidP="0039159C">
            <w:pPr>
              <w:spacing w:before="120" w:after="0" w:line="240" w:lineRule="auto"/>
              <w:ind w:left="357"/>
              <w:rPr>
                <w:rFonts w:ascii="Arial" w:eastAsia="Times New Roman" w:hAnsi="Arial" w:cs="Arial"/>
                <w:sz w:val="24"/>
                <w:szCs w:val="24"/>
                <w:lang w:val="es-MX" w:eastAsia="es-ES"/>
              </w:rPr>
            </w:pPr>
            <w:r w:rsidRPr="00B77E30">
              <w:rPr>
                <w:rFonts w:ascii="Arial" w:eastAsia="Times New Roman" w:hAnsi="Arial" w:cs="Arial"/>
                <w:sz w:val="24"/>
                <w:szCs w:val="24"/>
                <w:highlight w:val="yellow"/>
                <w:lang w:val="es-MX" w:eastAsia="es-ES"/>
              </w:rPr>
              <w:t>Alerta Amarilla: Entre 7,01 metros y 8,00 metros</w:t>
            </w:r>
            <w:r w:rsidRPr="00B77E30">
              <w:rPr>
                <w:rFonts w:ascii="Arial" w:eastAsia="Times New Roman" w:hAnsi="Arial" w:cs="Arial"/>
                <w:sz w:val="24"/>
                <w:szCs w:val="24"/>
                <w:lang w:val="es-MX" w:eastAsia="es-ES"/>
              </w:rPr>
              <w:t>.</w:t>
            </w:r>
          </w:p>
          <w:p w:rsidR="0039159C" w:rsidRPr="00B77E30" w:rsidRDefault="0039159C" w:rsidP="0039159C">
            <w:pPr>
              <w:spacing w:before="120" w:after="0" w:line="240" w:lineRule="auto"/>
              <w:ind w:left="357"/>
              <w:rPr>
                <w:rFonts w:ascii="Arial" w:eastAsia="Times New Roman" w:hAnsi="Arial" w:cs="Arial"/>
                <w:sz w:val="24"/>
                <w:szCs w:val="24"/>
                <w:lang w:val="es-MX" w:eastAsia="es-ES"/>
              </w:rPr>
            </w:pPr>
            <w:r w:rsidRPr="00B77E30">
              <w:rPr>
                <w:rFonts w:ascii="Arial" w:eastAsia="Times New Roman" w:hAnsi="Arial" w:cs="Arial"/>
                <w:sz w:val="24"/>
                <w:szCs w:val="24"/>
                <w:shd w:val="clear" w:color="auto" w:fill="ED7D31" w:themeFill="accent2"/>
                <w:lang w:val="es-MX" w:eastAsia="es-ES"/>
              </w:rPr>
              <w:t>Alerta Naranja: Entre 8,01 y 8,90 metros.</w:t>
            </w:r>
          </w:p>
          <w:p w:rsidR="0039159C" w:rsidRPr="00B77E30" w:rsidRDefault="0039159C" w:rsidP="0039159C">
            <w:pPr>
              <w:spacing w:before="120" w:after="0" w:line="240" w:lineRule="auto"/>
              <w:ind w:left="357"/>
              <w:rPr>
                <w:rFonts w:ascii="Arial" w:eastAsia="Times New Roman" w:hAnsi="Arial" w:cs="Arial"/>
                <w:sz w:val="24"/>
                <w:szCs w:val="24"/>
                <w:lang w:val="es-MX" w:eastAsia="es-ES"/>
              </w:rPr>
            </w:pPr>
            <w:r w:rsidRPr="00B77E30">
              <w:rPr>
                <w:rFonts w:ascii="Arial" w:eastAsia="Times New Roman" w:hAnsi="Arial" w:cs="Arial"/>
                <w:sz w:val="24"/>
                <w:szCs w:val="24"/>
                <w:highlight w:val="red"/>
                <w:lang w:val="es-MX" w:eastAsia="es-ES"/>
              </w:rPr>
              <w:t>Alerta Roja: A partir de 8,91 metros</w:t>
            </w:r>
            <w:r w:rsidRPr="00B77E30">
              <w:rPr>
                <w:rFonts w:ascii="Arial" w:eastAsia="Times New Roman" w:hAnsi="Arial" w:cs="Arial"/>
                <w:sz w:val="24"/>
                <w:szCs w:val="24"/>
                <w:lang w:val="es-MX" w:eastAsia="es-ES"/>
              </w:rPr>
              <w:t>.</w:t>
            </w:r>
          </w:p>
          <w:p w:rsidR="0039159C" w:rsidRPr="00B77E30" w:rsidRDefault="0039159C" w:rsidP="0039159C">
            <w:pPr>
              <w:spacing w:before="120" w:after="0" w:line="240" w:lineRule="auto"/>
              <w:ind w:left="357"/>
              <w:rPr>
                <w:rFonts w:ascii="Arial" w:eastAsia="Times New Roman" w:hAnsi="Arial" w:cs="Arial"/>
                <w:sz w:val="24"/>
                <w:szCs w:val="24"/>
                <w:lang w:val="es-MX" w:eastAsia="es-ES"/>
              </w:rPr>
            </w:pPr>
          </w:p>
        </w:tc>
      </w:tr>
      <w:tr w:rsidR="0039159C" w:rsidRPr="00B77E30" w:rsidTr="00A131F1">
        <w:trPr>
          <w:trHeight w:val="1162"/>
        </w:trPr>
        <w:tc>
          <w:tcPr>
            <w:tcW w:w="1985" w:type="dxa"/>
            <w:vAlign w:val="center"/>
          </w:tcPr>
          <w:p w:rsidR="0039159C" w:rsidRPr="00B77E30" w:rsidRDefault="0039159C" w:rsidP="0039159C">
            <w:pPr>
              <w:spacing w:after="0" w:line="240" w:lineRule="auto"/>
              <w:jc w:val="cente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MEDIDAS A TOMAR</w:t>
            </w:r>
          </w:p>
        </w:tc>
        <w:tc>
          <w:tcPr>
            <w:tcW w:w="8167" w:type="dxa"/>
            <w:shd w:val="clear" w:color="auto" w:fill="auto"/>
            <w:vAlign w:val="center"/>
          </w:tcPr>
          <w:p w:rsidR="0039159C" w:rsidRPr="00B77E30" w:rsidRDefault="0039159C" w:rsidP="0039159C">
            <w:pPr>
              <w:spacing w:after="0" w:line="240" w:lineRule="auto"/>
              <w:jc w:val="both"/>
              <w:rPr>
                <w:rFonts w:ascii="Arial" w:eastAsia="Times New Roman" w:hAnsi="Arial" w:cs="Arial"/>
                <w:b/>
                <w:sz w:val="24"/>
                <w:szCs w:val="24"/>
                <w:lang w:val="es-MX" w:eastAsia="es-ES"/>
              </w:rPr>
            </w:pPr>
          </w:p>
          <w:p w:rsidR="0039159C" w:rsidRPr="00B77E30" w:rsidRDefault="0039159C" w:rsidP="0039159C">
            <w:pPr>
              <w:shd w:val="clear" w:color="auto" w:fill="4CF254"/>
              <w:spacing w:after="0" w:line="240" w:lineRule="auto"/>
              <w:jc w:val="both"/>
              <w:rPr>
                <w:rFonts w:ascii="Arial" w:eastAsia="Times New Roman" w:hAnsi="Arial" w:cs="Arial"/>
                <w:sz w:val="24"/>
                <w:szCs w:val="24"/>
                <w:lang w:val="es-MX" w:eastAsia="es-ES"/>
              </w:rPr>
            </w:pPr>
            <w:r w:rsidRPr="00B77E30">
              <w:rPr>
                <w:rFonts w:ascii="Arial" w:eastAsia="Times New Roman" w:hAnsi="Arial" w:cs="Arial"/>
                <w:b/>
                <w:sz w:val="24"/>
                <w:szCs w:val="24"/>
                <w:lang w:val="es-MX" w:eastAsia="es-ES"/>
              </w:rPr>
              <w:t xml:space="preserve">Alerta verde: </w:t>
            </w:r>
            <w:r w:rsidRPr="00B77E30">
              <w:rPr>
                <w:rFonts w:ascii="Arial" w:eastAsia="Times New Roman" w:hAnsi="Arial" w:cs="Arial"/>
                <w:sz w:val="24"/>
                <w:szCs w:val="24"/>
                <w:lang w:val="es-MX" w:eastAsia="es-ES"/>
              </w:rPr>
              <w:t>Se mantendrá informada cada empresa sobre los niveles del rio y si hay cambios en reducción o incremento de nivel.</w:t>
            </w:r>
          </w:p>
          <w:p w:rsidR="0039159C" w:rsidRPr="00B77E30" w:rsidRDefault="0039159C" w:rsidP="0039159C">
            <w:pPr>
              <w:spacing w:after="0" w:line="240" w:lineRule="auto"/>
              <w:jc w:val="both"/>
              <w:rPr>
                <w:rFonts w:ascii="Arial" w:eastAsia="Times New Roman" w:hAnsi="Arial" w:cs="Arial"/>
                <w:sz w:val="24"/>
                <w:szCs w:val="24"/>
                <w:lang w:val="es-MX" w:eastAsia="es-ES"/>
              </w:rPr>
            </w:pPr>
          </w:p>
          <w:p w:rsidR="0039159C" w:rsidRPr="00B77E30" w:rsidRDefault="0039159C" w:rsidP="0039159C">
            <w:pPr>
              <w:shd w:val="clear" w:color="auto" w:fill="FFFF00"/>
              <w:spacing w:after="0" w:line="240" w:lineRule="auto"/>
              <w:jc w:val="both"/>
              <w:rPr>
                <w:rFonts w:ascii="Arial" w:eastAsia="Times New Roman" w:hAnsi="Arial" w:cs="Arial"/>
                <w:sz w:val="24"/>
                <w:szCs w:val="24"/>
                <w:lang w:val="es-MX" w:eastAsia="es-ES"/>
              </w:rPr>
            </w:pPr>
            <w:r w:rsidRPr="00B77E30">
              <w:rPr>
                <w:rFonts w:ascii="Arial" w:eastAsia="Times New Roman" w:hAnsi="Arial" w:cs="Arial"/>
                <w:b/>
                <w:sz w:val="24"/>
                <w:szCs w:val="24"/>
                <w:lang w:val="es-MX" w:eastAsia="es-ES"/>
              </w:rPr>
              <w:t>Alerta amarilla:</w:t>
            </w:r>
            <w:r w:rsidRPr="00B77E30">
              <w:rPr>
                <w:rFonts w:ascii="Arial" w:eastAsia="Times New Roman" w:hAnsi="Arial" w:cs="Arial"/>
                <w:sz w:val="24"/>
                <w:szCs w:val="24"/>
                <w:lang w:val="es-MX" w:eastAsia="es-ES"/>
              </w:rPr>
              <w:t xml:space="preserve"> Se informará por parte del COE el cambio de alerta verde a la alerta amarilla para que al interior de cada empresa se activen sus protocolos de prevención y evalúen acciones a tomar (alistamiento de zonas de almacenamiento alto, desconexión de equipos no vitales para la operación, entre otros que pueda tener definidos cada empresa.)</w:t>
            </w:r>
          </w:p>
          <w:p w:rsidR="0039159C" w:rsidRPr="00B77E30" w:rsidRDefault="0039159C" w:rsidP="0039159C">
            <w:pPr>
              <w:spacing w:after="0" w:line="240" w:lineRule="auto"/>
              <w:jc w:val="both"/>
              <w:rPr>
                <w:rFonts w:ascii="Arial" w:eastAsia="Times New Roman" w:hAnsi="Arial" w:cs="Arial"/>
                <w:sz w:val="24"/>
                <w:szCs w:val="24"/>
                <w:lang w:val="es-MX" w:eastAsia="es-ES"/>
              </w:rPr>
            </w:pPr>
          </w:p>
          <w:p w:rsidR="0039159C" w:rsidRPr="00B77E30" w:rsidRDefault="0039159C" w:rsidP="0039159C">
            <w:pPr>
              <w:shd w:val="clear" w:color="auto" w:fill="ED7D31" w:themeFill="accent2"/>
              <w:spacing w:after="0" w:line="240" w:lineRule="auto"/>
              <w:jc w:val="both"/>
              <w:rPr>
                <w:rFonts w:ascii="Arial" w:eastAsia="Times New Roman" w:hAnsi="Arial" w:cs="Arial"/>
                <w:sz w:val="24"/>
                <w:szCs w:val="24"/>
                <w:lang w:val="es-MX" w:eastAsia="es-ES"/>
              </w:rPr>
            </w:pPr>
            <w:r w:rsidRPr="00B77E30">
              <w:rPr>
                <w:rFonts w:ascii="Arial" w:eastAsia="Times New Roman" w:hAnsi="Arial" w:cs="Arial"/>
                <w:b/>
                <w:sz w:val="24"/>
                <w:szCs w:val="24"/>
                <w:lang w:val="es-MX" w:eastAsia="es-ES"/>
              </w:rPr>
              <w:t>Alerta naranja:</w:t>
            </w:r>
            <w:r w:rsidRPr="00B77E30">
              <w:rPr>
                <w:rFonts w:ascii="Arial" w:eastAsia="Times New Roman" w:hAnsi="Arial" w:cs="Arial"/>
                <w:sz w:val="24"/>
                <w:szCs w:val="24"/>
                <w:lang w:val="es-MX" w:eastAsia="es-ES"/>
              </w:rPr>
              <w:t xml:space="preserve"> Se dará alarma de cambio de alerta por parte del COE para que todas las empresas activen sus protocolos de atención de emergencia y contingencias internas   (movimientos internos de productos, protección de maquinaria y materia prima, desplazamiento de personal).</w:t>
            </w:r>
          </w:p>
          <w:p w:rsidR="0039159C" w:rsidRPr="00B77E30" w:rsidRDefault="0039159C" w:rsidP="0039159C">
            <w:pPr>
              <w:spacing w:after="0" w:line="240" w:lineRule="auto"/>
              <w:jc w:val="both"/>
              <w:rPr>
                <w:rFonts w:ascii="Arial" w:eastAsia="Times New Roman" w:hAnsi="Arial" w:cs="Arial"/>
                <w:sz w:val="24"/>
                <w:szCs w:val="24"/>
                <w:lang w:val="es-MX" w:eastAsia="es-ES"/>
              </w:rPr>
            </w:pPr>
          </w:p>
          <w:p w:rsidR="0039159C" w:rsidRPr="00B77E30" w:rsidRDefault="0039159C" w:rsidP="0039159C">
            <w:pPr>
              <w:spacing w:after="0" w:line="240" w:lineRule="auto"/>
              <w:jc w:val="both"/>
              <w:rPr>
                <w:rFonts w:ascii="Arial" w:eastAsia="Times New Roman" w:hAnsi="Arial" w:cs="Arial"/>
                <w:b/>
                <w:sz w:val="24"/>
                <w:szCs w:val="24"/>
                <w:lang w:val="es-MX" w:eastAsia="es-ES"/>
              </w:rPr>
            </w:pPr>
            <w:r w:rsidRPr="00B77E30">
              <w:rPr>
                <w:rFonts w:ascii="Arial" w:eastAsia="Times New Roman" w:hAnsi="Arial" w:cs="Arial"/>
                <w:b/>
                <w:sz w:val="24"/>
                <w:szCs w:val="24"/>
                <w:highlight w:val="red"/>
                <w:lang w:val="es-MX" w:eastAsia="es-ES"/>
              </w:rPr>
              <w:t xml:space="preserve">Alerta roja: Se dará orden de parada a la operación de la Zona Franca Internacional de Pereira, orden de evacuación general del parque y cierre de las instalaciones hasta no tener cambio de alerta y </w:t>
            </w:r>
            <w:r w:rsidRPr="00B77E30">
              <w:rPr>
                <w:rFonts w:ascii="Arial" w:eastAsia="Times New Roman" w:hAnsi="Arial" w:cs="Arial"/>
                <w:b/>
                <w:sz w:val="24"/>
                <w:szCs w:val="24"/>
                <w:highlight w:val="red"/>
                <w:lang w:val="es-MX" w:eastAsia="es-ES"/>
              </w:rPr>
              <w:lastRenderedPageBreak/>
              <w:t>superación de la emergencia.</w:t>
            </w:r>
          </w:p>
        </w:tc>
      </w:tr>
      <w:tr w:rsidR="0039159C" w:rsidRPr="00B77E30" w:rsidTr="00A131F1">
        <w:trPr>
          <w:trHeight w:val="6469"/>
        </w:trPr>
        <w:tc>
          <w:tcPr>
            <w:tcW w:w="1985" w:type="dxa"/>
            <w:vAlign w:val="center"/>
          </w:tcPr>
          <w:p w:rsidR="0039159C" w:rsidRPr="00B77E30" w:rsidRDefault="0039159C" w:rsidP="0039159C">
            <w:pPr>
              <w:spacing w:after="0" w:line="240" w:lineRule="auto"/>
              <w:jc w:val="cente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lastRenderedPageBreak/>
              <w:t>BRIGADA DE EMERGENCIAS</w:t>
            </w:r>
          </w:p>
        </w:tc>
        <w:tc>
          <w:tcPr>
            <w:tcW w:w="8167" w:type="dxa"/>
            <w:vAlign w:val="center"/>
          </w:tcPr>
          <w:p w:rsidR="0039159C" w:rsidRPr="00B77E30" w:rsidRDefault="0039159C" w:rsidP="0039159C">
            <w:pPr>
              <w:spacing w:before="120" w:after="0" w:line="240" w:lineRule="auto"/>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COORDINADOR DE BRIGADA:</w:t>
            </w:r>
          </w:p>
          <w:p w:rsidR="0039159C" w:rsidRPr="00B77E30" w:rsidRDefault="0039159C" w:rsidP="00EB53D8">
            <w:pPr>
              <w:numPr>
                <w:ilvl w:val="0"/>
                <w:numId w:val="30"/>
              </w:numPr>
              <w:spacing w:before="120" w:after="0" w:line="240" w:lineRule="auto"/>
              <w:ind w:left="357" w:hanging="357"/>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Reporta al Director de Emergencias, presencia de víctimas, desarrollo particular de la emergencia en su sector.</w:t>
            </w:r>
          </w:p>
          <w:p w:rsidR="0039159C" w:rsidRPr="00B77E30" w:rsidRDefault="0039159C" w:rsidP="00EB53D8">
            <w:pPr>
              <w:numPr>
                <w:ilvl w:val="0"/>
                <w:numId w:val="30"/>
              </w:numPr>
              <w:spacing w:before="120" w:after="0" w:line="240" w:lineRule="auto"/>
              <w:ind w:left="357" w:hanging="357"/>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 xml:space="preserve">Desconecte suministro eléctrico a equipos y maquinaria. </w:t>
            </w:r>
          </w:p>
          <w:p w:rsidR="0039159C" w:rsidRPr="00B77E30" w:rsidRDefault="0039159C" w:rsidP="00EB53D8">
            <w:pPr>
              <w:numPr>
                <w:ilvl w:val="0"/>
                <w:numId w:val="30"/>
              </w:numPr>
              <w:spacing w:before="120" w:after="0" w:line="240" w:lineRule="auto"/>
              <w:ind w:left="357" w:hanging="357"/>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 xml:space="preserve">Baje los tacos, </w:t>
            </w:r>
            <w:proofErr w:type="spellStart"/>
            <w:r w:rsidRPr="00B77E30">
              <w:rPr>
                <w:rFonts w:ascii="Arial" w:eastAsia="Times New Roman" w:hAnsi="Arial" w:cs="Arial"/>
                <w:sz w:val="24"/>
                <w:szCs w:val="24"/>
                <w:lang w:val="es-MX" w:eastAsia="es-ES"/>
              </w:rPr>
              <w:t>breakers</w:t>
            </w:r>
            <w:proofErr w:type="spellEnd"/>
            <w:r w:rsidRPr="00B77E30">
              <w:rPr>
                <w:rFonts w:ascii="Arial" w:eastAsia="Times New Roman" w:hAnsi="Arial" w:cs="Arial"/>
                <w:sz w:val="24"/>
                <w:szCs w:val="24"/>
                <w:lang w:val="es-MX" w:eastAsia="es-ES"/>
              </w:rPr>
              <w:t xml:space="preserve"> y cortacircuitos</w:t>
            </w:r>
          </w:p>
          <w:p w:rsidR="0039159C" w:rsidRPr="00B77E30" w:rsidRDefault="0039159C" w:rsidP="00EB53D8">
            <w:pPr>
              <w:numPr>
                <w:ilvl w:val="0"/>
                <w:numId w:val="30"/>
              </w:numPr>
              <w:spacing w:before="120" w:after="0" w:line="240" w:lineRule="auto"/>
              <w:ind w:left="357" w:hanging="357"/>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Cierre el suministro de todas la líneas vitales (Agua, gas, combustibles)</w:t>
            </w:r>
          </w:p>
          <w:p w:rsidR="0039159C" w:rsidRPr="00B77E30" w:rsidRDefault="0039159C" w:rsidP="0039159C">
            <w:pPr>
              <w:spacing w:before="120" w:after="0" w:line="240" w:lineRule="auto"/>
              <w:rPr>
                <w:rFonts w:ascii="Arial" w:eastAsia="Times New Roman" w:hAnsi="Arial" w:cs="Arial"/>
                <w:sz w:val="24"/>
                <w:szCs w:val="24"/>
                <w:lang w:val="es-MX" w:eastAsia="es-ES"/>
              </w:rPr>
            </w:pPr>
            <w:r w:rsidRPr="00B77E30">
              <w:rPr>
                <w:rFonts w:ascii="Arial" w:eastAsia="Times New Roman" w:hAnsi="Arial" w:cs="Arial"/>
                <w:b/>
                <w:sz w:val="24"/>
                <w:szCs w:val="24"/>
                <w:lang w:val="es-MX" w:eastAsia="es-ES"/>
              </w:rPr>
              <w:t>COORDINADORES DE EVACUACIÓN:</w:t>
            </w:r>
          </w:p>
          <w:p w:rsidR="0039159C" w:rsidRPr="00B77E30" w:rsidRDefault="0039159C" w:rsidP="00EB53D8">
            <w:pPr>
              <w:numPr>
                <w:ilvl w:val="0"/>
                <w:numId w:val="30"/>
              </w:numPr>
              <w:spacing w:before="120" w:after="0" w:line="240" w:lineRule="auto"/>
              <w:ind w:left="357" w:hanging="357"/>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Lideran operación de los grupos de brigada.</w:t>
            </w:r>
          </w:p>
          <w:p w:rsidR="0039159C" w:rsidRPr="00B77E30" w:rsidRDefault="0039159C" w:rsidP="0039159C">
            <w:pPr>
              <w:spacing w:before="120" w:after="0" w:line="240" w:lineRule="auto"/>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GRUPO CONTRAINCENDIOS:</w:t>
            </w:r>
          </w:p>
          <w:p w:rsidR="0039159C" w:rsidRPr="00B77E30" w:rsidRDefault="0039159C" w:rsidP="00EB53D8">
            <w:pPr>
              <w:numPr>
                <w:ilvl w:val="0"/>
                <w:numId w:val="30"/>
              </w:numPr>
              <w:spacing w:before="120" w:after="0" w:line="276" w:lineRule="auto"/>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Apoyan proceso de evacuación</w:t>
            </w:r>
          </w:p>
          <w:p w:rsidR="0039159C" w:rsidRPr="00B77E30" w:rsidRDefault="0039159C" w:rsidP="0039159C">
            <w:pPr>
              <w:spacing w:before="120" w:after="0" w:line="240" w:lineRule="auto"/>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GRUPO DE PRIMEROS AUXILIOS:</w:t>
            </w:r>
          </w:p>
          <w:p w:rsidR="0039159C" w:rsidRPr="00B77E30" w:rsidRDefault="0039159C" w:rsidP="00EB53D8">
            <w:pPr>
              <w:numPr>
                <w:ilvl w:val="0"/>
                <w:numId w:val="30"/>
              </w:numPr>
              <w:spacing w:before="120" w:after="0" w:line="240" w:lineRule="auto"/>
              <w:ind w:left="357" w:hanging="357"/>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Atienden primeros auxilios en caso de requerirse</w:t>
            </w:r>
          </w:p>
          <w:p w:rsidR="0039159C" w:rsidRPr="00B77E30" w:rsidRDefault="0039159C" w:rsidP="00EB53D8">
            <w:pPr>
              <w:numPr>
                <w:ilvl w:val="0"/>
                <w:numId w:val="30"/>
              </w:numPr>
              <w:spacing w:before="120" w:after="0" w:line="240" w:lineRule="auto"/>
              <w:ind w:left="357" w:hanging="357"/>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Apoyan proceso de búsqueda y rescate.</w:t>
            </w:r>
          </w:p>
          <w:p w:rsidR="0039159C" w:rsidRPr="00B77E30" w:rsidRDefault="0039159C" w:rsidP="0039159C">
            <w:pPr>
              <w:spacing w:before="120" w:after="0" w:line="240" w:lineRule="auto"/>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GRUPO DE EVACUACIÓN:</w:t>
            </w:r>
          </w:p>
          <w:p w:rsidR="0039159C" w:rsidRPr="00B77E30" w:rsidRDefault="0039159C" w:rsidP="00EB53D8">
            <w:pPr>
              <w:numPr>
                <w:ilvl w:val="0"/>
                <w:numId w:val="30"/>
              </w:numPr>
              <w:spacing w:before="120" w:after="0" w:line="276" w:lineRule="auto"/>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Adelantan plan de evacuación.</w:t>
            </w:r>
          </w:p>
          <w:p w:rsidR="0039159C" w:rsidRPr="00B77E30" w:rsidRDefault="0039159C" w:rsidP="0039159C">
            <w:pPr>
              <w:spacing w:before="120" w:after="0" w:line="240" w:lineRule="auto"/>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GRUPO DE BÚSQUEDA Y RESCATE:</w:t>
            </w:r>
          </w:p>
          <w:p w:rsidR="0039159C" w:rsidRPr="00B77E30" w:rsidRDefault="0039159C" w:rsidP="00EB53D8">
            <w:pPr>
              <w:numPr>
                <w:ilvl w:val="0"/>
                <w:numId w:val="30"/>
              </w:numPr>
              <w:spacing w:before="120" w:after="0" w:line="240" w:lineRule="auto"/>
              <w:ind w:left="357" w:hanging="357"/>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Adelantan plan búsqueda y rescate</w:t>
            </w:r>
          </w:p>
          <w:p w:rsidR="0039159C" w:rsidRPr="00B77E30" w:rsidRDefault="0039159C" w:rsidP="00EB53D8">
            <w:pPr>
              <w:numPr>
                <w:ilvl w:val="0"/>
                <w:numId w:val="30"/>
              </w:numPr>
              <w:spacing w:before="120" w:after="0" w:line="240" w:lineRule="auto"/>
              <w:ind w:left="357" w:hanging="357"/>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Apoya grupo de primeros auxilios.</w:t>
            </w:r>
          </w:p>
        </w:tc>
      </w:tr>
    </w:tbl>
    <w:p w:rsidR="0039159C" w:rsidRPr="00B77E30" w:rsidRDefault="0039159C" w:rsidP="0099193F">
      <w:pPr>
        <w:jc w:val="both"/>
        <w:rPr>
          <w:rFonts w:ascii="Arial" w:eastAsia="Calibri" w:hAnsi="Arial" w:cs="Arial"/>
          <w:bCs/>
          <w:sz w:val="24"/>
          <w:szCs w:val="24"/>
          <w:lang w:val="es-ES_tradnl"/>
        </w:rPr>
      </w:pPr>
    </w:p>
    <w:p w:rsidR="0039159C" w:rsidRPr="00B77E30" w:rsidRDefault="0039159C" w:rsidP="0099193F">
      <w:pPr>
        <w:jc w:val="both"/>
        <w:rPr>
          <w:rFonts w:ascii="Arial" w:eastAsia="Calibri" w:hAnsi="Arial" w:cs="Arial"/>
          <w:bCs/>
          <w:sz w:val="24"/>
          <w:szCs w:val="24"/>
        </w:rPr>
      </w:pPr>
    </w:p>
    <w:p w:rsidR="0039159C" w:rsidRPr="00B77E30" w:rsidRDefault="0039159C" w:rsidP="0099193F">
      <w:pPr>
        <w:jc w:val="both"/>
        <w:rPr>
          <w:rFonts w:ascii="Arial" w:eastAsia="Calibri" w:hAnsi="Arial" w:cs="Arial"/>
          <w:bCs/>
          <w:sz w:val="24"/>
          <w:szCs w:val="24"/>
        </w:rPr>
      </w:pPr>
    </w:p>
    <w:p w:rsidR="0039159C" w:rsidRPr="00B77E30" w:rsidRDefault="00CE34B8" w:rsidP="0099193F">
      <w:pPr>
        <w:jc w:val="both"/>
        <w:rPr>
          <w:rFonts w:ascii="Arial" w:eastAsia="Calibri" w:hAnsi="Arial" w:cs="Arial"/>
          <w:bCs/>
          <w:sz w:val="24"/>
          <w:szCs w:val="24"/>
        </w:rPr>
        <w:sectPr w:rsidR="0039159C" w:rsidRPr="00B77E30" w:rsidSect="00211854">
          <w:pgSz w:w="12240" w:h="15840" w:code="1"/>
          <w:pgMar w:top="1418" w:right="1418" w:bottom="1418" w:left="1418" w:header="709" w:footer="709" w:gutter="0"/>
          <w:cols w:space="708"/>
          <w:titlePg/>
          <w:docGrid w:linePitch="360"/>
        </w:sectPr>
      </w:pPr>
      <w:r w:rsidRPr="00B77E30">
        <w:rPr>
          <w:rFonts w:ascii="Arial" w:hAnsi="Arial" w:cs="Arial"/>
          <w:b/>
          <w:noProof/>
          <w:color w:val="FF0000"/>
          <w:sz w:val="24"/>
          <w:szCs w:val="24"/>
          <w:lang w:val="es-CO" w:eastAsia="es-CO"/>
        </w:rPr>
        <w:lastRenderedPageBreak/>
        <mc:AlternateContent>
          <mc:Choice Requires="wpc">
            <w:drawing>
              <wp:anchor distT="0" distB="0" distL="114300" distR="114300" simplePos="0" relativeHeight="251723776" behindDoc="0" locked="0" layoutInCell="1" allowOverlap="1" wp14:anchorId="7ADB340D" wp14:editId="4668BDC0">
                <wp:simplePos x="0" y="0"/>
                <wp:positionH relativeFrom="column">
                  <wp:posOffset>-738505</wp:posOffset>
                </wp:positionH>
                <wp:positionV relativeFrom="paragraph">
                  <wp:posOffset>3810</wp:posOffset>
                </wp:positionV>
                <wp:extent cx="7605395" cy="7656195"/>
                <wp:effectExtent l="0" t="0" r="0" b="1905"/>
                <wp:wrapSquare wrapText="bothSides"/>
                <wp:docPr id="1560" name="Lienzo 15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09" name="AutoShape 274">
                          <a:hlinkClick r:id="rId23"/>
                        </wps:cNvPr>
                        <wps:cNvSpPr>
                          <a:spLocks noChangeArrowheads="1"/>
                        </wps:cNvSpPr>
                        <wps:spPr bwMode="auto">
                          <a:xfrm>
                            <a:off x="3308773" y="7240928"/>
                            <a:ext cx="974100" cy="273601"/>
                          </a:xfrm>
                          <a:prstGeom prst="flowChartTerminator">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rsidR="00802395" w:rsidRPr="00BE6012" w:rsidRDefault="00802395" w:rsidP="00CE34B8">
                              <w:pPr>
                                <w:jc w:val="center"/>
                                <w:rPr>
                                  <w:rFonts w:ascii="Arial" w:hAnsi="Arial" w:cs="Arial"/>
                                  <w:b/>
                                  <w:sz w:val="17"/>
                                </w:rPr>
                              </w:pPr>
                              <w:r w:rsidRPr="00BE6012">
                                <w:rPr>
                                  <w:rFonts w:ascii="Arial" w:hAnsi="Arial" w:cs="Arial"/>
                                  <w:b/>
                                  <w:sz w:val="17"/>
                                </w:rPr>
                                <w:t>FIN</w:t>
                              </w:r>
                            </w:p>
                          </w:txbxContent>
                        </wps:txbx>
                        <wps:bodyPr rot="0" vert="horz" wrap="square" lIns="64008" tIns="32004" rIns="64008" bIns="32004" anchor="t" anchorCtr="0" upright="1">
                          <a:noAutofit/>
                        </wps:bodyPr>
                      </wps:wsp>
                      <wps:wsp>
                        <wps:cNvPr id="1510" name="AutoShape 275">
                          <a:hlinkClick r:id="rId24"/>
                        </wps:cNvPr>
                        <wps:cNvSpPr>
                          <a:spLocks noChangeArrowheads="1"/>
                        </wps:cNvSpPr>
                        <wps:spPr bwMode="auto">
                          <a:xfrm>
                            <a:off x="6655873" y="5619122"/>
                            <a:ext cx="914400" cy="800103"/>
                          </a:xfrm>
                          <a:prstGeom prst="flowChartOffpageConnector">
                            <a:avLst/>
                          </a:prstGeom>
                          <a:solidFill>
                            <a:srgbClr val="FFFFFF"/>
                          </a:solidFill>
                          <a:ln w="25400">
                            <a:solidFill>
                              <a:srgbClr val="9BBB59"/>
                            </a:solidFill>
                            <a:miter lim="800000"/>
                            <a:headEnd/>
                            <a:tailEnd/>
                          </a:ln>
                        </wps:spPr>
                        <wps:txbx>
                          <w:txbxContent>
                            <w:p w:rsidR="00802395" w:rsidRPr="00BE6012" w:rsidRDefault="00802395" w:rsidP="00CE34B8">
                              <w:pPr>
                                <w:autoSpaceDE w:val="0"/>
                                <w:autoSpaceDN w:val="0"/>
                                <w:adjustRightInd w:val="0"/>
                                <w:rPr>
                                  <w:rFonts w:ascii="Arial" w:hAnsi="Arial" w:cs="Arial"/>
                                  <w:sz w:val="17"/>
                                </w:rPr>
                              </w:pPr>
                              <w:r w:rsidRPr="00BE6012">
                                <w:rPr>
                                  <w:rFonts w:ascii="Arial" w:hAnsi="Arial" w:cs="Arial"/>
                                  <w:sz w:val="17"/>
                                </w:rPr>
                                <w:t>EVACUACION</w:t>
                              </w:r>
                            </w:p>
                            <w:p w:rsidR="00802395" w:rsidRPr="00BE6012" w:rsidRDefault="00802395" w:rsidP="00CE34B8">
                              <w:pPr>
                                <w:jc w:val="center"/>
                                <w:rPr>
                                  <w:rFonts w:ascii="Arial" w:hAnsi="Arial" w:cs="Arial"/>
                                  <w:sz w:val="17"/>
                                </w:rPr>
                              </w:pPr>
                              <w:r w:rsidRPr="00BE6012">
                                <w:rPr>
                                  <w:rFonts w:ascii="Arial" w:hAnsi="Arial" w:cs="Arial"/>
                                  <w:sz w:val="17"/>
                                </w:rPr>
                                <w:t>GENERAL</w:t>
                              </w:r>
                            </w:p>
                          </w:txbxContent>
                        </wps:txbx>
                        <wps:bodyPr rot="0" vert="horz" wrap="square" lIns="64008" tIns="32004" rIns="64008" bIns="32004" anchor="t" anchorCtr="0" upright="1">
                          <a:noAutofit/>
                        </wps:bodyPr>
                      </wps:wsp>
                      <wps:wsp>
                        <wps:cNvPr id="1511" name="AutoShape 276">
                          <a:hlinkClick r:id="rId25"/>
                        </wps:cNvPr>
                        <wps:cNvSpPr>
                          <a:spLocks noChangeArrowheads="1"/>
                        </wps:cNvSpPr>
                        <wps:spPr bwMode="auto">
                          <a:xfrm>
                            <a:off x="6655873" y="6797627"/>
                            <a:ext cx="914400" cy="764603"/>
                          </a:xfrm>
                          <a:prstGeom prst="flowChartOffpageConnector">
                            <a:avLst/>
                          </a:prstGeom>
                          <a:solidFill>
                            <a:srgbClr val="FFFFFF"/>
                          </a:solidFill>
                          <a:ln w="25400">
                            <a:solidFill>
                              <a:srgbClr val="9BBB59"/>
                            </a:solidFill>
                            <a:miter lim="800000"/>
                            <a:headEnd/>
                            <a:tailEnd/>
                          </a:ln>
                        </wps:spPr>
                        <wps:txbx>
                          <w:txbxContent>
                            <w:p w:rsidR="00802395" w:rsidRPr="00BE6012" w:rsidRDefault="00802395" w:rsidP="00CE34B8">
                              <w:pPr>
                                <w:autoSpaceDE w:val="0"/>
                                <w:autoSpaceDN w:val="0"/>
                                <w:adjustRightInd w:val="0"/>
                                <w:rPr>
                                  <w:rFonts w:ascii="Arial" w:hAnsi="Arial" w:cs="Arial"/>
                                  <w:sz w:val="16"/>
                                  <w:szCs w:val="16"/>
                                </w:rPr>
                              </w:pPr>
                              <w:r w:rsidRPr="00BE6012">
                                <w:rPr>
                                  <w:rFonts w:ascii="Arial" w:hAnsi="Arial" w:cs="Arial"/>
                                  <w:sz w:val="16"/>
                                  <w:szCs w:val="16"/>
                                </w:rPr>
                                <w:t>EVACUACION</w:t>
                              </w:r>
                              <w:r>
                                <w:rPr>
                                  <w:rFonts w:ascii="Arial" w:hAnsi="Arial" w:cs="Arial"/>
                                  <w:sz w:val="16"/>
                                  <w:szCs w:val="16"/>
                                </w:rPr>
                                <w:t xml:space="preserve"> DE</w:t>
                              </w:r>
                            </w:p>
                            <w:p w:rsidR="00802395" w:rsidRPr="00BE6012" w:rsidRDefault="00802395" w:rsidP="00CE34B8">
                              <w:pPr>
                                <w:autoSpaceDE w:val="0"/>
                                <w:autoSpaceDN w:val="0"/>
                                <w:adjustRightInd w:val="0"/>
                                <w:jc w:val="center"/>
                                <w:rPr>
                                  <w:rFonts w:ascii="Arial" w:hAnsi="Arial" w:cs="Arial"/>
                                  <w:sz w:val="16"/>
                                  <w:szCs w:val="16"/>
                                </w:rPr>
                              </w:pPr>
                              <w:r>
                                <w:rPr>
                                  <w:rFonts w:ascii="Arial" w:hAnsi="Arial" w:cs="Arial"/>
                                  <w:sz w:val="16"/>
                                  <w:szCs w:val="16"/>
                                </w:rPr>
                                <w:t>DE</w:t>
                              </w:r>
                              <w:r w:rsidRPr="00BE6012">
                                <w:rPr>
                                  <w:rFonts w:ascii="Arial" w:hAnsi="Arial" w:cs="Arial"/>
                                  <w:sz w:val="16"/>
                                  <w:szCs w:val="16"/>
                                </w:rPr>
                                <w:t>LESIONADOS</w:t>
                              </w:r>
                            </w:p>
                          </w:txbxContent>
                        </wps:txbx>
                        <wps:bodyPr rot="0" vert="horz" wrap="square" lIns="64008" tIns="32004" rIns="64008" bIns="32004" anchor="t" anchorCtr="0" upright="1">
                          <a:noAutofit/>
                        </wps:bodyPr>
                      </wps:wsp>
                      <wps:wsp>
                        <wps:cNvPr id="1512" name="AutoShape 277"/>
                        <wps:cNvSpPr>
                          <a:spLocks noChangeArrowheads="1"/>
                        </wps:cNvSpPr>
                        <wps:spPr bwMode="auto">
                          <a:xfrm>
                            <a:off x="483673" y="4476118"/>
                            <a:ext cx="1600200" cy="457202"/>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CE34B8">
                              <w:pPr>
                                <w:jc w:val="both"/>
                                <w:rPr>
                                  <w:rFonts w:ascii="Arial" w:hAnsi="Arial" w:cs="Arial"/>
                                  <w:sz w:val="17"/>
                                </w:rPr>
                              </w:pPr>
                              <w:r w:rsidRPr="00BE6012">
                                <w:rPr>
                                  <w:rFonts w:ascii="Arial" w:hAnsi="Arial" w:cs="Arial"/>
                                  <w:sz w:val="17"/>
                                </w:rPr>
                                <w:t>Colabore al brigadista con la investigación y evaluación de daños</w:t>
                              </w:r>
                            </w:p>
                          </w:txbxContent>
                        </wps:txbx>
                        <wps:bodyPr rot="0" vert="horz" wrap="square" lIns="64008" tIns="32004" rIns="64008" bIns="32004" anchor="t" anchorCtr="0" upright="1">
                          <a:noAutofit/>
                        </wps:bodyPr>
                      </wps:wsp>
                      <wps:wsp>
                        <wps:cNvPr id="1513" name="AutoShape 278"/>
                        <wps:cNvSpPr>
                          <a:spLocks noChangeArrowheads="1"/>
                        </wps:cNvSpPr>
                        <wps:spPr bwMode="auto">
                          <a:xfrm>
                            <a:off x="2302306" y="0"/>
                            <a:ext cx="964281" cy="247001"/>
                          </a:xfrm>
                          <a:prstGeom prst="flowChartTerminator">
                            <a:avLst/>
                          </a:prstGeom>
                          <a:gradFill rotWithShape="1">
                            <a:gsLst>
                              <a:gs pos="0">
                                <a:srgbClr val="769535"/>
                              </a:gs>
                              <a:gs pos="80000">
                                <a:srgbClr val="9BC348"/>
                              </a:gs>
                              <a:gs pos="100000">
                                <a:srgbClr val="9CC746"/>
                              </a:gs>
                            </a:gsLst>
                            <a:lin ang="16200000"/>
                          </a:gradFill>
                          <a:ln>
                            <a:noFill/>
                          </a:ln>
                          <a:effectLst>
                            <a:outerShdw dist="23000" dir="5400000" rotWithShape="0">
                              <a:srgbClr val="000000">
                                <a:alpha val="34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802395" w:rsidRPr="00BE6012" w:rsidRDefault="00802395" w:rsidP="00CE34B8">
                              <w:pPr>
                                <w:rPr>
                                  <w:rFonts w:ascii="Arial" w:hAnsi="Arial" w:cs="Arial"/>
                                  <w:b/>
                                  <w:sz w:val="17"/>
                                </w:rPr>
                              </w:pPr>
                              <w:r>
                                <w:rPr>
                                  <w:rFonts w:ascii="Arial" w:hAnsi="Arial" w:cs="Arial"/>
                                  <w:b/>
                                  <w:sz w:val="17"/>
                                </w:rPr>
                                <w:t>INU</w:t>
                              </w:r>
                              <w:r w:rsidRPr="00BE6012">
                                <w:rPr>
                                  <w:rFonts w:ascii="Arial" w:hAnsi="Arial" w:cs="Arial"/>
                                  <w:b/>
                                  <w:sz w:val="17"/>
                                </w:rPr>
                                <w:t>ND</w:t>
                              </w:r>
                              <w:r>
                                <w:rPr>
                                  <w:rFonts w:ascii="Arial" w:hAnsi="Arial" w:cs="Arial"/>
                                  <w:b/>
                                  <w:sz w:val="17"/>
                                </w:rPr>
                                <w:t>AC</w:t>
                              </w:r>
                              <w:r w:rsidRPr="00BE6012">
                                <w:rPr>
                                  <w:rFonts w:ascii="Arial" w:hAnsi="Arial" w:cs="Arial"/>
                                  <w:b/>
                                  <w:sz w:val="17"/>
                                </w:rPr>
                                <w:t>IO</w:t>
                              </w:r>
                              <w:r>
                                <w:rPr>
                                  <w:rFonts w:ascii="Arial" w:hAnsi="Arial" w:cs="Arial"/>
                                  <w:b/>
                                  <w:sz w:val="17"/>
                                </w:rPr>
                                <w:t>N</w:t>
                              </w:r>
                            </w:p>
                          </w:txbxContent>
                        </wps:txbx>
                        <wps:bodyPr rot="0" vert="horz" wrap="square" lIns="64008" tIns="32004" rIns="64008" bIns="32004" anchor="t" anchorCtr="0" upright="1">
                          <a:noAutofit/>
                        </wps:bodyPr>
                      </wps:wsp>
                      <wps:wsp>
                        <wps:cNvPr id="1514" name="AutoShape 279"/>
                        <wps:cNvSpPr>
                          <a:spLocks noChangeArrowheads="1"/>
                        </wps:cNvSpPr>
                        <wps:spPr bwMode="auto">
                          <a:xfrm>
                            <a:off x="1626673" y="417102"/>
                            <a:ext cx="2286000" cy="239401"/>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CE34B8">
                              <w:pPr>
                                <w:jc w:val="center"/>
                                <w:rPr>
                                  <w:rFonts w:ascii="Arial" w:hAnsi="Arial" w:cs="Arial"/>
                                  <w:sz w:val="16"/>
                                  <w:szCs w:val="16"/>
                                </w:rPr>
                              </w:pPr>
                              <w:r w:rsidRPr="00BE6012">
                                <w:rPr>
                                  <w:rFonts w:ascii="Arial" w:hAnsi="Arial" w:cs="Arial"/>
                                  <w:sz w:val="16"/>
                                  <w:szCs w:val="16"/>
                                </w:rPr>
                                <w:t>Mantenga la calma y actué con rapidez</w:t>
                              </w:r>
                            </w:p>
                          </w:txbxContent>
                        </wps:txbx>
                        <wps:bodyPr rot="0" vert="horz" wrap="square" lIns="64008" tIns="32004" rIns="64008" bIns="32004" anchor="t" anchorCtr="0" upright="1">
                          <a:noAutofit/>
                        </wps:bodyPr>
                      </wps:wsp>
                      <wps:wsp>
                        <wps:cNvPr id="1515" name="AutoShape 280"/>
                        <wps:cNvSpPr>
                          <a:spLocks noChangeArrowheads="1"/>
                        </wps:cNvSpPr>
                        <wps:spPr bwMode="auto">
                          <a:xfrm>
                            <a:off x="1626673" y="932804"/>
                            <a:ext cx="2383351" cy="238771"/>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CE34B8">
                              <w:pPr>
                                <w:jc w:val="center"/>
                                <w:rPr>
                                  <w:rFonts w:ascii="Arial" w:hAnsi="Arial" w:cs="Arial"/>
                                  <w:sz w:val="17"/>
                                </w:rPr>
                              </w:pPr>
                              <w:r w:rsidRPr="00BE6012">
                                <w:rPr>
                                  <w:rFonts w:ascii="Arial" w:hAnsi="Arial" w:cs="Arial"/>
                                  <w:sz w:val="17"/>
                                </w:rPr>
                                <w:t>Suspenda las actividades que esté realizando</w:t>
                              </w:r>
                            </w:p>
                          </w:txbxContent>
                        </wps:txbx>
                        <wps:bodyPr rot="0" vert="horz" wrap="square" lIns="64008" tIns="32004" rIns="64008" bIns="32004" anchor="t" anchorCtr="0" upright="1">
                          <a:noAutofit/>
                        </wps:bodyPr>
                      </wps:wsp>
                      <wps:wsp>
                        <wps:cNvPr id="1516" name="AutoShape 281"/>
                        <wps:cNvSpPr>
                          <a:spLocks noChangeArrowheads="1"/>
                        </wps:cNvSpPr>
                        <wps:spPr bwMode="auto">
                          <a:xfrm>
                            <a:off x="1626673" y="1790007"/>
                            <a:ext cx="2286000" cy="342901"/>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CE34B8">
                              <w:pPr>
                                <w:jc w:val="center"/>
                                <w:rPr>
                                  <w:rFonts w:ascii="Arial" w:hAnsi="Arial" w:cs="Arial"/>
                                  <w:sz w:val="17"/>
                                </w:rPr>
                              </w:pPr>
                              <w:r w:rsidRPr="00BE6012">
                                <w:rPr>
                                  <w:rFonts w:ascii="Arial" w:hAnsi="Arial" w:cs="Arial"/>
                                  <w:sz w:val="17"/>
                                </w:rPr>
                                <w:t>Interrumpa el suministro de energía de los equipos o máquinas</w:t>
                              </w:r>
                            </w:p>
                            <w:p w:rsidR="00802395" w:rsidRPr="00BE6012" w:rsidRDefault="00802395" w:rsidP="00CE34B8">
                              <w:pPr>
                                <w:rPr>
                                  <w:rFonts w:ascii="Arial" w:hAnsi="Arial" w:cs="Arial"/>
                                  <w:sz w:val="17"/>
                                </w:rPr>
                              </w:pPr>
                            </w:p>
                          </w:txbxContent>
                        </wps:txbx>
                        <wps:bodyPr rot="0" vert="horz" wrap="square" lIns="64008" tIns="32004" rIns="64008" bIns="32004" anchor="t" anchorCtr="0" upright="1">
                          <a:noAutofit/>
                        </wps:bodyPr>
                      </wps:wsp>
                      <wps:wsp>
                        <wps:cNvPr id="1517" name="AutoShape 282"/>
                        <wps:cNvSpPr>
                          <a:spLocks noChangeArrowheads="1"/>
                        </wps:cNvSpPr>
                        <wps:spPr bwMode="auto">
                          <a:xfrm>
                            <a:off x="1626673" y="1332805"/>
                            <a:ext cx="2286000" cy="195301"/>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CE34B8">
                              <w:pPr>
                                <w:jc w:val="center"/>
                                <w:rPr>
                                  <w:rFonts w:ascii="Arial" w:hAnsi="Arial" w:cs="Arial"/>
                                  <w:sz w:val="17"/>
                                </w:rPr>
                              </w:pPr>
                              <w:r w:rsidRPr="00BE6012">
                                <w:rPr>
                                  <w:rFonts w:ascii="Arial" w:hAnsi="Arial" w:cs="Arial"/>
                                  <w:sz w:val="17"/>
                                </w:rPr>
                                <w:t>Notifique la detección de la emergencia</w:t>
                              </w:r>
                            </w:p>
                          </w:txbxContent>
                        </wps:txbx>
                        <wps:bodyPr rot="0" vert="horz" wrap="square" lIns="64008" tIns="32004" rIns="64008" bIns="32004" anchor="t" anchorCtr="0" upright="1">
                          <a:noAutofit/>
                        </wps:bodyPr>
                      </wps:wsp>
                      <wps:wsp>
                        <wps:cNvPr id="1518" name="AutoShape 283"/>
                        <wps:cNvSpPr>
                          <a:spLocks noChangeArrowheads="1"/>
                        </wps:cNvSpPr>
                        <wps:spPr bwMode="auto">
                          <a:xfrm>
                            <a:off x="1626673" y="2256709"/>
                            <a:ext cx="2286000" cy="395002"/>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CE34B8">
                              <w:pPr>
                                <w:rPr>
                                  <w:rFonts w:ascii="Arial" w:hAnsi="Arial" w:cs="Arial"/>
                                  <w:sz w:val="17"/>
                                </w:rPr>
                              </w:pPr>
                              <w:r>
                                <w:rPr>
                                  <w:rFonts w:ascii="Arial" w:hAnsi="Arial" w:cs="Arial"/>
                                  <w:sz w:val="17"/>
                                </w:rPr>
                                <w:t>Aléjese de ventanales y estructuras de metal y vidrio</w:t>
                              </w:r>
                            </w:p>
                          </w:txbxContent>
                        </wps:txbx>
                        <wps:bodyPr rot="0" vert="horz" wrap="square" lIns="64008" tIns="32004" rIns="64008" bIns="32004" anchor="t" anchorCtr="0" upright="1">
                          <a:noAutofit/>
                        </wps:bodyPr>
                      </wps:wsp>
                      <wps:wsp>
                        <wps:cNvPr id="1519" name="AutoShape 284"/>
                        <wps:cNvSpPr>
                          <a:spLocks noChangeArrowheads="1"/>
                        </wps:cNvSpPr>
                        <wps:spPr bwMode="auto">
                          <a:xfrm>
                            <a:off x="3266588" y="3560003"/>
                            <a:ext cx="1822976" cy="452874"/>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811EAB">
                              <w:pPr>
                                <w:rPr>
                                  <w:rFonts w:ascii="Arial" w:hAnsi="Arial" w:cs="Arial"/>
                                  <w:sz w:val="17"/>
                                </w:rPr>
                              </w:pPr>
                              <w:r>
                                <w:rPr>
                                  <w:rFonts w:ascii="Arial" w:hAnsi="Arial" w:cs="Arial"/>
                                  <w:sz w:val="17"/>
                                </w:rPr>
                                <w:t>Resguárdese en un sitio lejos de cajas de corriente superficies metálicas o aparatos eléctricos y vidrios</w:t>
                              </w:r>
                            </w:p>
                            <w:p w:rsidR="00802395" w:rsidRPr="00BE6012" w:rsidRDefault="00802395" w:rsidP="00CE34B8">
                              <w:pPr>
                                <w:jc w:val="center"/>
                                <w:rPr>
                                  <w:rFonts w:ascii="Arial" w:hAnsi="Arial" w:cs="Arial"/>
                                  <w:sz w:val="17"/>
                                </w:rPr>
                              </w:pPr>
                              <w:r w:rsidRPr="00BE6012">
                                <w:rPr>
                                  <w:rFonts w:ascii="Arial" w:hAnsi="Arial" w:cs="Arial"/>
                                  <w:sz w:val="17"/>
                                </w:rPr>
                                <w:t>Avise al personal del área  afectada</w:t>
                              </w:r>
                            </w:p>
                          </w:txbxContent>
                        </wps:txbx>
                        <wps:bodyPr rot="0" vert="horz" wrap="square" lIns="64008" tIns="32004" rIns="64008" bIns="32004" anchor="t" anchorCtr="0" upright="1">
                          <a:noAutofit/>
                        </wps:bodyPr>
                      </wps:wsp>
                      <wps:wsp>
                        <wps:cNvPr id="1520" name="AutoShape 285"/>
                        <wps:cNvSpPr>
                          <a:spLocks noChangeArrowheads="1"/>
                        </wps:cNvSpPr>
                        <wps:spPr bwMode="auto">
                          <a:xfrm>
                            <a:off x="2083873" y="2875911"/>
                            <a:ext cx="1371600" cy="845403"/>
                          </a:xfrm>
                          <a:prstGeom prst="flowChartDecision">
                            <a:avLst/>
                          </a:prstGeom>
                          <a:gradFill rotWithShape="1">
                            <a:gsLst>
                              <a:gs pos="0">
                                <a:srgbClr val="9EEAFF"/>
                              </a:gs>
                              <a:gs pos="35001">
                                <a:srgbClr val="BBEFFF"/>
                              </a:gs>
                              <a:gs pos="100000">
                                <a:srgbClr val="E4F9FF"/>
                              </a:gs>
                            </a:gsLst>
                            <a:lin ang="16200000" scaled="1"/>
                          </a:gradFill>
                          <a:ln w="9525">
                            <a:solidFill>
                              <a:srgbClr val="40A7C2"/>
                            </a:solidFill>
                            <a:miter lim="800000"/>
                            <a:headEnd/>
                            <a:tailEnd/>
                          </a:ln>
                          <a:effectLst>
                            <a:outerShdw dist="20000" dir="5400000" rotWithShape="0">
                              <a:srgbClr val="000000">
                                <a:alpha val="37999"/>
                              </a:srgbClr>
                            </a:outerShdw>
                          </a:effectLst>
                        </wps:spPr>
                        <wps:txbx>
                          <w:txbxContent>
                            <w:p w:rsidR="00802395" w:rsidRPr="00BE6012" w:rsidRDefault="00802395" w:rsidP="00CE34B8">
                              <w:pPr>
                                <w:rPr>
                                  <w:rFonts w:ascii="Arial" w:hAnsi="Arial" w:cs="Arial"/>
                                  <w:sz w:val="17"/>
                                </w:rPr>
                              </w:pPr>
                              <w:r>
                                <w:rPr>
                                  <w:rFonts w:ascii="Arial" w:hAnsi="Arial" w:cs="Arial"/>
                                  <w:sz w:val="17"/>
                                </w:rPr>
                                <w:t xml:space="preserve">    Hay    victimas</w:t>
                              </w:r>
                            </w:p>
                          </w:txbxContent>
                        </wps:txbx>
                        <wps:bodyPr rot="0" vert="horz" wrap="square" lIns="64008" tIns="32004" rIns="64008" bIns="32004" anchor="t" anchorCtr="0" upright="1">
                          <a:noAutofit/>
                        </wps:bodyPr>
                      </wps:wsp>
                      <wps:wsp>
                        <wps:cNvPr id="1521" name="Rectangle 286"/>
                        <wps:cNvSpPr>
                          <a:spLocks noChangeArrowheads="1"/>
                        </wps:cNvSpPr>
                        <wps:spPr bwMode="auto">
                          <a:xfrm>
                            <a:off x="1169473" y="3116512"/>
                            <a:ext cx="247000" cy="193701"/>
                          </a:xfrm>
                          <a:prstGeom prst="rect">
                            <a:avLst/>
                          </a:prstGeom>
                          <a:solidFill>
                            <a:srgbClr val="FFFFFF"/>
                          </a:solidFill>
                          <a:ln w="9525">
                            <a:solidFill>
                              <a:srgbClr val="000000"/>
                            </a:solidFill>
                            <a:miter lim="800000"/>
                            <a:headEnd/>
                            <a:tailEnd/>
                          </a:ln>
                        </wps:spPr>
                        <wps:txbx>
                          <w:txbxContent>
                            <w:p w:rsidR="00802395" w:rsidRPr="00BE6012" w:rsidRDefault="00802395" w:rsidP="00CE34B8">
                              <w:pPr>
                                <w:rPr>
                                  <w:rFonts w:ascii="Arial" w:hAnsi="Arial" w:cs="Arial"/>
                                  <w:sz w:val="17"/>
                                </w:rPr>
                              </w:pPr>
                              <w:r w:rsidRPr="00BE6012">
                                <w:rPr>
                                  <w:rFonts w:ascii="Arial" w:hAnsi="Arial" w:cs="Arial"/>
                                  <w:sz w:val="17"/>
                                </w:rPr>
                                <w:t>Si</w:t>
                              </w:r>
                            </w:p>
                          </w:txbxContent>
                        </wps:txbx>
                        <wps:bodyPr rot="0" vert="horz" wrap="square" lIns="64008" tIns="32004" rIns="64008" bIns="32004" anchor="t" anchorCtr="0" upright="1">
                          <a:noAutofit/>
                        </wps:bodyPr>
                      </wps:wsp>
                      <wps:wsp>
                        <wps:cNvPr id="1522" name="Rectangle 287"/>
                        <wps:cNvSpPr>
                          <a:spLocks noChangeArrowheads="1"/>
                        </wps:cNvSpPr>
                        <wps:spPr bwMode="auto">
                          <a:xfrm>
                            <a:off x="3923373" y="3115312"/>
                            <a:ext cx="368300" cy="185401"/>
                          </a:xfrm>
                          <a:prstGeom prst="rect">
                            <a:avLst/>
                          </a:prstGeom>
                          <a:solidFill>
                            <a:srgbClr val="FFFFFF"/>
                          </a:solidFill>
                          <a:ln w="9525">
                            <a:solidFill>
                              <a:srgbClr val="000000"/>
                            </a:solidFill>
                            <a:miter lim="800000"/>
                            <a:headEnd/>
                            <a:tailEnd/>
                          </a:ln>
                        </wps:spPr>
                        <wps:txbx>
                          <w:txbxContent>
                            <w:p w:rsidR="00802395" w:rsidRPr="00BE6012" w:rsidRDefault="00802395" w:rsidP="00CE34B8">
                              <w:pPr>
                                <w:rPr>
                                  <w:rFonts w:ascii="Arial" w:hAnsi="Arial" w:cs="Arial"/>
                                  <w:sz w:val="16"/>
                                  <w:szCs w:val="16"/>
                                  <w:lang w:val="es-MX"/>
                                </w:rPr>
                              </w:pPr>
                              <w:r w:rsidRPr="00BE6012">
                                <w:rPr>
                                  <w:rFonts w:ascii="Arial" w:hAnsi="Arial" w:cs="Arial"/>
                                  <w:sz w:val="16"/>
                                  <w:szCs w:val="16"/>
                                  <w:lang w:val="es-MX"/>
                                </w:rPr>
                                <w:t>NO</w:t>
                              </w:r>
                            </w:p>
                          </w:txbxContent>
                        </wps:txbx>
                        <wps:bodyPr rot="0" vert="horz" wrap="square" lIns="64008" tIns="32004" rIns="64008" bIns="32004" anchor="t" anchorCtr="0" upright="1">
                          <a:noAutofit/>
                        </wps:bodyPr>
                      </wps:wsp>
                      <wps:wsp>
                        <wps:cNvPr id="1523" name="AutoShape 288"/>
                        <wps:cNvSpPr>
                          <a:spLocks noChangeArrowheads="1"/>
                        </wps:cNvSpPr>
                        <wps:spPr bwMode="auto">
                          <a:xfrm>
                            <a:off x="447674" y="3560344"/>
                            <a:ext cx="1682141" cy="452148"/>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811EAB">
                              <w:pPr>
                                <w:rPr>
                                  <w:rFonts w:ascii="Arial" w:hAnsi="Arial" w:cs="Arial"/>
                                  <w:sz w:val="17"/>
                                </w:rPr>
                              </w:pPr>
                              <w:r w:rsidRPr="00BE6012">
                                <w:rPr>
                                  <w:rFonts w:ascii="Arial" w:hAnsi="Arial" w:cs="Arial"/>
                                  <w:sz w:val="17"/>
                                </w:rPr>
                                <w:t>Espere la llegada del personal de brigada</w:t>
                              </w:r>
                            </w:p>
                            <w:p w:rsidR="00802395" w:rsidRPr="00BE6012" w:rsidRDefault="00802395" w:rsidP="00CE34B8">
                              <w:pPr>
                                <w:rPr>
                                  <w:rFonts w:ascii="Arial" w:hAnsi="Arial" w:cs="Arial"/>
                                  <w:sz w:val="17"/>
                                </w:rPr>
                              </w:pPr>
                            </w:p>
                          </w:txbxContent>
                        </wps:txbx>
                        <wps:bodyPr rot="0" vert="horz" wrap="square" lIns="64008" tIns="32004" rIns="64008" bIns="32004" anchor="t" anchorCtr="0" upright="1">
                          <a:noAutofit/>
                        </wps:bodyPr>
                      </wps:wsp>
                      <wps:wsp>
                        <wps:cNvPr id="1524" name="AutoShape 289"/>
                        <wps:cNvSpPr>
                          <a:spLocks noChangeArrowheads="1"/>
                        </wps:cNvSpPr>
                        <wps:spPr bwMode="auto">
                          <a:xfrm>
                            <a:off x="597973" y="5156820"/>
                            <a:ext cx="1371600" cy="233701"/>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CE34B8">
                              <w:pPr>
                                <w:jc w:val="center"/>
                                <w:rPr>
                                  <w:rFonts w:ascii="Arial" w:hAnsi="Arial" w:cs="Arial"/>
                                  <w:sz w:val="17"/>
                                </w:rPr>
                              </w:pPr>
                              <w:r w:rsidRPr="00BE6012">
                                <w:rPr>
                                  <w:rFonts w:ascii="Arial" w:hAnsi="Arial" w:cs="Arial"/>
                                  <w:sz w:val="17"/>
                                </w:rPr>
                                <w:t>Reinicie labores</w:t>
                              </w:r>
                            </w:p>
                          </w:txbxContent>
                        </wps:txbx>
                        <wps:bodyPr rot="0" vert="horz" wrap="square" lIns="64008" tIns="32004" rIns="64008" bIns="32004" anchor="t" anchorCtr="0" upright="1">
                          <a:noAutofit/>
                        </wps:bodyPr>
                      </wps:wsp>
                      <wps:wsp>
                        <wps:cNvPr id="1525" name="AutoShape 290"/>
                        <wps:cNvSpPr>
                          <a:spLocks noChangeArrowheads="1"/>
                        </wps:cNvSpPr>
                        <wps:spPr bwMode="auto">
                          <a:xfrm>
                            <a:off x="3080214" y="4161511"/>
                            <a:ext cx="2085066" cy="539558"/>
                          </a:xfrm>
                          <a:prstGeom prst="flowChartPreparation">
                            <a:avLst/>
                          </a:prstGeom>
                          <a:solidFill>
                            <a:srgbClr val="FFFFFF"/>
                          </a:solidFill>
                          <a:ln w="9525">
                            <a:solidFill>
                              <a:srgbClr val="000000"/>
                            </a:solidFill>
                            <a:miter lim="800000"/>
                            <a:headEnd/>
                            <a:tailEnd/>
                          </a:ln>
                        </wps:spPr>
                        <wps:txbx>
                          <w:txbxContent>
                            <w:p w:rsidR="00802395" w:rsidRPr="00BE6012" w:rsidRDefault="00802395" w:rsidP="00CE34B8">
                              <w:pPr>
                                <w:rPr>
                                  <w:rFonts w:ascii="Arial" w:hAnsi="Arial" w:cs="Arial"/>
                                  <w:sz w:val="17"/>
                                </w:rPr>
                              </w:pPr>
                              <w:r>
                                <w:rPr>
                                  <w:rFonts w:ascii="Arial" w:hAnsi="Arial" w:cs="Arial"/>
                                  <w:sz w:val="17"/>
                                </w:rPr>
                                <w:t>Resguárdese en lugares altos y lejos de los niveles del agua</w:t>
                              </w:r>
                            </w:p>
                          </w:txbxContent>
                        </wps:txbx>
                        <wps:bodyPr rot="0" vert="horz" wrap="square" lIns="64008" tIns="32004" rIns="64008" bIns="32004" anchor="t" anchorCtr="0" upright="1">
                          <a:noAutofit/>
                        </wps:bodyPr>
                      </wps:wsp>
                      <wps:wsp>
                        <wps:cNvPr id="1526" name="AutoShape 291"/>
                        <wps:cNvSpPr>
                          <a:spLocks noChangeArrowheads="1"/>
                        </wps:cNvSpPr>
                        <wps:spPr bwMode="auto">
                          <a:xfrm>
                            <a:off x="3351873" y="4809419"/>
                            <a:ext cx="1485900" cy="971604"/>
                          </a:xfrm>
                          <a:prstGeom prst="flowChartDecision">
                            <a:avLst/>
                          </a:prstGeom>
                          <a:gradFill rotWithShape="1">
                            <a:gsLst>
                              <a:gs pos="0">
                                <a:srgbClr val="9EEAFF"/>
                              </a:gs>
                              <a:gs pos="35001">
                                <a:srgbClr val="BBEFFF"/>
                              </a:gs>
                              <a:gs pos="100000">
                                <a:srgbClr val="E4F9FF"/>
                              </a:gs>
                            </a:gsLst>
                            <a:lin ang="16200000" scaled="1"/>
                          </a:gradFill>
                          <a:ln w="9525">
                            <a:solidFill>
                              <a:srgbClr val="40A7C2"/>
                            </a:solidFill>
                            <a:miter lim="800000"/>
                            <a:headEnd/>
                            <a:tailEnd/>
                          </a:ln>
                          <a:effectLst>
                            <a:outerShdw dist="20000" dir="5400000" rotWithShape="0">
                              <a:srgbClr val="000000">
                                <a:alpha val="37999"/>
                              </a:srgbClr>
                            </a:outerShdw>
                          </a:effectLst>
                        </wps:spPr>
                        <wps:txbx>
                          <w:txbxContent>
                            <w:p w:rsidR="00802395" w:rsidRPr="00BE6012" w:rsidRDefault="00802395" w:rsidP="00CE34B8">
                              <w:pPr>
                                <w:jc w:val="center"/>
                                <w:rPr>
                                  <w:rFonts w:ascii="Arial" w:hAnsi="Arial" w:cs="Arial"/>
                                  <w:sz w:val="17"/>
                                </w:rPr>
                              </w:pPr>
                              <w:r w:rsidRPr="00BE6012">
                                <w:rPr>
                                  <w:rFonts w:ascii="Arial" w:hAnsi="Arial" w:cs="Arial"/>
                                  <w:sz w:val="17"/>
                                </w:rPr>
                                <w:t>Hay personas afectadas</w:t>
                              </w:r>
                            </w:p>
                          </w:txbxContent>
                        </wps:txbx>
                        <wps:bodyPr rot="0" vert="horz" wrap="square" lIns="64008" tIns="32004" rIns="64008" bIns="32004" anchor="t" anchorCtr="0" upright="1">
                          <a:noAutofit/>
                        </wps:bodyPr>
                      </wps:wsp>
                      <wps:wsp>
                        <wps:cNvPr id="1527" name="AutoShape 292"/>
                        <wps:cNvSpPr>
                          <a:spLocks noChangeArrowheads="1"/>
                        </wps:cNvSpPr>
                        <wps:spPr bwMode="auto">
                          <a:xfrm>
                            <a:off x="4827073" y="6304925"/>
                            <a:ext cx="1454700" cy="571502"/>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CE34B8">
                              <w:pPr>
                                <w:rPr>
                                  <w:rFonts w:ascii="Arial" w:hAnsi="Arial" w:cs="Arial"/>
                                  <w:sz w:val="17"/>
                                </w:rPr>
                              </w:pPr>
                              <w:r>
                                <w:rPr>
                                  <w:rFonts w:ascii="Arial" w:hAnsi="Arial" w:cs="Arial"/>
                                  <w:sz w:val="6"/>
                                  <w:szCs w:val="6"/>
                                </w:rPr>
                                <w:t xml:space="preserve">          </w:t>
                              </w:r>
                              <w:r w:rsidRPr="00BE6012">
                                <w:rPr>
                                  <w:rFonts w:ascii="Arial" w:hAnsi="Arial" w:cs="Arial"/>
                                  <w:sz w:val="17"/>
                                </w:rPr>
                                <w:t>Evacué siguiendo las instrucciones de los líderes de evacuación</w:t>
                              </w:r>
                            </w:p>
                          </w:txbxContent>
                        </wps:txbx>
                        <wps:bodyPr rot="0" vert="horz" wrap="square" lIns="64008" tIns="32004" rIns="64008" bIns="32004" anchor="t" anchorCtr="0" upright="1">
                          <a:noAutofit/>
                        </wps:bodyPr>
                      </wps:wsp>
                      <wps:wsp>
                        <wps:cNvPr id="1528" name="AutoShape 293"/>
                        <wps:cNvSpPr>
                          <a:spLocks noChangeArrowheads="1"/>
                        </wps:cNvSpPr>
                        <wps:spPr bwMode="auto">
                          <a:xfrm>
                            <a:off x="4827073" y="5504822"/>
                            <a:ext cx="1425500" cy="571502"/>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CE34B8">
                              <w:pPr>
                                <w:rPr>
                                  <w:rFonts w:ascii="Arial" w:hAnsi="Arial" w:cs="Arial"/>
                                  <w:sz w:val="17"/>
                                </w:rPr>
                              </w:pPr>
                              <w:r w:rsidRPr="00BE6012">
                                <w:rPr>
                                  <w:rFonts w:ascii="Arial" w:hAnsi="Arial" w:cs="Arial"/>
                                  <w:sz w:val="17"/>
                                </w:rPr>
                                <w:t>Espere la llegada de los grupos de control de emergencias</w:t>
                              </w:r>
                            </w:p>
                          </w:txbxContent>
                        </wps:txbx>
                        <wps:bodyPr rot="0" vert="horz" wrap="square" lIns="64008" tIns="32004" rIns="64008" bIns="32004" anchor="t" anchorCtr="0" upright="1">
                          <a:noAutofit/>
                        </wps:bodyPr>
                      </wps:wsp>
                      <wps:wsp>
                        <wps:cNvPr id="1529" name="AutoShape 294"/>
                        <wps:cNvSpPr>
                          <a:spLocks noChangeArrowheads="1"/>
                        </wps:cNvSpPr>
                        <wps:spPr bwMode="auto">
                          <a:xfrm>
                            <a:off x="4791473" y="7047828"/>
                            <a:ext cx="1521500" cy="572802"/>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CE34B8">
                              <w:pPr>
                                <w:rPr>
                                  <w:rFonts w:ascii="Arial" w:hAnsi="Arial" w:cs="Arial"/>
                                  <w:sz w:val="17"/>
                                </w:rPr>
                              </w:pPr>
                              <w:r w:rsidRPr="00BE6012">
                                <w:rPr>
                                  <w:rFonts w:ascii="Arial" w:hAnsi="Arial" w:cs="Arial"/>
                                  <w:sz w:val="17"/>
                                </w:rPr>
                                <w:t>Ubíquese en el punto de reunión y espere instrucciones</w:t>
                              </w:r>
                            </w:p>
                          </w:txbxContent>
                        </wps:txbx>
                        <wps:bodyPr rot="0" vert="horz" wrap="square" lIns="64008" tIns="32004" rIns="64008" bIns="32004" anchor="t" anchorCtr="0" upright="1">
                          <a:noAutofit/>
                        </wps:bodyPr>
                      </wps:wsp>
                      <wps:wsp>
                        <wps:cNvPr id="1530" name="Rectangle 295"/>
                        <wps:cNvSpPr>
                          <a:spLocks noChangeArrowheads="1"/>
                        </wps:cNvSpPr>
                        <wps:spPr bwMode="auto">
                          <a:xfrm>
                            <a:off x="2541073" y="5161620"/>
                            <a:ext cx="282320" cy="309117"/>
                          </a:xfrm>
                          <a:prstGeom prst="rect">
                            <a:avLst/>
                          </a:prstGeom>
                          <a:solidFill>
                            <a:srgbClr val="FFFFFF"/>
                          </a:solidFill>
                          <a:ln w="9525">
                            <a:solidFill>
                              <a:srgbClr val="000000"/>
                            </a:solidFill>
                            <a:miter lim="800000"/>
                            <a:headEnd/>
                            <a:tailEnd/>
                          </a:ln>
                        </wps:spPr>
                        <wps:txbx>
                          <w:txbxContent>
                            <w:p w:rsidR="00802395" w:rsidRPr="00BE6012" w:rsidRDefault="00802395" w:rsidP="00CE34B8">
                              <w:pPr>
                                <w:rPr>
                                  <w:rFonts w:ascii="Arial" w:hAnsi="Arial" w:cs="Arial"/>
                                  <w:sz w:val="17"/>
                                </w:rPr>
                              </w:pPr>
                              <w:r w:rsidRPr="00BE6012">
                                <w:rPr>
                                  <w:rFonts w:ascii="Arial" w:hAnsi="Arial" w:cs="Arial"/>
                                  <w:sz w:val="17"/>
                                </w:rPr>
                                <w:t>Si</w:t>
                              </w:r>
                            </w:p>
                          </w:txbxContent>
                        </wps:txbx>
                        <wps:bodyPr rot="0" vert="horz" wrap="square" lIns="64008" tIns="32004" rIns="64008" bIns="32004" anchor="t" anchorCtr="0" upright="1">
                          <a:spAutoFit/>
                        </wps:bodyPr>
                      </wps:wsp>
                      <wps:wsp>
                        <wps:cNvPr id="1531" name="Rectangle 296"/>
                        <wps:cNvSpPr>
                          <a:spLocks noChangeArrowheads="1"/>
                        </wps:cNvSpPr>
                        <wps:spPr bwMode="auto">
                          <a:xfrm>
                            <a:off x="5366173" y="5171720"/>
                            <a:ext cx="343280" cy="309117"/>
                          </a:xfrm>
                          <a:prstGeom prst="rect">
                            <a:avLst/>
                          </a:prstGeom>
                          <a:solidFill>
                            <a:srgbClr val="FFFFFF"/>
                          </a:solidFill>
                          <a:ln w="9525">
                            <a:solidFill>
                              <a:srgbClr val="000000"/>
                            </a:solidFill>
                            <a:miter lim="800000"/>
                            <a:headEnd/>
                            <a:tailEnd/>
                          </a:ln>
                        </wps:spPr>
                        <wps:txbx>
                          <w:txbxContent>
                            <w:p w:rsidR="00802395" w:rsidRPr="00BE6012" w:rsidRDefault="00802395" w:rsidP="00CE34B8">
                              <w:pPr>
                                <w:rPr>
                                  <w:rFonts w:ascii="Arial" w:hAnsi="Arial" w:cs="Arial"/>
                                  <w:sz w:val="17"/>
                                </w:rPr>
                              </w:pPr>
                              <w:r w:rsidRPr="00BE6012">
                                <w:rPr>
                                  <w:rFonts w:ascii="Arial" w:hAnsi="Arial" w:cs="Arial"/>
                                  <w:sz w:val="17"/>
                                </w:rPr>
                                <w:t>No</w:t>
                              </w:r>
                            </w:p>
                          </w:txbxContent>
                        </wps:txbx>
                        <wps:bodyPr rot="0" vert="horz" wrap="square" lIns="64008" tIns="32004" rIns="64008" bIns="32004" anchor="t" anchorCtr="0" upright="1">
                          <a:spAutoFit/>
                        </wps:bodyPr>
                      </wps:wsp>
                      <wps:wsp>
                        <wps:cNvPr id="1532" name="AutoShape 297"/>
                        <wps:cNvSpPr>
                          <a:spLocks noChangeArrowheads="1"/>
                        </wps:cNvSpPr>
                        <wps:spPr bwMode="auto">
                          <a:xfrm>
                            <a:off x="2051473" y="5843223"/>
                            <a:ext cx="1257300" cy="461702"/>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CE34B8">
                              <w:pPr>
                                <w:jc w:val="center"/>
                                <w:rPr>
                                  <w:rFonts w:ascii="Arial" w:hAnsi="Arial" w:cs="Arial"/>
                                  <w:sz w:val="17"/>
                                </w:rPr>
                              </w:pPr>
                              <w:r w:rsidRPr="00BE6012">
                                <w:rPr>
                                  <w:rFonts w:ascii="Arial" w:hAnsi="Arial" w:cs="Arial"/>
                                  <w:sz w:val="17"/>
                                </w:rPr>
                                <w:t>Preste atención a la víctima, no le abandone</w:t>
                              </w:r>
                            </w:p>
                          </w:txbxContent>
                        </wps:txbx>
                        <wps:bodyPr rot="0" vert="horz" wrap="square" lIns="64008" tIns="32004" rIns="64008" bIns="32004" anchor="t" anchorCtr="0" upright="1">
                          <a:noAutofit/>
                        </wps:bodyPr>
                      </wps:wsp>
                      <wps:wsp>
                        <wps:cNvPr id="1533" name="AutoShape 298"/>
                        <wps:cNvSpPr>
                          <a:spLocks noChangeArrowheads="1"/>
                        </wps:cNvSpPr>
                        <wps:spPr bwMode="auto">
                          <a:xfrm>
                            <a:off x="6427273" y="6533526"/>
                            <a:ext cx="133300" cy="133301"/>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34" name="AutoShape 299"/>
                        <wps:cNvCnPr>
                          <a:cxnSpLocks noChangeShapeType="1"/>
                        </wps:cNvCnPr>
                        <wps:spPr bwMode="auto">
                          <a:xfrm flipH="1">
                            <a:off x="2769673" y="247001"/>
                            <a:ext cx="600" cy="170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5" name="AutoShape 300"/>
                        <wps:cNvCnPr>
                          <a:cxnSpLocks noChangeShapeType="1"/>
                        </wps:cNvCnPr>
                        <wps:spPr bwMode="auto">
                          <a:xfrm>
                            <a:off x="2769673" y="656503"/>
                            <a:ext cx="0" cy="276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6" name="AutoShape 301"/>
                        <wps:cNvCnPr>
                          <a:cxnSpLocks noChangeShapeType="1"/>
                        </wps:cNvCnPr>
                        <wps:spPr bwMode="auto">
                          <a:xfrm>
                            <a:off x="2769673" y="1132804"/>
                            <a:ext cx="0" cy="200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7" name="AutoShape 302"/>
                        <wps:cNvCnPr>
                          <a:cxnSpLocks noChangeShapeType="1"/>
                        </wps:cNvCnPr>
                        <wps:spPr bwMode="auto">
                          <a:xfrm>
                            <a:off x="2769673" y="1528106"/>
                            <a:ext cx="0" cy="261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8" name="AutoShape 303"/>
                        <wps:cNvCnPr>
                          <a:cxnSpLocks noChangeShapeType="1"/>
                        </wps:cNvCnPr>
                        <wps:spPr bwMode="auto">
                          <a:xfrm>
                            <a:off x="2769673" y="2132908"/>
                            <a:ext cx="0" cy="123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9" name="AutoShape 304"/>
                        <wps:cNvCnPr>
                          <a:cxnSpLocks noChangeShapeType="1"/>
                        </wps:cNvCnPr>
                        <wps:spPr bwMode="auto">
                          <a:xfrm>
                            <a:off x="2769673" y="2651710"/>
                            <a:ext cx="0" cy="22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0" name="AutoShape 305"/>
                        <wps:cNvCnPr>
                          <a:cxnSpLocks noChangeShapeType="1"/>
                        </wps:cNvCnPr>
                        <wps:spPr bwMode="auto">
                          <a:xfrm flipV="1">
                            <a:off x="3455473" y="3208013"/>
                            <a:ext cx="467900" cy="90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1" name="AutoShape 306"/>
                        <wps:cNvCnPr>
                          <a:cxnSpLocks noChangeShapeType="1"/>
                        </wps:cNvCnPr>
                        <wps:spPr bwMode="auto">
                          <a:xfrm flipH="1" flipV="1">
                            <a:off x="1416473" y="3213413"/>
                            <a:ext cx="667400" cy="85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2" name="AutoShape 307"/>
                        <wps:cNvCnPr>
                          <a:cxnSpLocks noChangeShapeType="1"/>
                        </wps:cNvCnPr>
                        <wps:spPr bwMode="auto">
                          <a:xfrm flipH="1">
                            <a:off x="4098073" y="3300713"/>
                            <a:ext cx="9500" cy="261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3" name="AutoShape 308"/>
                        <wps:cNvCnPr>
                          <a:cxnSpLocks noChangeShapeType="1"/>
                        </wps:cNvCnPr>
                        <wps:spPr bwMode="auto">
                          <a:xfrm flipH="1">
                            <a:off x="4094873" y="4018701"/>
                            <a:ext cx="3200" cy="1680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4" name="AutoShape 309"/>
                        <wps:cNvCnPr>
                          <a:cxnSpLocks noChangeShapeType="1"/>
                        </wps:cNvCnPr>
                        <wps:spPr bwMode="auto">
                          <a:xfrm flipH="1">
                            <a:off x="1283773" y="3310213"/>
                            <a:ext cx="9500" cy="251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5" name="AutoShape 310"/>
                        <wps:cNvCnPr>
                          <a:cxnSpLocks noChangeShapeType="1"/>
                        </wps:cNvCnPr>
                        <wps:spPr bwMode="auto">
                          <a:xfrm>
                            <a:off x="1283773" y="4030349"/>
                            <a:ext cx="600" cy="444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6" name="AutoShape 311"/>
                        <wps:cNvCnPr>
                          <a:cxnSpLocks noChangeShapeType="1"/>
                        </wps:cNvCnPr>
                        <wps:spPr bwMode="auto">
                          <a:xfrm>
                            <a:off x="1283773" y="4933319"/>
                            <a:ext cx="600" cy="223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7" name="AutoShape 312"/>
                        <wps:cNvCnPr>
                          <a:cxnSpLocks noChangeShapeType="1"/>
                        </wps:cNvCnPr>
                        <wps:spPr bwMode="auto">
                          <a:xfrm>
                            <a:off x="4094873" y="4704718"/>
                            <a:ext cx="0" cy="104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8" name="AutoShape 313"/>
                        <wps:cNvCnPr>
                          <a:cxnSpLocks noChangeShapeType="1"/>
                        </wps:cNvCnPr>
                        <wps:spPr bwMode="auto">
                          <a:xfrm flipV="1">
                            <a:off x="4837773" y="5273621"/>
                            <a:ext cx="528400" cy="21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9" name="AutoShape 314"/>
                        <wps:cNvCnPr>
                          <a:cxnSpLocks noChangeShapeType="1"/>
                        </wps:cNvCnPr>
                        <wps:spPr bwMode="auto">
                          <a:xfrm flipH="1" flipV="1">
                            <a:off x="2822973" y="5263521"/>
                            <a:ext cx="528900" cy="31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0" name="AutoShape 315"/>
                        <wps:cNvCnPr>
                          <a:cxnSpLocks noChangeShapeType="1"/>
                        </wps:cNvCnPr>
                        <wps:spPr bwMode="auto">
                          <a:xfrm flipH="1">
                            <a:off x="2680073" y="5365121"/>
                            <a:ext cx="1900" cy="4781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1" name="AutoShape 316"/>
                        <wps:cNvCnPr>
                          <a:cxnSpLocks noChangeShapeType="1"/>
                        </wps:cNvCnPr>
                        <wps:spPr bwMode="auto">
                          <a:xfrm rot="16200000" flipH="1">
                            <a:off x="3610972" y="5373925"/>
                            <a:ext cx="285801" cy="21470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52" name="AutoShape 317"/>
                        <wps:cNvCnPr>
                          <a:cxnSpLocks noChangeShapeType="1"/>
                        </wps:cNvCnPr>
                        <wps:spPr bwMode="auto">
                          <a:xfrm flipH="1">
                            <a:off x="5552173" y="6876427"/>
                            <a:ext cx="2200" cy="171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3" name="AutoShape 318"/>
                        <wps:cNvCnPr>
                          <a:cxnSpLocks noChangeShapeType="1"/>
                        </wps:cNvCnPr>
                        <wps:spPr bwMode="auto">
                          <a:xfrm>
                            <a:off x="5537573" y="5375221"/>
                            <a:ext cx="2600" cy="1296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4" name="AutoShape 319"/>
                        <wps:cNvCnPr>
                          <a:cxnSpLocks noChangeShapeType="1"/>
                        </wps:cNvCnPr>
                        <wps:spPr bwMode="auto">
                          <a:xfrm>
                            <a:off x="5540173" y="6076324"/>
                            <a:ext cx="14600" cy="2286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5" name="AutoShape 320"/>
                        <wps:cNvCnPr>
                          <a:cxnSpLocks noChangeShapeType="1"/>
                        </wps:cNvCnPr>
                        <wps:spPr bwMode="auto">
                          <a:xfrm rot="16200000">
                            <a:off x="6317972" y="6195025"/>
                            <a:ext cx="514302" cy="1620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56" name="AutoShape 321"/>
                        <wps:cNvCnPr>
                          <a:cxnSpLocks noChangeShapeType="1"/>
                        </wps:cNvCnPr>
                        <wps:spPr bwMode="auto">
                          <a:xfrm rot="16200000" flipH="1">
                            <a:off x="6318572" y="6842127"/>
                            <a:ext cx="513102" cy="1620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57" name="AutoShape 322"/>
                        <wps:cNvCnPr>
                          <a:cxnSpLocks noChangeShapeType="1"/>
                        </wps:cNvCnPr>
                        <wps:spPr bwMode="auto">
                          <a:xfrm>
                            <a:off x="6281773" y="6590626"/>
                            <a:ext cx="145500" cy="9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8" name="AutoShape 323"/>
                        <wps:cNvCnPr>
                          <a:cxnSpLocks noChangeShapeType="1"/>
                        </wps:cNvCnPr>
                        <wps:spPr bwMode="auto">
                          <a:xfrm rot="16200000" flipH="1">
                            <a:off x="1302669" y="5371625"/>
                            <a:ext cx="1987208" cy="20250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59" name="AutoShape 325"/>
                        <wps:cNvCnPr>
                          <a:cxnSpLocks noChangeShapeType="1"/>
                        </wps:cNvCnPr>
                        <wps:spPr bwMode="auto">
                          <a:xfrm flipV="1">
                            <a:off x="3923373" y="1403633"/>
                            <a:ext cx="914400" cy="100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Conector fuera de página 281"/>
                        <wps:cNvSpPr>
                          <a:spLocks/>
                        </wps:cNvSpPr>
                        <wps:spPr bwMode="auto">
                          <a:xfrm>
                            <a:off x="4867695" y="1026440"/>
                            <a:ext cx="895350" cy="763484"/>
                          </a:xfrm>
                          <a:prstGeom prst="flowChartOffpageConnector">
                            <a:avLst/>
                          </a:prstGeom>
                          <a:solidFill>
                            <a:srgbClr val="FFFFFF"/>
                          </a:solidFill>
                          <a:ln w="25400">
                            <a:solidFill>
                              <a:srgbClr val="C0504D"/>
                            </a:solidFill>
                            <a:miter lim="800000"/>
                            <a:headEnd/>
                            <a:tailEnd/>
                          </a:ln>
                        </wps:spPr>
                        <wps:txbx>
                          <w:txbxContent>
                            <w:p w:rsidR="00802395" w:rsidRDefault="00802395" w:rsidP="00CE34B8">
                              <w:pPr>
                                <w:pStyle w:val="NormalWeb"/>
                                <w:spacing w:before="0" w:beforeAutospacing="0" w:after="160" w:afterAutospacing="0" w:line="256" w:lineRule="auto"/>
                              </w:pPr>
                              <w:r>
                                <w:rPr>
                                  <w:rFonts w:ascii="Arial" w:eastAsia="Calibri" w:hAnsi="Arial"/>
                                  <w:sz w:val="18"/>
                                  <w:szCs w:val="18"/>
                                </w:rPr>
                                <w:t>CADENA DE LLAMADO</w:t>
                              </w:r>
                            </w:p>
                          </w:txbxContent>
                        </wps:txbx>
                        <wps:bodyPr rot="0" vert="horz" wrap="square" lIns="91440" tIns="45720" rIns="91440" bIns="45720" anchor="ctr"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7ADB340D" id="Lienzo 1560" o:spid="_x0000_s1082" editas="canvas" style="position:absolute;left:0;text-align:left;margin-left:-58.15pt;margin-top:.3pt;width:598.85pt;height:602.85pt;z-index:251723776;mso-position-horizontal-relative:text;mso-position-vertical-relative:text;mso-width-relative:margin;mso-height-relative:margin" coordsize="76053,76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">
                <v:shape id="_x0000_s1083" type="#_x0000_t75" style="position:absolute;width:76053;height:76561;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274" o:spid="_x0000_s1084" type="#_x0000_t116" href="#Indice!A1" style="position:absolute;left:33087;top:72409;width:9741;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vS5MQA&#10;AADdAAAADwAAAGRycy9kb3ducmV2LnhtbERP22rCQBB9L/Qflin0re62UKnRVXqhpRUVjCI+Dtkx&#10;CWZnQ3aq6d+7hULf5nCuM5n1vlEn6mId2ML9wIAiLoKrubSw3bzfPYGKguywCUwWfijCbHp9NcHM&#10;hTOv6ZRLqVIIxwwtVCJtpnUsKvIYB6ElTtwhdB4lwa7UrsNzCveNfjBmqD3WnBoqbOm1ouKYf3sL&#10;x9XwbXfYz5e1eckpLD5kI19i7e1N/zwGJdTLv/jP/enS/Eczgt9v0gl6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r0uTEAAAA3QAAAA8AAAAAAAAAAAAAAAAAmAIAAGRycy9k&#10;b3ducmV2LnhtbFBLBQYAAAAABAAEAPUAAACJAwAAAAA=&#10;" o:button="t" fillcolor="#ffa2a1" strokecolor="#bc4542">
                  <v:fill color2="#ffe5e5" rotate="t" o:detectmouseclick="t" angle="180" colors="0 #ffa2a1;22938f #ffbebd;1 #ffe5e5" focus="100%" type="gradient"/>
                  <v:shadow on="t" color="black" opacity="24903f" origin=",.5" offset="0,.55556mm"/>
                  <v:textbox inset="5.04pt,2.52pt,5.04pt,2.52pt">
                    <w:txbxContent>
                      <w:p w:rsidR="00802395" w:rsidRPr="00BE6012" w:rsidRDefault="00802395" w:rsidP="00CE34B8">
                        <w:pPr>
                          <w:jc w:val="center"/>
                          <w:rPr>
                            <w:rFonts w:ascii="Arial" w:hAnsi="Arial" w:cs="Arial"/>
                            <w:b/>
                            <w:sz w:val="17"/>
                          </w:rPr>
                        </w:pPr>
                        <w:r w:rsidRPr="00BE6012">
                          <w:rPr>
                            <w:rFonts w:ascii="Arial" w:hAnsi="Arial" w:cs="Arial"/>
                            <w:b/>
                            <w:sz w:val="17"/>
                          </w:rPr>
                          <w:t>FIN</w:t>
                        </w:r>
                      </w:p>
                    </w:txbxContent>
                  </v:textbox>
                </v:shape>
                <v:shapetype id="_x0000_t177" coordsize="21600,21600" o:spt="177" path="m,l21600,r,17255l10800,21600,,17255xe">
                  <v:stroke joinstyle="miter"/>
                  <v:path gradientshapeok="t" o:connecttype="rect" textboxrect="0,0,21600,17255"/>
                </v:shapetype>
                <v:shape id="AutoShape 275" o:spid="_x0000_s1085" type="#_x0000_t177" href="#'Evacuación Edificio'!A1" style="position:absolute;left:66558;top:56191;width:9144;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xUpscA&#10;AADdAAAADwAAAGRycy9kb3ducmV2LnhtbESPQWsCQQyF74X+hyEFb3VWpVJWRxFpiwhtUYt4DDvp&#10;7uJOZp0Zdf33zUHoLeG9vPdlOu9coy4UYu3ZwKCfgSIuvK25NPCze39+BRUTssXGMxm4UYT57PFh&#10;irn1V97QZZtKJSEcczRQpdTmWseiIoex71ti0X59cJhkDaW2Aa8S7ho9zLKxdlizNFTY0rKi4rg9&#10;OwOb3Xp0CLfRcbn/PDUfX2+L730qjek9dYsJqERd+jffr1dW8F8Gwi/fyAh6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cVKbHAAAA3QAAAA8AAAAAAAAAAAAAAAAAmAIAAGRy&#10;cy9kb3ducmV2LnhtbFBLBQYAAAAABAAEAPUAAACMAwAAAAA=&#10;" o:button="t" strokecolor="#9bbb59" strokeweight="2pt">
                  <v:fill o:detectmouseclick="t"/>
                  <v:textbox inset="5.04pt,2.52pt,5.04pt,2.52pt">
                    <w:txbxContent>
                      <w:p w:rsidR="00802395" w:rsidRPr="00BE6012" w:rsidRDefault="00802395" w:rsidP="00CE34B8">
                        <w:pPr>
                          <w:autoSpaceDE w:val="0"/>
                          <w:autoSpaceDN w:val="0"/>
                          <w:adjustRightInd w:val="0"/>
                          <w:rPr>
                            <w:rFonts w:ascii="Arial" w:hAnsi="Arial" w:cs="Arial"/>
                            <w:sz w:val="17"/>
                          </w:rPr>
                        </w:pPr>
                        <w:r w:rsidRPr="00BE6012">
                          <w:rPr>
                            <w:rFonts w:ascii="Arial" w:hAnsi="Arial" w:cs="Arial"/>
                            <w:sz w:val="17"/>
                          </w:rPr>
                          <w:t>EVACUACION</w:t>
                        </w:r>
                      </w:p>
                      <w:p w:rsidR="00802395" w:rsidRPr="00BE6012" w:rsidRDefault="00802395" w:rsidP="00CE34B8">
                        <w:pPr>
                          <w:jc w:val="center"/>
                          <w:rPr>
                            <w:rFonts w:ascii="Arial" w:hAnsi="Arial" w:cs="Arial"/>
                            <w:sz w:val="17"/>
                          </w:rPr>
                        </w:pPr>
                        <w:r w:rsidRPr="00BE6012">
                          <w:rPr>
                            <w:rFonts w:ascii="Arial" w:hAnsi="Arial" w:cs="Arial"/>
                            <w:sz w:val="17"/>
                          </w:rPr>
                          <w:t>GENERAL</w:t>
                        </w:r>
                      </w:p>
                    </w:txbxContent>
                  </v:textbox>
                </v:shape>
                <v:shape id="AutoShape 276" o:spid="_x0000_s1086" type="#_x0000_t177" href="#MEDEVAC!A1" style="position:absolute;left:66558;top:67976;width:9144;height:7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xPcQA&#10;AADdAAAADwAAAGRycy9kb3ducmV2LnhtbERP22oCMRB9L/gPYQTfanaVFlmNImKlFKp4QXwcNuPu&#10;4mayTVJd/74RCr7N4VxnMmtNLa7kfGVZQdpPQBDnVldcKDjsP15HIHxA1lhbJgV38jCbdl4mmGl7&#10;4y1dd6EQMYR9hgrKEJpMSp+XZND3bUMcubN1BkOErpDa4S2Gm1oOkuRdGqw4NpTY0KKk/LL7NQq2&#10;+6/hyd2Hl8Xx+6derZfzzTEUSvW67XwMIlAbnuJ/96eO89/SFB7fx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Q8T3EAAAA3QAAAA8AAAAAAAAAAAAAAAAAmAIAAGRycy9k&#10;b3ducmV2LnhtbFBLBQYAAAAABAAEAPUAAACJAwAAAAA=&#10;" o:button="t" strokecolor="#9bbb59" strokeweight="2pt">
                  <v:fill o:detectmouseclick="t"/>
                  <v:textbox inset="5.04pt,2.52pt,5.04pt,2.52pt">
                    <w:txbxContent>
                      <w:p w:rsidR="00802395" w:rsidRPr="00BE6012" w:rsidRDefault="00802395" w:rsidP="00CE34B8">
                        <w:pPr>
                          <w:autoSpaceDE w:val="0"/>
                          <w:autoSpaceDN w:val="0"/>
                          <w:adjustRightInd w:val="0"/>
                          <w:rPr>
                            <w:rFonts w:ascii="Arial" w:hAnsi="Arial" w:cs="Arial"/>
                            <w:sz w:val="16"/>
                            <w:szCs w:val="16"/>
                          </w:rPr>
                        </w:pPr>
                        <w:r w:rsidRPr="00BE6012">
                          <w:rPr>
                            <w:rFonts w:ascii="Arial" w:hAnsi="Arial" w:cs="Arial"/>
                            <w:sz w:val="16"/>
                            <w:szCs w:val="16"/>
                          </w:rPr>
                          <w:t>EVACUACION</w:t>
                        </w:r>
                        <w:r>
                          <w:rPr>
                            <w:rFonts w:ascii="Arial" w:hAnsi="Arial" w:cs="Arial"/>
                            <w:sz w:val="16"/>
                            <w:szCs w:val="16"/>
                          </w:rPr>
                          <w:t xml:space="preserve"> DE</w:t>
                        </w:r>
                      </w:p>
                      <w:p w:rsidR="00802395" w:rsidRPr="00BE6012" w:rsidRDefault="00802395" w:rsidP="00CE34B8">
                        <w:pPr>
                          <w:autoSpaceDE w:val="0"/>
                          <w:autoSpaceDN w:val="0"/>
                          <w:adjustRightInd w:val="0"/>
                          <w:jc w:val="center"/>
                          <w:rPr>
                            <w:rFonts w:ascii="Arial" w:hAnsi="Arial" w:cs="Arial"/>
                            <w:sz w:val="16"/>
                            <w:szCs w:val="16"/>
                          </w:rPr>
                        </w:pPr>
                        <w:r>
                          <w:rPr>
                            <w:rFonts w:ascii="Arial" w:hAnsi="Arial" w:cs="Arial"/>
                            <w:sz w:val="16"/>
                            <w:szCs w:val="16"/>
                          </w:rPr>
                          <w:t>DE</w:t>
                        </w:r>
                        <w:r w:rsidRPr="00BE6012">
                          <w:rPr>
                            <w:rFonts w:ascii="Arial" w:hAnsi="Arial" w:cs="Arial"/>
                            <w:sz w:val="16"/>
                            <w:szCs w:val="16"/>
                          </w:rPr>
                          <w:t>LESIONADOS</w:t>
                        </w:r>
                      </w:p>
                    </w:txbxContent>
                  </v:textbox>
                </v:shape>
                <v:shapetype id="_x0000_t109" coordsize="21600,21600" o:spt="109" path="m,l,21600r21600,l21600,xe">
                  <v:stroke joinstyle="miter"/>
                  <v:path gradientshapeok="t" o:connecttype="rect"/>
                </v:shapetype>
                <v:shape id="AutoShape 277" o:spid="_x0000_s1087" type="#_x0000_t109" style="position:absolute;left:4836;top:44761;width:16002;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ILfsMA&#10;AADdAAAADwAAAGRycy9kb3ducmV2LnhtbERPTWvCQBC9C/0PyxS86UaxaqOrSEugFwvGgtchOybB&#10;7GzcXU38991Cwds83uest71pxJ2cry0rmIwTEMSF1TWXCn6O2WgJwgdkjY1lUvAgD9vNy2CNqbYd&#10;H+ieh1LEEPYpKqhCaFMpfVGRQT+2LXHkztYZDBG6UmqHXQw3jZwmyVwarDk2VNjSR0XFJb8ZBf6m&#10;z5/u+zS77pfd4vR+zNrZPlNq+NrvViAC9eEp/nd/6Tj/bTKFv2/iC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ILfsMAAADdAAAADwAAAAAAAAAAAAAAAACYAgAAZHJzL2Rv&#10;d25yZXYueG1sUEsFBgAAAAAEAAQA9QAAAIgDAAAAAA==&#10;">
                  <v:textbox inset="5.04pt,2.52pt,5.04pt,2.52pt">
                    <w:txbxContent>
                      <w:p w:rsidR="00802395" w:rsidRPr="00BE6012" w:rsidRDefault="00802395" w:rsidP="00CE34B8">
                        <w:pPr>
                          <w:jc w:val="both"/>
                          <w:rPr>
                            <w:rFonts w:ascii="Arial" w:hAnsi="Arial" w:cs="Arial"/>
                            <w:sz w:val="17"/>
                          </w:rPr>
                        </w:pPr>
                        <w:r w:rsidRPr="00BE6012">
                          <w:rPr>
                            <w:rFonts w:ascii="Arial" w:hAnsi="Arial" w:cs="Arial"/>
                            <w:sz w:val="17"/>
                          </w:rPr>
                          <w:t>Colabore al brigadista con la investigación y evaluación de daños</w:t>
                        </w:r>
                      </w:p>
                    </w:txbxContent>
                  </v:textbox>
                </v:shape>
                <v:shape id="AutoShape 278" o:spid="_x0000_s1088" type="#_x0000_t116" style="position:absolute;left:23023;width:9642;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TB8UA&#10;AADdAAAADwAAAGRycy9kb3ducmV2LnhtbESPT2sCMRDF74LfIYzQi9Ssf1pka5TFIuhRK4i3YTNm&#10;l24mSxLd7bdvhEJvM7w37/dmteltIx7kQ+1YwXSSgSAuna7ZKDh/7V6XIEJE1tg4JgU/FGCzHg5W&#10;mGvX8ZEep2hECuGQo4IqxjaXMpQVWQwT1xIn7ea8xZhWb6T22KVw28hZlr1LizUnQoUtbSsqv093&#10;myC+065Yjs2i282uPjuYz4svlHoZ9cUHiEh9/Df/Xe91qv82ncPzmzSC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9MHxQAAAN0AAAAPAAAAAAAAAAAAAAAAAJgCAABkcnMv&#10;ZG93bnJldi54bWxQSwUGAAAAAAQABAD1AAAAigMAAAAA&#10;" fillcolor="#769535" stroked="f">
                  <v:fill color2="#9cc746" rotate="t" angle="180" colors="0 #769535;52429f #9bc348;1 #9cc746" focus="100%" type="gradient">
                    <o:fill v:ext="view" type="gradientUnscaled"/>
                  </v:fill>
                  <v:shadow on="t" color="black" opacity="22936f" origin=",.5" offset="0,.63889mm"/>
                  <v:textbox inset="5.04pt,2.52pt,5.04pt,2.52pt">
                    <w:txbxContent>
                      <w:p w:rsidR="00802395" w:rsidRPr="00BE6012" w:rsidRDefault="00802395" w:rsidP="00CE34B8">
                        <w:pPr>
                          <w:rPr>
                            <w:rFonts w:ascii="Arial" w:hAnsi="Arial" w:cs="Arial"/>
                            <w:b/>
                            <w:sz w:val="17"/>
                          </w:rPr>
                        </w:pPr>
                        <w:r>
                          <w:rPr>
                            <w:rFonts w:ascii="Arial" w:hAnsi="Arial" w:cs="Arial"/>
                            <w:b/>
                            <w:sz w:val="17"/>
                          </w:rPr>
                          <w:t>INU</w:t>
                        </w:r>
                        <w:r w:rsidRPr="00BE6012">
                          <w:rPr>
                            <w:rFonts w:ascii="Arial" w:hAnsi="Arial" w:cs="Arial"/>
                            <w:b/>
                            <w:sz w:val="17"/>
                          </w:rPr>
                          <w:t>ND</w:t>
                        </w:r>
                        <w:r>
                          <w:rPr>
                            <w:rFonts w:ascii="Arial" w:hAnsi="Arial" w:cs="Arial"/>
                            <w:b/>
                            <w:sz w:val="17"/>
                          </w:rPr>
                          <w:t>AC</w:t>
                        </w:r>
                        <w:r w:rsidRPr="00BE6012">
                          <w:rPr>
                            <w:rFonts w:ascii="Arial" w:hAnsi="Arial" w:cs="Arial"/>
                            <w:b/>
                            <w:sz w:val="17"/>
                          </w:rPr>
                          <w:t>IO</w:t>
                        </w:r>
                        <w:r>
                          <w:rPr>
                            <w:rFonts w:ascii="Arial" w:hAnsi="Arial" w:cs="Arial"/>
                            <w:b/>
                            <w:sz w:val="17"/>
                          </w:rPr>
                          <w:t>N</w:t>
                        </w:r>
                      </w:p>
                    </w:txbxContent>
                  </v:textbox>
                </v:shape>
                <v:shape id="AutoShape 279" o:spid="_x0000_s1089" type="#_x0000_t109" style="position:absolute;left:16266;top:4171;width:22860;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c2kcMA&#10;AADdAAAADwAAAGRycy9kb3ducmV2LnhtbERPS2vCQBC+F/wPyxS81Y2SVpu6iiiBXhR8gNchOyah&#10;2dm4u5r477sFobf5+J4zX/amEXdyvrasYDxKQBAXVtdcKjgd87cZCB+QNTaWScGDPCwXg5c5Ztp2&#10;vKf7IZQihrDPUEEVQptJ6YuKDPqRbYkjd7HOYIjQlVI77GK4aeQkST6kwZpjQ4UtrSsqfg43o8Df&#10;9GXjduf0up110/PnMW/Tba7U8LVffYEI1Id/8dP9reP893EKf9/EE+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c2kcMAAADdAAAADwAAAAAAAAAAAAAAAACYAgAAZHJzL2Rv&#10;d25yZXYueG1sUEsFBgAAAAAEAAQA9QAAAIgDAAAAAA==&#10;">
                  <v:textbox inset="5.04pt,2.52pt,5.04pt,2.52pt">
                    <w:txbxContent>
                      <w:p w:rsidR="00802395" w:rsidRPr="00BE6012" w:rsidRDefault="00802395" w:rsidP="00CE34B8">
                        <w:pPr>
                          <w:jc w:val="center"/>
                          <w:rPr>
                            <w:rFonts w:ascii="Arial" w:hAnsi="Arial" w:cs="Arial"/>
                            <w:sz w:val="16"/>
                            <w:szCs w:val="16"/>
                          </w:rPr>
                        </w:pPr>
                        <w:r w:rsidRPr="00BE6012">
                          <w:rPr>
                            <w:rFonts w:ascii="Arial" w:hAnsi="Arial" w:cs="Arial"/>
                            <w:sz w:val="16"/>
                            <w:szCs w:val="16"/>
                          </w:rPr>
                          <w:t>Mantenga la calma y actué con rapidez</w:t>
                        </w:r>
                      </w:p>
                    </w:txbxContent>
                  </v:textbox>
                </v:shape>
                <v:shape id="AutoShape 280" o:spid="_x0000_s1090" type="#_x0000_t109" style="position:absolute;left:16266;top:9328;width:23834;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uTCsMA&#10;AADdAAAADwAAAGRycy9kb3ducmV2LnhtbERPTYvCMBC9L/gfwgje1lTRXa1GEaXgxYVVwevQjG2x&#10;mdQk2vrvNwsLe5vH+5zlujO1eJLzlWUFo2ECgji3uuJCwfmUvc9A+ICssbZMCl7kYb3qvS0x1bbl&#10;b3oeQyFiCPsUFZQhNKmUPi/JoB/ahjhyV+sMhghdIbXDNoabWo6T5EMarDg2lNjQtqT8dnwYBf6h&#10;rzv3dZncD7P28zI/Zc3kkCk16HebBYhAXfgX/7n3Os6fjqbw+008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uTCsMAAADdAAAADwAAAAAAAAAAAAAAAACYAgAAZHJzL2Rv&#10;d25yZXYueG1sUEsFBgAAAAAEAAQA9QAAAIgDAAAAAA==&#10;">
                  <v:textbox inset="5.04pt,2.52pt,5.04pt,2.52pt">
                    <w:txbxContent>
                      <w:p w:rsidR="00802395" w:rsidRPr="00BE6012" w:rsidRDefault="00802395" w:rsidP="00CE34B8">
                        <w:pPr>
                          <w:jc w:val="center"/>
                          <w:rPr>
                            <w:rFonts w:ascii="Arial" w:hAnsi="Arial" w:cs="Arial"/>
                            <w:sz w:val="17"/>
                          </w:rPr>
                        </w:pPr>
                        <w:r w:rsidRPr="00BE6012">
                          <w:rPr>
                            <w:rFonts w:ascii="Arial" w:hAnsi="Arial" w:cs="Arial"/>
                            <w:sz w:val="17"/>
                          </w:rPr>
                          <w:t>Suspenda las actividades que esté realizando</w:t>
                        </w:r>
                      </w:p>
                    </w:txbxContent>
                  </v:textbox>
                </v:shape>
                <v:shape id="AutoShape 281" o:spid="_x0000_s1091" type="#_x0000_t109" style="position:absolute;left:16266;top:17900;width:2286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kNfcMA&#10;AADdAAAADwAAAGRycy9kb3ducmV2LnhtbERPTYvCMBC9C/6HMIK3NXVxXa1GkZWCFxdWBa9DM7bF&#10;ZlKTaOu/3ywseJvH+5zlujO1eJDzlWUF41ECgji3uuJCwemYvc1A+ICssbZMCp7kYb3q95aYatvy&#10;Dz0OoRAxhH2KCsoQmlRKn5dk0I9sQxy5i3UGQ4SukNphG8NNLd+TZCoNVhwbSmzoq6T8ergbBf6u&#10;L1v3fZ7c9rP28zw/Zs1knyk1HHSbBYhAXXiJ/907Hed/jKf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kNfcMAAADdAAAADwAAAAAAAAAAAAAAAACYAgAAZHJzL2Rv&#10;d25yZXYueG1sUEsFBgAAAAAEAAQA9QAAAIgDAAAAAA==&#10;">
                  <v:textbox inset="5.04pt,2.52pt,5.04pt,2.52pt">
                    <w:txbxContent>
                      <w:p w:rsidR="00802395" w:rsidRPr="00BE6012" w:rsidRDefault="00802395" w:rsidP="00CE34B8">
                        <w:pPr>
                          <w:jc w:val="center"/>
                          <w:rPr>
                            <w:rFonts w:ascii="Arial" w:hAnsi="Arial" w:cs="Arial"/>
                            <w:sz w:val="17"/>
                          </w:rPr>
                        </w:pPr>
                        <w:r w:rsidRPr="00BE6012">
                          <w:rPr>
                            <w:rFonts w:ascii="Arial" w:hAnsi="Arial" w:cs="Arial"/>
                            <w:sz w:val="17"/>
                          </w:rPr>
                          <w:t>Interrumpa el suministro de energía de los equipos o máquinas</w:t>
                        </w:r>
                      </w:p>
                      <w:p w:rsidR="00802395" w:rsidRPr="00BE6012" w:rsidRDefault="00802395" w:rsidP="00CE34B8">
                        <w:pPr>
                          <w:rPr>
                            <w:rFonts w:ascii="Arial" w:hAnsi="Arial" w:cs="Arial"/>
                            <w:sz w:val="17"/>
                          </w:rPr>
                        </w:pPr>
                      </w:p>
                    </w:txbxContent>
                  </v:textbox>
                </v:shape>
                <v:shape id="AutoShape 282" o:spid="_x0000_s1092" type="#_x0000_t109" style="position:absolute;left:16266;top:13328;width:22860;height:1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o5sMA&#10;AADdAAAADwAAAGRycy9kb3ducmV2LnhtbERPTYvCMBC9C/6HMII3TV3cVatRZKXgxYVVwevQjG2x&#10;mdQk2vrvNwsLe5vH+5zVpjO1eJLzlWUFk3ECgji3uuJCwfmUjeYgfEDWWFsmBS/ysFn3eytMtW35&#10;m57HUIgYwj5FBWUITSqlz0sy6Me2IY7c1TqDIUJXSO2wjeGmlm9J8iENVhwbSmzos6T8dnwYBf6h&#10;rzv3dZneD/N2dlmcsmZ6yJQaDrrtEkSgLvyL/9x7Hee/T2bw+008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Wo5sMAAADdAAAADwAAAAAAAAAAAAAAAACYAgAAZHJzL2Rv&#10;d25yZXYueG1sUEsFBgAAAAAEAAQA9QAAAIgDAAAAAA==&#10;">
                  <v:textbox inset="5.04pt,2.52pt,5.04pt,2.52pt">
                    <w:txbxContent>
                      <w:p w:rsidR="00802395" w:rsidRPr="00BE6012" w:rsidRDefault="00802395" w:rsidP="00CE34B8">
                        <w:pPr>
                          <w:jc w:val="center"/>
                          <w:rPr>
                            <w:rFonts w:ascii="Arial" w:hAnsi="Arial" w:cs="Arial"/>
                            <w:sz w:val="17"/>
                          </w:rPr>
                        </w:pPr>
                        <w:r w:rsidRPr="00BE6012">
                          <w:rPr>
                            <w:rFonts w:ascii="Arial" w:hAnsi="Arial" w:cs="Arial"/>
                            <w:sz w:val="17"/>
                          </w:rPr>
                          <w:t>Notifique la detección de la emergencia</w:t>
                        </w:r>
                      </w:p>
                    </w:txbxContent>
                  </v:textbox>
                </v:shape>
                <v:shape id="AutoShape 283" o:spid="_x0000_s1093" type="#_x0000_t109" style="position:absolute;left:16266;top:22567;width:22860;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o8lMYA&#10;AADdAAAADwAAAGRycy9kb3ducmV2LnhtbESPQWvCQBCF7wX/wzJCb3Wj2NamrlIsAS8WqgWvQ3ZM&#10;QrOz6e5q4r/vHARvM7w3732zXA+uVRcKsfFsYDrJQBGX3jZcGfg5FE8LUDEhW2w9k4ErRVivRg9L&#10;zK3v+Zsu+1QpCeGYo4E6pS7XOpY1OYwT3xGLdvLBYZI1VNoG7CXctXqWZS/aYcPSUGNHm5rK3/3Z&#10;GYhne/oMX8f5327Rvx7fDkU33xXGPI6Hj3dQiYZ0N9+ut1bwn6eCK9/ICHr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o8lMYAAADdAAAADwAAAAAAAAAAAAAAAACYAgAAZHJz&#10;L2Rvd25yZXYueG1sUEsFBgAAAAAEAAQA9QAAAIsDAAAAAA==&#10;">
                  <v:textbox inset="5.04pt,2.52pt,5.04pt,2.52pt">
                    <w:txbxContent>
                      <w:p w:rsidR="00802395" w:rsidRPr="00BE6012" w:rsidRDefault="00802395" w:rsidP="00CE34B8">
                        <w:pPr>
                          <w:rPr>
                            <w:rFonts w:ascii="Arial" w:hAnsi="Arial" w:cs="Arial"/>
                            <w:sz w:val="17"/>
                          </w:rPr>
                        </w:pPr>
                        <w:r>
                          <w:rPr>
                            <w:rFonts w:ascii="Arial" w:hAnsi="Arial" w:cs="Arial"/>
                            <w:sz w:val="17"/>
                          </w:rPr>
                          <w:t>Aléjese de ventanales y estructuras de metal y vidrio</w:t>
                        </w:r>
                      </w:p>
                    </w:txbxContent>
                  </v:textbox>
                </v:shape>
                <v:shape id="AutoShape 284" o:spid="_x0000_s1094" type="#_x0000_t109" style="position:absolute;left:32665;top:35600;width:18230;height:4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aZD8MA&#10;AADdAAAADwAAAGRycy9kb3ducmV2LnhtbERPTYvCMBC9L/gfwgje1lRxV61GEaXgxYVVwevQjG2x&#10;mdQk2vrvNwsLe5vH+5zlujO1eJLzlWUFo2ECgji3uuJCwfmUvc9A+ICssbZMCl7kYb3qvS0x1bbl&#10;b3oeQyFiCPsUFZQhNKmUPi/JoB/ahjhyV+sMhghdIbXDNoabWo6T5FMarDg2lNjQtqT8dnwYBf6h&#10;rzv3dZncD7N2epmfsmZyyJQa9LvNAkSgLvyL/9x7Hed/jObw+008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aZD8MAAADdAAAADwAAAAAAAAAAAAAAAACYAgAAZHJzL2Rv&#10;d25yZXYueG1sUEsFBgAAAAAEAAQA9QAAAIgDAAAAAA==&#10;">
                  <v:textbox inset="5.04pt,2.52pt,5.04pt,2.52pt">
                    <w:txbxContent>
                      <w:p w:rsidR="00802395" w:rsidRPr="00BE6012" w:rsidRDefault="00802395" w:rsidP="00811EAB">
                        <w:pPr>
                          <w:rPr>
                            <w:rFonts w:ascii="Arial" w:hAnsi="Arial" w:cs="Arial"/>
                            <w:sz w:val="17"/>
                          </w:rPr>
                        </w:pPr>
                        <w:r>
                          <w:rPr>
                            <w:rFonts w:ascii="Arial" w:hAnsi="Arial" w:cs="Arial"/>
                            <w:sz w:val="17"/>
                          </w:rPr>
                          <w:t>Resguárdese en un sitio lejos de cajas de corriente superficies metálicas o aparatos eléctricos y vidrios</w:t>
                        </w:r>
                      </w:p>
                      <w:p w:rsidR="00802395" w:rsidRPr="00BE6012" w:rsidRDefault="00802395" w:rsidP="00CE34B8">
                        <w:pPr>
                          <w:jc w:val="center"/>
                          <w:rPr>
                            <w:rFonts w:ascii="Arial" w:hAnsi="Arial" w:cs="Arial"/>
                            <w:sz w:val="17"/>
                          </w:rPr>
                        </w:pPr>
                        <w:r w:rsidRPr="00BE6012">
                          <w:rPr>
                            <w:rFonts w:ascii="Arial" w:hAnsi="Arial" w:cs="Arial"/>
                            <w:sz w:val="17"/>
                          </w:rPr>
                          <w:t>Avise al personal del área  afectada</w:t>
                        </w:r>
                      </w:p>
                    </w:txbxContent>
                  </v:textbox>
                </v:shape>
                <v:shape id="AutoShape 285" o:spid="_x0000_s1095" type="#_x0000_t110" style="position:absolute;left:20838;top:28759;width:13716;height:8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yPTMYA&#10;AADdAAAADwAAAGRycy9kb3ducmV2LnhtbESPT2/CMAzF75P4DpEn7TbSVYKNQkD80aSpl2ls3K3G&#10;a8sapyQZlG+PD5N2s/We3/t5sRpcp84UYuvZwNM4A0VcedtybeDr8/XxBVRMyBY7z2TgShFWy9Hd&#10;AgvrL/xB532qlYRwLNBAk1JfaB2rhhzGse+JRfv2wWGSNdTaBrxIuOt0nmVT7bBlaWiwp21D1c/+&#10;1xk4tbMTvwcqZ3l5vB76zbF8znfGPNwP6zmoREP6N/9dv1nBn+TCL9/ICHp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yPTMYAAADdAAAADwAAAAAAAAAAAAAAAACYAgAAZHJz&#10;L2Rvd25yZXYueG1sUEsFBgAAAAAEAAQA9QAAAIsDAAAAAA==&#10;" fillcolor="#9eeaff" strokecolor="#40a7c2">
                  <v:fill color2="#e4f9ff" rotate="t" angle="180" colors="0 #9eeaff;22938f #bbefff;1 #e4f9ff" focus="100%" type="gradient"/>
                  <v:shadow on="t" color="black" opacity="24903f" origin=",.5" offset="0,.55556mm"/>
                  <v:textbox inset="5.04pt,2.52pt,5.04pt,2.52pt">
                    <w:txbxContent>
                      <w:p w:rsidR="00802395" w:rsidRPr="00BE6012" w:rsidRDefault="00802395" w:rsidP="00CE34B8">
                        <w:pPr>
                          <w:rPr>
                            <w:rFonts w:ascii="Arial" w:hAnsi="Arial" w:cs="Arial"/>
                            <w:sz w:val="17"/>
                          </w:rPr>
                        </w:pPr>
                        <w:r>
                          <w:rPr>
                            <w:rFonts w:ascii="Arial" w:hAnsi="Arial" w:cs="Arial"/>
                            <w:sz w:val="17"/>
                          </w:rPr>
                          <w:t xml:space="preserve">    Hay    victimas</w:t>
                        </w:r>
                      </w:p>
                    </w:txbxContent>
                  </v:textbox>
                </v:shape>
                <v:rect id="Rectangle 286" o:spid="_x0000_s1096" style="position:absolute;left:11694;top:31165;width:2470;height:1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RcEA&#10;AADdAAAADwAAAGRycy9kb3ducmV2LnhtbERP24rCMBB9F/Yfwiz4pqmCRbpG2V1YUGHFy37A0IxN&#10;sZmUJvby92ZB8G0O5zqrTW8r0VLjS8cKZtMEBHHudMmFgr/Lz2QJwgdkjZVjUjCQh836bbTCTLuO&#10;T9SeQyFiCPsMFZgQ6kxKnxuy6KeuJo7c1TUWQ4RNIXWDXQy3lZwnSSotlhwbDNb0bSi/ne9WweW3&#10;SryRh3RYbr/63Z7xGDQqNX7vPz9ABOrDS/x0b3Wcv5jP4P+beIJ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3xEXBAAAA3QAAAA8AAAAAAAAAAAAAAAAAmAIAAGRycy9kb3du&#10;cmV2LnhtbFBLBQYAAAAABAAEAPUAAACGAwAAAAA=&#10;">
                  <v:textbox inset="5.04pt,2.52pt,5.04pt,2.52pt">
                    <w:txbxContent>
                      <w:p w:rsidR="00802395" w:rsidRPr="00BE6012" w:rsidRDefault="00802395" w:rsidP="00CE34B8">
                        <w:pPr>
                          <w:rPr>
                            <w:rFonts w:ascii="Arial" w:hAnsi="Arial" w:cs="Arial"/>
                            <w:sz w:val="17"/>
                          </w:rPr>
                        </w:pPr>
                        <w:r w:rsidRPr="00BE6012">
                          <w:rPr>
                            <w:rFonts w:ascii="Arial" w:hAnsi="Arial" w:cs="Arial"/>
                            <w:sz w:val="17"/>
                          </w:rPr>
                          <w:t>Si</w:t>
                        </w:r>
                      </w:p>
                    </w:txbxContent>
                  </v:textbox>
                </v:rect>
                <v:rect id="Rectangle 287" o:spid="_x0000_s1097" style="position:absolute;left:39233;top:31153;width:3683;height:1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VaMsIA&#10;AADdAAAADwAAAGRycy9kb3ducmV2LnhtbERP3WrCMBS+H/gO4Qi7m+kKK6UzLU4Q3MDhdA9waM6a&#10;YnNSmsy2b78IA+/Ox/d71tVkO3GlwbeOFTyvEhDEtdMtNwq+z7unHIQPyBo7x6RgJg9VuXhYY6Hd&#10;yF90PYVGxBD2BSowIfSFlL42ZNGvXE8cuR83WAwRDo3UA44x3HYyTZJMWmw5NhjsaWuovpx+rYLz&#10;oUu8kZ/ZnO/fpvcPxmPQqNTjctq8ggg0hbv4373Xcf5LmsLtm3iC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JVoywgAAAN0AAAAPAAAAAAAAAAAAAAAAAJgCAABkcnMvZG93&#10;bnJldi54bWxQSwUGAAAAAAQABAD1AAAAhwMAAAAA&#10;">
                  <v:textbox inset="5.04pt,2.52pt,5.04pt,2.52pt">
                    <w:txbxContent>
                      <w:p w:rsidR="00802395" w:rsidRPr="00BE6012" w:rsidRDefault="00802395" w:rsidP="00CE34B8">
                        <w:pPr>
                          <w:rPr>
                            <w:rFonts w:ascii="Arial" w:hAnsi="Arial" w:cs="Arial"/>
                            <w:sz w:val="16"/>
                            <w:szCs w:val="16"/>
                            <w:lang w:val="es-MX"/>
                          </w:rPr>
                        </w:pPr>
                        <w:r w:rsidRPr="00BE6012">
                          <w:rPr>
                            <w:rFonts w:ascii="Arial" w:hAnsi="Arial" w:cs="Arial"/>
                            <w:sz w:val="16"/>
                            <w:szCs w:val="16"/>
                            <w:lang w:val="es-MX"/>
                          </w:rPr>
                          <w:t>NO</w:t>
                        </w:r>
                      </w:p>
                    </w:txbxContent>
                  </v:textbox>
                </v:rect>
                <v:shape id="AutoShape 288" o:spid="_x0000_s1098" type="#_x0000_t109" style="position:absolute;left:4476;top:35603;width:16822;height:4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JkWMMA&#10;AADdAAAADwAAAGRycy9kb3ducmV2LnhtbERPS2vCQBC+C/6HZQq91U2tr0ZXKZWAFwvVgtchOybB&#10;7GzcXU38965Q8DYf33MWq87U4krOV5YVvA8SEMS51RUXCv722dsMhA/IGmvLpOBGHlbLfm+BqbYt&#10;/9J1FwoRQ9inqKAMoUml9HlJBv3ANsSRO1pnMEToCqkdtjHc1HKYJBNpsOLYUGJD3yXlp93FKPAX&#10;fVy7n8PovJ2108PnPmtG20yp15fuaw4iUBee4n/3Rsf54+EHPL6JJ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JkWMMAAADdAAAADwAAAAAAAAAAAAAAAACYAgAAZHJzL2Rv&#10;d25yZXYueG1sUEsFBgAAAAAEAAQA9QAAAIgDAAAAAA==&#10;">
                  <v:textbox inset="5.04pt,2.52pt,5.04pt,2.52pt">
                    <w:txbxContent>
                      <w:p w:rsidR="00802395" w:rsidRPr="00BE6012" w:rsidRDefault="00802395" w:rsidP="00811EAB">
                        <w:pPr>
                          <w:rPr>
                            <w:rFonts w:ascii="Arial" w:hAnsi="Arial" w:cs="Arial"/>
                            <w:sz w:val="17"/>
                          </w:rPr>
                        </w:pPr>
                        <w:r w:rsidRPr="00BE6012">
                          <w:rPr>
                            <w:rFonts w:ascii="Arial" w:hAnsi="Arial" w:cs="Arial"/>
                            <w:sz w:val="17"/>
                          </w:rPr>
                          <w:t>Espere la llegada del personal de brigada</w:t>
                        </w:r>
                      </w:p>
                      <w:p w:rsidR="00802395" w:rsidRPr="00BE6012" w:rsidRDefault="00802395" w:rsidP="00CE34B8">
                        <w:pPr>
                          <w:rPr>
                            <w:rFonts w:ascii="Arial" w:hAnsi="Arial" w:cs="Arial"/>
                            <w:sz w:val="17"/>
                          </w:rPr>
                        </w:pPr>
                      </w:p>
                    </w:txbxContent>
                  </v:textbox>
                </v:shape>
                <v:shape id="AutoShape 289" o:spid="_x0000_s1099" type="#_x0000_t109" style="position:absolute;left:5979;top:51568;width:13716;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v8LMMA&#10;AADdAAAADwAAAGRycy9kb3ducmV2LnhtbERPS2vCQBC+F/wPywje6kZJq0ZXkZZALxZ8gNchOybB&#10;7GzcXU38991Cobf5+J6z2vSmEQ9yvrasYDJOQBAXVtdcKjgd89c5CB+QNTaWScGTPGzWg5cVZtp2&#10;vKfHIZQihrDPUEEVQptJ6YuKDPqxbYkjd7HOYIjQlVI77GK4aeQ0Sd6lwZpjQ4UtfVRUXA93o8Df&#10;9eXTfZ/T227ezc6LY96mu1yp0bDfLkEE6sO/+M/9peP8t2kKv9/E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v8LMMAAADdAAAADwAAAAAAAAAAAAAAAACYAgAAZHJzL2Rv&#10;d25yZXYueG1sUEsFBgAAAAAEAAQA9QAAAIgDAAAAAA==&#10;">
                  <v:textbox inset="5.04pt,2.52pt,5.04pt,2.52pt">
                    <w:txbxContent>
                      <w:p w:rsidR="00802395" w:rsidRPr="00BE6012" w:rsidRDefault="00802395" w:rsidP="00CE34B8">
                        <w:pPr>
                          <w:jc w:val="center"/>
                          <w:rPr>
                            <w:rFonts w:ascii="Arial" w:hAnsi="Arial" w:cs="Arial"/>
                            <w:sz w:val="17"/>
                          </w:rPr>
                        </w:pPr>
                        <w:r w:rsidRPr="00BE6012">
                          <w:rPr>
                            <w:rFonts w:ascii="Arial" w:hAnsi="Arial" w:cs="Arial"/>
                            <w:sz w:val="17"/>
                          </w:rPr>
                          <w:t>Reinicie labores</w:t>
                        </w:r>
                      </w:p>
                    </w:txbxContent>
                  </v:textbox>
                </v:shape>
                <v:shapetype id="_x0000_t117" coordsize="21600,21600" o:spt="117" path="m4353,l17214,r4386,10800l17214,21600r-12861,l,10800xe">
                  <v:stroke joinstyle="miter"/>
                  <v:path gradientshapeok="t" o:connecttype="rect" textboxrect="4353,0,17214,21600"/>
                </v:shapetype>
                <v:shape id="AutoShape 290" o:spid="_x0000_s1100" type="#_x0000_t117" style="position:absolute;left:30802;top:41615;width:20850;height:5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T9dcMA&#10;AADdAAAADwAAAGRycy9kb3ducmV2LnhtbERPTWsCMRC9F/wPYYTealaroqtRpFARWg9V8Txuxs3i&#10;ZrJNUt3+eyMUepvH+5z5srW1uJIPlWMF/V4GgrhwuuJSwWH//jIBESKyxtoxKfilAMtF52mOuXY3&#10;/qLrLpYihXDIUYGJscmlDIUhi6HnGuLEnZ23GBP0pdQebync1nKQZWNpseLUYLChN0PFZfdjFcjh&#10;+PVo1tF/rwr82Jzs5/SynSj13G1XMxCR2vgv/nNvdJo/Gozg8U06QS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T9dcMAAADdAAAADwAAAAAAAAAAAAAAAACYAgAAZHJzL2Rv&#10;d25yZXYueG1sUEsFBgAAAAAEAAQA9QAAAIgDAAAAAA==&#10;">
                  <v:textbox inset="5.04pt,2.52pt,5.04pt,2.52pt">
                    <w:txbxContent>
                      <w:p w:rsidR="00802395" w:rsidRPr="00BE6012" w:rsidRDefault="00802395" w:rsidP="00CE34B8">
                        <w:pPr>
                          <w:rPr>
                            <w:rFonts w:ascii="Arial" w:hAnsi="Arial" w:cs="Arial"/>
                            <w:sz w:val="17"/>
                          </w:rPr>
                        </w:pPr>
                        <w:r>
                          <w:rPr>
                            <w:rFonts w:ascii="Arial" w:hAnsi="Arial" w:cs="Arial"/>
                            <w:sz w:val="17"/>
                          </w:rPr>
                          <w:t>Resguárdese en lugares altos y lejos de los niveles del agua</w:t>
                        </w:r>
                      </w:p>
                    </w:txbxContent>
                  </v:textbox>
                </v:shape>
                <v:shape id="AutoShape 291" o:spid="_x0000_s1101" type="#_x0000_t110" style="position:absolute;left:33518;top:48094;width:14859;height:9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o8MA&#10;AADdAAAADwAAAGRycy9kb3ducmV2LnhtbERPS2sCMRC+C/0PYQreNNsFbV3NSlsplL2U2nofNuM+&#10;3EzWJOr675uC4G0+vues1oPpxJmcbywreJomIIhLqxuuFPz+fExeQPiArLGzTAqu5GGdP4xWmGl7&#10;4W86b0MlYgj7DBXUIfSZlL6syaCf2p44cnvrDIYIXSW1w0sMN51Mk2QuDTYcG2rs6b2m8rA9GQXH&#10;ZnHkL0fFIi3a665/a4vndKPU+HF4XYIINIS7+Ob+1HH+LJ3D/zfxB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yo8MAAADdAAAADwAAAAAAAAAAAAAAAACYAgAAZHJzL2Rv&#10;d25yZXYueG1sUEsFBgAAAAAEAAQA9QAAAIgDAAAAAA==&#10;" fillcolor="#9eeaff" strokecolor="#40a7c2">
                  <v:fill color2="#e4f9ff" rotate="t" angle="180" colors="0 #9eeaff;22938f #bbefff;1 #e4f9ff" focus="100%" type="gradient"/>
                  <v:shadow on="t" color="black" opacity="24903f" origin=",.5" offset="0,.55556mm"/>
                  <v:textbox inset="5.04pt,2.52pt,5.04pt,2.52pt">
                    <w:txbxContent>
                      <w:p w:rsidR="00802395" w:rsidRPr="00BE6012" w:rsidRDefault="00802395" w:rsidP="00CE34B8">
                        <w:pPr>
                          <w:jc w:val="center"/>
                          <w:rPr>
                            <w:rFonts w:ascii="Arial" w:hAnsi="Arial" w:cs="Arial"/>
                            <w:sz w:val="17"/>
                          </w:rPr>
                        </w:pPr>
                        <w:r w:rsidRPr="00BE6012">
                          <w:rPr>
                            <w:rFonts w:ascii="Arial" w:hAnsi="Arial" w:cs="Arial"/>
                            <w:sz w:val="17"/>
                          </w:rPr>
                          <w:t>Hay personas afectadas</w:t>
                        </w:r>
                      </w:p>
                    </w:txbxContent>
                  </v:textbox>
                </v:shape>
                <v:shape id="AutoShape 292" o:spid="_x0000_s1102" type="#_x0000_t109" style="position:absolute;left:48270;top:63049;width:1454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liW8MA&#10;AADdAAAADwAAAGRycy9kb3ducmV2LnhtbERPS2vCQBC+C/0Pywi96Ubx1egqYgn0otBY8DpkxySY&#10;nU13V5P+e7dQ6G0+vudsdr1pxIOcry0rmIwTEMSF1TWXCr7O2WgFwgdkjY1lUvBDHnbbl8EGU207&#10;/qRHHkoRQ9inqKAKoU2l9EVFBv3YtsSRu1pnMEToSqkddjHcNHKaJAtpsObYUGFLh4qKW343Cvxd&#10;X9/d6TL7Pq665eXtnLWzY6bU67Dfr0EE6sO/+M/9oeP8+XQJv9/EE+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liW8MAAADdAAAADwAAAAAAAAAAAAAAAACYAgAAZHJzL2Rv&#10;d25yZXYueG1sUEsFBgAAAAAEAAQA9QAAAIgDAAAAAA==&#10;">
                  <v:textbox inset="5.04pt,2.52pt,5.04pt,2.52pt">
                    <w:txbxContent>
                      <w:p w:rsidR="00802395" w:rsidRPr="00BE6012" w:rsidRDefault="00802395" w:rsidP="00CE34B8">
                        <w:pPr>
                          <w:rPr>
                            <w:rFonts w:ascii="Arial" w:hAnsi="Arial" w:cs="Arial"/>
                            <w:sz w:val="17"/>
                          </w:rPr>
                        </w:pPr>
                        <w:r>
                          <w:rPr>
                            <w:rFonts w:ascii="Arial" w:hAnsi="Arial" w:cs="Arial"/>
                            <w:sz w:val="6"/>
                            <w:szCs w:val="6"/>
                          </w:rPr>
                          <w:t xml:space="preserve">          </w:t>
                        </w:r>
                        <w:r w:rsidRPr="00BE6012">
                          <w:rPr>
                            <w:rFonts w:ascii="Arial" w:hAnsi="Arial" w:cs="Arial"/>
                            <w:sz w:val="17"/>
                          </w:rPr>
                          <w:t>Evacué siguiendo las instrucciones de los líderes de evacuación</w:t>
                        </w:r>
                      </w:p>
                    </w:txbxContent>
                  </v:textbox>
                </v:shape>
                <v:shape id="AutoShape 293" o:spid="_x0000_s1103" type="#_x0000_t109" style="position:absolute;left:48270;top:55048;width:14255;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b2KcYA&#10;AADdAAAADwAAAGRycy9kb3ducmV2LnhtbESPQWvCQBCF70L/wzKF3nRTsVajq5SWQC8KVcHrkB2T&#10;YHY23V1N+u87h0JvM7w3732z3g6uVXcKsfFs4HmSgSIuvW24MnA6FuMFqJiQLbaeycAPRdhuHkZr&#10;zK3v+Yvuh1QpCeGYo4E6pS7XOpY1OYwT3xGLdvHBYZI1VNoG7CXctXqaZXPtsGFpqLGj95rK6+Hm&#10;DMSbvXyE/Xn2vVv0r+flsehmu8KYp8fhbQUq0ZD+zX/Xn1bwX6a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b2KcYAAADdAAAADwAAAAAAAAAAAAAAAACYAgAAZHJz&#10;L2Rvd25yZXYueG1sUEsFBgAAAAAEAAQA9QAAAIsDAAAAAA==&#10;">
                  <v:textbox inset="5.04pt,2.52pt,5.04pt,2.52pt">
                    <w:txbxContent>
                      <w:p w:rsidR="00802395" w:rsidRPr="00BE6012" w:rsidRDefault="00802395" w:rsidP="00CE34B8">
                        <w:pPr>
                          <w:rPr>
                            <w:rFonts w:ascii="Arial" w:hAnsi="Arial" w:cs="Arial"/>
                            <w:sz w:val="17"/>
                          </w:rPr>
                        </w:pPr>
                        <w:r w:rsidRPr="00BE6012">
                          <w:rPr>
                            <w:rFonts w:ascii="Arial" w:hAnsi="Arial" w:cs="Arial"/>
                            <w:sz w:val="17"/>
                          </w:rPr>
                          <w:t>Espere la llegada de los grupos de control de emergencias</w:t>
                        </w:r>
                      </w:p>
                    </w:txbxContent>
                  </v:textbox>
                </v:shape>
                <v:shape id="AutoShape 294" o:spid="_x0000_s1104" type="#_x0000_t109" style="position:absolute;left:47914;top:70478;width:15215;height:5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pTssMA&#10;AADdAAAADwAAAGRycy9kb3ducmV2LnhtbERPTYvCMBC9C/sfwgjeNFV0V6tRlpWCFxdWF7wOzdgW&#10;m0k3ibb+eyMIe5vH+5zVpjO1uJHzlWUF41ECgji3uuJCwe8xG85B+ICssbZMCu7kYbN+660w1bbl&#10;H7odQiFiCPsUFZQhNKmUPi/JoB/ZhjhyZ+sMhghdIbXDNoabWk6S5F0arDg2lNjQV0n55XA1CvxV&#10;n7fu+zT928/bj9PimDXTfabUoN99LkEE6sK/+OXe6Th/NlnA85t4gl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pTssMAAADdAAAADwAAAAAAAAAAAAAAAACYAgAAZHJzL2Rv&#10;d25yZXYueG1sUEsFBgAAAAAEAAQA9QAAAIgDAAAAAA==&#10;">
                  <v:textbox inset="5.04pt,2.52pt,5.04pt,2.52pt">
                    <w:txbxContent>
                      <w:p w:rsidR="00802395" w:rsidRPr="00BE6012" w:rsidRDefault="00802395" w:rsidP="00CE34B8">
                        <w:pPr>
                          <w:rPr>
                            <w:rFonts w:ascii="Arial" w:hAnsi="Arial" w:cs="Arial"/>
                            <w:sz w:val="17"/>
                          </w:rPr>
                        </w:pPr>
                        <w:r w:rsidRPr="00BE6012">
                          <w:rPr>
                            <w:rFonts w:ascii="Arial" w:hAnsi="Arial" w:cs="Arial"/>
                            <w:sz w:val="17"/>
                          </w:rPr>
                          <w:t>Ubíquese en el punto de reunión y espere instrucciones</w:t>
                        </w:r>
                      </w:p>
                    </w:txbxContent>
                  </v:textbox>
                </v:shape>
                <v:rect id="Rectangle 295" o:spid="_x0000_s1105" style="position:absolute;left:25410;top:51616;width:2823;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Je8cA&#10;AADdAAAADwAAAGRycy9kb3ducmV2LnhtbESPQWsCQQyF7wX/wxChl1JnW1HK6ihatQie1BY8hp04&#10;u7iT2e5Mdf33zaHQW8J7ee/LdN75Wl2pjVVgAy+DDBRxEWzFzsDncfP8BiomZIt1YDJwpwjzWe9h&#10;irkNN97T9ZCckhCOORooU2pyrWNRksc4CA2xaOfQekyytk7bFm8S7mv9mmVj7bFiaSixofeSisvh&#10;xxvw6835w9m0c99Pp+XCrldf9+HKmMd+t5iAStSlf/Pf9dYK/mgo/PKNjK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HSXvHAAAA3QAAAA8AAAAAAAAAAAAAAAAAmAIAAGRy&#10;cy9kb3ducmV2LnhtbFBLBQYAAAAABAAEAPUAAACMAwAAAAA=&#10;">
                  <v:textbox style="mso-fit-shape-to-text:t" inset="5.04pt,2.52pt,5.04pt,2.52pt">
                    <w:txbxContent>
                      <w:p w:rsidR="00802395" w:rsidRPr="00BE6012" w:rsidRDefault="00802395" w:rsidP="00CE34B8">
                        <w:pPr>
                          <w:rPr>
                            <w:rFonts w:ascii="Arial" w:hAnsi="Arial" w:cs="Arial"/>
                            <w:sz w:val="17"/>
                          </w:rPr>
                        </w:pPr>
                        <w:r w:rsidRPr="00BE6012">
                          <w:rPr>
                            <w:rFonts w:ascii="Arial" w:hAnsi="Arial" w:cs="Arial"/>
                            <w:sz w:val="17"/>
                          </w:rPr>
                          <w:t>Si</w:t>
                        </w:r>
                      </w:p>
                    </w:txbxContent>
                  </v:textbox>
                </v:rect>
                <v:rect id="Rectangle 296" o:spid="_x0000_s1106" style="position:absolute;left:53661;top:51717;width:3433;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vs4MQA&#10;AADdAAAADwAAAGRycy9kb3ducmV2LnhtbERPS2sCMRC+C/0PYQQvpWZVLGVrFOsLoaduFXocNmN2&#10;cTNZN1HXf2+Egrf5+J4zmbW2EhdqfOlYwaCfgCDOnS7ZKNj9rt8+QPiArLFyTApu5GE2felMMNXu&#10;yj90yYIRMYR9igqKEOpUSp8XZNH3XU0cuYNrLIYIGyN1g9cYbis5TJJ3abHk2FBgTYuC8mN2tgrs&#10;an3YGB2+zen172uuV8v9bbRUqtdt558gArXhKf53b3WcPx4N4PFNPEF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L7ODEAAAA3QAAAA8AAAAAAAAAAAAAAAAAmAIAAGRycy9k&#10;b3ducmV2LnhtbFBLBQYAAAAABAAEAPUAAACJAwAAAAA=&#10;">
                  <v:textbox style="mso-fit-shape-to-text:t" inset="5.04pt,2.52pt,5.04pt,2.52pt">
                    <w:txbxContent>
                      <w:p w:rsidR="00802395" w:rsidRPr="00BE6012" w:rsidRDefault="00802395" w:rsidP="00CE34B8">
                        <w:pPr>
                          <w:rPr>
                            <w:rFonts w:ascii="Arial" w:hAnsi="Arial" w:cs="Arial"/>
                            <w:sz w:val="17"/>
                          </w:rPr>
                        </w:pPr>
                        <w:r w:rsidRPr="00BE6012">
                          <w:rPr>
                            <w:rFonts w:ascii="Arial" w:hAnsi="Arial" w:cs="Arial"/>
                            <w:sz w:val="17"/>
                          </w:rPr>
                          <w:t>No</w:t>
                        </w:r>
                      </w:p>
                    </w:txbxContent>
                  </v:textbox>
                </v:rect>
                <v:shape id="AutoShape 297" o:spid="_x0000_s1107" type="#_x0000_t109" style="position:absolute;left:20514;top:58432;width:12573;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dXHsMA&#10;AADdAAAADwAAAGRycy9kb3ducmV2LnhtbERPS2vCQBC+C/6HZQq91U2tr0ZXKZWAFwvVgtchOybB&#10;7GzcXU38965Q8DYf33MWq87U4krOV5YVvA8SEMS51RUXCv722dsMhA/IGmvLpOBGHlbLfm+BqbYt&#10;/9J1FwoRQ9inqKAMoUml9HlJBv3ANsSRO1pnMEToCqkdtjHc1HKYJBNpsOLYUGJD3yXlp93FKPAX&#10;fVy7n8PovJ2108PnPmtG20yp15fuaw4iUBee4n/3Rsf5448hPL6JJ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dXHsMAAADdAAAADwAAAAAAAAAAAAAAAACYAgAAZHJzL2Rv&#10;d25yZXYueG1sUEsFBgAAAAAEAAQA9QAAAIgDAAAAAA==&#10;">
                  <v:textbox inset="5.04pt,2.52pt,5.04pt,2.52pt">
                    <w:txbxContent>
                      <w:p w:rsidR="00802395" w:rsidRPr="00BE6012" w:rsidRDefault="00802395" w:rsidP="00CE34B8">
                        <w:pPr>
                          <w:jc w:val="center"/>
                          <w:rPr>
                            <w:rFonts w:ascii="Arial" w:hAnsi="Arial" w:cs="Arial"/>
                            <w:sz w:val="17"/>
                          </w:rPr>
                        </w:pPr>
                        <w:r w:rsidRPr="00BE6012">
                          <w:rPr>
                            <w:rFonts w:ascii="Arial" w:hAnsi="Arial" w:cs="Arial"/>
                            <w:sz w:val="17"/>
                          </w:rPr>
                          <w:t>Preste atención a la víctima, no le abandone</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298" o:spid="_x0000_s1108" type="#_x0000_t123" style="position:absolute;left:64272;top:65335;width:1333;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FNQsIA&#10;AADdAAAADwAAAGRycy9kb3ducmV2LnhtbERP22oCMRB9F/oPYQp906wriqxGEWlLfVBQ9wOGzewF&#10;N5MlSXXbrzeC4NscznWW69604krON5YVjEcJCOLC6oYrBfn5azgH4QOyxtYyKfgjD+vV22CJmbY3&#10;PtL1FCoRQ9hnqKAOocuk9EVNBv3IdsSRK60zGCJ0ldQObzHctDJNkpk02HBsqLGjbU3F5fRrFJSJ&#10;pEM+/v8s9rOyTHc63ebuW6mP936zABGoDy/x0/2j4/zpZAK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sU1CwgAAAN0AAAAPAAAAAAAAAAAAAAAAAJgCAABkcnMvZG93&#10;bnJldi54bWxQSwUGAAAAAAQABAD1AAAAhwMAAAAA&#10;"/>
                <v:shapetype id="_x0000_t32" coordsize="21600,21600" o:spt="32" o:oned="t" path="m,l21600,21600e" filled="f">
                  <v:path arrowok="t" fillok="f" o:connecttype="none"/>
                  <o:lock v:ext="edit" shapetype="t"/>
                </v:shapetype>
                <v:shape id="AutoShape 299" o:spid="_x0000_s1109" type="#_x0000_t32" style="position:absolute;left:27696;top:2470;width:6;height:17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Pq8cIAAADdAAAADwAAAGRycy9kb3ducmV2LnhtbERP32vCMBB+F/Y/hBv4pummjtE1lU0Q&#10;ZC+iDrbHo7m1Yc2lNLGp//0iCL7dx/fzivVoWzFQ741jBU/zDARx5bThWsHXaTt7BeEDssbWMSm4&#10;kId1+TApMNcu8oGGY6hFCmGfo4ImhC6X0lcNWfRz1xEn7tf1FkOCfS11jzGF21Y+Z9mLtGg4NTTY&#10;0aah6u94tgpM3Juh223ix+f3j9eRzGXljFLTx/H9DUSgMdzFN/dOp/mrxRKu36QTZP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IPq8cIAAADdAAAADwAAAAAAAAAAAAAA&#10;AAChAgAAZHJzL2Rvd25yZXYueG1sUEsFBgAAAAAEAAQA+QAAAJADAAAAAA==&#10;">
                  <v:stroke endarrow="block"/>
                </v:shape>
                <v:shape id="AutoShape 300" o:spid="_x0000_s1110" type="#_x0000_t32" style="position:absolute;left:27696;top:6565;width:0;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S8AMQAAADdAAAADwAAAGRycy9kb3ducmV2LnhtbERPS2sCMRC+C/6HMEJvmrVF0a1RpNAi&#10;Sg8+WNrbsJnuLm4mSxJ19debguBtPr7nzBatqcWZnK8sKxgOEhDEudUVFwoO+8/+BIQPyBpry6Tg&#10;Sh4W825nhqm2F97SeRcKEUPYp6igDKFJpfR5SQb9wDbEkfuzzmCI0BVSO7zEcFPL1yQZS4MVx4YS&#10;G/ooKT/uTkbBz2Z6yq7ZN62z4XT9i8742/5LqZdeu3wHEagNT/HDvdJx/uhtBP/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LwAxAAAAN0AAAAPAAAAAAAAAAAA&#10;AAAAAKECAABkcnMvZG93bnJldi54bWxQSwUGAAAAAAQABAD5AAAAkgMAAAAA&#10;">
                  <v:stroke endarrow="block"/>
                </v:shape>
                <v:shape id="AutoShape 301" o:spid="_x0000_s1111" type="#_x0000_t32" style="position:absolute;left:27696;top:11328;width:0;height:2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Yid8UAAADdAAAADwAAAGRycy9kb3ducmV2LnhtbERPTWvCQBC9F/wPywi91Y0tFY3ZiBRa&#10;iqWHqgS9DdkxCWZnw+6qsb/eFQq9zeN9TrboTSvO5HxjWcF4lIAgLq1uuFKw3bw/TUH4gKyxtUwK&#10;ruRhkQ8eMky1vfAPndehEjGEfYoK6hC6VEpf1mTQj2xHHLmDdQZDhK6S2uElhptWPifJRBpsODbU&#10;2NFbTeVxfTIKdl+zU3EtvmlVjGerPTrjfzcfSj0O++UcRKA+/Iv/3J86zn99mc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HYid8UAAADdAAAADwAAAAAAAAAA&#10;AAAAAAChAgAAZHJzL2Rvd25yZXYueG1sUEsFBgAAAAAEAAQA+QAAAJMDAAAAAA==&#10;">
                  <v:stroke endarrow="block"/>
                </v:shape>
                <v:shape id="AutoShape 302" o:spid="_x0000_s1112" type="#_x0000_t32" style="position:absolute;left:27696;top:15281;width:0;height:2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qH7MUAAADdAAAADwAAAGRycy9kb3ducmV2LnhtbERPTWvCQBC9C/0PyxR6040WbU1dRQoV&#10;sXgwltDehuw0Cc3Oht1Vo7++Kwje5vE+Z7boTCOO5HxtWcFwkIAgLqyuuVTwtf/ov4LwAVljY5kU&#10;nMnDYv7Qm2Gq7Yl3dMxCKWII+xQVVCG0qZS+qMigH9iWOHK/1hkMEbpSaoenGG4aOUqSiTRYc2yo&#10;sKX3ioq/7GAUfH9OD/k539ImH043P+iMv+xXSj09dss3EIG6cBff3Gsd54+fX+D6TTxB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qH7MUAAADdAAAADwAAAAAAAAAA&#10;AAAAAAChAgAAZHJzL2Rvd25yZXYueG1sUEsFBgAAAAAEAAQA+QAAAJMDAAAAAA==&#10;">
                  <v:stroke endarrow="block"/>
                </v:shape>
                <v:shape id="AutoShape 303" o:spid="_x0000_s1113" type="#_x0000_t32" style="position:absolute;left:27696;top:21329;width:0;height:1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UTnsgAAADdAAAADwAAAGRycy9kb3ducmV2LnhtbESPT2vCQBDF74V+h2UKvdWNlhaNrlIK&#10;lmLpwT8EvQ3ZMQlmZ8PuqrGfvnMo9DbDe/Peb2aL3rXqQiE2ng0MBxko4tLbhisDu+3yaQwqJmSL&#10;rWcycKMIi/n93Qxz66+8pssmVUpCOOZooE6py7WOZU0O48B3xKIdfXCYZA2VtgGvEu5aPcqyV+2w&#10;YWmosaP3msrT5uwM7L8m5+JWfNOqGE5WBwwu/mw/jHl86N+moBL16d/8d/1pBf/lW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qUTnsgAAADdAAAADwAAAAAA&#10;AAAAAAAAAAChAgAAZHJzL2Rvd25yZXYueG1sUEsFBgAAAAAEAAQA+QAAAJYDAAAAAA==&#10;">
                  <v:stroke endarrow="block"/>
                </v:shape>
                <v:shape id="AutoShape 304" o:spid="_x0000_s1114" type="#_x0000_t32" style="position:absolute;left:27696;top:26517;width:0;height:22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m2BcUAAADdAAAADwAAAGRycy9kb3ducmV2LnhtbERPS2vCQBC+F/wPywi91Y2VFhNdRYRK&#10;sfTgg6C3ITsmwexs2F019td3CwVv8/E9ZzrvTCOu5HxtWcFwkIAgLqyuuVSw3328jEH4gKyxsUwK&#10;7uRhPus9TTHT9sYbum5DKWII+wwVVCG0mZS+qMigH9iWOHIn6wyGCF0ptcNbDDeNfE2Sd2mw5thQ&#10;YUvLiorz9mIUHL7SS37Pv2mdD9P1EZ3xP7uVUs/9bjEBEagLD/G/+1PH+W+j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m2BcUAAADdAAAADwAAAAAAAAAA&#10;AAAAAAChAgAAZHJzL2Rvd25yZXYueG1sUEsFBgAAAAAEAAQA+QAAAJMDAAAAAA==&#10;">
                  <v:stroke endarrow="block"/>
                </v:shape>
                <v:shape id="AutoShape 305" o:spid="_x0000_s1115" type="#_x0000_t32" style="position:absolute;left:34554;top:32080;width:4679;height: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6fj8UAAADdAAAADwAAAGRycy9kb3ducmV2LnhtbESPQWsCMRCF7wX/Q5hCbzVb0VJWo1RB&#10;kF5KtdAeh824G7qZLJu4Wf995yB4m+G9ee+b1Wb0rRqojy6wgZdpAYq4CtZxbeD7tH9+AxUTssU2&#10;MBm4UoTNevKwwtKGzF80HFOtJIRjiQaalLpS61g15DFOQ0cs2jn0HpOsfa1tj1nCfatnRfGqPTqW&#10;hgY72jVU/R0v3oDLn27oDru8/fj5jTaTuy6CM+bpcXxfgko0prv5dn2wgr+YC798IyPo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76fj8UAAADdAAAADwAAAAAAAAAA&#10;AAAAAAChAgAAZHJzL2Rvd25yZXYueG1sUEsFBgAAAAAEAAQA+QAAAJMDAAAAAA==&#10;">
                  <v:stroke endarrow="block"/>
                </v:shape>
                <v:shape id="AutoShape 306" o:spid="_x0000_s1116" type="#_x0000_t32" style="position:absolute;left:14164;top:32134;width:6674;height:8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g6fsIAAADdAAAADwAAAGRycy9kb3ducmV2LnhtbERPS2vCQBC+C/0PyxS86caQio2uUloK&#10;UnrxcehxyI6b0OxsyE41/ntXEHqbj+85q83gW3WmPjaBDcymGSjiKtiGnYHj4XOyABUF2WIbmAxc&#10;KcJm/TRaYWnDhXd03otTKYRjiQZqka7UOlY1eYzT0BEn7hR6j5Jg77Tt8ZLCfavzLJtrjw2nhho7&#10;eq+p+t3/eQM/R//9mhcf3hXuIDuhryYv5saMn4e3JSihQf7FD/fWpvkvxQzu36QT9P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g6fsIAAADdAAAADwAAAAAAAAAAAAAA&#10;AAChAgAAZHJzL2Rvd25yZXYueG1sUEsFBgAAAAAEAAQA+QAAAJADAAAAAA==&#10;">
                  <v:stroke endarrow="block"/>
                </v:shape>
                <v:shape id="AutoShape 307" o:spid="_x0000_s1117" type="#_x0000_t32" style="position:absolute;left:40980;top:33007;width:95;height:2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CkY8IAAADdAAAADwAAAGRycy9kb3ducmV2LnhtbERP32vCMBB+H+x/CDfwbU1XdIxqLE4Y&#10;iC8yHWyPR3O2weZSmqyp/70RBnu7j+/nrarJdmKkwRvHCl6yHARx7bThRsHX6eP5DYQPyBo7x6Tg&#10;Sh6q9ePDCkvtIn/SeAyNSCHsS1TQhtCXUvq6JYs+cz1x4s5usBgSHBqpB4wp3HayyPNXadFwamix&#10;p21L9eX4axWYeDBjv9vG9/33j9eRzHXhjFKzp2mzBBFoCv/iP/dOp/mLeQH3b9IJ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CCkY8IAAADdAAAADwAAAAAAAAAAAAAA&#10;AAChAgAAZHJzL2Rvd25yZXYueG1sUEsFBgAAAAAEAAQA+QAAAJADAAAAAA==&#10;">
                  <v:stroke endarrow="block"/>
                </v:shape>
                <v:shape id="AutoShape 308" o:spid="_x0000_s1118" type="#_x0000_t32" style="position:absolute;left:40948;top:40187;width:32;height:16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wB+MIAAADdAAAADwAAAGRycy9kb3ducmV2LnhtbERP32vCMBB+F/Y/hBv4pummjtE1lU0Q&#10;ZC+iDrbHo7m1Yc2lNLGp//0iCL7dx/fzivVoWzFQ741jBU/zDARx5bThWsHXaTt7BeEDssbWMSm4&#10;kId1+TApMNcu8oGGY6hFCmGfo4ImhC6X0lcNWfRz1xEn7tf1FkOCfS11jzGF21Y+Z9mLtGg4NTTY&#10;0aah6u94tgpM3Juh223ix+f3j9eRzGXljFLTx/H9DUSgMdzFN/dOp/mr5QKu36QTZP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2wB+MIAAADdAAAADwAAAAAAAAAAAAAA&#10;AAChAgAAZHJzL2Rvd25yZXYueG1sUEsFBgAAAAAEAAQA+QAAAJADAAAAAA==&#10;">
                  <v:stroke endarrow="block"/>
                </v:shape>
                <v:shape id="AutoShape 309" o:spid="_x0000_s1119" type="#_x0000_t32" style="position:absolute;left:12837;top:33102;width:95;height:25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WZjMIAAADdAAAADwAAAGRycy9kb3ducmV2LnhtbERP32vCMBB+F/Y/hBv4ZtMNldEZy1YQ&#10;ZC+iDrbHo7m1Yc2lNFlT//tFEHy7j+/nbcrJdmKkwRvHCp6yHARx7bThRsHnebd4AeEDssbOMSm4&#10;kIdy+zDbYKFd5CONp9CIFMK+QAVtCH0hpa9bsugz1xMn7scNFkOCQyP1gDGF204+5/laWjScGlrs&#10;qWqp/j39WQUmHszY76v4/vH17XUkc1k5o9T8cXp7BRFoCnfxzb3Xaf5quYTrN+kE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IWZjMIAAADdAAAADwAAAAAAAAAAAAAA&#10;AAChAgAAZHJzL2Rvd25yZXYueG1sUEsFBgAAAAAEAAQA+QAAAJADAAAAAA==&#10;">
                  <v:stroke endarrow="block"/>
                </v:shape>
                <v:shape id="AutoShape 310" o:spid="_x0000_s1120" type="#_x0000_t32" style="position:absolute;left:12837;top:40303;width:6;height:44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LPfcQAAADdAAAADwAAAGRycy9kb3ducmV2LnhtbERPS2sCMRC+C/6HMEJvmrVU0a1RpNAi&#10;Sg8+WNrbsJnuLm4mSxJ19debguBtPr7nzBatqcWZnK8sKxgOEhDEudUVFwoO+8/+BIQPyBpry6Tg&#10;Sh4W825nhqm2F97SeRcKEUPYp6igDKFJpfR5SQb9wDbEkfuzzmCI0BVSO7zEcFPL1yQZS4MVx4YS&#10;G/ooKT/uTkbBz2Z6yq7ZN62z4XT9i8742/5LqZdeu3wHEagNT/HDvdJx/uhtBP/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os99xAAAAN0AAAAPAAAAAAAAAAAA&#10;AAAAAKECAABkcnMvZG93bnJldi54bWxQSwUGAAAAAAQABAD5AAAAkgMAAAAA&#10;">
                  <v:stroke endarrow="block"/>
                </v:shape>
                <v:shape id="AutoShape 311" o:spid="_x0000_s1121" type="#_x0000_t32" style="position:absolute;left:12837;top:49333;width:6;height:22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RCsUAAADdAAAADwAAAGRycy9kb3ducmV2LnhtbERPTWvCQBC9F/wPywi91Y2lFY3ZiBRa&#10;iqWHqgS9DdkxCWZnw+6qsb/eFQq9zeN9TrboTSvO5HxjWcF4lIAgLq1uuFKw3bw/TUH4gKyxtUwK&#10;ruRhkQ8eMky1vfAPndehEjGEfYoK6hC6VEpf1mTQj2xHHLmDdQZDhK6S2uElhptWPifJRBpsODbU&#10;2NFbTeVxfTIKdl+zU3EtvmlVjGerPTrjfzcfSj0O++UcRKA+/Iv/3J86zn99mc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BRCsUAAADdAAAADwAAAAAAAAAA&#10;AAAAAAChAgAAZHJzL2Rvd25yZXYueG1sUEsFBgAAAAAEAAQA+QAAAJMDAAAAAA==&#10;">
                  <v:stroke endarrow="block"/>
                </v:shape>
                <v:shape id="AutoShape 312" o:spid="_x0000_s1122" type="#_x0000_t32" style="position:absolute;left:40948;top:47047;width:0;height:1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z0kcUAAADdAAAADwAAAGRycy9kb3ducmV2LnhtbERPTWvCQBC9C/0PyxR6041SbU1dRQoV&#10;sXgwltDehuw0Cc3Oht1Vo7++Kwje5vE+Z7boTCOO5HxtWcFwkIAgLqyuuVTwtf/ov4LwAVljY5kU&#10;nMnDYv7Qm2Gq7Yl3dMxCKWII+xQVVCG0qZS+qMigH9iWOHK/1hkMEbpSaoenGG4aOUqSiTRYc2yo&#10;sKX3ioq/7GAUfH9OD/k539ImH043P+iMv+xXSj09dss3EIG6cBff3Gsd54+fX+D6TTxB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z0kcUAAADdAAAADwAAAAAAAAAA&#10;AAAAAAChAgAAZHJzL2Rvd25yZXYueG1sUEsFBgAAAAAEAAQA+QAAAJMDAAAAAA==&#10;">
                  <v:stroke endarrow="block"/>
                </v:shape>
                <v:shape id="AutoShape 313" o:spid="_x0000_s1123" type="#_x0000_t32" style="position:absolute;left:48377;top:52736;width:5284;height:2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iTicUAAADdAAAADwAAAGRycy9kb3ducmV2LnhtbESPQWsCMRCF7wX/Q5hCbzVb0VJWo1RB&#10;kF5KtdAeh824G7qZLJu4Wf995yB4m+G9ee+b1Wb0rRqojy6wgZdpAYq4CtZxbeD7tH9+AxUTssU2&#10;MBm4UoTNevKwwtKGzF80HFOtJIRjiQaalLpS61g15DFOQ0cs2jn0HpOsfa1tj1nCfatnRfGqPTqW&#10;hgY72jVU/R0v3oDLn27oDru8/fj5jTaTuy6CM+bpcXxfgko0prv5dn2wgr+YC658IyPo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iTicUAAADdAAAADwAAAAAAAAAA&#10;AAAAAAChAgAAZHJzL2Rvd25yZXYueG1sUEsFBgAAAAAEAAQA+QAAAJMDAAAAAA==&#10;">
                  <v:stroke endarrow="block"/>
                </v:shape>
                <v:shape id="AutoShape 314" o:spid="_x0000_s1124" type="#_x0000_t32" style="position:absolute;left:28229;top:52635;width:5289;height:3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42eMIAAADdAAAADwAAAGRycy9kb3ducmV2LnhtbERPTWvCQBC9F/oflin0VjcNUTR1lWIp&#10;FPFi9NDjkB03wexsyI6a/vtuoeBtHu9zluvRd+pKQ2wDG3idZKCI62BbdgaOh8+XOagoyBa7wGTg&#10;hyKsV48PSyxtuPGerpU4lUI4lmigEelLrWPdkMc4CT1x4k5h8CgJDk7bAW8p3Hc6z7KZ9thyamiw&#10;p01D9bm6eAPfR79b5MWHd4U7yF5o2+bFzJjnp/H9DZTQKHfxv/vLpvnTYgF/36QT9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42eMIAAADdAAAADwAAAAAAAAAAAAAA&#10;AAChAgAAZHJzL2Rvd25yZXYueG1sUEsFBgAAAAAEAAQA+QAAAJADAAAAAA==&#10;">
                  <v:stroke endarrow="block"/>
                </v:shape>
                <v:shape id="AutoShape 315" o:spid="_x0000_s1125" type="#_x0000_t32" style="position:absolute;left:26800;top:53651;width:19;height:47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cJUsQAAADdAAAADwAAAGRycy9kb3ducmV2LnhtbESPQWvDMAyF74P9B6NBb6uzQUbJ6pat&#10;MCi9lLWD7ShiNTGN5RB7cfrvq0OhN4n39N6n5XrynRppiC6wgZd5AYq4DtZxY+Dn+PW8ABUTssUu&#10;MBm4UIT16vFhiZUNmb9pPKRGSQjHCg20KfWV1rFuyWOch55YtFMYPCZZh0bbAbOE+06/FsWb9uhY&#10;GlrsadNSfT78ewMu793Ybzf5c/f7F20mdymDM2b2NH28g0o0pbv5dr21gl+Wwi/fyAh6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ZwlSxAAAAN0AAAAPAAAAAAAAAAAA&#10;AAAAAKECAABkcnMvZG93bnJldi54bWxQSwUGAAAAAAQABAD5AAAAkgMAAAAA&#10;">
                  <v:stroke endarrow="block"/>
                </v:shape>
                <v:shapetype id="_x0000_t33" coordsize="21600,21600" o:spt="33" o:oned="t" path="m,l21600,r,21600e" filled="f">
                  <v:stroke joinstyle="miter"/>
                  <v:path arrowok="t" fillok="f" o:connecttype="none"/>
                  <o:lock v:ext="edit" shapetype="t"/>
                </v:shapetype>
                <v:shape id="AutoShape 316" o:spid="_x0000_s1126" type="#_x0000_t33" style="position:absolute;left:36109;top:53739;width:2858;height:2147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VqesEAAADdAAAADwAAAGRycy9kb3ducmV2LnhtbERPy6rCMBDdX/AfwgjurqmCcqlGER8g&#10;iAsfoMuhmTbFZlKaqPXvjSDc3RzOc6bz1lbiQY0vHSsY9BMQxJnTJRcKzqfN7x8IH5A1Vo5JwYs8&#10;zGednymm2j35QI9jKEQMYZ+iAhNCnUrpM0MWfd/VxJHLXWMxRNgUUjf4jOG2ksMkGUuLJccGgzUt&#10;DWW3490q2LmrzN3VLPOVufibv6/1ZX9WqtdtFxMQgdrwL/66tzrOH40G8PkmniBn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tWp6wQAAAN0AAAAPAAAAAAAAAAAAAAAA&#10;AKECAABkcnMvZG93bnJldi54bWxQSwUGAAAAAAQABAD5AAAAjwMAAAAA&#10;">
                  <v:stroke endarrow="block"/>
                </v:shape>
                <v:shape id="AutoShape 317" o:spid="_x0000_s1127" type="#_x0000_t32" style="position:absolute;left:55521;top:68764;width:22;height:17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kyvsEAAADdAAAADwAAAGRycy9kb3ducmV2LnhtbERPTYvCMBC9L/gfwgje1lShItUou4Ig&#10;XkRdWI9DM9uGbSaliU3990ZY2Ns83uest4NtRE+dN44VzKYZCOLSacOVgq/r/n0JwgdkjY1jUvAg&#10;D9vN6G2NhXaRz9RfQiVSCPsCFdQhtIWUvqzJop+6ljhxP66zGBLsKqk7jCncNnKeZQtp0XBqqLGl&#10;XU3l7+VuFZh4Mn172MXP4/fN60jmkTuj1GQ8fKxABBrCv/jPfdBpfp7P4fVNOkF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TK+wQAAAN0AAAAPAAAAAAAAAAAAAAAA&#10;AKECAABkcnMvZG93bnJldi54bWxQSwUGAAAAAAQABAD5AAAAjwMAAAAA&#10;">
                  <v:stroke endarrow="block"/>
                </v:shape>
                <v:shape id="AutoShape 318" o:spid="_x0000_s1128" type="#_x0000_t32" style="position:absolute;left:55375;top:53752;width:26;height:12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5kT8QAAADdAAAADwAAAGRycy9kb3ducmV2LnhtbERPS2sCMRC+C/6HMEJvmrVF0a1RpNAi&#10;Sg8+WNrbsJnuLm4mSxJ19debguBtPr7nzBatqcWZnK8sKxgOEhDEudUVFwoO+8/+BIQPyBpry6Tg&#10;Sh4W825nhqm2F97SeRcKEUPYp6igDKFJpfR5SQb9wDbEkfuzzmCI0BVSO7zEcFPL1yQZS4MVx4YS&#10;G/ooKT/uTkbBz2Z6yq7ZN62z4XT9i8742/5LqZdeu3wHEagNT/HDvdJx/mj0Bv/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3mRPxAAAAN0AAAAPAAAAAAAAAAAA&#10;AAAAAKECAABkcnMvZG93bnJldi54bWxQSwUGAAAAAAQABAD5AAAAkgMAAAAA&#10;">
                  <v:stroke endarrow="block"/>
                </v:shape>
                <v:shape id="AutoShape 319" o:spid="_x0000_s1129" type="#_x0000_t32" style="position:absolute;left:55401;top:60763;width:146;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f8O8QAAADdAAAADwAAAGRycy9kb3ducmV2LnhtbERPS2sCMRC+C/6HMEJvmrVU0a1RpNAi&#10;Sg8+WNrbsJnuLm4mSxJ19debguBtPr7nzBatqcWZnK8sKxgOEhDEudUVFwoO+8/+BIQPyBpry6Tg&#10;Sh4W825nhqm2F97SeRcKEUPYp6igDKFJpfR5SQb9wDbEkfuzzmCI0BVSO7zEcFPL1yQZS4MVx4YS&#10;G/ooKT/uTkbBz2Z6yq7ZN62z4XT9i8742/5LqZdeu3wHEagNT/HDvdJx/mj0Bv/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N/w7xAAAAN0AAAAPAAAAAAAAAAAA&#10;AAAAAKECAABkcnMvZG93bnJldi54bWxQSwUGAAAAAAQABAD5AAAAkgMAAAAA&#10;">
                  <v:stroke endarrow="block"/>
                </v:shape>
                <v:shape id="AutoShape 320" o:spid="_x0000_s1130" type="#_x0000_t33" style="position:absolute;left:63179;top:61950;width:5143;height:16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ZlIsIAAADdAAAADwAAAGRycy9kb3ducmV2LnhtbERPS2sCMRC+F/wPYQRvNVHcIlujVGGx&#10;0JMvvA6bcbPtZrJs4rr9902h0Nt8fM9ZbQbXiJ66UHvWMJsqEMSlNzVXGs6n4nkJIkRkg41n0vBN&#10;ATbr0dMKc+MffKD+GCuRQjjkqMHG2OZShtKSwzD1LXHibr5zGBPsKmk6fKRw18i5Ui/SYc2pwWJL&#10;O0vl1/HuNKh5oW773l5pu7CfcvZR2OJw0XoyHt5eQUQa4r/4z/1u0vwsy+D3m3SC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SZlIsIAAADdAAAADwAAAAAAAAAAAAAA&#10;AAChAgAAZHJzL2Rvd25yZXYueG1sUEsFBgAAAAAEAAQA+QAAAJADAAAAAA==&#10;">
                  <v:stroke endarrow="block"/>
                </v:shape>
                <v:shape id="AutoShape 321" o:spid="_x0000_s1131" type="#_x0000_t33" style="position:absolute;left:63185;top:68421;width:5131;height:16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zyDsIAAADdAAAADwAAAGRycy9kb3ducmV2LnhtbERPS4vCMBC+C/sfwgh701RBkW5TWVwF&#10;YfHgA/Q4NNOm2ExKE7X77zeC4G0+vudky9424k6drx0rmIwTEMSF0zVXCk7HzWgBwgdkjY1jUvBH&#10;Hpb5xyDDVLsH7+l+CJWIIexTVGBCaFMpfWHIoh+7ljhypesshgi7SuoOHzHcNnKaJHNpsebYYLCl&#10;laHierhZBb/uIkt3Mavyx5z91d/W+rw7KfU57L+/QATqw1v8cm91nD+bzeH5TTxB5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VzyDsIAAADdAAAADwAAAAAAAAAAAAAA&#10;AAChAgAAZHJzL2Rvd25yZXYueG1sUEsFBgAAAAAEAAQA+QAAAJADAAAAAA==&#10;">
                  <v:stroke endarrow="block"/>
                </v:shape>
                <v:shape id="AutoShape 322" o:spid="_x0000_s1132" type="#_x0000_t32" style="position:absolute;left:62817;top:65906;width:1455;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ViTMQAAADdAAAADwAAAGRycy9kb3ducmV2LnhtbERPS2sCMRC+C/6HMII3zVqw6tYoUmgR&#10;pQcfLO1t2Ex3FzeTJYm69tebguBtPr7nzJetqcWFnK8sKxgNExDEudUVFwqOh4/BFIQPyBpry6Tg&#10;Rh6Wi25njqm2V97RZR8KEUPYp6igDKFJpfR5SQb90DbEkfu1zmCI0BVSO7zGcFPLlyR5lQYrjg0l&#10;NvReUn7an42C7+3snN2yL9pko9nmB53xf4dPpfq9dvUGIlAbnuKHe63j/PF4A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5WJMxAAAAN0AAAAPAAAAAAAAAAAA&#10;AAAAAKECAABkcnMvZG93bnJldi54bWxQSwUGAAAAAAQABAD5AAAAkgMAAAAA&#10;">
                  <v:stroke endarrow="block"/>
                </v:shape>
                <v:shape id="AutoShape 323" o:spid="_x0000_s1133" type="#_x0000_t33" style="position:absolute;left:13026;top:53716;width:19872;height:2025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D58QAAADdAAAADwAAAGRycy9kb3ducmV2LnhtbESPQWvCQBCF7wX/wzKCt7qxYCnRVUQr&#10;CNJDVdDjkJ1kg9nZkF01/nvnUOhthvfmvW/my9436k5drAMbmIwzUMRFsDVXBk7H7fsXqJiQLTaB&#10;ycCTIiwXg7c55jY8+Jfuh1QpCeGYowGXUptrHQtHHuM4tMSilaHzmGTtKm07fEi4b/RHln1qjzVL&#10;g8OW1o6K6+HmDezDRZfh4tblxp3jNd6+7fnnZMxo2K9moBL16d/8d72zgj+dCq58IyPox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j8PnxAAAAN0AAAAPAAAAAAAAAAAA&#10;AAAAAKECAABkcnMvZG93bnJldi54bWxQSwUGAAAAAAQABAD5AAAAkgMAAAAA&#10;">
                  <v:stroke endarrow="block"/>
                </v:shape>
                <v:shape id="AutoShape 325" o:spid="_x0000_s1134" type="#_x0000_t32" style="position:absolute;left:39233;top:14036;width:9144;height:1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2gz8IAAADdAAAADwAAAGRycy9kb3ducmV2LnhtbERP32vCMBB+H/g/hBP2NlOFDu1MiwoD&#10;2cuYCu7xaG5tWHMpTdbU/34ZDHy7j+/nbavJdmKkwRvHCpaLDARx7bThRsHl/Pq0BuEDssbOMSm4&#10;kYeqnD1ssdAu8geNp9CIFMK+QAVtCH0hpa9bsugXridO3JcbLIYEh0bqAWMKt51cZdmztGg4NbTY&#10;06Gl+vv0YxWY+G7G/niI+7frp9eRzC13RqnH+bR7ARFoCnfxv/uo0/w838DfN+kE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2gz8IAAADdAAAADwAAAAAAAAAAAAAA&#10;AAChAgAAZHJzL2Rvd25yZXYueG1sUEsFBgAAAAAEAAQA+QAAAJADAAAAAA==&#10;">
                  <v:stroke endarrow="block"/>
                </v:shape>
                <v:shape id="Conector fuera de página 281" o:spid="_x0000_s1135" type="#_x0000_t177" style="position:absolute;left:48676;top:10264;width:8954;height:7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XqTccA&#10;AADcAAAADwAAAGRycy9kb3ducmV2LnhtbESPQWvCQBSE74L/YXkFL1J3k4OV1FWKIFhRStNS6O2R&#10;fU2C2bchu43Jv3cLBY/DzHzDrLeDbURPna8da0gWCgRx4UzNpYbPj/3jCoQPyAYbx6RhJA/bzXSy&#10;xsy4K79Tn4dSRAj7DDVUIbSZlL6oyKJfuJY4ej+usxii7EppOrxGuG1kqtRSWqw5LlTY0q6i4pL/&#10;Wg3H16fzOC++1KiWyel46b+Tt7TVevYwvDyDCDSEe/i/fTAa0lUCf2fiEZCb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16k3HAAAA3AAAAA8AAAAAAAAAAAAAAAAAmAIAAGRy&#10;cy9kb3ducmV2LnhtbFBLBQYAAAAABAAEAPUAAACMAwAAAAA=&#10;" strokecolor="#c0504d" strokeweight="2pt">
                  <v:path arrowok="t"/>
                  <v:textbox>
                    <w:txbxContent>
                      <w:p w:rsidR="00802395" w:rsidRDefault="00802395" w:rsidP="00CE34B8">
                        <w:pPr>
                          <w:pStyle w:val="NormalWeb"/>
                          <w:spacing w:before="0" w:beforeAutospacing="0" w:after="160" w:afterAutospacing="0" w:line="256" w:lineRule="auto"/>
                        </w:pPr>
                        <w:r>
                          <w:rPr>
                            <w:rFonts w:ascii="Arial" w:eastAsia="Calibri" w:hAnsi="Arial"/>
                            <w:sz w:val="18"/>
                            <w:szCs w:val="18"/>
                          </w:rPr>
                          <w:t>CADENA DE LLAMADO</w:t>
                        </w:r>
                      </w:p>
                    </w:txbxContent>
                  </v:textbox>
                </v:shape>
                <w10:wrap type="square"/>
              </v:group>
            </w:pict>
          </mc:Fallback>
        </mc:AlternateConten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9"/>
        <w:gridCol w:w="7904"/>
      </w:tblGrid>
      <w:tr w:rsidR="00A438F1" w:rsidRPr="00B77E30" w:rsidTr="00A131F1">
        <w:trPr>
          <w:trHeight w:val="170"/>
          <w:jc w:val="center"/>
        </w:trPr>
        <w:tc>
          <w:tcPr>
            <w:tcW w:w="9923" w:type="dxa"/>
            <w:gridSpan w:val="2"/>
            <w:shd w:val="clear" w:color="auto" w:fill="000000"/>
            <w:vAlign w:val="center"/>
          </w:tcPr>
          <w:p w:rsidR="00A438F1" w:rsidRPr="00B77E30" w:rsidRDefault="008310C3" w:rsidP="00EB53D8">
            <w:pPr>
              <w:pStyle w:val="Encabezado"/>
              <w:numPr>
                <w:ilvl w:val="1"/>
                <w:numId w:val="5"/>
              </w:numPr>
              <w:tabs>
                <w:tab w:val="clear" w:pos="4252"/>
                <w:tab w:val="clear" w:pos="8504"/>
              </w:tabs>
              <w:jc w:val="center"/>
              <w:rPr>
                <w:rFonts w:ascii="Arial" w:hAnsi="Arial" w:cs="Arial"/>
                <w:color w:val="FFFFFF"/>
                <w:sz w:val="24"/>
                <w:szCs w:val="24"/>
              </w:rPr>
            </w:pPr>
            <w:r w:rsidRPr="00B77E30">
              <w:rPr>
                <w:rFonts w:ascii="Arial" w:hAnsi="Arial" w:cs="Arial"/>
                <w:b/>
                <w:color w:val="FFFFFF"/>
                <w:sz w:val="24"/>
                <w:szCs w:val="24"/>
              </w:rPr>
              <w:lastRenderedPageBreak/>
              <w:t xml:space="preserve">PROCEDIMIENTO OPERATIVO NORMALIZADO DE ACTUACION </w:t>
            </w:r>
            <w:r w:rsidR="00A438F1" w:rsidRPr="00B77E30">
              <w:rPr>
                <w:rFonts w:ascii="Arial" w:hAnsi="Arial" w:cs="Arial"/>
                <w:b/>
                <w:color w:val="FFFFFF"/>
                <w:sz w:val="24"/>
                <w:szCs w:val="24"/>
              </w:rPr>
              <w:t xml:space="preserve"> EN  CASO DE INCENDIO</w:t>
            </w:r>
            <w:r w:rsidRPr="00B77E30">
              <w:rPr>
                <w:rFonts w:ascii="Arial" w:hAnsi="Arial" w:cs="Arial"/>
                <w:b/>
                <w:color w:val="FFFFFF"/>
                <w:sz w:val="24"/>
                <w:szCs w:val="24"/>
              </w:rPr>
              <w:t xml:space="preserve"> Y FLUJOGRAMA</w:t>
            </w:r>
          </w:p>
        </w:tc>
      </w:tr>
      <w:tr w:rsidR="00A438F1" w:rsidRPr="00B77E30" w:rsidTr="00A131F1">
        <w:trPr>
          <w:trHeight w:val="170"/>
          <w:jc w:val="center"/>
        </w:trPr>
        <w:tc>
          <w:tcPr>
            <w:tcW w:w="2019" w:type="dxa"/>
            <w:vAlign w:val="center"/>
          </w:tcPr>
          <w:p w:rsidR="00A438F1" w:rsidRPr="00B77E30" w:rsidRDefault="00A438F1" w:rsidP="00A131F1">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t>OBJETIVOS</w:t>
            </w:r>
          </w:p>
        </w:tc>
        <w:tc>
          <w:tcPr>
            <w:tcW w:w="7904" w:type="dxa"/>
          </w:tcPr>
          <w:p w:rsidR="00A438F1" w:rsidRPr="00B77E30" w:rsidRDefault="00A438F1" w:rsidP="00A131F1">
            <w:pPr>
              <w:pStyle w:val="Encabezado"/>
              <w:tabs>
                <w:tab w:val="clear" w:pos="4252"/>
                <w:tab w:val="clear" w:pos="8504"/>
              </w:tabs>
              <w:jc w:val="both"/>
              <w:rPr>
                <w:rFonts w:ascii="Arial" w:hAnsi="Arial" w:cs="Arial"/>
                <w:sz w:val="24"/>
                <w:szCs w:val="24"/>
              </w:rPr>
            </w:pPr>
          </w:p>
          <w:p w:rsidR="00A438F1" w:rsidRPr="00B77E30" w:rsidRDefault="00A438F1" w:rsidP="00A131F1">
            <w:pPr>
              <w:pStyle w:val="Encabezado"/>
              <w:tabs>
                <w:tab w:val="clear" w:pos="4252"/>
                <w:tab w:val="clear" w:pos="8504"/>
              </w:tabs>
              <w:jc w:val="both"/>
              <w:rPr>
                <w:rFonts w:ascii="Arial" w:hAnsi="Arial" w:cs="Arial"/>
                <w:sz w:val="24"/>
                <w:szCs w:val="24"/>
              </w:rPr>
            </w:pPr>
            <w:r w:rsidRPr="00B77E30">
              <w:rPr>
                <w:rFonts w:ascii="Arial" w:hAnsi="Arial" w:cs="Arial"/>
                <w:sz w:val="24"/>
                <w:szCs w:val="24"/>
              </w:rPr>
              <w:t>Establecer procedimientos estándar de operación en caso de conatos de incendio e</w:t>
            </w:r>
            <w:r w:rsidR="00532743">
              <w:rPr>
                <w:rFonts w:ascii="Arial" w:hAnsi="Arial" w:cs="Arial"/>
                <w:sz w:val="24"/>
                <w:szCs w:val="24"/>
              </w:rPr>
              <w:t xml:space="preserve"> incendios incipiente</w:t>
            </w:r>
          </w:p>
        </w:tc>
      </w:tr>
      <w:tr w:rsidR="00A438F1" w:rsidRPr="00B77E30" w:rsidTr="00A131F1">
        <w:trPr>
          <w:trHeight w:val="170"/>
          <w:jc w:val="center"/>
        </w:trPr>
        <w:tc>
          <w:tcPr>
            <w:tcW w:w="2019" w:type="dxa"/>
            <w:vAlign w:val="center"/>
          </w:tcPr>
          <w:p w:rsidR="00A438F1" w:rsidRPr="00B77E30" w:rsidRDefault="00A438F1" w:rsidP="00A131F1">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t>PUBLICO EN GENERAL</w:t>
            </w:r>
          </w:p>
        </w:tc>
        <w:tc>
          <w:tcPr>
            <w:tcW w:w="7904" w:type="dxa"/>
          </w:tcPr>
          <w:p w:rsidR="00A438F1" w:rsidRPr="00B77E30" w:rsidRDefault="00A438F1" w:rsidP="00A131F1">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SI USTED DETECTA O SE VE INVOLUCRADO EN UN INCENDIO, DEBE:</w:t>
            </w:r>
          </w:p>
          <w:p w:rsidR="00A438F1" w:rsidRPr="00B77E30" w:rsidRDefault="00A438F1" w:rsidP="00EB53D8">
            <w:pPr>
              <w:pStyle w:val="Encabezado"/>
              <w:numPr>
                <w:ilvl w:val="0"/>
                <w:numId w:val="6"/>
              </w:numPr>
              <w:tabs>
                <w:tab w:val="clear" w:pos="4252"/>
                <w:tab w:val="clear" w:pos="8504"/>
              </w:tabs>
              <w:jc w:val="both"/>
              <w:rPr>
                <w:rFonts w:ascii="Arial" w:hAnsi="Arial" w:cs="Arial"/>
                <w:sz w:val="24"/>
                <w:szCs w:val="24"/>
              </w:rPr>
            </w:pPr>
            <w:r w:rsidRPr="00B77E30">
              <w:rPr>
                <w:rFonts w:ascii="Arial" w:hAnsi="Arial" w:cs="Arial"/>
                <w:sz w:val="24"/>
                <w:szCs w:val="24"/>
              </w:rPr>
              <w:t>Mantener la calma</w:t>
            </w:r>
          </w:p>
          <w:p w:rsidR="00A438F1" w:rsidRPr="00B77E30" w:rsidRDefault="00A438F1" w:rsidP="00EB53D8">
            <w:pPr>
              <w:pStyle w:val="Encabezado"/>
              <w:numPr>
                <w:ilvl w:val="0"/>
                <w:numId w:val="6"/>
              </w:numPr>
              <w:tabs>
                <w:tab w:val="clear" w:pos="4252"/>
                <w:tab w:val="clear" w:pos="8504"/>
              </w:tabs>
              <w:jc w:val="both"/>
              <w:rPr>
                <w:rFonts w:ascii="Arial" w:hAnsi="Arial" w:cs="Arial"/>
                <w:sz w:val="24"/>
                <w:szCs w:val="24"/>
              </w:rPr>
            </w:pPr>
            <w:r w:rsidRPr="00B77E30">
              <w:rPr>
                <w:rFonts w:ascii="Arial" w:hAnsi="Arial" w:cs="Arial"/>
                <w:sz w:val="24"/>
                <w:szCs w:val="24"/>
              </w:rPr>
              <w:t>Suspender inmediatamente las actividades que esté desarrollando</w:t>
            </w:r>
          </w:p>
          <w:p w:rsidR="00A438F1" w:rsidRPr="00B77E30" w:rsidRDefault="00A438F1" w:rsidP="00EB53D8">
            <w:pPr>
              <w:pStyle w:val="Encabezado"/>
              <w:numPr>
                <w:ilvl w:val="0"/>
                <w:numId w:val="6"/>
              </w:numPr>
              <w:tabs>
                <w:tab w:val="clear" w:pos="4252"/>
                <w:tab w:val="clear" w:pos="8504"/>
              </w:tabs>
              <w:jc w:val="both"/>
              <w:rPr>
                <w:rFonts w:ascii="Arial" w:hAnsi="Arial" w:cs="Arial"/>
                <w:sz w:val="24"/>
                <w:szCs w:val="24"/>
              </w:rPr>
            </w:pPr>
            <w:r w:rsidRPr="00B77E30">
              <w:rPr>
                <w:rFonts w:ascii="Arial" w:hAnsi="Arial" w:cs="Arial"/>
                <w:sz w:val="24"/>
                <w:szCs w:val="24"/>
              </w:rPr>
              <w:t xml:space="preserve">Notificar al brigadista más cercano. </w:t>
            </w:r>
          </w:p>
          <w:p w:rsidR="00A438F1" w:rsidRPr="00B77E30" w:rsidRDefault="00A438F1" w:rsidP="00EB53D8">
            <w:pPr>
              <w:pStyle w:val="Encabezado"/>
              <w:numPr>
                <w:ilvl w:val="0"/>
                <w:numId w:val="6"/>
              </w:numPr>
              <w:tabs>
                <w:tab w:val="clear" w:pos="4252"/>
                <w:tab w:val="clear" w:pos="8504"/>
              </w:tabs>
              <w:jc w:val="both"/>
              <w:rPr>
                <w:rFonts w:ascii="Arial" w:hAnsi="Arial" w:cs="Arial"/>
                <w:sz w:val="24"/>
                <w:szCs w:val="24"/>
              </w:rPr>
            </w:pPr>
            <w:r w:rsidRPr="00B77E30">
              <w:rPr>
                <w:rFonts w:ascii="Arial" w:hAnsi="Arial" w:cs="Arial"/>
                <w:sz w:val="24"/>
                <w:szCs w:val="24"/>
              </w:rPr>
              <w:t>Interrumpir inmediatamente el suministro eléctrico a equipos y maquinaria.</w:t>
            </w:r>
          </w:p>
          <w:p w:rsidR="00A438F1" w:rsidRPr="00B77E30" w:rsidRDefault="00A438F1" w:rsidP="00EB53D8">
            <w:pPr>
              <w:pStyle w:val="Encabezado"/>
              <w:numPr>
                <w:ilvl w:val="0"/>
                <w:numId w:val="6"/>
              </w:numPr>
              <w:tabs>
                <w:tab w:val="clear" w:pos="4252"/>
                <w:tab w:val="clear" w:pos="8504"/>
              </w:tabs>
              <w:jc w:val="both"/>
              <w:rPr>
                <w:rFonts w:ascii="Arial" w:hAnsi="Arial" w:cs="Arial"/>
                <w:sz w:val="24"/>
                <w:szCs w:val="24"/>
              </w:rPr>
            </w:pPr>
            <w:r w:rsidRPr="00B77E30">
              <w:rPr>
                <w:rFonts w:ascii="Arial" w:hAnsi="Arial" w:cs="Arial"/>
                <w:sz w:val="24"/>
                <w:szCs w:val="24"/>
              </w:rPr>
              <w:t>Si está capacitado, tome el medio de extinción apropiado (extintor/manguera contra incendio) y controle el fuego; caso contrario, aléjese del área, espere la llegada de los grupos de apoyo y siga sus instrucciones.</w:t>
            </w:r>
          </w:p>
          <w:p w:rsidR="00A438F1" w:rsidRPr="00B77E30" w:rsidRDefault="00A438F1" w:rsidP="00EB53D8">
            <w:pPr>
              <w:pStyle w:val="Encabezado"/>
              <w:numPr>
                <w:ilvl w:val="0"/>
                <w:numId w:val="6"/>
              </w:numPr>
              <w:tabs>
                <w:tab w:val="clear" w:pos="4252"/>
                <w:tab w:val="clear" w:pos="8504"/>
              </w:tabs>
              <w:jc w:val="both"/>
              <w:rPr>
                <w:rFonts w:ascii="Arial" w:hAnsi="Arial" w:cs="Arial"/>
                <w:sz w:val="24"/>
                <w:szCs w:val="24"/>
              </w:rPr>
            </w:pPr>
            <w:r w:rsidRPr="00B77E30">
              <w:rPr>
                <w:rFonts w:ascii="Arial" w:hAnsi="Arial" w:cs="Arial"/>
                <w:sz w:val="24"/>
                <w:szCs w:val="24"/>
              </w:rPr>
              <w:t>Si existen víctimas y usted NO TIENE entrenamiento en primeros auxilios, acompañe a la víctima mientras llegan los grupos de apoyo.</w:t>
            </w:r>
          </w:p>
          <w:p w:rsidR="00A438F1" w:rsidRPr="00B77E30" w:rsidRDefault="00A438F1" w:rsidP="00EB53D8">
            <w:pPr>
              <w:pStyle w:val="Encabezado"/>
              <w:numPr>
                <w:ilvl w:val="0"/>
                <w:numId w:val="6"/>
              </w:numPr>
              <w:tabs>
                <w:tab w:val="clear" w:pos="4252"/>
                <w:tab w:val="clear" w:pos="8504"/>
              </w:tabs>
              <w:jc w:val="both"/>
              <w:rPr>
                <w:rFonts w:ascii="Arial" w:hAnsi="Arial" w:cs="Arial"/>
                <w:sz w:val="24"/>
                <w:szCs w:val="24"/>
              </w:rPr>
            </w:pPr>
            <w:r w:rsidRPr="00B77E30">
              <w:rPr>
                <w:rFonts w:ascii="Arial" w:hAnsi="Arial" w:cs="Arial"/>
                <w:sz w:val="24"/>
                <w:szCs w:val="24"/>
              </w:rPr>
              <w:t>Si el incendio está fuera de control, aléjese del área y prepárese para una evacuación</w:t>
            </w:r>
          </w:p>
          <w:p w:rsidR="00A438F1" w:rsidRPr="00B77E30" w:rsidRDefault="00A438F1" w:rsidP="00EB53D8">
            <w:pPr>
              <w:pStyle w:val="Encabezado"/>
              <w:numPr>
                <w:ilvl w:val="0"/>
                <w:numId w:val="6"/>
              </w:numPr>
              <w:tabs>
                <w:tab w:val="clear" w:pos="4252"/>
                <w:tab w:val="clear" w:pos="8504"/>
              </w:tabs>
              <w:jc w:val="both"/>
              <w:rPr>
                <w:rFonts w:ascii="Arial" w:hAnsi="Arial" w:cs="Arial"/>
                <w:sz w:val="24"/>
                <w:szCs w:val="24"/>
              </w:rPr>
            </w:pPr>
            <w:r w:rsidRPr="00B77E30">
              <w:rPr>
                <w:rFonts w:ascii="Arial" w:hAnsi="Arial" w:cs="Arial"/>
                <w:sz w:val="24"/>
                <w:szCs w:val="24"/>
              </w:rPr>
              <w:t>En caso de evacuación no debe devolverse por ningún motivo y debe cerrar sin seguro cada puerta que pase para aislar el conato</w:t>
            </w:r>
          </w:p>
          <w:p w:rsidR="00A438F1" w:rsidRPr="00B77E30" w:rsidRDefault="00A438F1" w:rsidP="00EB53D8">
            <w:pPr>
              <w:pStyle w:val="Encabezado"/>
              <w:numPr>
                <w:ilvl w:val="0"/>
                <w:numId w:val="6"/>
              </w:numPr>
              <w:tabs>
                <w:tab w:val="clear" w:pos="4252"/>
                <w:tab w:val="clear" w:pos="8504"/>
              </w:tabs>
              <w:jc w:val="both"/>
              <w:rPr>
                <w:rFonts w:ascii="Arial" w:hAnsi="Arial" w:cs="Arial"/>
                <w:sz w:val="24"/>
                <w:szCs w:val="24"/>
              </w:rPr>
            </w:pPr>
            <w:r w:rsidRPr="00B77E30">
              <w:rPr>
                <w:rFonts w:ascii="Arial" w:hAnsi="Arial" w:cs="Arial"/>
                <w:sz w:val="24"/>
                <w:szCs w:val="24"/>
              </w:rPr>
              <w:t>Si el humo le impide ver, desplácese a gatas</w:t>
            </w:r>
          </w:p>
          <w:p w:rsidR="00A438F1" w:rsidRPr="00B77E30" w:rsidRDefault="00A438F1" w:rsidP="00532743">
            <w:pPr>
              <w:pStyle w:val="Encabezado"/>
              <w:numPr>
                <w:ilvl w:val="0"/>
                <w:numId w:val="6"/>
              </w:numPr>
              <w:tabs>
                <w:tab w:val="clear" w:pos="4252"/>
                <w:tab w:val="clear" w:pos="8504"/>
              </w:tabs>
              <w:jc w:val="both"/>
              <w:rPr>
                <w:rFonts w:ascii="Arial" w:hAnsi="Arial" w:cs="Arial"/>
                <w:sz w:val="24"/>
                <w:szCs w:val="24"/>
              </w:rPr>
            </w:pPr>
            <w:r w:rsidRPr="00B77E30">
              <w:rPr>
                <w:rFonts w:ascii="Arial" w:hAnsi="Arial" w:cs="Arial"/>
                <w:sz w:val="24"/>
                <w:szCs w:val="24"/>
              </w:rPr>
              <w:t>Este atento a las instrucciones de los grupos de apoyo.</w:t>
            </w:r>
          </w:p>
        </w:tc>
      </w:tr>
      <w:tr w:rsidR="00A438F1" w:rsidRPr="00B77E30" w:rsidTr="00A131F1">
        <w:trPr>
          <w:trHeight w:val="170"/>
          <w:jc w:val="center"/>
        </w:trPr>
        <w:tc>
          <w:tcPr>
            <w:tcW w:w="2019" w:type="dxa"/>
            <w:vAlign w:val="center"/>
          </w:tcPr>
          <w:p w:rsidR="00A438F1" w:rsidRPr="00B77E30" w:rsidRDefault="00A438F1" w:rsidP="00A131F1">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t>COE</w:t>
            </w:r>
          </w:p>
        </w:tc>
        <w:tc>
          <w:tcPr>
            <w:tcW w:w="7904" w:type="dxa"/>
          </w:tcPr>
          <w:p w:rsidR="00A438F1" w:rsidRPr="00B77E30" w:rsidRDefault="00A438F1" w:rsidP="00A131F1">
            <w:pPr>
              <w:pStyle w:val="Encabezado"/>
              <w:tabs>
                <w:tab w:val="clear" w:pos="4252"/>
                <w:tab w:val="clear" w:pos="8504"/>
              </w:tabs>
              <w:jc w:val="both"/>
              <w:rPr>
                <w:rFonts w:ascii="Arial" w:hAnsi="Arial" w:cs="Arial"/>
                <w:sz w:val="24"/>
                <w:szCs w:val="24"/>
              </w:rPr>
            </w:pPr>
            <w:r w:rsidRPr="00B77E30">
              <w:rPr>
                <w:rFonts w:ascii="Arial" w:hAnsi="Arial" w:cs="Arial"/>
                <w:b/>
                <w:sz w:val="24"/>
                <w:szCs w:val="24"/>
              </w:rPr>
              <w:t>DIRECTOR DE EMERGENCIAS:</w:t>
            </w:r>
          </w:p>
          <w:p w:rsidR="00A438F1" w:rsidRPr="00532743" w:rsidRDefault="00A438F1" w:rsidP="00532743">
            <w:pPr>
              <w:pStyle w:val="Encabezado"/>
              <w:numPr>
                <w:ilvl w:val="0"/>
                <w:numId w:val="9"/>
              </w:numPr>
              <w:tabs>
                <w:tab w:val="clear" w:pos="4252"/>
                <w:tab w:val="clear" w:pos="8504"/>
              </w:tabs>
              <w:jc w:val="both"/>
              <w:rPr>
                <w:rFonts w:ascii="Arial" w:hAnsi="Arial" w:cs="Arial"/>
                <w:sz w:val="24"/>
                <w:szCs w:val="24"/>
              </w:rPr>
            </w:pPr>
            <w:r w:rsidRPr="00B77E30">
              <w:rPr>
                <w:rFonts w:ascii="Arial" w:hAnsi="Arial" w:cs="Arial"/>
                <w:sz w:val="24"/>
                <w:szCs w:val="24"/>
              </w:rPr>
              <w:t>Determina la evacuación parcial o total</w:t>
            </w:r>
          </w:p>
        </w:tc>
      </w:tr>
      <w:tr w:rsidR="00A438F1" w:rsidRPr="00B77E30" w:rsidTr="00A131F1">
        <w:trPr>
          <w:trHeight w:val="170"/>
          <w:jc w:val="center"/>
        </w:trPr>
        <w:tc>
          <w:tcPr>
            <w:tcW w:w="2019" w:type="dxa"/>
            <w:vAlign w:val="center"/>
          </w:tcPr>
          <w:p w:rsidR="00A438F1" w:rsidRPr="00B77E30" w:rsidRDefault="00A438F1" w:rsidP="00A131F1">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t>BRIGADA DE EMERGENCIA</w:t>
            </w:r>
          </w:p>
        </w:tc>
        <w:tc>
          <w:tcPr>
            <w:tcW w:w="7904" w:type="dxa"/>
          </w:tcPr>
          <w:p w:rsidR="00A438F1" w:rsidRPr="00B77E30" w:rsidRDefault="00A438F1" w:rsidP="00A131F1">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JEFE DE BRIGADA:</w:t>
            </w:r>
          </w:p>
          <w:p w:rsidR="00A438F1" w:rsidRPr="00B77E30" w:rsidRDefault="00A438F1" w:rsidP="00EB53D8">
            <w:pPr>
              <w:pStyle w:val="Encabezado"/>
              <w:numPr>
                <w:ilvl w:val="0"/>
                <w:numId w:val="9"/>
              </w:numPr>
              <w:tabs>
                <w:tab w:val="clear" w:pos="4252"/>
                <w:tab w:val="clear" w:pos="8504"/>
              </w:tabs>
              <w:jc w:val="both"/>
              <w:rPr>
                <w:rFonts w:ascii="Arial" w:hAnsi="Arial" w:cs="Arial"/>
                <w:sz w:val="24"/>
                <w:szCs w:val="24"/>
              </w:rPr>
            </w:pPr>
            <w:r w:rsidRPr="00B77E30">
              <w:rPr>
                <w:rFonts w:ascii="Arial" w:hAnsi="Arial" w:cs="Arial"/>
                <w:sz w:val="24"/>
                <w:szCs w:val="24"/>
              </w:rPr>
              <w:t>Determina acciones específicas para el control del incendio.</w:t>
            </w:r>
          </w:p>
          <w:p w:rsidR="00A438F1" w:rsidRPr="00B77E30" w:rsidRDefault="00A438F1" w:rsidP="00A131F1">
            <w:pPr>
              <w:pStyle w:val="Encabezado"/>
              <w:tabs>
                <w:tab w:val="clear" w:pos="4252"/>
                <w:tab w:val="clear" w:pos="8504"/>
              </w:tabs>
              <w:jc w:val="both"/>
              <w:rPr>
                <w:rFonts w:ascii="Arial" w:hAnsi="Arial" w:cs="Arial"/>
                <w:b/>
                <w:sz w:val="24"/>
                <w:szCs w:val="24"/>
              </w:rPr>
            </w:pPr>
          </w:p>
          <w:p w:rsidR="00A438F1" w:rsidRPr="00B77E30" w:rsidRDefault="00A438F1" w:rsidP="00A131F1">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COORDINADORES DE EVACUACION:</w:t>
            </w:r>
          </w:p>
          <w:p w:rsidR="00A438F1" w:rsidRPr="00B77E30" w:rsidRDefault="00A438F1" w:rsidP="00EB53D8">
            <w:pPr>
              <w:pStyle w:val="Encabezado"/>
              <w:numPr>
                <w:ilvl w:val="0"/>
                <w:numId w:val="9"/>
              </w:numPr>
              <w:tabs>
                <w:tab w:val="clear" w:pos="4252"/>
                <w:tab w:val="clear" w:pos="8504"/>
              </w:tabs>
              <w:jc w:val="both"/>
              <w:rPr>
                <w:rFonts w:ascii="Arial" w:hAnsi="Arial" w:cs="Arial"/>
                <w:sz w:val="24"/>
                <w:szCs w:val="24"/>
              </w:rPr>
            </w:pPr>
            <w:r w:rsidRPr="00B77E30">
              <w:rPr>
                <w:rFonts w:ascii="Arial" w:hAnsi="Arial" w:cs="Arial"/>
                <w:sz w:val="24"/>
                <w:szCs w:val="24"/>
              </w:rPr>
              <w:t>Participan en la acción de combate contraincendios</w:t>
            </w:r>
          </w:p>
          <w:p w:rsidR="00A438F1" w:rsidRPr="00B77E30" w:rsidRDefault="00A438F1" w:rsidP="00A131F1">
            <w:pPr>
              <w:pStyle w:val="Encabezado"/>
              <w:tabs>
                <w:tab w:val="clear" w:pos="4252"/>
                <w:tab w:val="clear" w:pos="8504"/>
              </w:tabs>
              <w:jc w:val="both"/>
              <w:rPr>
                <w:rFonts w:ascii="Arial" w:hAnsi="Arial" w:cs="Arial"/>
                <w:b/>
                <w:sz w:val="24"/>
                <w:szCs w:val="24"/>
              </w:rPr>
            </w:pPr>
          </w:p>
          <w:p w:rsidR="00A438F1" w:rsidRPr="00B77E30" w:rsidRDefault="00A438F1" w:rsidP="00A131F1">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GRUPO CONTRAINCENDIOS:</w:t>
            </w:r>
          </w:p>
          <w:p w:rsidR="00A438F1" w:rsidRPr="00B77E30" w:rsidRDefault="00A438F1" w:rsidP="00EB53D8">
            <w:pPr>
              <w:pStyle w:val="Encabezado"/>
              <w:numPr>
                <w:ilvl w:val="0"/>
                <w:numId w:val="7"/>
              </w:numPr>
              <w:tabs>
                <w:tab w:val="clear" w:pos="4252"/>
                <w:tab w:val="clear" w:pos="8504"/>
              </w:tabs>
              <w:jc w:val="both"/>
              <w:rPr>
                <w:rFonts w:ascii="Arial" w:hAnsi="Arial" w:cs="Arial"/>
                <w:sz w:val="24"/>
                <w:szCs w:val="24"/>
              </w:rPr>
            </w:pPr>
            <w:r w:rsidRPr="00B77E30">
              <w:rPr>
                <w:rFonts w:ascii="Arial" w:hAnsi="Arial" w:cs="Arial"/>
                <w:sz w:val="24"/>
                <w:szCs w:val="24"/>
              </w:rPr>
              <w:t>Actúan en combate contraincendios asegurando el área</w:t>
            </w:r>
          </w:p>
          <w:p w:rsidR="00A438F1" w:rsidRPr="00B77E30" w:rsidRDefault="00A438F1" w:rsidP="00EB53D8">
            <w:pPr>
              <w:pStyle w:val="Encabezado"/>
              <w:numPr>
                <w:ilvl w:val="0"/>
                <w:numId w:val="7"/>
              </w:numPr>
              <w:tabs>
                <w:tab w:val="clear" w:pos="4252"/>
                <w:tab w:val="clear" w:pos="8504"/>
              </w:tabs>
              <w:jc w:val="both"/>
              <w:rPr>
                <w:rFonts w:ascii="Arial" w:hAnsi="Arial" w:cs="Arial"/>
                <w:sz w:val="24"/>
                <w:szCs w:val="24"/>
              </w:rPr>
            </w:pPr>
            <w:r w:rsidRPr="00B77E30">
              <w:rPr>
                <w:rFonts w:ascii="Arial" w:hAnsi="Arial" w:cs="Arial"/>
                <w:sz w:val="24"/>
                <w:szCs w:val="24"/>
              </w:rPr>
              <w:t>Determinan la clase de fuego y a su magnitud</w:t>
            </w:r>
          </w:p>
          <w:p w:rsidR="00A438F1" w:rsidRPr="00B77E30" w:rsidRDefault="00A438F1" w:rsidP="00EB53D8">
            <w:pPr>
              <w:pStyle w:val="Encabezado"/>
              <w:numPr>
                <w:ilvl w:val="0"/>
                <w:numId w:val="7"/>
              </w:numPr>
              <w:tabs>
                <w:tab w:val="clear" w:pos="4252"/>
                <w:tab w:val="clear" w:pos="8504"/>
              </w:tabs>
              <w:jc w:val="both"/>
              <w:rPr>
                <w:rFonts w:ascii="Arial" w:hAnsi="Arial" w:cs="Arial"/>
                <w:sz w:val="24"/>
                <w:szCs w:val="24"/>
              </w:rPr>
            </w:pPr>
            <w:r w:rsidRPr="00B77E30">
              <w:rPr>
                <w:rFonts w:ascii="Arial" w:hAnsi="Arial" w:cs="Arial"/>
                <w:sz w:val="24"/>
                <w:szCs w:val="24"/>
              </w:rPr>
              <w:t>Usan extintor apropiado de acuerdo a la clase de incendio</w:t>
            </w:r>
          </w:p>
          <w:p w:rsidR="00A438F1" w:rsidRPr="00B77E30" w:rsidRDefault="00A438F1" w:rsidP="00EB53D8">
            <w:pPr>
              <w:pStyle w:val="Encabezado"/>
              <w:numPr>
                <w:ilvl w:val="0"/>
                <w:numId w:val="7"/>
              </w:numPr>
              <w:tabs>
                <w:tab w:val="clear" w:pos="4252"/>
                <w:tab w:val="clear" w:pos="8504"/>
              </w:tabs>
              <w:jc w:val="both"/>
              <w:rPr>
                <w:rFonts w:ascii="Arial" w:hAnsi="Arial" w:cs="Arial"/>
                <w:sz w:val="24"/>
                <w:szCs w:val="24"/>
              </w:rPr>
            </w:pPr>
            <w:r w:rsidRPr="00B77E30">
              <w:rPr>
                <w:rFonts w:ascii="Arial" w:hAnsi="Arial" w:cs="Arial"/>
                <w:sz w:val="24"/>
                <w:szCs w:val="24"/>
              </w:rPr>
              <w:t>Usan el sistema hidráulico contra incendio de ser necesario</w:t>
            </w:r>
          </w:p>
          <w:p w:rsidR="00A438F1" w:rsidRPr="00532743" w:rsidRDefault="00A438F1" w:rsidP="00A131F1">
            <w:pPr>
              <w:pStyle w:val="Encabezado"/>
              <w:numPr>
                <w:ilvl w:val="0"/>
                <w:numId w:val="7"/>
              </w:numPr>
              <w:tabs>
                <w:tab w:val="clear" w:pos="4252"/>
                <w:tab w:val="clear" w:pos="8504"/>
              </w:tabs>
              <w:jc w:val="both"/>
              <w:rPr>
                <w:rFonts w:ascii="Arial" w:hAnsi="Arial" w:cs="Arial"/>
                <w:sz w:val="24"/>
                <w:szCs w:val="24"/>
              </w:rPr>
            </w:pPr>
            <w:r w:rsidRPr="00B77E30">
              <w:rPr>
                <w:rFonts w:ascii="Arial" w:hAnsi="Arial" w:cs="Arial"/>
                <w:sz w:val="24"/>
                <w:szCs w:val="24"/>
              </w:rPr>
              <w:t xml:space="preserve">Cortan suministros de energía y combustibles en maquinaria y equipos </w:t>
            </w:r>
          </w:p>
          <w:p w:rsidR="00A438F1" w:rsidRPr="00B77E30" w:rsidRDefault="00A438F1" w:rsidP="00A131F1">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OTROS GRUPOS:</w:t>
            </w:r>
          </w:p>
          <w:p w:rsidR="00A438F1" w:rsidRPr="00B77E30" w:rsidRDefault="00A438F1" w:rsidP="00EB53D8">
            <w:pPr>
              <w:pStyle w:val="Encabezado"/>
              <w:numPr>
                <w:ilvl w:val="0"/>
                <w:numId w:val="8"/>
              </w:numPr>
              <w:tabs>
                <w:tab w:val="clear" w:pos="4252"/>
                <w:tab w:val="clear" w:pos="8504"/>
              </w:tabs>
              <w:jc w:val="both"/>
              <w:rPr>
                <w:rFonts w:ascii="Arial" w:hAnsi="Arial" w:cs="Arial"/>
                <w:sz w:val="24"/>
                <w:szCs w:val="24"/>
              </w:rPr>
            </w:pPr>
            <w:r w:rsidRPr="00B77E30">
              <w:rPr>
                <w:rFonts w:ascii="Arial" w:hAnsi="Arial" w:cs="Arial"/>
                <w:sz w:val="24"/>
                <w:szCs w:val="24"/>
              </w:rPr>
              <w:t xml:space="preserve">Funciones propias del grupo en caso de requerirse </w:t>
            </w:r>
          </w:p>
          <w:p w:rsidR="00A438F1" w:rsidRPr="00B77E30" w:rsidRDefault="00A438F1" w:rsidP="00EB53D8">
            <w:pPr>
              <w:pStyle w:val="Encabezado"/>
              <w:numPr>
                <w:ilvl w:val="0"/>
                <w:numId w:val="8"/>
              </w:numPr>
              <w:tabs>
                <w:tab w:val="clear" w:pos="4252"/>
                <w:tab w:val="clear" w:pos="8504"/>
              </w:tabs>
              <w:jc w:val="both"/>
              <w:rPr>
                <w:rFonts w:ascii="Arial" w:hAnsi="Arial" w:cs="Arial"/>
                <w:sz w:val="24"/>
                <w:szCs w:val="24"/>
              </w:rPr>
            </w:pPr>
            <w:r w:rsidRPr="00B77E30">
              <w:rPr>
                <w:rFonts w:ascii="Arial" w:hAnsi="Arial" w:cs="Arial"/>
                <w:sz w:val="24"/>
                <w:szCs w:val="24"/>
              </w:rPr>
              <w:t>Acciones de apoyo mutuo inter-grupos según plan</w:t>
            </w:r>
          </w:p>
          <w:p w:rsidR="00A438F1" w:rsidRPr="00B77E30" w:rsidRDefault="00A438F1" w:rsidP="00532743">
            <w:pPr>
              <w:pStyle w:val="Encabezado"/>
              <w:numPr>
                <w:ilvl w:val="0"/>
                <w:numId w:val="8"/>
              </w:numPr>
              <w:tabs>
                <w:tab w:val="clear" w:pos="4252"/>
                <w:tab w:val="clear" w:pos="8504"/>
              </w:tabs>
              <w:jc w:val="both"/>
              <w:rPr>
                <w:rFonts w:ascii="Arial" w:hAnsi="Arial" w:cs="Arial"/>
                <w:sz w:val="24"/>
                <w:szCs w:val="24"/>
              </w:rPr>
            </w:pPr>
            <w:r w:rsidRPr="00B77E30">
              <w:rPr>
                <w:rFonts w:ascii="Arial" w:hAnsi="Arial" w:cs="Arial"/>
                <w:sz w:val="24"/>
                <w:szCs w:val="24"/>
              </w:rPr>
              <w:t>Acciones de combate contraincendios según criterio de Jefe de Brigada</w:t>
            </w:r>
          </w:p>
        </w:tc>
      </w:tr>
    </w:tbl>
    <w:p w:rsidR="00A438F1" w:rsidRPr="00B77E30" w:rsidRDefault="00A438F1" w:rsidP="00A438F1">
      <w:pPr>
        <w:pStyle w:val="Encabezado"/>
        <w:tabs>
          <w:tab w:val="clear" w:pos="4252"/>
          <w:tab w:val="clear" w:pos="8504"/>
        </w:tabs>
        <w:jc w:val="both"/>
        <w:rPr>
          <w:rFonts w:ascii="Arial" w:hAnsi="Arial" w:cs="Arial"/>
          <w:sz w:val="24"/>
          <w:szCs w:val="24"/>
        </w:rPr>
      </w:pPr>
    </w:p>
    <w:p w:rsidR="00A438F1" w:rsidRPr="00B77E30" w:rsidRDefault="00A438F1" w:rsidP="00A438F1">
      <w:pPr>
        <w:pStyle w:val="Textoindependiente3"/>
        <w:ind w:left="-851"/>
        <w:rPr>
          <w:rFonts w:ascii="Arial" w:hAnsi="Arial" w:cs="Arial"/>
          <w:b/>
          <w:noProof/>
          <w:color w:val="FF0000"/>
          <w:sz w:val="24"/>
          <w:szCs w:val="24"/>
          <w:lang w:eastAsia="es-CO"/>
        </w:rPr>
      </w:pPr>
      <w:r w:rsidRPr="00B77E30">
        <w:rPr>
          <w:rFonts w:ascii="Arial" w:hAnsi="Arial" w:cs="Arial"/>
          <w:noProof/>
          <w:sz w:val="24"/>
          <w:szCs w:val="24"/>
          <w:lang w:val="es-CO" w:eastAsia="es-CO"/>
        </w:rPr>
        <mc:AlternateContent>
          <mc:Choice Requires="wps">
            <w:drawing>
              <wp:anchor distT="0" distB="0" distL="114300" distR="114300" simplePos="0" relativeHeight="251662336" behindDoc="0" locked="0" layoutInCell="1" allowOverlap="1" wp14:anchorId="3B443F4C" wp14:editId="443D2A90">
                <wp:simplePos x="0" y="0"/>
                <wp:positionH relativeFrom="column">
                  <wp:posOffset>3816985</wp:posOffset>
                </wp:positionH>
                <wp:positionV relativeFrom="paragraph">
                  <wp:posOffset>1251585</wp:posOffset>
                </wp:positionV>
                <wp:extent cx="895350" cy="752475"/>
                <wp:effectExtent l="21590" t="18415" r="16510" b="19685"/>
                <wp:wrapNone/>
                <wp:docPr id="1435" name="Conector fuera de página 1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5350" cy="752475"/>
                        </a:xfrm>
                        <a:prstGeom prst="flowChartOffpageConnector">
                          <a:avLst/>
                        </a:prstGeom>
                        <a:solidFill>
                          <a:srgbClr val="FFFFFF"/>
                        </a:solidFill>
                        <a:ln w="25400">
                          <a:solidFill>
                            <a:srgbClr val="C0504D"/>
                          </a:solidFill>
                          <a:miter lim="800000"/>
                          <a:headEnd/>
                          <a:tailEnd/>
                        </a:ln>
                      </wps:spPr>
                      <wps:txbx>
                        <w:txbxContent>
                          <w:p w:rsidR="00802395" w:rsidRPr="002B1A14" w:rsidRDefault="00802395" w:rsidP="00A438F1">
                            <w:pPr>
                              <w:rPr>
                                <w:rFonts w:ascii="Arial" w:hAnsi="Arial" w:cs="Arial"/>
                                <w:sz w:val="18"/>
                              </w:rPr>
                            </w:pPr>
                            <w:r>
                              <w:rPr>
                                <w:rFonts w:ascii="Arial" w:hAnsi="Arial" w:cs="Arial"/>
                                <w:sz w:val="18"/>
                              </w:rPr>
                              <w:t>CADENA DE LLAMADO</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443F4C" id="Conector fuera de página 1435" o:spid="_x0000_s1136" type="#_x0000_t177" style="position:absolute;left:0;text-align:left;margin-left:300.55pt;margin-top:98.55pt;width:70.5pt;height:5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" strokecolor="#c0504d" strokeweight="2pt">
                <v:path arrowok="t"/>
                <v:textbox>
                  <w:txbxContent>
                    <w:p w:rsidR="00802395" w:rsidRPr="002B1A14" w:rsidRDefault="00802395" w:rsidP="00A438F1">
                      <w:pPr>
                        <w:rPr>
                          <w:rFonts w:ascii="Arial" w:hAnsi="Arial" w:cs="Arial"/>
                          <w:sz w:val="18"/>
                        </w:rPr>
                      </w:pPr>
                      <w:r>
                        <w:rPr>
                          <w:rFonts w:ascii="Arial" w:hAnsi="Arial" w:cs="Arial"/>
                          <w:sz w:val="18"/>
                        </w:rPr>
                        <w:t>CADENA DE LLAMADO</w:t>
                      </w:r>
                    </w:p>
                  </w:txbxContent>
                </v:textbox>
              </v:shape>
            </w:pict>
          </mc:Fallback>
        </mc:AlternateContent>
      </w:r>
      <w:r w:rsidRPr="00B77E30">
        <w:rPr>
          <w:rFonts w:ascii="Arial" w:hAnsi="Arial" w:cs="Arial"/>
          <w:b/>
          <w:noProof/>
          <w:color w:val="FF0000"/>
          <w:sz w:val="24"/>
          <w:szCs w:val="24"/>
          <w:lang w:val="es-CO" w:eastAsia="es-CO"/>
        </w:rPr>
        <mc:AlternateContent>
          <mc:Choice Requires="wpc">
            <w:drawing>
              <wp:inline distT="0" distB="0" distL="0" distR="0" wp14:anchorId="7996BBFD" wp14:editId="26B6C568">
                <wp:extent cx="7122160" cy="7656830"/>
                <wp:effectExtent l="0" t="0" r="21590" b="1270"/>
                <wp:docPr id="1434" name="Lienzo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83" name="AutoShape 274">
                          <a:hlinkClick r:id="rId23"/>
                        </wps:cNvPr>
                        <wps:cNvSpPr>
                          <a:spLocks noChangeArrowheads="1"/>
                        </wps:cNvSpPr>
                        <wps:spPr bwMode="auto">
                          <a:xfrm>
                            <a:off x="2861099" y="7240928"/>
                            <a:ext cx="974100" cy="273601"/>
                          </a:xfrm>
                          <a:prstGeom prst="flowChartTerminator">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rsidR="00802395" w:rsidRPr="00BE6012" w:rsidRDefault="00802395" w:rsidP="00A438F1">
                              <w:pPr>
                                <w:jc w:val="center"/>
                                <w:rPr>
                                  <w:rFonts w:ascii="Arial" w:hAnsi="Arial" w:cs="Arial"/>
                                  <w:b/>
                                  <w:sz w:val="17"/>
                                </w:rPr>
                              </w:pPr>
                              <w:r w:rsidRPr="00BE6012">
                                <w:rPr>
                                  <w:rFonts w:ascii="Arial" w:hAnsi="Arial" w:cs="Arial"/>
                                  <w:b/>
                                  <w:sz w:val="17"/>
                                </w:rPr>
                                <w:t>FIN</w:t>
                              </w:r>
                            </w:p>
                          </w:txbxContent>
                        </wps:txbx>
                        <wps:bodyPr rot="0" vert="horz" wrap="square" lIns="64008" tIns="32004" rIns="64008" bIns="32004" anchor="t" anchorCtr="0" upright="1">
                          <a:noAutofit/>
                        </wps:bodyPr>
                      </wps:wsp>
                      <wps:wsp>
                        <wps:cNvPr id="1384" name="AutoShape 275">
                          <a:hlinkClick r:id="rId24"/>
                        </wps:cNvPr>
                        <wps:cNvSpPr>
                          <a:spLocks noChangeArrowheads="1"/>
                        </wps:cNvSpPr>
                        <wps:spPr bwMode="auto">
                          <a:xfrm>
                            <a:off x="6208199" y="5619122"/>
                            <a:ext cx="914400" cy="800103"/>
                          </a:xfrm>
                          <a:prstGeom prst="flowChartOffpageConnector">
                            <a:avLst/>
                          </a:prstGeom>
                          <a:solidFill>
                            <a:srgbClr val="FFFFFF"/>
                          </a:solidFill>
                          <a:ln w="25400">
                            <a:solidFill>
                              <a:srgbClr val="9BBB59"/>
                            </a:solidFill>
                            <a:miter lim="800000"/>
                            <a:headEnd/>
                            <a:tailEnd/>
                          </a:ln>
                        </wps:spPr>
                        <wps:txbx>
                          <w:txbxContent>
                            <w:p w:rsidR="00802395" w:rsidRPr="00BE6012" w:rsidRDefault="00802395" w:rsidP="00A438F1">
                              <w:pPr>
                                <w:autoSpaceDE w:val="0"/>
                                <w:autoSpaceDN w:val="0"/>
                                <w:adjustRightInd w:val="0"/>
                                <w:rPr>
                                  <w:rFonts w:ascii="Arial" w:hAnsi="Arial" w:cs="Arial"/>
                                  <w:sz w:val="17"/>
                                </w:rPr>
                              </w:pPr>
                              <w:r w:rsidRPr="00BE6012">
                                <w:rPr>
                                  <w:rFonts w:ascii="Arial" w:hAnsi="Arial" w:cs="Arial"/>
                                  <w:sz w:val="17"/>
                                </w:rPr>
                                <w:t>EVACUACION</w:t>
                              </w:r>
                            </w:p>
                            <w:p w:rsidR="00802395" w:rsidRPr="00BE6012" w:rsidRDefault="00802395" w:rsidP="00A438F1">
                              <w:pPr>
                                <w:jc w:val="center"/>
                                <w:rPr>
                                  <w:rFonts w:ascii="Arial" w:hAnsi="Arial" w:cs="Arial"/>
                                  <w:sz w:val="17"/>
                                </w:rPr>
                              </w:pPr>
                              <w:r w:rsidRPr="00BE6012">
                                <w:rPr>
                                  <w:rFonts w:ascii="Arial" w:hAnsi="Arial" w:cs="Arial"/>
                                  <w:sz w:val="17"/>
                                </w:rPr>
                                <w:t>GENERAL</w:t>
                              </w:r>
                            </w:p>
                          </w:txbxContent>
                        </wps:txbx>
                        <wps:bodyPr rot="0" vert="horz" wrap="square" lIns="64008" tIns="32004" rIns="64008" bIns="32004" anchor="t" anchorCtr="0" upright="1">
                          <a:noAutofit/>
                        </wps:bodyPr>
                      </wps:wsp>
                      <wps:wsp>
                        <wps:cNvPr id="1385" name="AutoShape 276">
                          <a:hlinkClick r:id="rId25"/>
                        </wps:cNvPr>
                        <wps:cNvSpPr>
                          <a:spLocks noChangeArrowheads="1"/>
                        </wps:cNvSpPr>
                        <wps:spPr bwMode="auto">
                          <a:xfrm>
                            <a:off x="6208199" y="6797627"/>
                            <a:ext cx="914400" cy="764603"/>
                          </a:xfrm>
                          <a:prstGeom prst="flowChartOffpageConnector">
                            <a:avLst/>
                          </a:prstGeom>
                          <a:solidFill>
                            <a:srgbClr val="FFFFFF"/>
                          </a:solidFill>
                          <a:ln w="25400">
                            <a:solidFill>
                              <a:srgbClr val="9BBB59"/>
                            </a:solidFill>
                            <a:miter lim="800000"/>
                            <a:headEnd/>
                            <a:tailEnd/>
                          </a:ln>
                        </wps:spPr>
                        <wps:txbx>
                          <w:txbxContent>
                            <w:p w:rsidR="00802395" w:rsidRPr="00BE6012" w:rsidRDefault="00802395" w:rsidP="00014260">
                              <w:pPr>
                                <w:autoSpaceDE w:val="0"/>
                                <w:autoSpaceDN w:val="0"/>
                                <w:adjustRightInd w:val="0"/>
                                <w:rPr>
                                  <w:rFonts w:ascii="Arial" w:hAnsi="Arial" w:cs="Arial"/>
                                  <w:sz w:val="16"/>
                                  <w:szCs w:val="16"/>
                                </w:rPr>
                              </w:pPr>
                              <w:r w:rsidRPr="00BE6012">
                                <w:rPr>
                                  <w:rFonts w:ascii="Arial" w:hAnsi="Arial" w:cs="Arial"/>
                                  <w:sz w:val="16"/>
                                  <w:szCs w:val="16"/>
                                </w:rPr>
                                <w:t>EVACUACION</w:t>
                              </w:r>
                              <w:r>
                                <w:rPr>
                                  <w:rFonts w:ascii="Arial" w:hAnsi="Arial" w:cs="Arial"/>
                                  <w:sz w:val="16"/>
                                  <w:szCs w:val="16"/>
                                </w:rPr>
                                <w:t xml:space="preserve"> DE</w:t>
                              </w:r>
                            </w:p>
                            <w:p w:rsidR="00802395" w:rsidRPr="00BE6012" w:rsidRDefault="00802395" w:rsidP="00014260">
                              <w:pPr>
                                <w:autoSpaceDE w:val="0"/>
                                <w:autoSpaceDN w:val="0"/>
                                <w:adjustRightInd w:val="0"/>
                                <w:jc w:val="center"/>
                                <w:rPr>
                                  <w:rFonts w:ascii="Arial" w:hAnsi="Arial" w:cs="Arial"/>
                                  <w:sz w:val="16"/>
                                  <w:szCs w:val="16"/>
                                </w:rPr>
                              </w:pPr>
                              <w:r>
                                <w:rPr>
                                  <w:rFonts w:ascii="Arial" w:hAnsi="Arial" w:cs="Arial"/>
                                  <w:sz w:val="16"/>
                                  <w:szCs w:val="16"/>
                                </w:rPr>
                                <w:t>DE</w:t>
                              </w:r>
                              <w:r w:rsidRPr="00BE6012">
                                <w:rPr>
                                  <w:rFonts w:ascii="Arial" w:hAnsi="Arial" w:cs="Arial"/>
                                  <w:sz w:val="16"/>
                                  <w:szCs w:val="16"/>
                                </w:rPr>
                                <w:t>LESIONADOS</w:t>
                              </w:r>
                            </w:p>
                          </w:txbxContent>
                        </wps:txbx>
                        <wps:bodyPr rot="0" vert="horz" wrap="square" lIns="64008" tIns="32004" rIns="64008" bIns="32004" anchor="t" anchorCtr="0" upright="1">
                          <a:noAutofit/>
                        </wps:bodyPr>
                      </wps:wsp>
                      <wps:wsp>
                        <wps:cNvPr id="1386" name="AutoShape 277"/>
                        <wps:cNvSpPr>
                          <a:spLocks noChangeArrowheads="1"/>
                        </wps:cNvSpPr>
                        <wps:spPr bwMode="auto">
                          <a:xfrm>
                            <a:off x="35999" y="4476118"/>
                            <a:ext cx="1600200" cy="457202"/>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A438F1">
                              <w:pPr>
                                <w:jc w:val="both"/>
                                <w:rPr>
                                  <w:rFonts w:ascii="Arial" w:hAnsi="Arial" w:cs="Arial"/>
                                  <w:sz w:val="17"/>
                                </w:rPr>
                              </w:pPr>
                              <w:r w:rsidRPr="00BE6012">
                                <w:rPr>
                                  <w:rFonts w:ascii="Arial" w:hAnsi="Arial" w:cs="Arial"/>
                                  <w:sz w:val="17"/>
                                </w:rPr>
                                <w:t>Colabore al brigadista con la investigación y evaluación de daños</w:t>
                              </w:r>
                            </w:p>
                          </w:txbxContent>
                        </wps:txbx>
                        <wps:bodyPr rot="0" vert="horz" wrap="square" lIns="64008" tIns="32004" rIns="64008" bIns="32004" anchor="t" anchorCtr="0" upright="1">
                          <a:noAutofit/>
                        </wps:bodyPr>
                      </wps:wsp>
                      <wps:wsp>
                        <wps:cNvPr id="1387" name="AutoShape 278"/>
                        <wps:cNvSpPr>
                          <a:spLocks noChangeArrowheads="1"/>
                        </wps:cNvSpPr>
                        <wps:spPr bwMode="auto">
                          <a:xfrm>
                            <a:off x="1918699" y="0"/>
                            <a:ext cx="807700" cy="247001"/>
                          </a:xfrm>
                          <a:prstGeom prst="flowChartTerminator">
                            <a:avLst/>
                          </a:prstGeom>
                          <a:gradFill rotWithShape="1">
                            <a:gsLst>
                              <a:gs pos="0">
                                <a:srgbClr val="769535"/>
                              </a:gs>
                              <a:gs pos="80000">
                                <a:srgbClr val="9BC348"/>
                              </a:gs>
                              <a:gs pos="100000">
                                <a:srgbClr val="9CC746"/>
                              </a:gs>
                            </a:gsLst>
                            <a:lin ang="16200000"/>
                          </a:gradFill>
                          <a:ln>
                            <a:noFill/>
                          </a:ln>
                          <a:effectLst>
                            <a:outerShdw dist="23000" dir="5400000" rotWithShape="0">
                              <a:srgbClr val="000000">
                                <a:alpha val="34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802395" w:rsidRPr="00BE6012" w:rsidRDefault="00802395" w:rsidP="00A438F1">
                              <w:pPr>
                                <w:rPr>
                                  <w:rFonts w:ascii="Arial" w:hAnsi="Arial" w:cs="Arial"/>
                                  <w:b/>
                                  <w:sz w:val="17"/>
                                </w:rPr>
                              </w:pPr>
                              <w:r w:rsidRPr="00BE6012">
                                <w:rPr>
                                  <w:rFonts w:ascii="Arial" w:hAnsi="Arial" w:cs="Arial"/>
                                  <w:b/>
                                  <w:sz w:val="17"/>
                                </w:rPr>
                                <w:t>INCENDIO</w:t>
                              </w:r>
                            </w:p>
                          </w:txbxContent>
                        </wps:txbx>
                        <wps:bodyPr rot="0" vert="horz" wrap="square" lIns="64008" tIns="32004" rIns="64008" bIns="32004" anchor="t" anchorCtr="0" upright="1">
                          <a:noAutofit/>
                        </wps:bodyPr>
                      </wps:wsp>
                      <wps:wsp>
                        <wps:cNvPr id="1388" name="AutoShape 279"/>
                        <wps:cNvSpPr>
                          <a:spLocks noChangeArrowheads="1"/>
                        </wps:cNvSpPr>
                        <wps:spPr bwMode="auto">
                          <a:xfrm>
                            <a:off x="1178999" y="417102"/>
                            <a:ext cx="2286000" cy="239401"/>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A438F1">
                              <w:pPr>
                                <w:jc w:val="center"/>
                                <w:rPr>
                                  <w:rFonts w:ascii="Arial" w:hAnsi="Arial" w:cs="Arial"/>
                                  <w:sz w:val="16"/>
                                  <w:szCs w:val="16"/>
                                </w:rPr>
                              </w:pPr>
                              <w:r w:rsidRPr="00BE6012">
                                <w:rPr>
                                  <w:rFonts w:ascii="Arial" w:hAnsi="Arial" w:cs="Arial"/>
                                  <w:sz w:val="16"/>
                                  <w:szCs w:val="16"/>
                                </w:rPr>
                                <w:t>Mantenga la calma y actué con rapidez</w:t>
                              </w:r>
                            </w:p>
                          </w:txbxContent>
                        </wps:txbx>
                        <wps:bodyPr rot="0" vert="horz" wrap="square" lIns="64008" tIns="32004" rIns="64008" bIns="32004" anchor="t" anchorCtr="0" upright="1">
                          <a:noAutofit/>
                        </wps:bodyPr>
                      </wps:wsp>
                      <wps:wsp>
                        <wps:cNvPr id="1389" name="AutoShape 280"/>
                        <wps:cNvSpPr>
                          <a:spLocks noChangeArrowheads="1"/>
                        </wps:cNvSpPr>
                        <wps:spPr bwMode="auto">
                          <a:xfrm>
                            <a:off x="1178999" y="932804"/>
                            <a:ext cx="2286000" cy="200001"/>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A438F1">
                              <w:pPr>
                                <w:jc w:val="center"/>
                                <w:rPr>
                                  <w:rFonts w:ascii="Arial" w:hAnsi="Arial" w:cs="Arial"/>
                                  <w:sz w:val="17"/>
                                </w:rPr>
                              </w:pPr>
                              <w:r w:rsidRPr="00BE6012">
                                <w:rPr>
                                  <w:rFonts w:ascii="Arial" w:hAnsi="Arial" w:cs="Arial"/>
                                  <w:sz w:val="17"/>
                                </w:rPr>
                                <w:t>Suspenda las actividades que esté realizando</w:t>
                              </w:r>
                            </w:p>
                          </w:txbxContent>
                        </wps:txbx>
                        <wps:bodyPr rot="0" vert="horz" wrap="square" lIns="64008" tIns="32004" rIns="64008" bIns="32004" anchor="t" anchorCtr="0" upright="1">
                          <a:noAutofit/>
                        </wps:bodyPr>
                      </wps:wsp>
                      <wps:wsp>
                        <wps:cNvPr id="1390" name="AutoShape 281"/>
                        <wps:cNvSpPr>
                          <a:spLocks noChangeArrowheads="1"/>
                        </wps:cNvSpPr>
                        <wps:spPr bwMode="auto">
                          <a:xfrm>
                            <a:off x="1178999" y="1790007"/>
                            <a:ext cx="2286000" cy="342901"/>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A438F1">
                              <w:pPr>
                                <w:jc w:val="center"/>
                                <w:rPr>
                                  <w:rFonts w:ascii="Arial" w:hAnsi="Arial" w:cs="Arial"/>
                                  <w:sz w:val="17"/>
                                </w:rPr>
                              </w:pPr>
                              <w:r w:rsidRPr="00BE6012">
                                <w:rPr>
                                  <w:rFonts w:ascii="Arial" w:hAnsi="Arial" w:cs="Arial"/>
                                  <w:sz w:val="17"/>
                                </w:rPr>
                                <w:t>Interrumpa el suministro de energía de los equipos o máquinas</w:t>
                              </w:r>
                            </w:p>
                            <w:p w:rsidR="00802395" w:rsidRPr="00BE6012" w:rsidRDefault="00802395" w:rsidP="00A438F1">
                              <w:pPr>
                                <w:rPr>
                                  <w:rFonts w:ascii="Arial" w:hAnsi="Arial" w:cs="Arial"/>
                                  <w:sz w:val="17"/>
                                </w:rPr>
                              </w:pPr>
                            </w:p>
                          </w:txbxContent>
                        </wps:txbx>
                        <wps:bodyPr rot="0" vert="horz" wrap="square" lIns="64008" tIns="32004" rIns="64008" bIns="32004" anchor="t" anchorCtr="0" upright="1">
                          <a:noAutofit/>
                        </wps:bodyPr>
                      </wps:wsp>
                      <wps:wsp>
                        <wps:cNvPr id="1391" name="AutoShape 282"/>
                        <wps:cNvSpPr>
                          <a:spLocks noChangeArrowheads="1"/>
                        </wps:cNvSpPr>
                        <wps:spPr bwMode="auto">
                          <a:xfrm>
                            <a:off x="1178999" y="1332805"/>
                            <a:ext cx="2286000" cy="195301"/>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A438F1">
                              <w:pPr>
                                <w:jc w:val="center"/>
                                <w:rPr>
                                  <w:rFonts w:ascii="Arial" w:hAnsi="Arial" w:cs="Arial"/>
                                  <w:sz w:val="17"/>
                                </w:rPr>
                              </w:pPr>
                              <w:r w:rsidRPr="00BE6012">
                                <w:rPr>
                                  <w:rFonts w:ascii="Arial" w:hAnsi="Arial" w:cs="Arial"/>
                                  <w:sz w:val="17"/>
                                </w:rPr>
                                <w:t>Notifique la detección de la emergencia</w:t>
                              </w:r>
                            </w:p>
                          </w:txbxContent>
                        </wps:txbx>
                        <wps:bodyPr rot="0" vert="horz" wrap="square" lIns="64008" tIns="32004" rIns="64008" bIns="32004" anchor="t" anchorCtr="0" upright="1">
                          <a:noAutofit/>
                        </wps:bodyPr>
                      </wps:wsp>
                      <wps:wsp>
                        <wps:cNvPr id="1392" name="AutoShape 283"/>
                        <wps:cNvSpPr>
                          <a:spLocks noChangeArrowheads="1"/>
                        </wps:cNvSpPr>
                        <wps:spPr bwMode="auto">
                          <a:xfrm>
                            <a:off x="1178999" y="2256709"/>
                            <a:ext cx="2286000" cy="395002"/>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A438F1">
                              <w:pPr>
                                <w:jc w:val="center"/>
                                <w:rPr>
                                  <w:rFonts w:ascii="Arial" w:hAnsi="Arial" w:cs="Arial"/>
                                  <w:sz w:val="17"/>
                                </w:rPr>
                              </w:pPr>
                              <w:r w:rsidRPr="00BE6012">
                                <w:rPr>
                                  <w:rFonts w:ascii="Arial" w:hAnsi="Arial" w:cs="Arial"/>
                                  <w:sz w:val="17"/>
                                </w:rPr>
                                <w:t>Tome el extintor más cercano y proceda a controlar el fuego</w:t>
                              </w:r>
                            </w:p>
                          </w:txbxContent>
                        </wps:txbx>
                        <wps:bodyPr rot="0" vert="horz" wrap="square" lIns="64008" tIns="32004" rIns="64008" bIns="32004" anchor="t" anchorCtr="0" upright="1">
                          <a:noAutofit/>
                        </wps:bodyPr>
                      </wps:wsp>
                      <wps:wsp>
                        <wps:cNvPr id="1393" name="AutoShape 284"/>
                        <wps:cNvSpPr>
                          <a:spLocks noChangeArrowheads="1"/>
                        </wps:cNvSpPr>
                        <wps:spPr bwMode="auto">
                          <a:xfrm>
                            <a:off x="2964599" y="3561714"/>
                            <a:ext cx="1371600" cy="342901"/>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A438F1">
                              <w:pPr>
                                <w:jc w:val="center"/>
                                <w:rPr>
                                  <w:rFonts w:ascii="Arial" w:hAnsi="Arial" w:cs="Arial"/>
                                  <w:sz w:val="17"/>
                                </w:rPr>
                              </w:pPr>
                              <w:r w:rsidRPr="00BE6012">
                                <w:rPr>
                                  <w:rFonts w:ascii="Arial" w:hAnsi="Arial" w:cs="Arial"/>
                                  <w:sz w:val="17"/>
                                </w:rPr>
                                <w:t>Avise al personal del área  afectada</w:t>
                              </w:r>
                            </w:p>
                          </w:txbxContent>
                        </wps:txbx>
                        <wps:bodyPr rot="0" vert="horz" wrap="square" lIns="64008" tIns="32004" rIns="64008" bIns="32004" anchor="t" anchorCtr="0" upright="1">
                          <a:noAutofit/>
                        </wps:bodyPr>
                      </wps:wsp>
                      <wps:wsp>
                        <wps:cNvPr id="1394" name="AutoShape 285"/>
                        <wps:cNvSpPr>
                          <a:spLocks noChangeArrowheads="1"/>
                        </wps:cNvSpPr>
                        <wps:spPr bwMode="auto">
                          <a:xfrm>
                            <a:off x="1636199" y="2875911"/>
                            <a:ext cx="1371600" cy="845403"/>
                          </a:xfrm>
                          <a:prstGeom prst="flowChartDecision">
                            <a:avLst/>
                          </a:prstGeom>
                          <a:gradFill rotWithShape="1">
                            <a:gsLst>
                              <a:gs pos="0">
                                <a:srgbClr val="9EEAFF"/>
                              </a:gs>
                              <a:gs pos="35001">
                                <a:srgbClr val="BBEFFF"/>
                              </a:gs>
                              <a:gs pos="100000">
                                <a:srgbClr val="E4F9FF"/>
                              </a:gs>
                            </a:gsLst>
                            <a:lin ang="16200000" scaled="1"/>
                          </a:gradFill>
                          <a:ln w="9525">
                            <a:solidFill>
                              <a:srgbClr val="40A7C2"/>
                            </a:solidFill>
                            <a:miter lim="800000"/>
                            <a:headEnd/>
                            <a:tailEnd/>
                          </a:ln>
                          <a:effectLst>
                            <a:outerShdw dist="20000" dir="5400000" rotWithShape="0">
                              <a:srgbClr val="000000">
                                <a:alpha val="37999"/>
                              </a:srgbClr>
                            </a:outerShdw>
                          </a:effectLst>
                        </wps:spPr>
                        <wps:txbx>
                          <w:txbxContent>
                            <w:p w:rsidR="00802395" w:rsidRPr="00BE6012" w:rsidRDefault="00802395" w:rsidP="00A438F1">
                              <w:pPr>
                                <w:jc w:val="center"/>
                                <w:rPr>
                                  <w:rFonts w:ascii="Arial" w:hAnsi="Arial" w:cs="Arial"/>
                                  <w:sz w:val="17"/>
                                </w:rPr>
                              </w:pPr>
                              <w:r>
                                <w:rPr>
                                  <w:rFonts w:ascii="Arial" w:hAnsi="Arial" w:cs="Arial"/>
                                  <w:sz w:val="17"/>
                                </w:rPr>
                                <w:t>Fuego controlado</w:t>
                              </w:r>
                            </w:p>
                          </w:txbxContent>
                        </wps:txbx>
                        <wps:bodyPr rot="0" vert="horz" wrap="square" lIns="64008" tIns="32004" rIns="64008" bIns="32004" anchor="t" anchorCtr="0" upright="1">
                          <a:noAutofit/>
                        </wps:bodyPr>
                      </wps:wsp>
                      <wps:wsp>
                        <wps:cNvPr id="1395" name="Rectangle 286"/>
                        <wps:cNvSpPr>
                          <a:spLocks noChangeArrowheads="1"/>
                        </wps:cNvSpPr>
                        <wps:spPr bwMode="auto">
                          <a:xfrm>
                            <a:off x="721799" y="3116512"/>
                            <a:ext cx="247000" cy="193701"/>
                          </a:xfrm>
                          <a:prstGeom prst="rect">
                            <a:avLst/>
                          </a:prstGeom>
                          <a:solidFill>
                            <a:srgbClr val="FFFFFF"/>
                          </a:solidFill>
                          <a:ln w="9525">
                            <a:solidFill>
                              <a:srgbClr val="000000"/>
                            </a:solidFill>
                            <a:miter lim="800000"/>
                            <a:headEnd/>
                            <a:tailEnd/>
                          </a:ln>
                        </wps:spPr>
                        <wps:txbx>
                          <w:txbxContent>
                            <w:p w:rsidR="00802395" w:rsidRPr="00BE6012" w:rsidRDefault="00802395" w:rsidP="00A438F1">
                              <w:pPr>
                                <w:rPr>
                                  <w:rFonts w:ascii="Arial" w:hAnsi="Arial" w:cs="Arial"/>
                                  <w:sz w:val="17"/>
                                </w:rPr>
                              </w:pPr>
                              <w:r w:rsidRPr="00BE6012">
                                <w:rPr>
                                  <w:rFonts w:ascii="Arial" w:hAnsi="Arial" w:cs="Arial"/>
                                  <w:sz w:val="17"/>
                                </w:rPr>
                                <w:t>Si</w:t>
                              </w:r>
                            </w:p>
                          </w:txbxContent>
                        </wps:txbx>
                        <wps:bodyPr rot="0" vert="horz" wrap="square" lIns="64008" tIns="32004" rIns="64008" bIns="32004" anchor="t" anchorCtr="0" upright="1">
                          <a:noAutofit/>
                        </wps:bodyPr>
                      </wps:wsp>
                      <wps:wsp>
                        <wps:cNvPr id="1396" name="Rectangle 287"/>
                        <wps:cNvSpPr>
                          <a:spLocks noChangeArrowheads="1"/>
                        </wps:cNvSpPr>
                        <wps:spPr bwMode="auto">
                          <a:xfrm>
                            <a:off x="3475699" y="3115312"/>
                            <a:ext cx="368300" cy="185401"/>
                          </a:xfrm>
                          <a:prstGeom prst="rect">
                            <a:avLst/>
                          </a:prstGeom>
                          <a:solidFill>
                            <a:srgbClr val="FFFFFF"/>
                          </a:solidFill>
                          <a:ln w="9525">
                            <a:solidFill>
                              <a:srgbClr val="000000"/>
                            </a:solidFill>
                            <a:miter lim="800000"/>
                            <a:headEnd/>
                            <a:tailEnd/>
                          </a:ln>
                        </wps:spPr>
                        <wps:txbx>
                          <w:txbxContent>
                            <w:p w:rsidR="00802395" w:rsidRPr="00BE6012" w:rsidRDefault="00802395" w:rsidP="00A438F1">
                              <w:pPr>
                                <w:rPr>
                                  <w:rFonts w:ascii="Arial" w:hAnsi="Arial" w:cs="Arial"/>
                                  <w:sz w:val="16"/>
                                  <w:szCs w:val="16"/>
                                  <w:lang w:val="es-MX"/>
                                </w:rPr>
                              </w:pPr>
                              <w:r w:rsidRPr="00BE6012">
                                <w:rPr>
                                  <w:rFonts w:ascii="Arial" w:hAnsi="Arial" w:cs="Arial"/>
                                  <w:sz w:val="16"/>
                                  <w:szCs w:val="16"/>
                                  <w:lang w:val="es-MX"/>
                                </w:rPr>
                                <w:t>NO</w:t>
                              </w:r>
                            </w:p>
                          </w:txbxContent>
                        </wps:txbx>
                        <wps:bodyPr rot="0" vert="horz" wrap="square" lIns="64008" tIns="32004" rIns="64008" bIns="32004" anchor="t" anchorCtr="0" upright="1">
                          <a:noAutofit/>
                        </wps:bodyPr>
                      </wps:wsp>
                      <wps:wsp>
                        <wps:cNvPr id="1397" name="AutoShape 288"/>
                        <wps:cNvSpPr>
                          <a:spLocks noChangeArrowheads="1"/>
                        </wps:cNvSpPr>
                        <wps:spPr bwMode="auto">
                          <a:xfrm>
                            <a:off x="35999" y="3561714"/>
                            <a:ext cx="1600200" cy="457202"/>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A438F1">
                              <w:pPr>
                                <w:rPr>
                                  <w:rFonts w:ascii="Arial" w:hAnsi="Arial" w:cs="Arial"/>
                                  <w:sz w:val="17"/>
                                </w:rPr>
                              </w:pPr>
                              <w:r w:rsidRPr="00BE6012">
                                <w:rPr>
                                  <w:rFonts w:ascii="Arial" w:hAnsi="Arial" w:cs="Arial"/>
                                  <w:sz w:val="17"/>
                                </w:rPr>
                                <w:t>Espere la llegada del personal de brigada</w:t>
                              </w:r>
                            </w:p>
                          </w:txbxContent>
                        </wps:txbx>
                        <wps:bodyPr rot="0" vert="horz" wrap="square" lIns="64008" tIns="32004" rIns="64008" bIns="32004" anchor="t" anchorCtr="0" upright="1">
                          <a:noAutofit/>
                        </wps:bodyPr>
                      </wps:wsp>
                      <wps:wsp>
                        <wps:cNvPr id="1398" name="AutoShape 289"/>
                        <wps:cNvSpPr>
                          <a:spLocks noChangeArrowheads="1"/>
                        </wps:cNvSpPr>
                        <wps:spPr bwMode="auto">
                          <a:xfrm>
                            <a:off x="150299" y="5156820"/>
                            <a:ext cx="1371600" cy="233701"/>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A438F1">
                              <w:pPr>
                                <w:jc w:val="center"/>
                                <w:rPr>
                                  <w:rFonts w:ascii="Arial" w:hAnsi="Arial" w:cs="Arial"/>
                                  <w:sz w:val="17"/>
                                </w:rPr>
                              </w:pPr>
                              <w:r w:rsidRPr="00BE6012">
                                <w:rPr>
                                  <w:rFonts w:ascii="Arial" w:hAnsi="Arial" w:cs="Arial"/>
                                  <w:sz w:val="17"/>
                                </w:rPr>
                                <w:t>Reinicie labores</w:t>
                              </w:r>
                            </w:p>
                          </w:txbxContent>
                        </wps:txbx>
                        <wps:bodyPr rot="0" vert="horz" wrap="square" lIns="64008" tIns="32004" rIns="64008" bIns="32004" anchor="t" anchorCtr="0" upright="1">
                          <a:noAutofit/>
                        </wps:bodyPr>
                      </wps:wsp>
                      <wps:wsp>
                        <wps:cNvPr id="1399" name="AutoShape 290"/>
                        <wps:cNvSpPr>
                          <a:spLocks noChangeArrowheads="1"/>
                        </wps:cNvSpPr>
                        <wps:spPr bwMode="auto">
                          <a:xfrm>
                            <a:off x="2789899" y="4187116"/>
                            <a:ext cx="1714500" cy="517602"/>
                          </a:xfrm>
                          <a:prstGeom prst="flowChartPreparation">
                            <a:avLst/>
                          </a:prstGeom>
                          <a:solidFill>
                            <a:srgbClr val="FFFFFF"/>
                          </a:solidFill>
                          <a:ln w="9525">
                            <a:solidFill>
                              <a:srgbClr val="000000"/>
                            </a:solidFill>
                            <a:miter lim="800000"/>
                            <a:headEnd/>
                            <a:tailEnd/>
                          </a:ln>
                        </wps:spPr>
                        <wps:txbx>
                          <w:txbxContent>
                            <w:p w:rsidR="00802395" w:rsidRPr="00BE6012" w:rsidRDefault="00802395" w:rsidP="0099193F">
                              <w:pPr>
                                <w:rPr>
                                  <w:rFonts w:ascii="Arial" w:hAnsi="Arial" w:cs="Arial"/>
                                  <w:sz w:val="17"/>
                                </w:rPr>
                              </w:pPr>
                              <w:r w:rsidRPr="00BE6012">
                                <w:rPr>
                                  <w:rFonts w:ascii="Arial" w:hAnsi="Arial" w:cs="Arial"/>
                                  <w:sz w:val="17"/>
                                </w:rPr>
                                <w:t>Aléjese del área, prepárese para evacuación</w:t>
                              </w:r>
                            </w:p>
                          </w:txbxContent>
                        </wps:txbx>
                        <wps:bodyPr rot="0" vert="horz" wrap="square" lIns="64008" tIns="32004" rIns="64008" bIns="32004" anchor="t" anchorCtr="0" upright="1">
                          <a:noAutofit/>
                        </wps:bodyPr>
                      </wps:wsp>
                      <wps:wsp>
                        <wps:cNvPr id="1400" name="AutoShape 291"/>
                        <wps:cNvSpPr>
                          <a:spLocks noChangeArrowheads="1"/>
                        </wps:cNvSpPr>
                        <wps:spPr bwMode="auto">
                          <a:xfrm>
                            <a:off x="2904199" y="4809419"/>
                            <a:ext cx="1485900" cy="971604"/>
                          </a:xfrm>
                          <a:prstGeom prst="flowChartDecision">
                            <a:avLst/>
                          </a:prstGeom>
                          <a:gradFill rotWithShape="1">
                            <a:gsLst>
                              <a:gs pos="0">
                                <a:srgbClr val="9EEAFF"/>
                              </a:gs>
                              <a:gs pos="35001">
                                <a:srgbClr val="BBEFFF"/>
                              </a:gs>
                              <a:gs pos="100000">
                                <a:srgbClr val="E4F9FF"/>
                              </a:gs>
                            </a:gsLst>
                            <a:lin ang="16200000" scaled="1"/>
                          </a:gradFill>
                          <a:ln w="9525">
                            <a:solidFill>
                              <a:srgbClr val="40A7C2"/>
                            </a:solidFill>
                            <a:miter lim="800000"/>
                            <a:headEnd/>
                            <a:tailEnd/>
                          </a:ln>
                          <a:effectLst>
                            <a:outerShdw dist="20000" dir="5400000" rotWithShape="0">
                              <a:srgbClr val="000000">
                                <a:alpha val="37999"/>
                              </a:srgbClr>
                            </a:outerShdw>
                          </a:effectLst>
                        </wps:spPr>
                        <wps:txbx>
                          <w:txbxContent>
                            <w:p w:rsidR="00802395" w:rsidRPr="00BE6012" w:rsidRDefault="00802395" w:rsidP="00A438F1">
                              <w:pPr>
                                <w:jc w:val="center"/>
                                <w:rPr>
                                  <w:rFonts w:ascii="Arial" w:hAnsi="Arial" w:cs="Arial"/>
                                  <w:sz w:val="17"/>
                                </w:rPr>
                              </w:pPr>
                              <w:r w:rsidRPr="00BE6012">
                                <w:rPr>
                                  <w:rFonts w:ascii="Arial" w:hAnsi="Arial" w:cs="Arial"/>
                                  <w:sz w:val="17"/>
                                </w:rPr>
                                <w:t>Hay personas afectadas</w:t>
                              </w:r>
                            </w:p>
                          </w:txbxContent>
                        </wps:txbx>
                        <wps:bodyPr rot="0" vert="horz" wrap="square" lIns="64008" tIns="32004" rIns="64008" bIns="32004" anchor="t" anchorCtr="0" upright="1">
                          <a:noAutofit/>
                        </wps:bodyPr>
                      </wps:wsp>
                      <wps:wsp>
                        <wps:cNvPr id="1401" name="AutoShape 292"/>
                        <wps:cNvSpPr>
                          <a:spLocks noChangeArrowheads="1"/>
                        </wps:cNvSpPr>
                        <wps:spPr bwMode="auto">
                          <a:xfrm>
                            <a:off x="4379399" y="6304925"/>
                            <a:ext cx="1454700" cy="571502"/>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99193F">
                              <w:pPr>
                                <w:rPr>
                                  <w:rFonts w:ascii="Arial" w:hAnsi="Arial" w:cs="Arial"/>
                                  <w:sz w:val="17"/>
                                </w:rPr>
                              </w:pPr>
                              <w:r>
                                <w:rPr>
                                  <w:rFonts w:ascii="Arial" w:hAnsi="Arial" w:cs="Arial"/>
                                  <w:sz w:val="6"/>
                                  <w:szCs w:val="6"/>
                                </w:rPr>
                                <w:t xml:space="preserve">          </w:t>
                              </w:r>
                              <w:r w:rsidRPr="00BE6012">
                                <w:rPr>
                                  <w:rFonts w:ascii="Arial" w:hAnsi="Arial" w:cs="Arial"/>
                                  <w:sz w:val="17"/>
                                </w:rPr>
                                <w:t>Evacué siguiendo las instrucciones de los líderes de evacuación</w:t>
                              </w:r>
                            </w:p>
                          </w:txbxContent>
                        </wps:txbx>
                        <wps:bodyPr rot="0" vert="horz" wrap="square" lIns="64008" tIns="32004" rIns="64008" bIns="32004" anchor="t" anchorCtr="0" upright="1">
                          <a:noAutofit/>
                        </wps:bodyPr>
                      </wps:wsp>
                      <wps:wsp>
                        <wps:cNvPr id="1402" name="AutoShape 293"/>
                        <wps:cNvSpPr>
                          <a:spLocks noChangeArrowheads="1"/>
                        </wps:cNvSpPr>
                        <wps:spPr bwMode="auto">
                          <a:xfrm>
                            <a:off x="4379399" y="5504822"/>
                            <a:ext cx="1425500" cy="571502"/>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99193F">
                              <w:pPr>
                                <w:rPr>
                                  <w:rFonts w:ascii="Arial" w:hAnsi="Arial" w:cs="Arial"/>
                                  <w:sz w:val="17"/>
                                </w:rPr>
                              </w:pPr>
                              <w:r w:rsidRPr="00BE6012">
                                <w:rPr>
                                  <w:rFonts w:ascii="Arial" w:hAnsi="Arial" w:cs="Arial"/>
                                  <w:sz w:val="17"/>
                                </w:rPr>
                                <w:t>Espere la llegada de los grupos de control de emergencias</w:t>
                              </w:r>
                            </w:p>
                          </w:txbxContent>
                        </wps:txbx>
                        <wps:bodyPr rot="0" vert="horz" wrap="square" lIns="64008" tIns="32004" rIns="64008" bIns="32004" anchor="t" anchorCtr="0" upright="1">
                          <a:noAutofit/>
                        </wps:bodyPr>
                      </wps:wsp>
                      <wps:wsp>
                        <wps:cNvPr id="1403" name="AutoShape 294"/>
                        <wps:cNvSpPr>
                          <a:spLocks noChangeArrowheads="1"/>
                        </wps:cNvSpPr>
                        <wps:spPr bwMode="auto">
                          <a:xfrm>
                            <a:off x="4343799" y="7047828"/>
                            <a:ext cx="1521500" cy="572802"/>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014260">
                              <w:pPr>
                                <w:rPr>
                                  <w:rFonts w:ascii="Arial" w:hAnsi="Arial" w:cs="Arial"/>
                                  <w:sz w:val="17"/>
                                </w:rPr>
                              </w:pPr>
                              <w:r w:rsidRPr="00BE6012">
                                <w:rPr>
                                  <w:rFonts w:ascii="Arial" w:hAnsi="Arial" w:cs="Arial"/>
                                  <w:sz w:val="17"/>
                                </w:rPr>
                                <w:t>Ubíquese en el punto de reunión y espere instrucciones</w:t>
                              </w:r>
                            </w:p>
                          </w:txbxContent>
                        </wps:txbx>
                        <wps:bodyPr rot="0" vert="horz" wrap="square" lIns="64008" tIns="32004" rIns="64008" bIns="32004" anchor="t" anchorCtr="0" upright="1">
                          <a:noAutofit/>
                        </wps:bodyPr>
                      </wps:wsp>
                      <wps:wsp>
                        <wps:cNvPr id="1404" name="Rectangle 295"/>
                        <wps:cNvSpPr>
                          <a:spLocks noChangeArrowheads="1"/>
                        </wps:cNvSpPr>
                        <wps:spPr bwMode="auto">
                          <a:xfrm>
                            <a:off x="2093399" y="5161620"/>
                            <a:ext cx="282320" cy="309117"/>
                          </a:xfrm>
                          <a:prstGeom prst="rect">
                            <a:avLst/>
                          </a:prstGeom>
                          <a:solidFill>
                            <a:srgbClr val="FFFFFF"/>
                          </a:solidFill>
                          <a:ln w="9525">
                            <a:solidFill>
                              <a:srgbClr val="000000"/>
                            </a:solidFill>
                            <a:miter lim="800000"/>
                            <a:headEnd/>
                            <a:tailEnd/>
                          </a:ln>
                        </wps:spPr>
                        <wps:txbx>
                          <w:txbxContent>
                            <w:p w:rsidR="00802395" w:rsidRPr="00BE6012" w:rsidRDefault="00802395" w:rsidP="00A438F1">
                              <w:pPr>
                                <w:rPr>
                                  <w:rFonts w:ascii="Arial" w:hAnsi="Arial" w:cs="Arial"/>
                                  <w:sz w:val="17"/>
                                </w:rPr>
                              </w:pPr>
                              <w:r w:rsidRPr="00BE6012">
                                <w:rPr>
                                  <w:rFonts w:ascii="Arial" w:hAnsi="Arial" w:cs="Arial"/>
                                  <w:sz w:val="17"/>
                                </w:rPr>
                                <w:t>Si</w:t>
                              </w:r>
                            </w:p>
                          </w:txbxContent>
                        </wps:txbx>
                        <wps:bodyPr rot="0" vert="horz" wrap="square" lIns="64008" tIns="32004" rIns="64008" bIns="32004" anchor="t" anchorCtr="0" upright="1">
                          <a:spAutoFit/>
                        </wps:bodyPr>
                      </wps:wsp>
                      <wps:wsp>
                        <wps:cNvPr id="1405" name="Rectangle 296"/>
                        <wps:cNvSpPr>
                          <a:spLocks noChangeArrowheads="1"/>
                        </wps:cNvSpPr>
                        <wps:spPr bwMode="auto">
                          <a:xfrm>
                            <a:off x="4918499" y="5171720"/>
                            <a:ext cx="343280" cy="309117"/>
                          </a:xfrm>
                          <a:prstGeom prst="rect">
                            <a:avLst/>
                          </a:prstGeom>
                          <a:solidFill>
                            <a:srgbClr val="FFFFFF"/>
                          </a:solidFill>
                          <a:ln w="9525">
                            <a:solidFill>
                              <a:srgbClr val="000000"/>
                            </a:solidFill>
                            <a:miter lim="800000"/>
                            <a:headEnd/>
                            <a:tailEnd/>
                          </a:ln>
                        </wps:spPr>
                        <wps:txbx>
                          <w:txbxContent>
                            <w:p w:rsidR="00802395" w:rsidRPr="00BE6012" w:rsidRDefault="00802395" w:rsidP="00A438F1">
                              <w:pPr>
                                <w:rPr>
                                  <w:rFonts w:ascii="Arial" w:hAnsi="Arial" w:cs="Arial"/>
                                  <w:sz w:val="17"/>
                                </w:rPr>
                              </w:pPr>
                              <w:r w:rsidRPr="00BE6012">
                                <w:rPr>
                                  <w:rFonts w:ascii="Arial" w:hAnsi="Arial" w:cs="Arial"/>
                                  <w:sz w:val="17"/>
                                </w:rPr>
                                <w:t>No</w:t>
                              </w:r>
                            </w:p>
                          </w:txbxContent>
                        </wps:txbx>
                        <wps:bodyPr rot="0" vert="horz" wrap="square" lIns="64008" tIns="32004" rIns="64008" bIns="32004" anchor="t" anchorCtr="0" upright="1">
                          <a:spAutoFit/>
                        </wps:bodyPr>
                      </wps:wsp>
                      <wps:wsp>
                        <wps:cNvPr id="1406" name="AutoShape 297"/>
                        <wps:cNvSpPr>
                          <a:spLocks noChangeArrowheads="1"/>
                        </wps:cNvSpPr>
                        <wps:spPr bwMode="auto">
                          <a:xfrm>
                            <a:off x="1603799" y="5843223"/>
                            <a:ext cx="1257300" cy="461702"/>
                          </a:xfrm>
                          <a:prstGeom prst="flowChartProcess">
                            <a:avLst/>
                          </a:prstGeom>
                          <a:solidFill>
                            <a:srgbClr val="FFFFFF"/>
                          </a:solidFill>
                          <a:ln w="9525">
                            <a:solidFill>
                              <a:srgbClr val="000000"/>
                            </a:solidFill>
                            <a:miter lim="800000"/>
                            <a:headEnd/>
                            <a:tailEnd/>
                          </a:ln>
                        </wps:spPr>
                        <wps:txbx>
                          <w:txbxContent>
                            <w:p w:rsidR="00802395" w:rsidRPr="00BE6012" w:rsidRDefault="00802395" w:rsidP="00A438F1">
                              <w:pPr>
                                <w:jc w:val="center"/>
                                <w:rPr>
                                  <w:rFonts w:ascii="Arial" w:hAnsi="Arial" w:cs="Arial"/>
                                  <w:sz w:val="17"/>
                                </w:rPr>
                              </w:pPr>
                              <w:r w:rsidRPr="00BE6012">
                                <w:rPr>
                                  <w:rFonts w:ascii="Arial" w:hAnsi="Arial" w:cs="Arial"/>
                                  <w:sz w:val="17"/>
                                </w:rPr>
                                <w:t>Preste atención a la víctima, no le abandone</w:t>
                              </w:r>
                            </w:p>
                          </w:txbxContent>
                        </wps:txbx>
                        <wps:bodyPr rot="0" vert="horz" wrap="square" lIns="64008" tIns="32004" rIns="64008" bIns="32004" anchor="t" anchorCtr="0" upright="1">
                          <a:noAutofit/>
                        </wps:bodyPr>
                      </wps:wsp>
                      <wps:wsp>
                        <wps:cNvPr id="1407" name="AutoShape 298"/>
                        <wps:cNvSpPr>
                          <a:spLocks noChangeArrowheads="1"/>
                        </wps:cNvSpPr>
                        <wps:spPr bwMode="auto">
                          <a:xfrm>
                            <a:off x="5979599" y="6533526"/>
                            <a:ext cx="133300" cy="133301"/>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08" name="AutoShape 299"/>
                        <wps:cNvCnPr>
                          <a:cxnSpLocks noChangeShapeType="1"/>
                        </wps:cNvCnPr>
                        <wps:spPr bwMode="auto">
                          <a:xfrm flipH="1">
                            <a:off x="2321999" y="247001"/>
                            <a:ext cx="600" cy="170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9" name="AutoShape 300"/>
                        <wps:cNvCnPr>
                          <a:cxnSpLocks noChangeShapeType="1"/>
                        </wps:cNvCnPr>
                        <wps:spPr bwMode="auto">
                          <a:xfrm>
                            <a:off x="2321999" y="656503"/>
                            <a:ext cx="0" cy="276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0" name="AutoShape 301"/>
                        <wps:cNvCnPr>
                          <a:cxnSpLocks noChangeShapeType="1"/>
                        </wps:cNvCnPr>
                        <wps:spPr bwMode="auto">
                          <a:xfrm>
                            <a:off x="2321999" y="1132804"/>
                            <a:ext cx="0" cy="200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1" name="AutoShape 302"/>
                        <wps:cNvCnPr>
                          <a:cxnSpLocks noChangeShapeType="1"/>
                        </wps:cNvCnPr>
                        <wps:spPr bwMode="auto">
                          <a:xfrm>
                            <a:off x="2321999" y="1528106"/>
                            <a:ext cx="0" cy="261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2" name="AutoShape 303"/>
                        <wps:cNvCnPr>
                          <a:cxnSpLocks noChangeShapeType="1"/>
                        </wps:cNvCnPr>
                        <wps:spPr bwMode="auto">
                          <a:xfrm>
                            <a:off x="2321999" y="2132908"/>
                            <a:ext cx="0" cy="123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3" name="AutoShape 304"/>
                        <wps:cNvCnPr>
                          <a:cxnSpLocks noChangeShapeType="1"/>
                        </wps:cNvCnPr>
                        <wps:spPr bwMode="auto">
                          <a:xfrm>
                            <a:off x="2321999" y="2651710"/>
                            <a:ext cx="0" cy="22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4" name="AutoShape 305"/>
                        <wps:cNvCnPr>
                          <a:cxnSpLocks noChangeShapeType="1"/>
                        </wps:cNvCnPr>
                        <wps:spPr bwMode="auto">
                          <a:xfrm flipV="1">
                            <a:off x="3007799" y="3208013"/>
                            <a:ext cx="467900" cy="90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5" name="AutoShape 306"/>
                        <wps:cNvCnPr>
                          <a:cxnSpLocks noChangeShapeType="1"/>
                        </wps:cNvCnPr>
                        <wps:spPr bwMode="auto">
                          <a:xfrm flipH="1" flipV="1">
                            <a:off x="968799" y="3213413"/>
                            <a:ext cx="667400" cy="85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6" name="AutoShape 307"/>
                        <wps:cNvCnPr>
                          <a:cxnSpLocks noChangeShapeType="1"/>
                        </wps:cNvCnPr>
                        <wps:spPr bwMode="auto">
                          <a:xfrm flipH="1">
                            <a:off x="3650399" y="3300713"/>
                            <a:ext cx="9500" cy="261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7" name="AutoShape 308"/>
                        <wps:cNvCnPr>
                          <a:cxnSpLocks noChangeShapeType="1"/>
                        </wps:cNvCnPr>
                        <wps:spPr bwMode="auto">
                          <a:xfrm flipH="1">
                            <a:off x="3647199" y="3904615"/>
                            <a:ext cx="3200" cy="282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8" name="AutoShape 309"/>
                        <wps:cNvCnPr>
                          <a:cxnSpLocks noChangeShapeType="1"/>
                        </wps:cNvCnPr>
                        <wps:spPr bwMode="auto">
                          <a:xfrm flipH="1">
                            <a:off x="836099" y="3310213"/>
                            <a:ext cx="9500" cy="251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AutoShape 310"/>
                        <wps:cNvCnPr>
                          <a:cxnSpLocks noChangeShapeType="1"/>
                        </wps:cNvCnPr>
                        <wps:spPr bwMode="auto">
                          <a:xfrm>
                            <a:off x="836099" y="4018916"/>
                            <a:ext cx="600" cy="4572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0" name="AutoShape 311"/>
                        <wps:cNvCnPr>
                          <a:cxnSpLocks noChangeShapeType="1"/>
                        </wps:cNvCnPr>
                        <wps:spPr bwMode="auto">
                          <a:xfrm>
                            <a:off x="836099" y="4933319"/>
                            <a:ext cx="600" cy="223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AutoShape 312"/>
                        <wps:cNvCnPr>
                          <a:cxnSpLocks noChangeShapeType="1"/>
                        </wps:cNvCnPr>
                        <wps:spPr bwMode="auto">
                          <a:xfrm>
                            <a:off x="3647199" y="4704718"/>
                            <a:ext cx="0" cy="104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2" name="AutoShape 313"/>
                        <wps:cNvCnPr>
                          <a:cxnSpLocks noChangeShapeType="1"/>
                        </wps:cNvCnPr>
                        <wps:spPr bwMode="auto">
                          <a:xfrm flipV="1">
                            <a:off x="4390099" y="5273621"/>
                            <a:ext cx="528400" cy="21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314"/>
                        <wps:cNvCnPr>
                          <a:cxnSpLocks noChangeShapeType="1"/>
                        </wps:cNvCnPr>
                        <wps:spPr bwMode="auto">
                          <a:xfrm flipH="1" flipV="1">
                            <a:off x="2375299" y="5263521"/>
                            <a:ext cx="528900" cy="31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315"/>
                        <wps:cNvCnPr>
                          <a:cxnSpLocks noChangeShapeType="1"/>
                        </wps:cNvCnPr>
                        <wps:spPr bwMode="auto">
                          <a:xfrm flipH="1">
                            <a:off x="2232399" y="5365121"/>
                            <a:ext cx="1900" cy="4781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5" name="AutoShape 316"/>
                        <wps:cNvCnPr>
                          <a:cxnSpLocks noChangeShapeType="1"/>
                        </wps:cNvCnPr>
                        <wps:spPr bwMode="auto">
                          <a:xfrm rot="16200000" flipH="1">
                            <a:off x="3163298" y="5373925"/>
                            <a:ext cx="285801" cy="21470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6" name="AutoShape 317"/>
                        <wps:cNvCnPr>
                          <a:cxnSpLocks noChangeShapeType="1"/>
                        </wps:cNvCnPr>
                        <wps:spPr bwMode="auto">
                          <a:xfrm flipH="1">
                            <a:off x="5104499" y="6876427"/>
                            <a:ext cx="2200" cy="171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AutoShape 318"/>
                        <wps:cNvCnPr>
                          <a:cxnSpLocks noChangeShapeType="1"/>
                        </wps:cNvCnPr>
                        <wps:spPr bwMode="auto">
                          <a:xfrm>
                            <a:off x="5089899" y="5375221"/>
                            <a:ext cx="2600" cy="1296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8" name="AutoShape 319"/>
                        <wps:cNvCnPr>
                          <a:cxnSpLocks noChangeShapeType="1"/>
                        </wps:cNvCnPr>
                        <wps:spPr bwMode="auto">
                          <a:xfrm>
                            <a:off x="5092499" y="6076324"/>
                            <a:ext cx="14600" cy="2286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AutoShape 320"/>
                        <wps:cNvCnPr>
                          <a:cxnSpLocks noChangeShapeType="1"/>
                        </wps:cNvCnPr>
                        <wps:spPr bwMode="auto">
                          <a:xfrm rot="16200000">
                            <a:off x="5870298" y="6195025"/>
                            <a:ext cx="514302" cy="1620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30" name="AutoShape 321"/>
                        <wps:cNvCnPr>
                          <a:cxnSpLocks noChangeShapeType="1"/>
                        </wps:cNvCnPr>
                        <wps:spPr bwMode="auto">
                          <a:xfrm rot="16200000" flipH="1">
                            <a:off x="5870898" y="6842127"/>
                            <a:ext cx="513102" cy="1620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31" name="AutoShape 322"/>
                        <wps:cNvCnPr>
                          <a:cxnSpLocks noChangeShapeType="1"/>
                        </wps:cNvCnPr>
                        <wps:spPr bwMode="auto">
                          <a:xfrm>
                            <a:off x="5834099" y="6590626"/>
                            <a:ext cx="145500" cy="9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2" name="AutoShape 323"/>
                        <wps:cNvCnPr>
                          <a:cxnSpLocks noChangeShapeType="1"/>
                        </wps:cNvCnPr>
                        <wps:spPr bwMode="auto">
                          <a:xfrm rot="16200000" flipH="1">
                            <a:off x="854995" y="5371625"/>
                            <a:ext cx="1987208" cy="20250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33" name="AutoShape 325"/>
                        <wps:cNvCnPr>
                          <a:cxnSpLocks noChangeShapeType="1"/>
                        </wps:cNvCnPr>
                        <wps:spPr bwMode="auto">
                          <a:xfrm>
                            <a:off x="3475699" y="1413806"/>
                            <a:ext cx="914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96BBFD" id="Lienzo 1434" o:spid="_x0000_s1137" editas="canvas" style="width:560.8pt;height:602.9pt;mso-position-horizontal-relative:char;mso-position-vertical-relative:line" coordsize="71221,7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">
                <v:shape id="_x0000_s1138" type="#_x0000_t75" style="position:absolute;width:71221;height:76568;visibility:visible;mso-wrap-style:square">
                  <v:fill o:detectmouseclick="t"/>
                  <v:path o:connecttype="none"/>
                </v:shape>
                <v:shape id="AutoShape 274" o:spid="_x0000_s1139" type="#_x0000_t116" href="#Indice!A1" style="position:absolute;left:28610;top:72409;width:9741;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skrMMA&#10;AADdAAAADwAAAGRycy9kb3ducmV2LnhtbERPTWvCQBC9F/wPywje6kYFkdRVWkVpSysYi3gcsmMS&#10;zM6G7Kjpv+8WCr3N433OfNm5Wt2oDZVnA6NhAoo497biwsDXYfM4AxUE2WLtmQx8U4Dlovcwx9T6&#10;O+/plkmhYgiHFA2UIk2qdchLchiGviGO3Nm3DiXCttC2xXsMd7UeJ8lUO6w4NpTY0Kqk/JJdnYHL&#10;bro+nk/vn1XykpH/2MpB3sSYQb97fgIl1Mm/+M/9auP8yWwCv9/EE/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skrMMAAADdAAAADwAAAAAAAAAAAAAAAACYAgAAZHJzL2Rv&#10;d25yZXYueG1sUEsFBgAAAAAEAAQA9QAAAIgDAAAAAA==&#10;" o:button="t" fillcolor="#ffa2a1" strokecolor="#bc4542">
                  <v:fill color2="#ffe5e5" rotate="t" o:detectmouseclick="t" angle="180" colors="0 #ffa2a1;22938f #ffbebd;1 #ffe5e5" focus="100%" type="gradient"/>
                  <v:shadow on="t" color="black" opacity="24903f" origin=",.5" offset="0,.55556mm"/>
                  <v:textbox inset="5.04pt,2.52pt,5.04pt,2.52pt">
                    <w:txbxContent>
                      <w:p w:rsidR="00802395" w:rsidRPr="00BE6012" w:rsidRDefault="00802395" w:rsidP="00A438F1">
                        <w:pPr>
                          <w:jc w:val="center"/>
                          <w:rPr>
                            <w:rFonts w:ascii="Arial" w:hAnsi="Arial" w:cs="Arial"/>
                            <w:b/>
                            <w:sz w:val="17"/>
                          </w:rPr>
                        </w:pPr>
                        <w:r w:rsidRPr="00BE6012">
                          <w:rPr>
                            <w:rFonts w:ascii="Arial" w:hAnsi="Arial" w:cs="Arial"/>
                            <w:b/>
                            <w:sz w:val="17"/>
                          </w:rPr>
                          <w:t>FIN</w:t>
                        </w:r>
                      </w:p>
                    </w:txbxContent>
                  </v:textbox>
                </v:shape>
                <v:shape id="AutoShape 275" o:spid="_x0000_s1140" type="#_x0000_t177" href="#'Evacuación Edificio'!A1" style="position:absolute;left:62081;top:56191;width:9144;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F2sQA&#10;AADdAAAADwAAAGRycy9kb3ducmV2LnhtbERP22oCMRB9L/gPYYS+1axdKbIaRUSlFKx4QXwcNuPu&#10;4mayTVJd/74pCL7N4VxnPG1NLa7kfGVZQb+XgCDOra64UHDYL9+GIHxA1lhbJgV38jCddF7GmGl7&#10;4y1dd6EQMYR9hgrKEJpMSp+XZND3bEMcubN1BkOErpDa4S2Gm1q+J8mHNFhxbCixoXlJ+WX3axRs&#10;91/pyd3Ty/y4/qlX34vZ5hgKpV677WwEIlAbnuKH+1PH+elwAP/fxBPk5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mBdrEAAAA3QAAAA8AAAAAAAAAAAAAAAAAmAIAAGRycy9k&#10;b3ducmV2LnhtbFBLBQYAAAAABAAEAPUAAACJAwAAAAA=&#10;" o:button="t" strokecolor="#9bbb59" strokeweight="2pt">
                  <v:fill o:detectmouseclick="t"/>
                  <v:textbox inset="5.04pt,2.52pt,5.04pt,2.52pt">
                    <w:txbxContent>
                      <w:p w:rsidR="00802395" w:rsidRPr="00BE6012" w:rsidRDefault="00802395" w:rsidP="00A438F1">
                        <w:pPr>
                          <w:autoSpaceDE w:val="0"/>
                          <w:autoSpaceDN w:val="0"/>
                          <w:adjustRightInd w:val="0"/>
                          <w:rPr>
                            <w:rFonts w:ascii="Arial" w:hAnsi="Arial" w:cs="Arial"/>
                            <w:sz w:val="17"/>
                          </w:rPr>
                        </w:pPr>
                        <w:r w:rsidRPr="00BE6012">
                          <w:rPr>
                            <w:rFonts w:ascii="Arial" w:hAnsi="Arial" w:cs="Arial"/>
                            <w:sz w:val="17"/>
                          </w:rPr>
                          <w:t>EVACUACION</w:t>
                        </w:r>
                      </w:p>
                      <w:p w:rsidR="00802395" w:rsidRPr="00BE6012" w:rsidRDefault="00802395" w:rsidP="00A438F1">
                        <w:pPr>
                          <w:jc w:val="center"/>
                          <w:rPr>
                            <w:rFonts w:ascii="Arial" w:hAnsi="Arial" w:cs="Arial"/>
                            <w:sz w:val="17"/>
                          </w:rPr>
                        </w:pPr>
                        <w:r w:rsidRPr="00BE6012">
                          <w:rPr>
                            <w:rFonts w:ascii="Arial" w:hAnsi="Arial" w:cs="Arial"/>
                            <w:sz w:val="17"/>
                          </w:rPr>
                          <w:t>GENERAL</w:t>
                        </w:r>
                      </w:p>
                    </w:txbxContent>
                  </v:textbox>
                </v:shape>
                <v:shape id="AutoShape 276" o:spid="_x0000_s1141" type="#_x0000_t177" href="#MEDEVAC!A1" style="position:absolute;left:62081;top:67976;width:9144;height:7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gQcQA&#10;AADdAAAADwAAAGRycy9kb3ducmV2LnhtbERP22oCMRB9L/gPYYS+1axdLLIaRUSlFKx4QXwcNuPu&#10;4mayTVJd/74pCL7N4VxnPG1NLa7kfGVZQb+XgCDOra64UHDYL9+GIHxA1lhbJgV38jCddF7GmGl7&#10;4y1dd6EQMYR9hgrKEJpMSp+XZND3bEMcubN1BkOErpDa4S2Gm1q+J8mHNFhxbCixoXlJ+WX3axRs&#10;91/pyd3Ty/y4/qlX34vZ5hgKpV677WwEIlAbnuKH+1PH+elwAP/fxBPk5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qoEHEAAAA3QAAAA8AAAAAAAAAAAAAAAAAmAIAAGRycy9k&#10;b3ducmV2LnhtbFBLBQYAAAAABAAEAPUAAACJAwAAAAA=&#10;" o:button="t" strokecolor="#9bbb59" strokeweight="2pt">
                  <v:fill o:detectmouseclick="t"/>
                  <v:textbox inset="5.04pt,2.52pt,5.04pt,2.52pt">
                    <w:txbxContent>
                      <w:p w:rsidR="00802395" w:rsidRPr="00BE6012" w:rsidRDefault="00802395" w:rsidP="00014260">
                        <w:pPr>
                          <w:autoSpaceDE w:val="0"/>
                          <w:autoSpaceDN w:val="0"/>
                          <w:adjustRightInd w:val="0"/>
                          <w:rPr>
                            <w:rFonts w:ascii="Arial" w:hAnsi="Arial" w:cs="Arial"/>
                            <w:sz w:val="16"/>
                            <w:szCs w:val="16"/>
                          </w:rPr>
                        </w:pPr>
                        <w:r w:rsidRPr="00BE6012">
                          <w:rPr>
                            <w:rFonts w:ascii="Arial" w:hAnsi="Arial" w:cs="Arial"/>
                            <w:sz w:val="16"/>
                            <w:szCs w:val="16"/>
                          </w:rPr>
                          <w:t>EVACUACION</w:t>
                        </w:r>
                        <w:r>
                          <w:rPr>
                            <w:rFonts w:ascii="Arial" w:hAnsi="Arial" w:cs="Arial"/>
                            <w:sz w:val="16"/>
                            <w:szCs w:val="16"/>
                          </w:rPr>
                          <w:t xml:space="preserve"> DE</w:t>
                        </w:r>
                      </w:p>
                      <w:p w:rsidR="00802395" w:rsidRPr="00BE6012" w:rsidRDefault="00802395" w:rsidP="00014260">
                        <w:pPr>
                          <w:autoSpaceDE w:val="0"/>
                          <w:autoSpaceDN w:val="0"/>
                          <w:adjustRightInd w:val="0"/>
                          <w:jc w:val="center"/>
                          <w:rPr>
                            <w:rFonts w:ascii="Arial" w:hAnsi="Arial" w:cs="Arial"/>
                            <w:sz w:val="16"/>
                            <w:szCs w:val="16"/>
                          </w:rPr>
                        </w:pPr>
                        <w:r>
                          <w:rPr>
                            <w:rFonts w:ascii="Arial" w:hAnsi="Arial" w:cs="Arial"/>
                            <w:sz w:val="16"/>
                            <w:szCs w:val="16"/>
                          </w:rPr>
                          <w:t>DE</w:t>
                        </w:r>
                        <w:r w:rsidRPr="00BE6012">
                          <w:rPr>
                            <w:rFonts w:ascii="Arial" w:hAnsi="Arial" w:cs="Arial"/>
                            <w:sz w:val="16"/>
                            <w:szCs w:val="16"/>
                          </w:rPr>
                          <w:t>LESIONADOS</w:t>
                        </w:r>
                      </w:p>
                    </w:txbxContent>
                  </v:textbox>
                </v:shape>
                <v:shape id="AutoShape 277" o:spid="_x0000_s1142" type="#_x0000_t109" style="position:absolute;left:359;top:44761;width:16002;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aAsMA&#10;AADdAAAADwAAAGRycy9kb3ducmV2LnhtbERPS2vCQBC+F/oflil4qxsf2BhdpSiBXiyoBa9DdkyC&#10;2dl0dzXx33cFobf5+J6zXPemETdyvrasYDRMQBAXVtdcKvg55u8pCB+QNTaWScGdPKxXry9LzLTt&#10;eE+3QyhFDGGfoYIqhDaT0hcVGfRD2xJH7mydwRChK6V22MVw08hxksykwZpjQ4UtbSoqLoerUeCv&#10;+rx136fp7y7tPk7zY95Od7lSg7f+cwEiUB/+xU/3l47zJ+kMHt/EE+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haAsMAAADdAAAADwAAAAAAAAAAAAAAAACYAgAAZHJzL2Rv&#10;d25yZXYueG1sUEsFBgAAAAAEAAQA9QAAAIgDAAAAAA==&#10;">
                  <v:textbox inset="5.04pt,2.52pt,5.04pt,2.52pt">
                    <w:txbxContent>
                      <w:p w:rsidR="00802395" w:rsidRPr="00BE6012" w:rsidRDefault="00802395" w:rsidP="00A438F1">
                        <w:pPr>
                          <w:jc w:val="both"/>
                          <w:rPr>
                            <w:rFonts w:ascii="Arial" w:hAnsi="Arial" w:cs="Arial"/>
                            <w:sz w:val="17"/>
                          </w:rPr>
                        </w:pPr>
                        <w:r w:rsidRPr="00BE6012">
                          <w:rPr>
                            <w:rFonts w:ascii="Arial" w:hAnsi="Arial" w:cs="Arial"/>
                            <w:sz w:val="17"/>
                          </w:rPr>
                          <w:t>Colabore al brigadista con la investigación y evaluación de daños</w:t>
                        </w:r>
                      </w:p>
                    </w:txbxContent>
                  </v:textbox>
                </v:shape>
                <v:shape id="AutoShape 278" o:spid="_x0000_s1143" type="#_x0000_t116" style="position:absolute;left:19186;width:8077;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WCe8UA&#10;AADdAAAADwAAAGRycy9kb3ducmV2LnhtbESPQWsCMRCF7wX/Q5hCL0WzarHL1ihLi6DHqlC8DZtp&#10;dulmsiSpu/57IwjeZnhv3vdmuR5sK87kQ+NYwXSSgSCunG7YKDgeNuMcRIjIGlvHpOBCAdar0dMS&#10;C+16/qbzPhqRQjgUqKCOsSukDFVNFsPEdcRJ+3XeYkyrN1J77FO4beUsyxbSYsOJUGNHnzVVf/t/&#10;myC+167MX81bv5mdfLYzXz++VOrleSg/QEQa4sN8v97qVH+ev8PtmzSC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YJ7xQAAAN0AAAAPAAAAAAAAAAAAAAAAAJgCAABkcnMv&#10;ZG93bnJldi54bWxQSwUGAAAAAAQABAD1AAAAigMAAAAA&#10;" fillcolor="#769535" stroked="f">
                  <v:fill color2="#9cc746" rotate="t" angle="180" colors="0 #769535;52429f #9bc348;1 #9cc746" focus="100%" type="gradient">
                    <o:fill v:ext="view" type="gradientUnscaled"/>
                  </v:fill>
                  <v:shadow on="t" color="black" opacity="22936f" origin=",.5" offset="0,.63889mm"/>
                  <v:textbox inset="5.04pt,2.52pt,5.04pt,2.52pt">
                    <w:txbxContent>
                      <w:p w:rsidR="00802395" w:rsidRPr="00BE6012" w:rsidRDefault="00802395" w:rsidP="00A438F1">
                        <w:pPr>
                          <w:rPr>
                            <w:rFonts w:ascii="Arial" w:hAnsi="Arial" w:cs="Arial"/>
                            <w:b/>
                            <w:sz w:val="17"/>
                          </w:rPr>
                        </w:pPr>
                        <w:r w:rsidRPr="00BE6012">
                          <w:rPr>
                            <w:rFonts w:ascii="Arial" w:hAnsi="Arial" w:cs="Arial"/>
                            <w:b/>
                            <w:sz w:val="17"/>
                          </w:rPr>
                          <w:t>INCENDIO</w:t>
                        </w:r>
                      </w:p>
                    </w:txbxContent>
                  </v:textbox>
                </v:shape>
                <v:shape id="AutoShape 279" o:spid="_x0000_s1144" type="#_x0000_t109" style="position:absolute;left:11789;top:4171;width:22860;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r68cA&#10;AADdAAAADwAAAGRycy9kb3ducmV2LnhtbESPQWvCQBCF7wX/wzJCb3VjK22auoq0BHqxoBa8Dtkx&#10;CWZn4+5q0n/fORR6m+G9ee+b5Xp0nbpRiK1nA/NZBoq48rbl2sD3oXzIQcWEbLHzTAZ+KMJ6Nblb&#10;YmH9wDu67VOtJIRjgQaalPpC61g15DDOfE8s2skHh0nWUGsbcJBw1+nHLHvWDluWhgZ7em+oOu+v&#10;zkC82tNH+DouLtt8eDm+Hsp+sS2NuZ+OmzdQicb0b/67/rSC/5QLrnwjI+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ba+vHAAAA3QAAAA8AAAAAAAAAAAAAAAAAmAIAAGRy&#10;cy9kb3ducmV2LnhtbFBLBQYAAAAABAAEAPUAAACMAwAAAAA=&#10;">
                  <v:textbox inset="5.04pt,2.52pt,5.04pt,2.52pt">
                    <w:txbxContent>
                      <w:p w:rsidR="00802395" w:rsidRPr="00BE6012" w:rsidRDefault="00802395" w:rsidP="00A438F1">
                        <w:pPr>
                          <w:jc w:val="center"/>
                          <w:rPr>
                            <w:rFonts w:ascii="Arial" w:hAnsi="Arial" w:cs="Arial"/>
                            <w:sz w:val="16"/>
                            <w:szCs w:val="16"/>
                          </w:rPr>
                        </w:pPr>
                        <w:r w:rsidRPr="00BE6012">
                          <w:rPr>
                            <w:rFonts w:ascii="Arial" w:hAnsi="Arial" w:cs="Arial"/>
                            <w:sz w:val="16"/>
                            <w:szCs w:val="16"/>
                          </w:rPr>
                          <w:t>Mantenga la calma y actué con rapidez</w:t>
                        </w:r>
                      </w:p>
                    </w:txbxContent>
                  </v:textbox>
                </v:shape>
                <v:shape id="AutoShape 280" o:spid="_x0000_s1145" type="#_x0000_t109" style="position:absolute;left:11789;top:9328;width:2286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OcMMA&#10;AADdAAAADwAAAGRycy9kb3ducmV2LnhtbERPS2vCQBC+F/oflil4qxsftDG6SlECvVioCl6H7JgE&#10;s7Pp7mriv+8Kgrf5+J6zWPWmEVdyvrasYDRMQBAXVtdcKjjs8/cUhA/IGhvLpOBGHlbL15cFZtp2&#10;/EvXXShFDGGfoYIqhDaT0hcVGfRD2xJH7mSdwRChK6V22MVw08hxknxIgzXHhgpbWldUnHcXo8Bf&#10;9Gnjfo7Tv23afR5n+7ydbnOlBm/91xxEoD48xQ/3t47zJ+kM7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fOcMMAAADdAAAADwAAAAAAAAAAAAAAAACYAgAAZHJzL2Rv&#10;d25yZXYueG1sUEsFBgAAAAAEAAQA9QAAAIgDAAAAAA==&#10;">
                  <v:textbox inset="5.04pt,2.52pt,5.04pt,2.52pt">
                    <w:txbxContent>
                      <w:p w:rsidR="00802395" w:rsidRPr="00BE6012" w:rsidRDefault="00802395" w:rsidP="00A438F1">
                        <w:pPr>
                          <w:jc w:val="center"/>
                          <w:rPr>
                            <w:rFonts w:ascii="Arial" w:hAnsi="Arial" w:cs="Arial"/>
                            <w:sz w:val="17"/>
                          </w:rPr>
                        </w:pPr>
                        <w:r w:rsidRPr="00BE6012">
                          <w:rPr>
                            <w:rFonts w:ascii="Arial" w:hAnsi="Arial" w:cs="Arial"/>
                            <w:sz w:val="17"/>
                          </w:rPr>
                          <w:t>Suspenda las actividades que esté realizando</w:t>
                        </w:r>
                      </w:p>
                    </w:txbxContent>
                  </v:textbox>
                </v:shape>
                <v:shape id="AutoShape 281" o:spid="_x0000_s1146" type="#_x0000_t109" style="position:absolute;left:11789;top:17900;width:2286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TxMMYA&#10;AADdAAAADwAAAGRycy9kb3ducmV2LnhtbESPQWvCQBCF74X+h2UKvdVNq1RNXaVUAl4sqAWvQ3ZM&#10;QrOz6e5q0n/vHARvM7w3732zWA2uVRcKsfFs4HWUgSIuvW24MvBzKF5moGJCtth6JgP/FGG1fHxY&#10;YG59zzu67FOlJIRjjgbqlLpc61jW5DCOfEcs2skHh0nWUGkbsJdw1+q3LHvXDhuWhho7+qqp/N2f&#10;nYF4tqd1+D5O/razfnqcH4pusi2MeX4aPj9AJRrS3Xy73ljBH8+FX76REf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TxMMYAAADdAAAADwAAAAAAAAAAAAAAAACYAgAAZHJz&#10;L2Rvd25yZXYueG1sUEsFBgAAAAAEAAQA9QAAAIsDAAAAAA==&#10;">
                  <v:textbox inset="5.04pt,2.52pt,5.04pt,2.52pt">
                    <w:txbxContent>
                      <w:p w:rsidR="00802395" w:rsidRPr="00BE6012" w:rsidRDefault="00802395" w:rsidP="00A438F1">
                        <w:pPr>
                          <w:jc w:val="center"/>
                          <w:rPr>
                            <w:rFonts w:ascii="Arial" w:hAnsi="Arial" w:cs="Arial"/>
                            <w:sz w:val="17"/>
                          </w:rPr>
                        </w:pPr>
                        <w:r w:rsidRPr="00BE6012">
                          <w:rPr>
                            <w:rFonts w:ascii="Arial" w:hAnsi="Arial" w:cs="Arial"/>
                            <w:sz w:val="17"/>
                          </w:rPr>
                          <w:t>Interrumpa el suministro de energía de los equipos o máquinas</w:t>
                        </w:r>
                      </w:p>
                      <w:p w:rsidR="00802395" w:rsidRPr="00BE6012" w:rsidRDefault="00802395" w:rsidP="00A438F1">
                        <w:pPr>
                          <w:rPr>
                            <w:rFonts w:ascii="Arial" w:hAnsi="Arial" w:cs="Arial"/>
                            <w:sz w:val="17"/>
                          </w:rPr>
                        </w:pPr>
                      </w:p>
                    </w:txbxContent>
                  </v:textbox>
                </v:shape>
                <v:shape id="AutoShape 282" o:spid="_x0000_s1147" type="#_x0000_t109" style="position:absolute;left:11789;top:13328;width:22860;height:1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hUq8MA&#10;AADdAAAADwAAAGRycy9kb3ducmV2LnhtbERPTYvCMBC9L/gfwgje1tRVVq1GkZWCFxdWBa9DM7bF&#10;ZlKTaOu/NwsLe5vH+5zlujO1eJDzlWUFo2ECgji3uuJCwemYvc9A+ICssbZMCp7kYb3qvS0x1bbl&#10;H3ocQiFiCPsUFZQhNKmUPi/JoB/ahjhyF+sMhghdIbXDNoabWn4kyac0WHFsKLGhr5Ly6+FuFPi7&#10;vmzd93ly28/a6Xl+zJrJPlNq0O82CxCBuvAv/nPvdJw/no/g95t4gl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hUq8MAAADdAAAADwAAAAAAAAAAAAAAAACYAgAAZHJzL2Rv&#10;d25yZXYueG1sUEsFBgAAAAAEAAQA9QAAAIgDAAAAAA==&#10;">
                  <v:textbox inset="5.04pt,2.52pt,5.04pt,2.52pt">
                    <w:txbxContent>
                      <w:p w:rsidR="00802395" w:rsidRPr="00BE6012" w:rsidRDefault="00802395" w:rsidP="00A438F1">
                        <w:pPr>
                          <w:jc w:val="center"/>
                          <w:rPr>
                            <w:rFonts w:ascii="Arial" w:hAnsi="Arial" w:cs="Arial"/>
                            <w:sz w:val="17"/>
                          </w:rPr>
                        </w:pPr>
                        <w:r w:rsidRPr="00BE6012">
                          <w:rPr>
                            <w:rFonts w:ascii="Arial" w:hAnsi="Arial" w:cs="Arial"/>
                            <w:sz w:val="17"/>
                          </w:rPr>
                          <w:t>Notifique la detección de la emergencia</w:t>
                        </w:r>
                      </w:p>
                    </w:txbxContent>
                  </v:textbox>
                </v:shape>
                <v:shape id="AutoShape 283" o:spid="_x0000_s1148" type="#_x0000_t109" style="position:absolute;left:11789;top:22567;width:22860;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rK3MQA&#10;AADdAAAADwAAAGRycy9kb3ducmV2LnhtbERPS2vCQBC+C/0Pywi96cYHVqOrlEqgFwVjweuQHZNg&#10;djbdXU3677uFgrf5+J6z2fWmEQ9yvrasYDJOQBAXVtdcKvg6Z6MlCB+QNTaWScEPedhtXwYbTLXt&#10;+ESPPJQihrBPUUEVQptK6YuKDPqxbYkjd7XOYIjQlVI77GK4aeQ0SRbSYM2xocKWPioqbvndKPB3&#10;fd2742X+fVh2b5fVOWvnh0yp12H/vgYRqA9P8b/7U8f5s9UU/r6JJ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qytzEAAAA3QAAAA8AAAAAAAAAAAAAAAAAmAIAAGRycy9k&#10;b3ducmV2LnhtbFBLBQYAAAAABAAEAPUAAACJAwAAAAA=&#10;">
                  <v:textbox inset="5.04pt,2.52pt,5.04pt,2.52pt">
                    <w:txbxContent>
                      <w:p w:rsidR="00802395" w:rsidRPr="00BE6012" w:rsidRDefault="00802395" w:rsidP="00A438F1">
                        <w:pPr>
                          <w:jc w:val="center"/>
                          <w:rPr>
                            <w:rFonts w:ascii="Arial" w:hAnsi="Arial" w:cs="Arial"/>
                            <w:sz w:val="17"/>
                          </w:rPr>
                        </w:pPr>
                        <w:r w:rsidRPr="00BE6012">
                          <w:rPr>
                            <w:rFonts w:ascii="Arial" w:hAnsi="Arial" w:cs="Arial"/>
                            <w:sz w:val="17"/>
                          </w:rPr>
                          <w:t>Tome el extintor más cercano y proceda a controlar el fuego</w:t>
                        </w:r>
                      </w:p>
                    </w:txbxContent>
                  </v:textbox>
                </v:shape>
                <v:shape id="AutoShape 284" o:spid="_x0000_s1149" type="#_x0000_t109" style="position:absolute;left:29645;top:35617;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vR8MA&#10;AADdAAAADwAAAGRycy9kb3ducmV2LnhtbERPTWvCQBC9C/0Pywi96cYqVqOrFCXQi4Kx4HXIjkkw&#10;O5vurib9991Cwds83uest71pxIOcry0rmIwTEMSF1TWXCr7O2WgBwgdkjY1lUvBDHrabl8EaU207&#10;PtEjD6WIIexTVFCF0KZS+qIig35sW+LIXa0zGCJ0pdQOuxhuGvmWJHNpsObYUGFLu4qKW343Cvxd&#10;X/fueJl9Hxbd+2V5ztrZIVPqddh/rEAE6sNT/O/+1HH+dDmFv2/iC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ZvR8MAAADdAAAADwAAAAAAAAAAAAAAAACYAgAAZHJzL2Rv&#10;d25yZXYueG1sUEsFBgAAAAAEAAQA9QAAAIgDAAAAAA==&#10;">
                  <v:textbox inset="5.04pt,2.52pt,5.04pt,2.52pt">
                    <w:txbxContent>
                      <w:p w:rsidR="00802395" w:rsidRPr="00BE6012" w:rsidRDefault="00802395" w:rsidP="00A438F1">
                        <w:pPr>
                          <w:jc w:val="center"/>
                          <w:rPr>
                            <w:rFonts w:ascii="Arial" w:hAnsi="Arial" w:cs="Arial"/>
                            <w:sz w:val="17"/>
                          </w:rPr>
                        </w:pPr>
                        <w:r w:rsidRPr="00BE6012">
                          <w:rPr>
                            <w:rFonts w:ascii="Arial" w:hAnsi="Arial" w:cs="Arial"/>
                            <w:sz w:val="17"/>
                          </w:rPr>
                          <w:t>Avise al personal del área  afectada</w:t>
                        </w:r>
                      </w:p>
                    </w:txbxContent>
                  </v:textbox>
                </v:shape>
                <v:shape id="AutoShape 285" o:spid="_x0000_s1150" type="#_x0000_t110" style="position:absolute;left:16361;top:28759;width:13716;height:8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CUMMA&#10;AADdAAAADwAAAGRycy9kb3ducmV2LnhtbERPTWvCQBC9F/wPyxS81U1jsU10FbUUJBfR1vuQnSax&#10;2dm4u9X4712h0Ns83ufMFr1pxZmcbywreB4lIIhLqxuuFHx9fjy9gfABWWNrmRRcycNiPniYYa7t&#10;hXd03odKxBD2OSqoQ+hyKX1Zk0E/sh1x5L6tMxgidJXUDi8x3LQyTZKJNNhwbKixo3VN5c/+1yg4&#10;NdmJt46KLC2O10O3Ohav6btSw8d+OQURqA//4j/3Rsf54+wF7t/EE+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CUMMAAADdAAAADwAAAAAAAAAAAAAAAACYAgAAZHJzL2Rv&#10;d25yZXYueG1sUEsFBgAAAAAEAAQA9QAAAIgDAAAAAA==&#10;" fillcolor="#9eeaff" strokecolor="#40a7c2">
                  <v:fill color2="#e4f9ff" rotate="t" angle="180" colors="0 #9eeaff;22938f #bbefff;1 #e4f9ff" focus="100%" type="gradient"/>
                  <v:shadow on="t" color="black" opacity="24903f" origin=",.5" offset="0,.55556mm"/>
                  <v:textbox inset="5.04pt,2.52pt,5.04pt,2.52pt">
                    <w:txbxContent>
                      <w:p w:rsidR="00802395" w:rsidRPr="00BE6012" w:rsidRDefault="00802395" w:rsidP="00A438F1">
                        <w:pPr>
                          <w:jc w:val="center"/>
                          <w:rPr>
                            <w:rFonts w:ascii="Arial" w:hAnsi="Arial" w:cs="Arial"/>
                            <w:sz w:val="17"/>
                          </w:rPr>
                        </w:pPr>
                        <w:r>
                          <w:rPr>
                            <w:rFonts w:ascii="Arial" w:hAnsi="Arial" w:cs="Arial"/>
                            <w:sz w:val="17"/>
                          </w:rPr>
                          <w:t>Fuego controlado</w:t>
                        </w:r>
                      </w:p>
                    </w:txbxContent>
                  </v:textbox>
                </v:shape>
                <v:rect id="Rectangle 286" o:spid="_x0000_s1151" style="position:absolute;left:7217;top:31165;width:2470;height:1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jJWcEA&#10;AADdAAAADwAAAGRycy9kb3ducmV2LnhtbERP24rCMBB9F/yHMIJvmu6K0q1G0YUFFRQv+wFDMzZl&#10;m0lpslr/3giCb3M415ktWluJKzW+dKzgY5iAIM6dLrlQ8Hv+GaQgfEDWWDkmBXfysJh3OzPMtLvx&#10;ka6nUIgYwj5DBSaEOpPS54Ys+qGriSN3cY3FEGFTSN3gLYbbSn4myURaLDk2GKzp21D+d/q3Cs67&#10;KvFG7if3dL1qN1vGQ9CoVL/XLqcgArXhLX651zrOH32N4flNPEH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4yVnBAAAA3QAAAA8AAAAAAAAAAAAAAAAAmAIAAGRycy9kb3du&#10;cmV2LnhtbFBLBQYAAAAABAAEAPUAAACGAwAAAAA=&#10;">
                  <v:textbox inset="5.04pt,2.52pt,5.04pt,2.52pt">
                    <w:txbxContent>
                      <w:p w:rsidR="00802395" w:rsidRPr="00BE6012" w:rsidRDefault="00802395" w:rsidP="00A438F1">
                        <w:pPr>
                          <w:rPr>
                            <w:rFonts w:ascii="Arial" w:hAnsi="Arial" w:cs="Arial"/>
                            <w:sz w:val="17"/>
                          </w:rPr>
                        </w:pPr>
                        <w:r w:rsidRPr="00BE6012">
                          <w:rPr>
                            <w:rFonts w:ascii="Arial" w:hAnsi="Arial" w:cs="Arial"/>
                            <w:sz w:val="17"/>
                          </w:rPr>
                          <w:t>Si</w:t>
                        </w:r>
                      </w:p>
                    </w:txbxContent>
                  </v:textbox>
                </v:rect>
                <v:rect id="Rectangle 287" o:spid="_x0000_s1152" style="position:absolute;left:34756;top:31153;width:3683;height:1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pXLsAA&#10;AADdAAAADwAAAGRycy9kb3ducmV2LnhtbERP24rCMBB9X/Afwgi+rakKRatRVBB0wcXbBwzN2BSb&#10;SWmi1r83C8K+zeFcZ7ZobSUe1PjSsYJBPwFBnDtdcqHgct58j0H4gKyxckwKXuRhMe98zTDT7slH&#10;epxCIWII+wwVmBDqTEqfG7Lo+64mjtzVNRZDhE0hdYPPGG4rOUySVFosOTYYrGltKL+d7lbBeV8l&#10;3sjf9DXertrdD+MhaFSq122XUxCB2vAv/ri3Os4fTVL4+yaeIO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epXLsAAAADdAAAADwAAAAAAAAAAAAAAAACYAgAAZHJzL2Rvd25y&#10;ZXYueG1sUEsFBgAAAAAEAAQA9QAAAIUDAAAAAA==&#10;">
                  <v:textbox inset="5.04pt,2.52pt,5.04pt,2.52pt">
                    <w:txbxContent>
                      <w:p w:rsidR="00802395" w:rsidRPr="00BE6012" w:rsidRDefault="00802395" w:rsidP="00A438F1">
                        <w:pPr>
                          <w:rPr>
                            <w:rFonts w:ascii="Arial" w:hAnsi="Arial" w:cs="Arial"/>
                            <w:sz w:val="16"/>
                            <w:szCs w:val="16"/>
                            <w:lang w:val="es-MX"/>
                          </w:rPr>
                        </w:pPr>
                        <w:r w:rsidRPr="00BE6012">
                          <w:rPr>
                            <w:rFonts w:ascii="Arial" w:hAnsi="Arial" w:cs="Arial"/>
                            <w:sz w:val="16"/>
                            <w:szCs w:val="16"/>
                            <w:lang w:val="es-MX"/>
                          </w:rPr>
                          <w:t>NO</w:t>
                        </w:r>
                      </w:p>
                    </w:txbxContent>
                  </v:textbox>
                </v:rect>
                <v:shape id="AutoShape 288" o:spid="_x0000_s1153" type="#_x0000_t109" style="position:absolute;left:359;top:35617;width:16002;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1pRMMA&#10;AADdAAAADwAAAGRycy9kb3ducmV2LnhtbERPTYvCMBC9L/gfwgje1tRVVq1GkZWCFxdWBa9DM7bF&#10;ZlKTaOu/NwsLe5vH+5zlujO1eJDzlWUFo2ECgji3uuJCwemYvc9A+ICssbZMCp7kYb3qvS0x1bbl&#10;H3ocQiFiCPsUFZQhNKmUPi/JoB/ahjhyF+sMhghdIbXDNoabWn4kyac0WHFsKLGhr5Ly6+FuFPi7&#10;vmzd93ly28/a6Xl+zJrJPlNq0O82CxCBuvAv/nPvdJw/nk/h95t4gl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1pRMMAAADdAAAADwAAAAAAAAAAAAAAAACYAgAAZHJzL2Rv&#10;d25yZXYueG1sUEsFBgAAAAAEAAQA9QAAAIgDAAAAAA==&#10;">
                  <v:textbox inset="5.04pt,2.52pt,5.04pt,2.52pt">
                    <w:txbxContent>
                      <w:p w:rsidR="00802395" w:rsidRPr="00BE6012" w:rsidRDefault="00802395" w:rsidP="00A438F1">
                        <w:pPr>
                          <w:rPr>
                            <w:rFonts w:ascii="Arial" w:hAnsi="Arial" w:cs="Arial"/>
                            <w:sz w:val="17"/>
                          </w:rPr>
                        </w:pPr>
                        <w:r w:rsidRPr="00BE6012">
                          <w:rPr>
                            <w:rFonts w:ascii="Arial" w:hAnsi="Arial" w:cs="Arial"/>
                            <w:sz w:val="17"/>
                          </w:rPr>
                          <w:t>Espere la llegada del personal de brigada</w:t>
                        </w:r>
                      </w:p>
                    </w:txbxContent>
                  </v:textbox>
                </v:shape>
                <v:shape id="AutoShape 289" o:spid="_x0000_s1154" type="#_x0000_t109" style="position:absolute;left:1502;top:51568;width:13716;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9NsYA&#10;AADdAAAADwAAAGRycy9kb3ducmV2LnhtbESPQWvCQBCF74X+h2UKvdVNq1RNXaVUAl4sqAWvQ3ZM&#10;QrOz6e5q0n/vHARvM7w3732zWA2uVRcKsfFs4HWUgSIuvW24MvBzKF5moGJCtth6JgP/FGG1fHxY&#10;YG59zzu67FOlJIRjjgbqlLpc61jW5DCOfEcs2skHh0nWUGkbsJdw1+q3LHvXDhuWhho7+qqp/N2f&#10;nYF4tqd1+D5O/razfnqcH4pusi2MeX4aPj9AJRrS3Xy73ljBH88FV76REf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L9NsYAAADdAAAADwAAAAAAAAAAAAAAAACYAgAAZHJz&#10;L2Rvd25yZXYueG1sUEsFBgAAAAAEAAQA9QAAAIsDAAAAAA==&#10;">
                  <v:textbox inset="5.04pt,2.52pt,5.04pt,2.52pt">
                    <w:txbxContent>
                      <w:p w:rsidR="00802395" w:rsidRPr="00BE6012" w:rsidRDefault="00802395" w:rsidP="00A438F1">
                        <w:pPr>
                          <w:jc w:val="center"/>
                          <w:rPr>
                            <w:rFonts w:ascii="Arial" w:hAnsi="Arial" w:cs="Arial"/>
                            <w:sz w:val="17"/>
                          </w:rPr>
                        </w:pPr>
                        <w:r w:rsidRPr="00BE6012">
                          <w:rPr>
                            <w:rFonts w:ascii="Arial" w:hAnsi="Arial" w:cs="Arial"/>
                            <w:sz w:val="17"/>
                          </w:rPr>
                          <w:t>Reinicie labores</w:t>
                        </w:r>
                      </w:p>
                    </w:txbxContent>
                  </v:textbox>
                </v:shape>
                <v:shape id="AutoShape 290" o:spid="_x0000_s1155" type="#_x0000_t117" style="position:absolute;left:27898;top:41871;width:17145;height:5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38b8MA&#10;AADdAAAADwAAAGRycy9kb3ducmV2LnhtbERPTWsCMRC9F/wPYYTeatYq4q5GEUERbA9V8Txuxs3i&#10;ZrJNUt3++6ZQ6G0e73Pmy8424k4+1I4VDAcZCOLS6ZorBafj5mUKIkRkjY1jUvBNAZaL3tMcC+0e&#10;/EH3Q6xECuFQoAITY1tIGUpDFsPAtcSJuzpvMSboK6k9PlK4beRrlk2kxZpTg8GW1obK2+HLKpDj&#10;yehsttF/rkrc7y72Lb+9T5V67nerGYhIXfwX/7l3Os0f5Tn8fpNOk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38b8MAAADdAAAADwAAAAAAAAAAAAAAAACYAgAAZHJzL2Rv&#10;d25yZXYueG1sUEsFBgAAAAAEAAQA9QAAAIgDAAAAAA==&#10;">
                  <v:textbox inset="5.04pt,2.52pt,5.04pt,2.52pt">
                    <w:txbxContent>
                      <w:p w:rsidR="00802395" w:rsidRPr="00BE6012" w:rsidRDefault="00802395" w:rsidP="0099193F">
                        <w:pPr>
                          <w:rPr>
                            <w:rFonts w:ascii="Arial" w:hAnsi="Arial" w:cs="Arial"/>
                            <w:sz w:val="17"/>
                          </w:rPr>
                        </w:pPr>
                        <w:r w:rsidRPr="00BE6012">
                          <w:rPr>
                            <w:rFonts w:ascii="Arial" w:hAnsi="Arial" w:cs="Arial"/>
                            <w:sz w:val="17"/>
                          </w:rPr>
                          <w:t>Aléjese del área, prepárese para evacuación</w:t>
                        </w:r>
                      </w:p>
                    </w:txbxContent>
                  </v:textbox>
                </v:shape>
                <v:shape id="AutoShape 291" o:spid="_x0000_s1156" type="#_x0000_t110" style="position:absolute;left:29041;top:48094;width:14859;height:9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jcscYA&#10;AADdAAAADwAAAGRycy9kb3ducmV2LnhtbESPT2/CMAzF75P4DpEn7TbSVYiNQkD80aSpl2ls3K3G&#10;a8sapyQZlG+PD5N2s/We3/t5sRpcp84UYuvZwNM4A0VcedtybeDr8/XxBVRMyBY7z2TgShFWy9Hd&#10;AgvrL/xB532qlYRwLNBAk1JfaB2rhhzGse+JRfv2wWGSNdTaBrxIuOt0nmVT7bBlaWiwp21D1c/+&#10;1xk4tbMTvwcqZ3l5vB76zbF8znfGPNwP6zmoREP6N/9dv1nBn2TCL9/ICHp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jcscYAAADdAAAADwAAAAAAAAAAAAAAAACYAgAAZHJz&#10;L2Rvd25yZXYueG1sUEsFBgAAAAAEAAQA9QAAAIsDAAAAAA==&#10;" fillcolor="#9eeaff" strokecolor="#40a7c2">
                  <v:fill color2="#e4f9ff" rotate="t" angle="180" colors="0 #9eeaff;22938f #bbefff;1 #e4f9ff" focus="100%" type="gradient"/>
                  <v:shadow on="t" color="black" opacity="24903f" origin=",.5" offset="0,.55556mm"/>
                  <v:textbox inset="5.04pt,2.52pt,5.04pt,2.52pt">
                    <w:txbxContent>
                      <w:p w:rsidR="00802395" w:rsidRPr="00BE6012" w:rsidRDefault="00802395" w:rsidP="00A438F1">
                        <w:pPr>
                          <w:jc w:val="center"/>
                          <w:rPr>
                            <w:rFonts w:ascii="Arial" w:hAnsi="Arial" w:cs="Arial"/>
                            <w:sz w:val="17"/>
                          </w:rPr>
                        </w:pPr>
                        <w:r w:rsidRPr="00BE6012">
                          <w:rPr>
                            <w:rFonts w:ascii="Arial" w:hAnsi="Arial" w:cs="Arial"/>
                            <w:sz w:val="17"/>
                          </w:rPr>
                          <w:t>Hay personas afectadas</w:t>
                        </w:r>
                      </w:p>
                    </w:txbxContent>
                  </v:textbox>
                </v:shape>
                <v:shape id="AutoShape 292" o:spid="_x0000_s1157" type="#_x0000_t109" style="position:absolute;left:43793;top:63049;width:1454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gMScMA&#10;AADdAAAADwAAAGRycy9kb3ducmV2LnhtbERPS2vCQBC+F/wPywje6sYS1KZZpVQCXiyoBa9DdvKg&#10;2dl0dzXx37uFQm/z8T0n346mEzdyvrWsYDFPQBCXVrdcK/g6F89rED4ga+wsk4I7edhuJk85ZtoO&#10;fKTbKdQihrDPUEETQp9J6cuGDPq57YkjV1lnMEToaqkdDjHcdPIlSZbSYMuxocGePhoqv09Xo8Bf&#10;dbVzn5f057AeVpfXc9Gnh0Kp2XR8fwMRaAz/4j/3Xsf5abKA32/iCX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gMScMAAADdAAAADwAAAAAAAAAAAAAAAACYAgAAZHJzL2Rv&#10;d25yZXYueG1sUEsFBgAAAAAEAAQA9QAAAIgDAAAAAA==&#10;">
                  <v:textbox inset="5.04pt,2.52pt,5.04pt,2.52pt">
                    <w:txbxContent>
                      <w:p w:rsidR="00802395" w:rsidRPr="00BE6012" w:rsidRDefault="00802395" w:rsidP="0099193F">
                        <w:pPr>
                          <w:rPr>
                            <w:rFonts w:ascii="Arial" w:hAnsi="Arial" w:cs="Arial"/>
                            <w:sz w:val="17"/>
                          </w:rPr>
                        </w:pPr>
                        <w:r>
                          <w:rPr>
                            <w:rFonts w:ascii="Arial" w:hAnsi="Arial" w:cs="Arial"/>
                            <w:sz w:val="6"/>
                            <w:szCs w:val="6"/>
                          </w:rPr>
                          <w:t xml:space="preserve">          </w:t>
                        </w:r>
                        <w:r w:rsidRPr="00BE6012">
                          <w:rPr>
                            <w:rFonts w:ascii="Arial" w:hAnsi="Arial" w:cs="Arial"/>
                            <w:sz w:val="17"/>
                          </w:rPr>
                          <w:t>Evacué siguiendo las instrucciones de los líderes de evacuación</w:t>
                        </w:r>
                      </w:p>
                    </w:txbxContent>
                  </v:textbox>
                </v:shape>
                <v:shape id="AutoShape 293" o:spid="_x0000_s1158" type="#_x0000_t109" style="position:absolute;left:43793;top:55048;width:14255;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qSPsQA&#10;AADdAAAADwAAAGRycy9kb3ducmV2LnhtbERPS2vCQBC+F/oflhG81Y0SWptmlaIEvFhoLHgdspMH&#10;zc7G3dXEf98tFHqbj+85+XYyvbiR851lBctFAoK4srrjRsHXqXhag/ABWWNvmRTcycN28/iQY6bt&#10;yJ90K0MjYgj7DBW0IQyZlL5qyaBf2IE4crV1BkOErpHa4RjDTS9XSfIsDXYcG1ocaNdS9V1ejQJ/&#10;1fXefZzTy3E9vpxfT8WQHgul5rPp/Q1EoCn8i//cBx3np8kKfr+JJ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Kkj7EAAAA3QAAAA8AAAAAAAAAAAAAAAAAmAIAAGRycy9k&#10;b3ducmV2LnhtbFBLBQYAAAAABAAEAPUAAACJAwAAAAA=&#10;">
                  <v:textbox inset="5.04pt,2.52pt,5.04pt,2.52pt">
                    <w:txbxContent>
                      <w:p w:rsidR="00802395" w:rsidRPr="00BE6012" w:rsidRDefault="00802395" w:rsidP="0099193F">
                        <w:pPr>
                          <w:rPr>
                            <w:rFonts w:ascii="Arial" w:hAnsi="Arial" w:cs="Arial"/>
                            <w:sz w:val="17"/>
                          </w:rPr>
                        </w:pPr>
                        <w:r w:rsidRPr="00BE6012">
                          <w:rPr>
                            <w:rFonts w:ascii="Arial" w:hAnsi="Arial" w:cs="Arial"/>
                            <w:sz w:val="17"/>
                          </w:rPr>
                          <w:t>Espere la llegada de los grupos de control de emergencias</w:t>
                        </w:r>
                      </w:p>
                    </w:txbxContent>
                  </v:textbox>
                </v:shape>
                <v:shape id="AutoShape 294" o:spid="_x0000_s1159" type="#_x0000_t109" style="position:absolute;left:43437;top:70478;width:15215;height:5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3pcMA&#10;AADdAAAADwAAAGRycy9kb3ducmV2LnhtbERPTWvCQBC9F/wPywi91Y02tBpdRZRALwpVweuQHZNg&#10;djburib9992C0Ns83ucsVr1pxIOcry0rGI8SEMSF1TWXCk7H/G0KwgdkjY1lUvBDHlbLwcsCM207&#10;/qbHIZQihrDPUEEVQptJ6YuKDPqRbYkjd7HOYIjQlVI77GK4aeQkST6kwZpjQ4UtbSoqroe7UeDv&#10;+rJ1+3N62027z/PsmLfpLlfqddiv5yAC9eFf/HR/6Tg/Td7h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Y3pcMAAADdAAAADwAAAAAAAAAAAAAAAACYAgAAZHJzL2Rv&#10;d25yZXYueG1sUEsFBgAAAAAEAAQA9QAAAIgDAAAAAA==&#10;">
                  <v:textbox inset="5.04pt,2.52pt,5.04pt,2.52pt">
                    <w:txbxContent>
                      <w:p w:rsidR="00802395" w:rsidRPr="00BE6012" w:rsidRDefault="00802395" w:rsidP="00014260">
                        <w:pPr>
                          <w:rPr>
                            <w:rFonts w:ascii="Arial" w:hAnsi="Arial" w:cs="Arial"/>
                            <w:sz w:val="17"/>
                          </w:rPr>
                        </w:pPr>
                        <w:r w:rsidRPr="00BE6012">
                          <w:rPr>
                            <w:rFonts w:ascii="Arial" w:hAnsi="Arial" w:cs="Arial"/>
                            <w:sz w:val="17"/>
                          </w:rPr>
                          <w:t>Ubíquese en el punto de reunión y espere instrucciones</w:t>
                        </w:r>
                      </w:p>
                    </w:txbxContent>
                  </v:textbox>
                </v:shape>
                <v:rect id="Rectangle 295" o:spid="_x0000_s1160" style="position:absolute;left:20933;top:51616;width:2824;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GKWMMA&#10;AADdAAAADwAAAGRycy9kb3ducmV2LnhtbERPS2sCMRC+F/wPYQQvRbNaEVmNolWL4MkXeBw2Y3Zx&#10;M9luUl3/fSMUepuP7znTeWNLcafaF44V9HsJCOLM6YKNgtNx0x2D8AFZY+mYFDzJw3zWeptiqt2D&#10;93Q/BCNiCPsUFeQhVKmUPsvJou+5ijhyV1dbDBHWRuoaHzHclnKQJCNpseDYkGNFnzllt8OPVWDX&#10;m+uX0WFnvt8vy4Ver87Pj5VSnXazmIAI1IR/8Z97q+P8YTKE1zfxBD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GKWMMAAADdAAAADwAAAAAAAAAAAAAAAACYAgAAZHJzL2Rv&#10;d25yZXYueG1sUEsFBgAAAAAEAAQA9QAAAIgDAAAAAA==&#10;">
                  <v:textbox style="mso-fit-shape-to-text:t" inset="5.04pt,2.52pt,5.04pt,2.52pt">
                    <w:txbxContent>
                      <w:p w:rsidR="00802395" w:rsidRPr="00BE6012" w:rsidRDefault="00802395" w:rsidP="00A438F1">
                        <w:pPr>
                          <w:rPr>
                            <w:rFonts w:ascii="Arial" w:hAnsi="Arial" w:cs="Arial"/>
                            <w:sz w:val="17"/>
                          </w:rPr>
                        </w:pPr>
                        <w:r w:rsidRPr="00BE6012">
                          <w:rPr>
                            <w:rFonts w:ascii="Arial" w:hAnsi="Arial" w:cs="Arial"/>
                            <w:sz w:val="17"/>
                          </w:rPr>
                          <w:t>Si</w:t>
                        </w:r>
                      </w:p>
                    </w:txbxContent>
                  </v:textbox>
                </v:rect>
                <v:rect id="Rectangle 296" o:spid="_x0000_s1161" style="position:absolute;left:49184;top:51717;width:3433;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w8MA&#10;AADdAAAADwAAAGRycy9kb3ducmV2LnhtbERPS4vCMBC+C/sfwgh7EU3dh0g1is9F2JMv8Dg0Y1q2&#10;mdQmq/XfbxYEb/PxPWc8bWwprlT7wrGCfi8BQZw5XbBRcNivu0MQPiBrLB2Tgjt5mE5eWmNMtbvx&#10;lq67YEQMYZ+igjyEKpXSZzlZ9D1XEUfu7GqLIcLaSF3jLYbbUr4lyUBaLDg25FjRIqfsZ/drFdjV&#10;+vxldPg2l85pPtOr5fH+vlTqtd3MRiACNeEpfrg3Os7/SD7h/5t4gp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vw8MAAADdAAAADwAAAAAAAAAAAAAAAACYAgAAZHJzL2Rv&#10;d25yZXYueG1sUEsFBgAAAAAEAAQA9QAAAIgDAAAAAA==&#10;">
                  <v:textbox style="mso-fit-shape-to-text:t" inset="5.04pt,2.52pt,5.04pt,2.52pt">
                    <w:txbxContent>
                      <w:p w:rsidR="00802395" w:rsidRPr="00BE6012" w:rsidRDefault="00802395" w:rsidP="00A438F1">
                        <w:pPr>
                          <w:rPr>
                            <w:rFonts w:ascii="Arial" w:hAnsi="Arial" w:cs="Arial"/>
                            <w:sz w:val="17"/>
                          </w:rPr>
                        </w:pPr>
                        <w:r w:rsidRPr="00BE6012">
                          <w:rPr>
                            <w:rFonts w:ascii="Arial" w:hAnsi="Arial" w:cs="Arial"/>
                            <w:sz w:val="17"/>
                          </w:rPr>
                          <w:t>No</w:t>
                        </w:r>
                      </w:p>
                    </w:txbxContent>
                  </v:textbox>
                </v:rect>
                <v:shape id="AutoShape 297" o:spid="_x0000_s1162" type="#_x0000_t109" style="position:absolute;left:16037;top:58432;width:12573;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UPcMA&#10;AADdAAAADwAAAGRycy9kb3ducmV2LnhtbERPTYvCMBC9L/gfwgje1lQp6lajiFLw4oK64HVoxrbY&#10;TGoSbfffbxYW9jaP9zmrTW8a8SLna8sKJuMEBHFhdc2lgq9L/r4A4QOyxsYyKfgmD5v14G2FmbYd&#10;n+h1DqWIIewzVFCF0GZS+qIig35sW+LI3awzGCJ0pdQOuxhuGjlNkpk0WHNsqLClXUXF/fw0CvxT&#10;3/bu85o+jotufv245G16zJUaDfvtEkSgPvyL/9wHHeenyQx+v4kn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GUPcMAAADdAAAADwAAAAAAAAAAAAAAAACYAgAAZHJzL2Rv&#10;d25yZXYueG1sUEsFBgAAAAAEAAQA9QAAAIgDAAAAAA==&#10;">
                  <v:textbox inset="5.04pt,2.52pt,5.04pt,2.52pt">
                    <w:txbxContent>
                      <w:p w:rsidR="00802395" w:rsidRPr="00BE6012" w:rsidRDefault="00802395" w:rsidP="00A438F1">
                        <w:pPr>
                          <w:jc w:val="center"/>
                          <w:rPr>
                            <w:rFonts w:ascii="Arial" w:hAnsi="Arial" w:cs="Arial"/>
                            <w:sz w:val="17"/>
                          </w:rPr>
                        </w:pPr>
                        <w:r w:rsidRPr="00BE6012">
                          <w:rPr>
                            <w:rFonts w:ascii="Arial" w:hAnsi="Arial" w:cs="Arial"/>
                            <w:sz w:val="17"/>
                          </w:rPr>
                          <w:t>Preste atención a la víctima, no le abandone</w:t>
                        </w:r>
                      </w:p>
                    </w:txbxContent>
                  </v:textbox>
                </v:shape>
                <v:shape id="AutoShape 298" o:spid="_x0000_s1163" type="#_x0000_t123" style="position:absolute;left:59795;top:65335;width:1333;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eOYcIA&#10;AADdAAAADwAAAGRycy9kb3ducmV2LnhtbERP22oCMRB9L/gPYYS+1cSlWFmNImJLfWhB3Q8YNrMX&#10;3EyWJNVtv94UBN/mcK6zXA+2ExfyoXWsYTpRIIhLZ1quNRSn95c5iBCRDXaOScMvBVivRk9LzI27&#10;8oEux1iLFMIhRw1NjH0uZSgbshgmridOXOW8xZigr6XxeE3htpOZUjNpseXU0GBP24bK8/HHaqiU&#10;pO9i+rcrv2ZVle1Nti38h9bP42GzABFpiA/x3f1p0vxX9Qb/36QT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45hwgAAAN0AAAAPAAAAAAAAAAAAAAAAAJgCAABkcnMvZG93&#10;bnJldi54bWxQSwUGAAAAAAQABAD1AAAAhwMAAAAA&#10;"/>
                <v:shape id="AutoShape 299" o:spid="_x0000_s1164" type="#_x0000_t32" style="position:absolute;left:23219;top:2470;width:6;height:17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Ml1MQAAADdAAAADwAAAGRycy9kb3ducmV2LnhtbESPQWsCMRCF74X+hzCF3mpWaUtZjaKC&#10;IL2U2kI9DptxN7iZLJu4Wf995yB4m+G9ee+bxWr0rRqojy6wgemkAEVcBeu4NvD7s3v5ABUTssU2&#10;MBm4UoTV8vFhgaUNmb9pOKRaSQjHEg00KXWl1rFqyGOchI5YtFPoPSZZ+1rbHrOE+1bPiuJde3Qs&#10;DQ12tG2oOh8u3oDLX27o9tu8+fw7RpvJXd+CM+b5aVzPQSUa0918u95bwX8tBFe+kR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QyXUxAAAAN0AAAAPAAAAAAAAAAAA&#10;AAAAAKECAABkcnMvZG93bnJldi54bWxQSwUGAAAAAAQABAD5AAAAkgMAAAAA&#10;">
                  <v:stroke endarrow="block"/>
                </v:shape>
                <v:shape id="AutoShape 300" o:spid="_x0000_s1165" type="#_x0000_t32" style="position:absolute;left:23219;top:6565;width:0;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RzJcUAAADdAAAADwAAAGRycy9kb3ducmV2LnhtbERPS2vCQBC+F/oflhG81Y1FikldgxQq&#10;YunBB8Hehuw0Cc3Oht01Rn+9Wyj0Nh/fcxb5YFrRk/ONZQXTSQKCuLS64UrB8fD+NAfhA7LG1jIp&#10;uJKHfPn4sMBM2wvvqN+HSsQQ9hkqqEPoMil9WZNBP7EdceS+rTMYInSV1A4vMdy08jlJXqTBhmND&#10;jR291VT+7M9GwekjPRfX4pO2xTTdfqEz/nZYKzUeDatXEIGG8C/+c290nD9LUvj9Jp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RzJcUAAADdAAAADwAAAAAAAAAA&#10;AAAAAAChAgAAZHJzL2Rvd25yZXYueG1sUEsFBgAAAAAEAAQA+QAAAJMDAAAAAA==&#10;">
                  <v:stroke endarrow="block"/>
                </v:shape>
                <v:shape id="AutoShape 301" o:spid="_x0000_s1166" type="#_x0000_t32" style="position:absolute;left:23219;top:11328;width:0;height:2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MZc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4Zd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h0xlxwAAAN0AAAAPAAAAAAAA&#10;AAAAAAAAAKECAABkcnMvZG93bnJldi54bWxQSwUGAAAAAAQABAD5AAAAlQMAAAAA&#10;">
                  <v:stroke endarrow="block"/>
                </v:shape>
                <v:shape id="AutoShape 302" o:spid="_x0000_s1167" type="#_x0000_t32" style="position:absolute;left:23219;top:15281;width:0;height:2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vp/sQAAADdAAAADwAAAGRycy9kb3ducmV2LnhtbERPTWvCQBC9F/wPywje6iZFpKauQYSK&#10;KD1UJdjbkJ0modnZsLvG2F/fLRR6m8f7nGU+mFb05HxjWUE6TUAQl1Y3XCk4n14fn0H4gKyxtUwK&#10;7uQhX40elphpe+N36o+hEjGEfYYK6hC6TEpf1mTQT21HHLlP6wyGCF0ltcNbDDetfEqSuTTYcGyo&#10;saNNTeXX8WoUXA6La3Ev3mhfpIv9Bzrjv09bpSbjYf0CItAQ/sV/7p2O82dpCr/fxB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y+n+xAAAAN0AAAAPAAAAAAAAAAAA&#10;AAAAAKECAABkcnMvZG93bnJldi54bWxQSwUGAAAAAAQABAD5AAAAkgMAAAAA&#10;">
                  <v:stroke endarrow="block"/>
                </v:shape>
                <v:shape id="AutoShape 303" o:spid="_x0000_s1168" type="#_x0000_t32" style="position:absolute;left:23219;top:21329;width:0;height:1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l3icQAAADdAAAADwAAAGRycy9kb3ducmV2LnhtbERPTWvCQBC9C/6HZQRvuomIaHSVUqiI&#10;0oNaQnsbsmMSmp0Nu6vG/vpuQehtHu9zVpvONOJGzteWFaTjBARxYXXNpYKP89toDsIHZI2NZVLw&#10;IA+bdb+3wkzbOx/pdgqliCHsM1RQhdBmUvqiIoN+bFviyF2sMxgidKXUDu8x3DRykiQzabDm2FBh&#10;S68VFd+nq1HweVhc80f+Tvs8Xey/0Bn/c94qNRx0L0sQgbrwL366dzrOn6Y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GXeJxAAAAN0AAAAPAAAAAAAAAAAA&#10;AAAAAKECAABkcnMvZG93bnJldi54bWxQSwUGAAAAAAQABAD5AAAAkgMAAAAA&#10;">
                  <v:stroke endarrow="block"/>
                </v:shape>
                <v:shape id="AutoShape 304" o:spid="_x0000_s1169" type="#_x0000_t32" style="position:absolute;left:23219;top:26517;width:0;height:22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XSEsUAAADdAAAADwAAAGRycy9kb3ducmV2LnhtbERPS2vCQBC+F/wPywi91U1qKRpdRYRK&#10;sfTgg6C3ITsmwexs2F019td3CwVv8/E9ZzrvTCOu5HxtWUE6SEAQF1bXXCrY7z5eRiB8QNbYWCYF&#10;d/Iwn/Wepphpe+MNXbehFDGEfYYKqhDaTEpfVGTQD2xLHLmTdQZDhK6U2uEthptGvibJuzRYc2yo&#10;sKVlRcV5ezEKDl/jS37Pv2mdp+P1EZ3xP7uVUs/9bjEBEagLD/G/+1PH+W/pE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XSEsUAAADdAAAADwAAAAAAAAAA&#10;AAAAAAChAgAAZHJzL2Rvd25yZXYueG1sUEsFBgAAAAAEAAQA+QAAAJMDAAAAAA==&#10;">
                  <v:stroke endarrow="block"/>
                </v:shape>
                <v:shape id="AutoShape 305" o:spid="_x0000_s1170" type="#_x0000_t32" style="position:absolute;left:30077;top:32080;width:4679;height: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e5DMEAAADdAAAADwAAAGRycy9kb3ducmV2LnhtbERPS4vCMBC+C/sfwix409RFF6lGcQVB&#10;vCw+YPc4NGMbbCaliU399xtB2Nt8fM9Zrntbi45abxwrmIwzEMSF04ZLBZfzbjQH4QOyxtoxKXiQ&#10;h/XqbbDEXLvIR+pOoRQphH2OCqoQmlxKX1Rk0Y9dQ5y4q2sthgTbUuoWYwq3tfzIsk9p0XBqqLCh&#10;bUXF7XS3Ckz8Nl2z38avw8+v15HMY+aMUsP3frMAEagP/+KXe6/T/OlkCs9v0gl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17kMwQAAAN0AAAAPAAAAAAAAAAAAAAAA&#10;AKECAABkcnMvZG93bnJldi54bWxQSwUGAAAAAAQABAD5AAAAjwMAAAAA&#10;">
                  <v:stroke endarrow="block"/>
                </v:shape>
                <v:shape id="AutoShape 306" o:spid="_x0000_s1171" type="#_x0000_t32" style="position:absolute;left:9687;top:32134;width:6674;height:8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Ec/cIAAADdAAAADwAAAGRycy9kb3ducmV2LnhtbERPS2vCQBC+C/0PyxS86caQio2uUloK&#10;UnrxcehxyI6b0OxsyE41/ntXEHqbj+85q83gW3WmPjaBDcymGSjiKtiGnYHj4XOyABUF2WIbmAxc&#10;KcJm/TRaYWnDhXd03otTKYRjiQZqka7UOlY1eYzT0BEn7hR6j5Jg77Tt8ZLCfavzLJtrjw2nhho7&#10;eq+p+t3/eQM/R//9mhcf3hXuIDuhryYv5saMn4e3JSihQf7FD/fWpvnF7AXu36QT9P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6Ec/cIAAADdAAAADwAAAAAAAAAAAAAA&#10;AAChAgAAZHJzL2Rvd25yZXYueG1sUEsFBgAAAAAEAAQA+QAAAJADAAAAAA==&#10;">
                  <v:stroke endarrow="block"/>
                </v:shape>
                <v:shape id="AutoShape 307" o:spid="_x0000_s1172" type="#_x0000_t32" style="position:absolute;left:36503;top:33007;width:95;height:2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mC4MIAAADdAAAADwAAAGRycy9kb3ducmV2LnhtbERP32vCMBB+F/Y/hBv4ZtMOFemMZRMG&#10;sheZCtvj0dzasOZSmqyp//0iCHu7j+/nbavJdmKkwRvHCoosB0FcO224UXA5vy02IHxA1tg5JgVX&#10;8lDtHmZbLLWL/EHjKTQihbAvUUEbQl9K6euWLPrM9cSJ+3aDxZDg0Eg9YEzhtpNPeb6WFg2nhhZ7&#10;2rdU/5x+rQITj2bsD/v4+v755XUkc105o9T8cXp5BhFoCv/iu/ug0/xlsYbbN+kE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mC4MIAAADdAAAADwAAAAAAAAAAAAAA&#10;AAChAgAAZHJzL2Rvd25yZXYueG1sUEsFBgAAAAAEAAQA+QAAAJADAAAAAA==&#10;">
                  <v:stroke endarrow="block"/>
                </v:shape>
                <v:shape id="AutoShape 308" o:spid="_x0000_s1173" type="#_x0000_t32" style="position:absolute;left:36471;top:39046;width:32;height:28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Une8IAAADdAAAADwAAAGRycy9kb3ducmV2LnhtbERPTWsCMRC9F/wPYQRvNatola1RVBDE&#10;S6kK9jhspruhm8myiZv135tCobd5vM9ZbXpbi45abxwrmIwzEMSF04ZLBdfL4XUJwgdkjbVjUvAg&#10;D5v14GWFuXaRP6k7h1KkEPY5KqhCaHIpfVGRRT92DXHivl1rMSTYllK3GFO4reU0y96kRcOpocKG&#10;9hUVP+e7VWDih+ma4z7uTrcvryOZx9wZpUbDfvsOIlAf/sV/7qNO82eTB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Une8IAAADdAAAADwAAAAAAAAAAAAAA&#10;AAChAgAAZHJzL2Rvd25yZXYueG1sUEsFBgAAAAAEAAQA+QAAAJADAAAAAA==&#10;">
                  <v:stroke endarrow="block"/>
                </v:shape>
                <v:shape id="AutoShape 309" o:spid="_x0000_s1174" type="#_x0000_t32" style="position:absolute;left:8360;top:33102;width:95;height:25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qzCcUAAADdAAAADwAAAGRycy9kb3ducmV2LnhtbESPQWsCMRCF7wX/Qxiht5pVWimrUapQ&#10;kF6KWmiPw2bcDd1Mlk26Wf995yB4m+G9ee+b9Xb0rRqojy6wgfmsAEVcBeu4NvB1fn96BRUTssU2&#10;MBm4UoTtZvKwxtKGzEcaTqlWEsKxRANNSl2pdawa8hhnoSMW7RJ6j0nWvta2xyzhvtWLolhqj46l&#10;ocGO9g1Vv6c/b8DlTzd0h33efXz/RJvJXV+CM+ZxOr6tQCUa0918uz5YwX+eC65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qzCcUAAADdAAAADwAAAAAAAAAA&#10;AAAAAAChAgAAZHJzL2Rvd25yZXYueG1sUEsFBgAAAAAEAAQA+QAAAJMDAAAAAA==&#10;">
                  <v:stroke endarrow="block"/>
                </v:shape>
                <v:shape id="AutoShape 310" o:spid="_x0000_s1175" type="#_x0000_t32" style="position:absolute;left:8360;top:40189;width: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3l+MQAAADdAAAADwAAAGRycy9kb3ducmV2LnhtbERPTWvCQBC9C/6HZQq96SZSiomuUgRL&#10;sXhQS6i3ITtNQrOzYXfV2F/fFQRv83ifM1/2phVncr6xrCAdJyCIS6sbrhR8HdajKQgfkDW2lknB&#10;lTwsF8PBHHNtL7yj8z5UIoawz1FBHUKXS+nLmgz6se2II/djncEQoaukdniJ4aaVkyR5lQYbjg01&#10;drSqqfzdn4yC78/sVFyLLW2KNNsc0Rn/d3hX6vmpf5uBCNSHh/ju/tBx/kuawe2beIJ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veX4xAAAAN0AAAAPAAAAAAAAAAAA&#10;AAAAAKECAABkcnMvZG93bnJldi54bWxQSwUGAAAAAAQABAD5AAAAkgMAAAAA&#10;">
                  <v:stroke endarrow="block"/>
                </v:shape>
                <v:shape id="AutoShape 311" o:spid="_x0000_s1176" type="#_x0000_t32" style="position:absolute;left:8360;top:49333;width:6;height:22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shape id="AutoShape 312" o:spid="_x0000_s1177" type="#_x0000_t32" style="position:absolute;left:36471;top:47047;width:0;height:1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jQ8QAAADdAAAADwAAAGRycy9kb3ducmV2LnhtbERPTWvCQBC9C/6HZQRvuomIaHSVUqiI&#10;0oNaQnsbsmMSmp0Nu6vG/vpuQehtHu9zVpvONOJGzteWFaTjBARxYXXNpYKP89toDsIHZI2NZVLw&#10;IA+bdb+3wkzbOx/pdgqliCHsM1RQhdBmUvqiIoN+bFviyF2sMxgidKXUDu8x3DRykiQzabDm2FBh&#10;S68VFd+nq1HweVhc80f+Tvs8Xey/0Bn/c94qNRx0L0sQgbrwL366dzrOn05S+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pyNDxAAAAN0AAAAPAAAAAAAAAAAA&#10;AAAAAKECAABkcnMvZG93bnJldi54bWxQSwUGAAAAAAQABAD5AAAAkgMAAAAA&#10;">
                  <v:stroke endarrow="block"/>
                </v:shape>
                <v:shape id="AutoShape 313" o:spid="_x0000_s1178" type="#_x0000_t32" style="position:absolute;left:43900;top:52736;width:5284;height:2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5OXsIAAADdAAAADwAAAGRycy9kb3ducmV2LnhtbERP32vCMBB+H/g/hBP2NlPLJtKZFhUG&#10;spcxFdzj0dzasOZSmtjU/34ZDHy7j+/nbarJdmKkwRvHCpaLDARx7bThRsH59Pa0BuEDssbOMSm4&#10;kYeqnD1ssNAu8ieNx9CIFMK+QAVtCH0hpa9bsugXridO3LcbLIYEh0bqAWMKt53Ms2wlLRpODS32&#10;tG+p/jlerQITP8zYH/Zx93758jqSub04o9TjfNq+ggg0hbv4333Qaf5znsPfN+kE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5OXsIAAADdAAAADwAAAAAAAAAAAAAA&#10;AAChAgAAZHJzL2Rvd25yZXYueG1sUEsFBgAAAAAEAAQA+QAAAJADAAAAAA==&#10;">
                  <v:stroke endarrow="block"/>
                </v:shape>
                <v:shape id="AutoShape 314" o:spid="_x0000_s1179" type="#_x0000_t32" style="position:absolute;left:23752;top:52635;width:5289;height:3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jrr8IAAADdAAAADwAAAGRycy9kb3ducmV2LnhtbERPS2vCQBC+F/wPywi91Y1pkDZ1FakI&#10;Urz4OPQ4ZKeb0OxsyE41/vuuIHibj+858+XgW3WmPjaBDUwnGSjiKtiGnYHTcfPyBioKssU2MBm4&#10;UoTlYvQ0x9KGC+/pfBCnUgjHEg3UIl2pdaxq8hgnoSNO3E/oPUqCvdO2x0sK963Os2ymPTacGmrs&#10;6LOm6vfw5w18n/zuPS/W3hXuKHuhryYvZsY8j4fVByihQR7iu3tr0/wif4XbN+kEv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Wjrr8IAAADdAAAADwAAAAAAAAAAAAAA&#10;AAChAgAAZHJzL2Rvd25yZXYueG1sUEsFBgAAAAAEAAQA+QAAAJADAAAAAA==&#10;">
                  <v:stroke endarrow="block"/>
                </v:shape>
                <v:shape id="AutoShape 315" o:spid="_x0000_s1180" type="#_x0000_t32" style="position:absolute;left:22323;top:53651;width:19;height:47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tzscEAAADdAAAADwAAAGRycy9kb3ducmV2LnhtbERPS4vCMBC+L/gfwgje1lTRRbpGWYUF&#10;8SI+QI9DM9uGbSalyTb13xtB2Nt8fM9Zrntbi45abxwrmIwzEMSF04ZLBZfz9/sChA/IGmvHpOBO&#10;HtarwdsSc+0iH6k7hVKkEPY5KqhCaHIpfVGRRT92DXHiflxrMSTYllK3GFO4reU0yz6kRcOpocKG&#10;thUVv6c/q8DEg+ma3TZu9teb15HMfe6MUqNh//UJIlAf/sUv906n+bPpDJ7fpBPk6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3OxwQAAAN0AAAAPAAAAAAAAAAAAAAAA&#10;AKECAABkcnMvZG93bnJldi54bWxQSwUGAAAAAAQABAD5AAAAjwMAAAAA&#10;">
                  <v:stroke endarrow="block"/>
                </v:shape>
                <v:shape id="AutoShape 316" o:spid="_x0000_s1181" type="#_x0000_t33" style="position:absolute;left:31632;top:53739;width:2858;height:2147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kQmcMAAADdAAAADwAAAGRycy9kb3ducmV2LnhtbERPTWvCQBC9F/oflin0VjcGWyS6BokK&#10;hdJDVdDjkJ1kQ7KzIbtq+u+7BcHbPN7nLPPRduJKg28cK5hOEhDEpdMN1wqOh93bHIQPyBo7x6Tg&#10;lzzkq+enJWba3fiHrvtQixjCPkMFJoQ+k9KXhiz6ieuJI1e5wWKIcKilHvAWw20n0yT5kBYbjg0G&#10;eyoMle3+YhV8ubOs3NkU1cacfOsvW336Pir1+jKuFyACjeEhvrs/dZw/S9/h/5t4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pEJnDAAAA3QAAAA8AAAAAAAAAAAAA&#10;AAAAoQIAAGRycy9kb3ducmV2LnhtbFBLBQYAAAAABAAEAPkAAACRAwAAAAA=&#10;">
                  <v:stroke endarrow="block"/>
                </v:shape>
                <v:shape id="AutoShape 317" o:spid="_x0000_s1182" type="#_x0000_t32" style="position:absolute;left:51044;top:68764;width:22;height:17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VIXcEAAADdAAAADwAAAGRycy9kb3ducmV2LnhtbERPTYvCMBC9C/sfwix403RFZalGcYUF&#10;8SLqwu5xaMY22ExKk23qvzeC4G0e73OW697WoqPWG8cKPsYZCOLCacOlgp/z9+gThA/IGmvHpOBG&#10;Htart8ESc+0iH6k7hVKkEPY5KqhCaHIpfVGRRT92DXHiLq61GBJsS6lbjCnc1nKSZXNp0XBqqLCh&#10;bUXF9fRvFZh4MF2z28av/e+f15HMbeaMUsP3frMAEagPL/HTvdNp/nQyh8c36QS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JUhdwQAAAN0AAAAPAAAAAAAAAAAAAAAA&#10;AKECAABkcnMvZG93bnJldi54bWxQSwUGAAAAAAQABAD5AAAAjwMAAAAA&#10;">
                  <v:stroke endarrow="block"/>
                </v:shape>
                <v:shape id="AutoShape 318" o:spid="_x0000_s1183" type="#_x0000_t32" style="position:absolute;left:50898;top:53752;width:26;height:12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IerMUAAADdAAAADwAAAGRycy9kb3ducmV2LnhtbERPTWvCQBC9F/oflil4qxul2BqzkSJY&#10;xOKhWoLehuyYhGZnw+6q0V/fFQq9zeN9TjbvTSvO5HxjWcFomIAgLq1uuFLwvVs+v4HwAVlja5kU&#10;XMnDPH98yDDV9sJfdN6GSsQQ9ikqqEPoUil9WZNBP7QdceSO1hkMEbpKaoeXGG5aOU6SiTTYcGyo&#10;saNFTeXP9mQU7D+np+JabGhdjKbrAzrjb7sPpQZP/fsMRKA+/Iv/3Csd57+MX+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AIerMUAAADdAAAADwAAAAAAAAAA&#10;AAAAAAChAgAAZHJzL2Rvd25yZXYueG1sUEsFBgAAAAAEAAQA+QAAAJMDAAAAAA==&#10;">
                  <v:stroke endarrow="block"/>
                </v:shape>
                <v:shape id="AutoShape 319" o:spid="_x0000_s1184" type="#_x0000_t32" style="position:absolute;left:50924;top:60763;width:146;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shape id="AutoShape 320" o:spid="_x0000_s1185" type="#_x0000_t33" style="position:absolute;left:58702;top:61950;width:5143;height:16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Tx8IAAADdAAAADwAAAGRycy9kb3ducmV2LnhtbERPS2sCMRC+F/wPYQRvNXGRUrdGqcJS&#10;oSdfeB0242bbzWTZpOv6702h0Nt8fM9ZrgfXiJ66UHvWMJsqEMSlNzVXGk7H4vkVRIjIBhvPpOFO&#10;Adar0dMSc+NvvKf+ECuRQjjkqMHG2OZShtKSwzD1LXHirr5zGBPsKmk6vKVw18hMqRfpsObUYLGl&#10;raXy+/DjNKisUNeP3l5oM7dfcvZZ2GJ/1noyHt7fQEQa4r/4z70zaf48W8DvN+kE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owTx8IAAADdAAAADwAAAAAAAAAAAAAA&#10;AAChAgAAZHJzL2Rvd25yZXYueG1sUEsFBgAAAAAEAAQA+QAAAJADAAAAAA==&#10;">
                  <v:stroke endarrow="block"/>
                </v:shape>
                <v:shape id="AutoShape 321" o:spid="_x0000_s1186" type="#_x0000_t33" style="position:absolute;left:58708;top:68421;width:5131;height:16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cl3MUAAADdAAAADwAAAGRycy9kb3ducmV2LnhtbESPQWvCQBCF7wX/wzKCt7pRS5HoKqIt&#10;CKWHqqDHITvJBrOzIbtq/PedQ6G3Gd6b975ZrnvfqDt1sQ5sYDLOQBEXwdZcGTgdP1/noGJCttgE&#10;JgNPirBeDV6WmNvw4B+6H1KlJIRjjgZcSm2udSwceYzj0BKLVobOY5K1q7Tt8CHhvtHTLHvXHmuW&#10;BoctbR0V18PNG/gKF12Gi9uWO3eO13j7sOfvkzGjYb9ZgErUp3/z3/XeCv7bTPjlGxlB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cl3MUAAADdAAAADwAAAAAAAAAA&#10;AAAAAAChAgAAZHJzL2Rvd25yZXYueG1sUEsFBgAAAAAEAAQA+QAAAJMDAAAAAA==&#10;">
                  <v:stroke endarrow="block"/>
                </v:shape>
                <v:shape id="AutoShape 322" o:spid="_x0000_s1187" type="#_x0000_t32" style="position:absolute;left:58340;top:65906;width:1455;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61nsUAAADdAAAADwAAAGRycy9kb3ducmV2LnhtbERPS2vCQBC+F/wPywi91U1qKRpdRYRK&#10;sfTgg6C3ITsmwexs2F019td3CwVv8/E9ZzrvTCOu5HxtWUE6SEAQF1bXXCrY7z5eRiB8QNbYWCYF&#10;d/Iwn/Wepphpe+MNXbehFDGEfYYKqhDaTEpfVGTQD2xLHLmTdQZDhK6U2uEthptGvibJuzRYc2yo&#10;sKVlRcV5ezEKDl/jS37Pv2mdp+P1EZ3xP7uVUs/9bjEBEagLD/G/+1PH+W/D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X61nsUAAADdAAAADwAAAAAAAAAA&#10;AAAAAAChAgAAZHJzL2Rvd25yZXYueG1sUEsFBgAAAAAEAAQA+QAAAJMDAAAAAA==&#10;">
                  <v:stroke endarrow="block"/>
                </v:shape>
                <v:shape id="AutoShape 323" o:spid="_x0000_s1188" type="#_x0000_t33" style="position:absolute;left:8549;top:53716;width:19872;height:2025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keMMMAAADdAAAADwAAAGRycy9kb3ducmV2LnhtbERPTWvCQBC9F/oflin0VjfGUiS6BokK&#10;hdJDVdDjkJ1kQ7KzIbtq+u+7BcHbPN7nLPPRduJKg28cK5hOEhDEpdMN1wqOh93bHIQPyBo7x6Tg&#10;lzzkq+enJWba3fiHrvtQixjCPkMFJoQ+k9KXhiz6ieuJI1e5wWKIcKilHvAWw20n0yT5kBYbjg0G&#10;eyoMle3+YhV8ubOs3NkU1cacfOsvW336Pir1+jKuFyACjeEhvrs/dZz/Pkvh/5t4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ZHjDDAAAA3QAAAA8AAAAAAAAAAAAA&#10;AAAAoQIAAGRycy9kb3ducmV2LnhtbFBLBQYAAAAABAAEAPkAAACRAwAAAAA=&#10;">
                  <v:stroke endarrow="block"/>
                </v:shape>
                <v:shape id="AutoShape 325" o:spid="_x0000_s1189" type="#_x0000_t32" style="position:absolute;left:34756;top:14138;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COcsQAAADdAAAADwAAAGRycy9kb3ducmV2LnhtbERPS2sCMRC+C/6HMII3zVqL6NYoUmgR&#10;pQcfLO1t2Ex3FzeTJYm69tebguBtPr7nzJetqcWFnK8sKxgNExDEudUVFwqOh4/BFIQPyBpry6Tg&#10;Rh6Wi25njqm2V97RZR8KEUPYp6igDKFJpfR5SQb90DbEkfu1zmCI0BVSO7zGcFPLlySZSIMVx4YS&#10;G3ovKT/tz0bB93Z2zm7ZF22y0Wzzg874v8OnUv1eu3oDEagNT/HDvdZx/ut4DP/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I5yxAAAAN0AAAAPAAAAAAAAAAAA&#10;AAAAAKECAABkcnMvZG93bnJldi54bWxQSwUGAAAAAAQABAD5AAAAkgMAAAAA&#10;">
                  <v:stroke endarrow="block"/>
                </v:shape>
                <w10:anchorlock/>
              </v:group>
            </w:pict>
          </mc:Fallback>
        </mc:AlternateContent>
      </w:r>
    </w:p>
    <w:tbl>
      <w:tblPr>
        <w:tblW w:w="10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1"/>
        <w:gridCol w:w="7904"/>
      </w:tblGrid>
      <w:tr w:rsidR="005D35B7" w:rsidRPr="00B77E30" w:rsidTr="00A131F1">
        <w:trPr>
          <w:trHeight w:val="227"/>
          <w:jc w:val="center"/>
        </w:trPr>
        <w:tc>
          <w:tcPr>
            <w:tcW w:w="10065" w:type="dxa"/>
            <w:gridSpan w:val="2"/>
            <w:shd w:val="clear" w:color="auto" w:fill="000000"/>
            <w:vAlign w:val="center"/>
          </w:tcPr>
          <w:p w:rsidR="005D35B7" w:rsidRPr="00B77E30" w:rsidRDefault="005D35B7" w:rsidP="00EB53D8">
            <w:pPr>
              <w:pStyle w:val="Encabezado"/>
              <w:numPr>
                <w:ilvl w:val="1"/>
                <w:numId w:val="5"/>
              </w:numPr>
              <w:tabs>
                <w:tab w:val="clear" w:pos="4252"/>
                <w:tab w:val="clear" w:pos="8504"/>
              </w:tabs>
              <w:jc w:val="center"/>
              <w:rPr>
                <w:rFonts w:ascii="Arial" w:hAnsi="Arial" w:cs="Arial"/>
                <w:color w:val="FFFFFF"/>
                <w:sz w:val="24"/>
                <w:szCs w:val="24"/>
              </w:rPr>
            </w:pPr>
            <w:r w:rsidRPr="00B77E30">
              <w:rPr>
                <w:rFonts w:ascii="Arial" w:hAnsi="Arial" w:cs="Arial"/>
                <w:sz w:val="24"/>
                <w:szCs w:val="24"/>
              </w:rPr>
              <w:lastRenderedPageBreak/>
              <w:br w:type="page"/>
            </w:r>
            <w:r w:rsidR="008310C3" w:rsidRPr="00B77E30">
              <w:rPr>
                <w:rFonts w:ascii="Arial" w:hAnsi="Arial" w:cs="Arial"/>
                <w:b/>
                <w:color w:val="FFFFFF"/>
                <w:sz w:val="24"/>
                <w:szCs w:val="24"/>
              </w:rPr>
              <w:t xml:space="preserve">PROCEDIMIENTO OPERATIVO NORMALIZADO DE ACTUACION </w:t>
            </w:r>
            <w:r w:rsidRPr="00B77E30">
              <w:rPr>
                <w:rFonts w:ascii="Arial" w:hAnsi="Arial" w:cs="Arial"/>
                <w:b/>
                <w:color w:val="FFFFFF"/>
                <w:sz w:val="24"/>
                <w:szCs w:val="24"/>
                <w:shd w:val="clear" w:color="auto" w:fill="000000"/>
              </w:rPr>
              <w:t>EN CASO DE EXPLOSION</w:t>
            </w:r>
            <w:r w:rsidR="008310C3" w:rsidRPr="00B77E30">
              <w:rPr>
                <w:rFonts w:ascii="Arial" w:hAnsi="Arial" w:cs="Arial"/>
                <w:b/>
                <w:color w:val="FFFFFF"/>
                <w:sz w:val="24"/>
                <w:szCs w:val="24"/>
                <w:shd w:val="clear" w:color="auto" w:fill="000000"/>
              </w:rPr>
              <w:t xml:space="preserve"> Y FLUJOGRAMA</w:t>
            </w:r>
          </w:p>
        </w:tc>
      </w:tr>
      <w:tr w:rsidR="005D35B7" w:rsidRPr="00B77E30" w:rsidTr="00A131F1">
        <w:trPr>
          <w:trHeight w:val="227"/>
          <w:jc w:val="center"/>
        </w:trPr>
        <w:tc>
          <w:tcPr>
            <w:tcW w:w="2161" w:type="dxa"/>
            <w:vAlign w:val="center"/>
          </w:tcPr>
          <w:p w:rsidR="005D35B7" w:rsidRPr="00B77E30" w:rsidRDefault="005D35B7" w:rsidP="00A131F1">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t>OBJETIVOS</w:t>
            </w:r>
          </w:p>
        </w:tc>
        <w:tc>
          <w:tcPr>
            <w:tcW w:w="7904" w:type="dxa"/>
          </w:tcPr>
          <w:p w:rsidR="005D35B7" w:rsidRPr="00B77E30" w:rsidRDefault="005D35B7" w:rsidP="00A131F1">
            <w:pPr>
              <w:pStyle w:val="Encabezado"/>
              <w:tabs>
                <w:tab w:val="clear" w:pos="4252"/>
                <w:tab w:val="clear" w:pos="8504"/>
              </w:tabs>
              <w:jc w:val="both"/>
              <w:rPr>
                <w:rFonts w:ascii="Arial" w:hAnsi="Arial" w:cs="Arial"/>
                <w:sz w:val="24"/>
                <w:szCs w:val="24"/>
              </w:rPr>
            </w:pPr>
          </w:p>
          <w:p w:rsidR="005D35B7" w:rsidRPr="00B77E30" w:rsidRDefault="005D35B7" w:rsidP="00A131F1">
            <w:pPr>
              <w:pStyle w:val="Encabezado"/>
              <w:tabs>
                <w:tab w:val="clear" w:pos="4252"/>
                <w:tab w:val="clear" w:pos="8504"/>
              </w:tabs>
              <w:jc w:val="both"/>
              <w:rPr>
                <w:rFonts w:ascii="Arial" w:hAnsi="Arial" w:cs="Arial"/>
                <w:sz w:val="24"/>
                <w:szCs w:val="24"/>
              </w:rPr>
            </w:pPr>
            <w:r w:rsidRPr="00B77E30">
              <w:rPr>
                <w:rFonts w:ascii="Arial" w:hAnsi="Arial" w:cs="Arial"/>
                <w:sz w:val="24"/>
                <w:szCs w:val="24"/>
              </w:rPr>
              <w:t>Establecer Procedimientos estándar de operación en caso EXPLOSIÓN en los sitios de trabajo o sus alrededores.</w:t>
            </w:r>
          </w:p>
        </w:tc>
      </w:tr>
      <w:tr w:rsidR="005D35B7" w:rsidRPr="00B77E30" w:rsidTr="00A131F1">
        <w:trPr>
          <w:trHeight w:val="227"/>
          <w:jc w:val="center"/>
        </w:trPr>
        <w:tc>
          <w:tcPr>
            <w:tcW w:w="2161" w:type="dxa"/>
            <w:vAlign w:val="center"/>
          </w:tcPr>
          <w:p w:rsidR="005D35B7" w:rsidRPr="00B77E30" w:rsidRDefault="005D35B7" w:rsidP="00A131F1">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t>PUBLICO EN GENERAL</w:t>
            </w:r>
          </w:p>
        </w:tc>
        <w:tc>
          <w:tcPr>
            <w:tcW w:w="7904" w:type="dxa"/>
          </w:tcPr>
          <w:p w:rsidR="005D35B7" w:rsidRPr="00B77E30" w:rsidRDefault="005D35B7" w:rsidP="00A131F1">
            <w:pPr>
              <w:pStyle w:val="Encabezado"/>
              <w:tabs>
                <w:tab w:val="clear" w:pos="4252"/>
                <w:tab w:val="clear" w:pos="8504"/>
              </w:tabs>
              <w:jc w:val="both"/>
              <w:rPr>
                <w:rFonts w:ascii="Arial" w:hAnsi="Arial" w:cs="Arial"/>
                <w:b/>
                <w:sz w:val="24"/>
                <w:szCs w:val="24"/>
              </w:rPr>
            </w:pPr>
          </w:p>
          <w:p w:rsidR="005D35B7" w:rsidRPr="00B77E30" w:rsidRDefault="005D35B7" w:rsidP="00A131F1">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SI ESTA INVOLUCRADO EN LA EXPLOSION:</w:t>
            </w:r>
          </w:p>
          <w:p w:rsidR="005D35B7" w:rsidRPr="00B77E30" w:rsidRDefault="005D35B7" w:rsidP="00EB53D8">
            <w:pPr>
              <w:pStyle w:val="Encabezado"/>
              <w:numPr>
                <w:ilvl w:val="0"/>
                <w:numId w:val="10"/>
              </w:numPr>
              <w:tabs>
                <w:tab w:val="clear" w:pos="4252"/>
                <w:tab w:val="clear" w:pos="8504"/>
              </w:tabs>
              <w:jc w:val="both"/>
              <w:rPr>
                <w:rFonts w:ascii="Arial" w:hAnsi="Arial" w:cs="Arial"/>
                <w:sz w:val="24"/>
                <w:szCs w:val="24"/>
              </w:rPr>
            </w:pPr>
            <w:r w:rsidRPr="00B77E30">
              <w:rPr>
                <w:rFonts w:ascii="Arial" w:hAnsi="Arial" w:cs="Arial"/>
                <w:sz w:val="24"/>
                <w:szCs w:val="24"/>
              </w:rPr>
              <w:t>Mantener la calma.</w:t>
            </w:r>
          </w:p>
          <w:p w:rsidR="005D35B7" w:rsidRPr="00B77E30" w:rsidRDefault="005D35B7" w:rsidP="00EB53D8">
            <w:pPr>
              <w:pStyle w:val="Encabezado"/>
              <w:numPr>
                <w:ilvl w:val="0"/>
                <w:numId w:val="10"/>
              </w:numPr>
              <w:tabs>
                <w:tab w:val="clear" w:pos="4252"/>
                <w:tab w:val="clear" w:pos="8504"/>
              </w:tabs>
              <w:jc w:val="both"/>
              <w:rPr>
                <w:rFonts w:ascii="Arial" w:hAnsi="Arial" w:cs="Arial"/>
                <w:sz w:val="24"/>
                <w:szCs w:val="24"/>
              </w:rPr>
            </w:pPr>
            <w:r w:rsidRPr="00B77E30">
              <w:rPr>
                <w:rFonts w:ascii="Arial" w:hAnsi="Arial" w:cs="Arial"/>
                <w:sz w:val="24"/>
                <w:szCs w:val="24"/>
              </w:rPr>
              <w:t>Suspender inmediatamente las actividades que desarrolla.</w:t>
            </w:r>
          </w:p>
          <w:p w:rsidR="005D35B7" w:rsidRPr="00B77E30" w:rsidRDefault="005D35B7" w:rsidP="00EB53D8">
            <w:pPr>
              <w:pStyle w:val="Encabezado"/>
              <w:numPr>
                <w:ilvl w:val="0"/>
                <w:numId w:val="10"/>
              </w:numPr>
              <w:tabs>
                <w:tab w:val="clear" w:pos="4252"/>
                <w:tab w:val="clear" w:pos="8504"/>
              </w:tabs>
              <w:jc w:val="both"/>
              <w:rPr>
                <w:rFonts w:ascii="Arial" w:hAnsi="Arial" w:cs="Arial"/>
                <w:sz w:val="24"/>
                <w:szCs w:val="24"/>
              </w:rPr>
            </w:pPr>
            <w:r w:rsidRPr="00B77E30">
              <w:rPr>
                <w:rFonts w:ascii="Arial" w:hAnsi="Arial" w:cs="Arial"/>
                <w:sz w:val="24"/>
                <w:szCs w:val="24"/>
              </w:rPr>
              <w:t>Notifique la detección de la emergencia.</w:t>
            </w:r>
          </w:p>
          <w:p w:rsidR="005D35B7" w:rsidRPr="00B77E30" w:rsidRDefault="005D35B7" w:rsidP="00EB53D8">
            <w:pPr>
              <w:pStyle w:val="Encabezado"/>
              <w:numPr>
                <w:ilvl w:val="0"/>
                <w:numId w:val="10"/>
              </w:numPr>
              <w:tabs>
                <w:tab w:val="clear" w:pos="4252"/>
                <w:tab w:val="clear" w:pos="8504"/>
              </w:tabs>
              <w:jc w:val="both"/>
              <w:rPr>
                <w:rFonts w:ascii="Arial" w:hAnsi="Arial" w:cs="Arial"/>
                <w:sz w:val="24"/>
                <w:szCs w:val="24"/>
              </w:rPr>
            </w:pPr>
            <w:r w:rsidRPr="00B77E30">
              <w:rPr>
                <w:rFonts w:ascii="Arial" w:hAnsi="Arial" w:cs="Arial"/>
                <w:sz w:val="24"/>
                <w:szCs w:val="24"/>
              </w:rPr>
              <w:t>Verifique las condiciones del lugar, solo en caso estrictamente necesario, salga del lugar de acuerdo al plan de Evacuación</w:t>
            </w:r>
          </w:p>
          <w:p w:rsidR="005D35B7" w:rsidRPr="00B77E30" w:rsidRDefault="005D35B7" w:rsidP="00EB53D8">
            <w:pPr>
              <w:pStyle w:val="Encabezado"/>
              <w:numPr>
                <w:ilvl w:val="0"/>
                <w:numId w:val="10"/>
              </w:numPr>
              <w:tabs>
                <w:tab w:val="clear" w:pos="4252"/>
                <w:tab w:val="clear" w:pos="8504"/>
              </w:tabs>
              <w:jc w:val="both"/>
              <w:rPr>
                <w:rFonts w:ascii="Arial" w:hAnsi="Arial" w:cs="Arial"/>
                <w:sz w:val="24"/>
                <w:szCs w:val="24"/>
              </w:rPr>
            </w:pPr>
            <w:r w:rsidRPr="00B77E30">
              <w:rPr>
                <w:rFonts w:ascii="Arial" w:hAnsi="Arial" w:cs="Arial"/>
                <w:sz w:val="24"/>
                <w:szCs w:val="24"/>
              </w:rPr>
              <w:t>Interrumpir inmediatamente suministro eléctrico a equipos, maquinaría y suspenda el suministro de productos químicos o combustibles, de acuerdo a protocolos.</w:t>
            </w:r>
          </w:p>
          <w:p w:rsidR="005D35B7" w:rsidRPr="00B77E30" w:rsidRDefault="005D35B7" w:rsidP="00EB53D8">
            <w:pPr>
              <w:pStyle w:val="Encabezado"/>
              <w:numPr>
                <w:ilvl w:val="0"/>
                <w:numId w:val="10"/>
              </w:numPr>
              <w:tabs>
                <w:tab w:val="clear" w:pos="4252"/>
                <w:tab w:val="clear" w:pos="8504"/>
              </w:tabs>
              <w:jc w:val="both"/>
              <w:rPr>
                <w:rFonts w:ascii="Arial" w:hAnsi="Arial" w:cs="Arial"/>
                <w:sz w:val="24"/>
                <w:szCs w:val="24"/>
              </w:rPr>
            </w:pPr>
            <w:r w:rsidRPr="00B77E30">
              <w:rPr>
                <w:rFonts w:ascii="Arial" w:hAnsi="Arial" w:cs="Arial"/>
                <w:sz w:val="24"/>
                <w:szCs w:val="24"/>
              </w:rPr>
              <w:t xml:space="preserve">Si están capacitados presten los primeros auxilios a los lesionados. </w:t>
            </w:r>
          </w:p>
          <w:p w:rsidR="005D35B7" w:rsidRPr="00B77E30" w:rsidRDefault="005D35B7" w:rsidP="00EB53D8">
            <w:pPr>
              <w:pStyle w:val="Encabezado"/>
              <w:numPr>
                <w:ilvl w:val="0"/>
                <w:numId w:val="10"/>
              </w:numPr>
              <w:tabs>
                <w:tab w:val="clear" w:pos="4252"/>
                <w:tab w:val="clear" w:pos="8504"/>
              </w:tabs>
              <w:jc w:val="both"/>
              <w:rPr>
                <w:rFonts w:ascii="Arial" w:hAnsi="Arial" w:cs="Arial"/>
                <w:sz w:val="24"/>
                <w:szCs w:val="24"/>
              </w:rPr>
            </w:pPr>
            <w:r w:rsidRPr="00B77E30">
              <w:rPr>
                <w:rFonts w:ascii="Arial" w:hAnsi="Arial" w:cs="Arial"/>
                <w:sz w:val="24"/>
                <w:szCs w:val="24"/>
              </w:rPr>
              <w:t>En caso de evacuación no debe devolverse y debe cerrar sin seguro cada puerta.</w:t>
            </w:r>
          </w:p>
          <w:p w:rsidR="005D35B7" w:rsidRPr="00B77E30" w:rsidRDefault="005D35B7" w:rsidP="00EB53D8">
            <w:pPr>
              <w:pStyle w:val="Encabezado"/>
              <w:numPr>
                <w:ilvl w:val="0"/>
                <w:numId w:val="10"/>
              </w:numPr>
              <w:tabs>
                <w:tab w:val="clear" w:pos="4252"/>
                <w:tab w:val="clear" w:pos="8504"/>
              </w:tabs>
              <w:jc w:val="both"/>
              <w:rPr>
                <w:rFonts w:ascii="Arial" w:hAnsi="Arial" w:cs="Arial"/>
                <w:sz w:val="24"/>
                <w:szCs w:val="24"/>
              </w:rPr>
            </w:pPr>
            <w:r w:rsidRPr="00B77E30">
              <w:rPr>
                <w:rFonts w:ascii="Arial" w:hAnsi="Arial" w:cs="Arial"/>
                <w:sz w:val="24"/>
                <w:szCs w:val="24"/>
              </w:rPr>
              <w:t>Este atento a las instrucciones del coordinador de evacuación, el coordinador de la brigada de emergencias y/o de grupos de apoyo.</w:t>
            </w:r>
          </w:p>
          <w:p w:rsidR="005D35B7" w:rsidRPr="00B77E30" w:rsidRDefault="005D35B7" w:rsidP="00A131F1">
            <w:pPr>
              <w:pStyle w:val="Encabezado"/>
              <w:tabs>
                <w:tab w:val="clear" w:pos="4252"/>
                <w:tab w:val="clear" w:pos="8504"/>
              </w:tabs>
              <w:ind w:left="360"/>
              <w:jc w:val="both"/>
              <w:rPr>
                <w:rFonts w:ascii="Arial" w:hAnsi="Arial" w:cs="Arial"/>
                <w:sz w:val="24"/>
                <w:szCs w:val="24"/>
              </w:rPr>
            </w:pPr>
          </w:p>
        </w:tc>
      </w:tr>
      <w:tr w:rsidR="005D35B7" w:rsidRPr="00B77E30" w:rsidTr="00A131F1">
        <w:trPr>
          <w:trHeight w:val="227"/>
          <w:jc w:val="center"/>
        </w:trPr>
        <w:tc>
          <w:tcPr>
            <w:tcW w:w="2161" w:type="dxa"/>
            <w:vAlign w:val="center"/>
          </w:tcPr>
          <w:p w:rsidR="005D35B7" w:rsidRPr="00B77E30" w:rsidRDefault="005D35B7" w:rsidP="00A131F1">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t>COE</w:t>
            </w:r>
          </w:p>
        </w:tc>
        <w:tc>
          <w:tcPr>
            <w:tcW w:w="7904" w:type="dxa"/>
          </w:tcPr>
          <w:p w:rsidR="005D35B7" w:rsidRPr="00B77E30" w:rsidRDefault="005D35B7" w:rsidP="00A131F1">
            <w:pPr>
              <w:pStyle w:val="Encabezado"/>
              <w:tabs>
                <w:tab w:val="clear" w:pos="4252"/>
                <w:tab w:val="clear" w:pos="8504"/>
              </w:tabs>
              <w:jc w:val="both"/>
              <w:rPr>
                <w:rFonts w:ascii="Arial" w:hAnsi="Arial" w:cs="Arial"/>
                <w:b/>
                <w:sz w:val="24"/>
                <w:szCs w:val="24"/>
              </w:rPr>
            </w:pPr>
          </w:p>
          <w:p w:rsidR="005D35B7" w:rsidRPr="00B77E30" w:rsidRDefault="005D35B7" w:rsidP="00A131F1">
            <w:pPr>
              <w:pStyle w:val="Encabezado"/>
              <w:tabs>
                <w:tab w:val="clear" w:pos="4252"/>
                <w:tab w:val="clear" w:pos="8504"/>
              </w:tabs>
              <w:jc w:val="both"/>
              <w:rPr>
                <w:rFonts w:ascii="Arial" w:hAnsi="Arial" w:cs="Arial"/>
                <w:sz w:val="24"/>
                <w:szCs w:val="24"/>
              </w:rPr>
            </w:pPr>
            <w:r w:rsidRPr="00B77E30">
              <w:rPr>
                <w:rFonts w:ascii="Arial" w:hAnsi="Arial" w:cs="Arial"/>
                <w:b/>
                <w:sz w:val="24"/>
                <w:szCs w:val="24"/>
              </w:rPr>
              <w:t>DIRECTOR DE EMERGENCIAS:</w:t>
            </w:r>
          </w:p>
          <w:p w:rsidR="005D35B7" w:rsidRPr="00B77E30" w:rsidRDefault="005D35B7" w:rsidP="00EB53D8">
            <w:pPr>
              <w:pStyle w:val="Encabezado"/>
              <w:numPr>
                <w:ilvl w:val="0"/>
                <w:numId w:val="11"/>
              </w:numPr>
              <w:tabs>
                <w:tab w:val="clear" w:pos="4252"/>
                <w:tab w:val="clear" w:pos="8504"/>
              </w:tabs>
              <w:jc w:val="both"/>
              <w:rPr>
                <w:rFonts w:ascii="Arial" w:hAnsi="Arial" w:cs="Arial"/>
                <w:sz w:val="24"/>
                <w:szCs w:val="24"/>
              </w:rPr>
            </w:pPr>
            <w:r w:rsidRPr="00B77E30">
              <w:rPr>
                <w:rFonts w:ascii="Arial" w:hAnsi="Arial" w:cs="Arial"/>
                <w:sz w:val="24"/>
                <w:szCs w:val="24"/>
              </w:rPr>
              <w:t>Determina la evacuación parcial o total.</w:t>
            </w:r>
          </w:p>
          <w:p w:rsidR="005D35B7" w:rsidRPr="00B77E30" w:rsidRDefault="005D35B7" w:rsidP="00EB53D8">
            <w:pPr>
              <w:pStyle w:val="Encabezado"/>
              <w:numPr>
                <w:ilvl w:val="0"/>
                <w:numId w:val="11"/>
              </w:numPr>
              <w:tabs>
                <w:tab w:val="clear" w:pos="4252"/>
                <w:tab w:val="clear" w:pos="8504"/>
              </w:tabs>
              <w:jc w:val="both"/>
              <w:rPr>
                <w:rFonts w:ascii="Arial" w:hAnsi="Arial" w:cs="Arial"/>
                <w:sz w:val="24"/>
                <w:szCs w:val="24"/>
              </w:rPr>
            </w:pPr>
            <w:r w:rsidRPr="00B77E30">
              <w:rPr>
                <w:rFonts w:ascii="Arial" w:hAnsi="Arial" w:cs="Arial"/>
                <w:sz w:val="24"/>
                <w:szCs w:val="24"/>
              </w:rPr>
              <w:t>Activa el Plan General de Emergencia convocando a los grupos de apoyo interno y externo si es necesario.</w:t>
            </w:r>
          </w:p>
          <w:p w:rsidR="005D35B7" w:rsidRPr="00B77E30" w:rsidRDefault="005D35B7" w:rsidP="00EB53D8">
            <w:pPr>
              <w:pStyle w:val="Encabezado"/>
              <w:numPr>
                <w:ilvl w:val="0"/>
                <w:numId w:val="11"/>
              </w:numPr>
              <w:tabs>
                <w:tab w:val="clear" w:pos="4252"/>
                <w:tab w:val="clear" w:pos="8504"/>
              </w:tabs>
              <w:jc w:val="both"/>
              <w:rPr>
                <w:rFonts w:ascii="Arial" w:hAnsi="Arial" w:cs="Arial"/>
                <w:sz w:val="24"/>
                <w:szCs w:val="24"/>
              </w:rPr>
            </w:pPr>
            <w:r w:rsidRPr="00B77E30">
              <w:rPr>
                <w:rFonts w:ascii="Arial" w:hAnsi="Arial" w:cs="Arial"/>
                <w:sz w:val="24"/>
                <w:szCs w:val="24"/>
              </w:rPr>
              <w:t>Activa la cadena de llamadas.</w:t>
            </w:r>
          </w:p>
          <w:p w:rsidR="005D35B7" w:rsidRPr="00B77E30" w:rsidRDefault="005D35B7" w:rsidP="00EB53D8">
            <w:pPr>
              <w:pStyle w:val="Encabezado"/>
              <w:numPr>
                <w:ilvl w:val="0"/>
                <w:numId w:val="11"/>
              </w:numPr>
              <w:tabs>
                <w:tab w:val="clear" w:pos="4252"/>
                <w:tab w:val="clear" w:pos="8504"/>
              </w:tabs>
              <w:jc w:val="both"/>
              <w:rPr>
                <w:rFonts w:ascii="Arial" w:hAnsi="Arial" w:cs="Arial"/>
                <w:sz w:val="24"/>
                <w:szCs w:val="24"/>
              </w:rPr>
            </w:pPr>
            <w:r w:rsidRPr="00B77E30">
              <w:rPr>
                <w:rFonts w:ascii="Arial" w:hAnsi="Arial" w:cs="Arial"/>
                <w:sz w:val="24"/>
                <w:szCs w:val="24"/>
              </w:rPr>
              <w:t>Verifica la suspensión del fluido eléctrico y de alimentación de producto.</w:t>
            </w:r>
          </w:p>
          <w:p w:rsidR="005D35B7" w:rsidRPr="00B77E30" w:rsidRDefault="005D35B7" w:rsidP="00EB53D8">
            <w:pPr>
              <w:pStyle w:val="Encabezado"/>
              <w:numPr>
                <w:ilvl w:val="0"/>
                <w:numId w:val="11"/>
              </w:numPr>
              <w:tabs>
                <w:tab w:val="clear" w:pos="4252"/>
                <w:tab w:val="clear" w:pos="8504"/>
              </w:tabs>
              <w:jc w:val="both"/>
              <w:rPr>
                <w:rFonts w:ascii="Arial" w:hAnsi="Arial" w:cs="Arial"/>
                <w:sz w:val="24"/>
                <w:szCs w:val="24"/>
              </w:rPr>
            </w:pPr>
            <w:r w:rsidRPr="00B77E30">
              <w:rPr>
                <w:rFonts w:ascii="Arial" w:hAnsi="Arial" w:cs="Arial"/>
                <w:sz w:val="24"/>
                <w:szCs w:val="24"/>
              </w:rPr>
              <w:t>Coordina con los grupos externos los puntos críticos de acuerdo con los planos de la universidad.</w:t>
            </w:r>
          </w:p>
          <w:p w:rsidR="005D35B7" w:rsidRPr="00B77E30" w:rsidRDefault="005D35B7" w:rsidP="00A131F1">
            <w:pPr>
              <w:pStyle w:val="Encabezado"/>
              <w:tabs>
                <w:tab w:val="clear" w:pos="4252"/>
                <w:tab w:val="clear" w:pos="8504"/>
              </w:tabs>
              <w:ind w:left="360"/>
              <w:jc w:val="both"/>
              <w:rPr>
                <w:rFonts w:ascii="Arial" w:hAnsi="Arial" w:cs="Arial"/>
                <w:sz w:val="24"/>
                <w:szCs w:val="24"/>
              </w:rPr>
            </w:pPr>
          </w:p>
          <w:p w:rsidR="005D35B7" w:rsidRPr="00B77E30" w:rsidRDefault="005D35B7" w:rsidP="00A131F1">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JEFE DE APOYO INTERNO Y EXTERNO</w:t>
            </w:r>
          </w:p>
          <w:p w:rsidR="005D35B7" w:rsidRPr="00B77E30" w:rsidRDefault="005D35B7" w:rsidP="00EB53D8">
            <w:pPr>
              <w:pStyle w:val="Encabezado"/>
              <w:numPr>
                <w:ilvl w:val="0"/>
                <w:numId w:val="12"/>
              </w:numPr>
              <w:tabs>
                <w:tab w:val="clear" w:pos="4252"/>
                <w:tab w:val="clear" w:pos="8504"/>
              </w:tabs>
              <w:ind w:left="357" w:hanging="357"/>
              <w:jc w:val="both"/>
              <w:rPr>
                <w:rFonts w:ascii="Arial" w:hAnsi="Arial" w:cs="Arial"/>
                <w:sz w:val="24"/>
                <w:szCs w:val="24"/>
              </w:rPr>
            </w:pPr>
            <w:r w:rsidRPr="00B77E30">
              <w:rPr>
                <w:rFonts w:ascii="Arial" w:hAnsi="Arial" w:cs="Arial"/>
                <w:sz w:val="24"/>
                <w:szCs w:val="24"/>
              </w:rPr>
              <w:t>Coordina actividades con los jefes de los grupos de apoyo</w:t>
            </w:r>
          </w:p>
          <w:p w:rsidR="005D35B7" w:rsidRPr="00B77E30" w:rsidRDefault="005D35B7" w:rsidP="00EB53D8">
            <w:pPr>
              <w:pStyle w:val="Encabezado"/>
              <w:numPr>
                <w:ilvl w:val="0"/>
                <w:numId w:val="12"/>
              </w:numPr>
              <w:tabs>
                <w:tab w:val="clear" w:pos="4252"/>
                <w:tab w:val="clear" w:pos="8504"/>
              </w:tabs>
              <w:ind w:left="357" w:hanging="357"/>
              <w:jc w:val="both"/>
              <w:rPr>
                <w:rFonts w:ascii="Arial" w:hAnsi="Arial" w:cs="Arial"/>
                <w:sz w:val="24"/>
                <w:szCs w:val="24"/>
              </w:rPr>
            </w:pPr>
            <w:r w:rsidRPr="00B77E30">
              <w:rPr>
                <w:rFonts w:ascii="Arial" w:hAnsi="Arial" w:cs="Arial"/>
                <w:sz w:val="24"/>
                <w:szCs w:val="24"/>
              </w:rPr>
              <w:t>Coordina la requisición de equipos extras</w:t>
            </w:r>
          </w:p>
          <w:p w:rsidR="005D35B7" w:rsidRPr="00B77E30" w:rsidRDefault="005D35B7" w:rsidP="00EB53D8">
            <w:pPr>
              <w:pStyle w:val="Encabezado"/>
              <w:numPr>
                <w:ilvl w:val="0"/>
                <w:numId w:val="12"/>
              </w:numPr>
              <w:tabs>
                <w:tab w:val="clear" w:pos="4252"/>
                <w:tab w:val="clear" w:pos="8504"/>
              </w:tabs>
              <w:ind w:left="357" w:hanging="357"/>
              <w:jc w:val="both"/>
              <w:rPr>
                <w:rFonts w:ascii="Arial" w:hAnsi="Arial" w:cs="Arial"/>
                <w:sz w:val="24"/>
                <w:szCs w:val="24"/>
              </w:rPr>
            </w:pPr>
            <w:r w:rsidRPr="00B77E30">
              <w:rPr>
                <w:rFonts w:ascii="Arial" w:hAnsi="Arial" w:cs="Arial"/>
                <w:sz w:val="24"/>
                <w:szCs w:val="24"/>
              </w:rPr>
              <w:t>Coordina y realiza censo del personal trasladado a los centros asistenciales.</w:t>
            </w:r>
          </w:p>
          <w:p w:rsidR="005D35B7" w:rsidRPr="00B77E30" w:rsidRDefault="005D35B7" w:rsidP="00A131F1">
            <w:pPr>
              <w:pStyle w:val="Encabezado"/>
              <w:tabs>
                <w:tab w:val="clear" w:pos="4252"/>
                <w:tab w:val="clear" w:pos="8504"/>
              </w:tabs>
              <w:jc w:val="both"/>
              <w:rPr>
                <w:rFonts w:ascii="Arial" w:hAnsi="Arial" w:cs="Arial"/>
                <w:b/>
                <w:sz w:val="24"/>
                <w:szCs w:val="24"/>
              </w:rPr>
            </w:pPr>
          </w:p>
          <w:p w:rsidR="005D35B7" w:rsidRPr="00B77E30" w:rsidRDefault="005D35B7" w:rsidP="00A131F1">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JEFE DE COMUNICACIÓN Y PRENSA</w:t>
            </w:r>
          </w:p>
          <w:p w:rsidR="005D35B7" w:rsidRPr="00B77E30" w:rsidRDefault="005D35B7" w:rsidP="00EB53D8">
            <w:pPr>
              <w:pStyle w:val="Encabezado"/>
              <w:numPr>
                <w:ilvl w:val="0"/>
                <w:numId w:val="13"/>
              </w:numPr>
              <w:tabs>
                <w:tab w:val="clear" w:pos="4252"/>
                <w:tab w:val="clear" w:pos="8504"/>
              </w:tabs>
              <w:jc w:val="both"/>
              <w:rPr>
                <w:rFonts w:ascii="Arial" w:hAnsi="Arial" w:cs="Arial"/>
                <w:sz w:val="24"/>
                <w:szCs w:val="24"/>
              </w:rPr>
            </w:pPr>
            <w:r w:rsidRPr="00B77E30">
              <w:rPr>
                <w:rFonts w:ascii="Arial" w:hAnsi="Arial" w:cs="Arial"/>
                <w:sz w:val="24"/>
                <w:szCs w:val="24"/>
              </w:rPr>
              <w:t>Establece el boletín de prensa</w:t>
            </w:r>
          </w:p>
          <w:p w:rsidR="005D35B7" w:rsidRPr="00B77E30" w:rsidRDefault="005D35B7" w:rsidP="00EB53D8">
            <w:pPr>
              <w:pStyle w:val="Encabezado"/>
              <w:numPr>
                <w:ilvl w:val="0"/>
                <w:numId w:val="13"/>
              </w:numPr>
              <w:tabs>
                <w:tab w:val="clear" w:pos="4252"/>
                <w:tab w:val="clear" w:pos="8504"/>
              </w:tabs>
              <w:jc w:val="both"/>
              <w:rPr>
                <w:rFonts w:ascii="Arial" w:hAnsi="Arial" w:cs="Arial"/>
                <w:sz w:val="24"/>
                <w:szCs w:val="24"/>
              </w:rPr>
            </w:pPr>
            <w:r w:rsidRPr="00B77E30">
              <w:rPr>
                <w:rFonts w:ascii="Arial" w:hAnsi="Arial" w:cs="Arial"/>
                <w:sz w:val="24"/>
                <w:szCs w:val="24"/>
              </w:rPr>
              <w:t>De acuerdo con los requerimientos de Director de Emergencias realiza la comunicación con los grupos de apoyo externo que se necesiten.</w:t>
            </w:r>
          </w:p>
          <w:p w:rsidR="005D35B7" w:rsidRPr="00B77E30" w:rsidRDefault="005D35B7" w:rsidP="00A131F1">
            <w:pPr>
              <w:pStyle w:val="Encabezado"/>
              <w:tabs>
                <w:tab w:val="clear" w:pos="4252"/>
                <w:tab w:val="clear" w:pos="8504"/>
              </w:tabs>
              <w:ind w:left="360"/>
              <w:jc w:val="both"/>
              <w:rPr>
                <w:rFonts w:ascii="Arial" w:hAnsi="Arial" w:cs="Arial"/>
                <w:sz w:val="24"/>
                <w:szCs w:val="24"/>
              </w:rPr>
            </w:pPr>
          </w:p>
        </w:tc>
      </w:tr>
      <w:tr w:rsidR="005D35B7" w:rsidRPr="00B77E30" w:rsidTr="00A131F1">
        <w:trPr>
          <w:trHeight w:val="227"/>
          <w:jc w:val="center"/>
        </w:trPr>
        <w:tc>
          <w:tcPr>
            <w:tcW w:w="2161" w:type="dxa"/>
            <w:vAlign w:val="center"/>
          </w:tcPr>
          <w:p w:rsidR="005D35B7" w:rsidRPr="00B77E30" w:rsidRDefault="005D35B7" w:rsidP="00A131F1">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lastRenderedPageBreak/>
              <w:t>BRIGADA DE EMERGENCIA</w:t>
            </w:r>
          </w:p>
        </w:tc>
        <w:tc>
          <w:tcPr>
            <w:tcW w:w="7904" w:type="dxa"/>
          </w:tcPr>
          <w:p w:rsidR="005D35B7" w:rsidRPr="00B77E30" w:rsidRDefault="005D35B7" w:rsidP="00A131F1">
            <w:pPr>
              <w:pStyle w:val="Encabezado"/>
              <w:tabs>
                <w:tab w:val="clear" w:pos="4252"/>
                <w:tab w:val="clear" w:pos="8504"/>
              </w:tabs>
              <w:jc w:val="both"/>
              <w:rPr>
                <w:rFonts w:ascii="Arial" w:hAnsi="Arial" w:cs="Arial"/>
                <w:b/>
                <w:sz w:val="24"/>
                <w:szCs w:val="24"/>
              </w:rPr>
            </w:pPr>
          </w:p>
          <w:p w:rsidR="005D35B7" w:rsidRPr="00B77E30" w:rsidRDefault="005D35B7" w:rsidP="00A131F1">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JEFE DE BRIGADA:</w:t>
            </w:r>
          </w:p>
          <w:p w:rsidR="005D35B7" w:rsidRPr="00B77E30" w:rsidRDefault="005D35B7" w:rsidP="00EB53D8">
            <w:pPr>
              <w:pStyle w:val="Encabezado"/>
              <w:numPr>
                <w:ilvl w:val="0"/>
                <w:numId w:val="14"/>
              </w:numPr>
              <w:tabs>
                <w:tab w:val="clear" w:pos="4252"/>
                <w:tab w:val="clear" w:pos="8504"/>
              </w:tabs>
              <w:jc w:val="both"/>
              <w:rPr>
                <w:rFonts w:ascii="Arial" w:hAnsi="Arial" w:cs="Arial"/>
                <w:b/>
                <w:sz w:val="24"/>
                <w:szCs w:val="24"/>
              </w:rPr>
            </w:pPr>
            <w:r w:rsidRPr="00B77E30">
              <w:rPr>
                <w:rFonts w:ascii="Arial" w:hAnsi="Arial" w:cs="Arial"/>
                <w:sz w:val="24"/>
                <w:szCs w:val="24"/>
              </w:rPr>
              <w:t>Determina acciones específicas de ataque ofensivo o defensivo.</w:t>
            </w:r>
          </w:p>
          <w:p w:rsidR="005D35B7" w:rsidRPr="00B77E30" w:rsidRDefault="005D35B7" w:rsidP="00EB53D8">
            <w:pPr>
              <w:pStyle w:val="Encabezado"/>
              <w:numPr>
                <w:ilvl w:val="0"/>
                <w:numId w:val="14"/>
              </w:numPr>
              <w:tabs>
                <w:tab w:val="clear" w:pos="4252"/>
                <w:tab w:val="clear" w:pos="8504"/>
              </w:tabs>
              <w:jc w:val="both"/>
              <w:rPr>
                <w:rFonts w:ascii="Arial" w:hAnsi="Arial" w:cs="Arial"/>
                <w:b/>
                <w:sz w:val="24"/>
                <w:szCs w:val="24"/>
              </w:rPr>
            </w:pPr>
            <w:r w:rsidRPr="00B77E30">
              <w:rPr>
                <w:rFonts w:ascii="Arial" w:hAnsi="Arial" w:cs="Arial"/>
                <w:sz w:val="24"/>
                <w:szCs w:val="24"/>
              </w:rPr>
              <w:t>Establece prioridades de acción y necesidades para el control.</w:t>
            </w:r>
          </w:p>
          <w:p w:rsidR="005D35B7" w:rsidRPr="00B77E30" w:rsidRDefault="005D35B7" w:rsidP="00A131F1">
            <w:pPr>
              <w:pStyle w:val="Encabezado"/>
              <w:tabs>
                <w:tab w:val="clear" w:pos="4252"/>
                <w:tab w:val="clear" w:pos="8504"/>
              </w:tabs>
              <w:jc w:val="both"/>
              <w:rPr>
                <w:rFonts w:ascii="Arial" w:hAnsi="Arial" w:cs="Arial"/>
                <w:sz w:val="24"/>
                <w:szCs w:val="24"/>
              </w:rPr>
            </w:pPr>
          </w:p>
          <w:p w:rsidR="005D35B7" w:rsidRPr="00B77E30" w:rsidRDefault="005D35B7" w:rsidP="00A131F1">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COORDINADORES DE EVACUACION:</w:t>
            </w:r>
          </w:p>
          <w:p w:rsidR="005D35B7" w:rsidRPr="00B77E30" w:rsidRDefault="005D35B7" w:rsidP="00EB53D8">
            <w:pPr>
              <w:pStyle w:val="Encabezado"/>
              <w:numPr>
                <w:ilvl w:val="0"/>
                <w:numId w:val="15"/>
              </w:numPr>
              <w:tabs>
                <w:tab w:val="clear" w:pos="4252"/>
                <w:tab w:val="clear" w:pos="8504"/>
              </w:tabs>
              <w:jc w:val="both"/>
              <w:rPr>
                <w:rFonts w:ascii="Arial" w:hAnsi="Arial" w:cs="Arial"/>
                <w:sz w:val="24"/>
                <w:szCs w:val="24"/>
              </w:rPr>
            </w:pPr>
            <w:r w:rsidRPr="00B77E30">
              <w:rPr>
                <w:rFonts w:ascii="Arial" w:hAnsi="Arial" w:cs="Arial"/>
                <w:sz w:val="24"/>
                <w:szCs w:val="24"/>
              </w:rPr>
              <w:t>Realizan evacuación o resguardo del personal en un área segura.</w:t>
            </w:r>
          </w:p>
          <w:p w:rsidR="005D35B7" w:rsidRPr="00B77E30" w:rsidRDefault="005D35B7" w:rsidP="00EB53D8">
            <w:pPr>
              <w:pStyle w:val="Encabezado"/>
              <w:numPr>
                <w:ilvl w:val="0"/>
                <w:numId w:val="15"/>
              </w:numPr>
              <w:tabs>
                <w:tab w:val="clear" w:pos="4252"/>
                <w:tab w:val="clear" w:pos="8504"/>
              </w:tabs>
              <w:jc w:val="both"/>
              <w:rPr>
                <w:rFonts w:ascii="Arial" w:hAnsi="Arial" w:cs="Arial"/>
                <w:sz w:val="24"/>
                <w:szCs w:val="24"/>
              </w:rPr>
            </w:pPr>
            <w:r w:rsidRPr="00B77E30">
              <w:rPr>
                <w:rFonts w:ascii="Arial" w:hAnsi="Arial" w:cs="Arial"/>
                <w:sz w:val="24"/>
                <w:szCs w:val="24"/>
              </w:rPr>
              <w:t>Verifica la salida y condiciones de los evacuados.</w:t>
            </w:r>
          </w:p>
          <w:p w:rsidR="005D35B7" w:rsidRPr="00B77E30" w:rsidRDefault="005D35B7" w:rsidP="00A131F1">
            <w:pPr>
              <w:pStyle w:val="Encabezado"/>
              <w:tabs>
                <w:tab w:val="clear" w:pos="4252"/>
                <w:tab w:val="clear" w:pos="8504"/>
              </w:tabs>
              <w:jc w:val="both"/>
              <w:rPr>
                <w:rFonts w:ascii="Arial" w:hAnsi="Arial" w:cs="Arial"/>
                <w:b/>
                <w:sz w:val="24"/>
                <w:szCs w:val="24"/>
              </w:rPr>
            </w:pPr>
          </w:p>
          <w:p w:rsidR="005D35B7" w:rsidRPr="00B77E30" w:rsidRDefault="005D35B7" w:rsidP="00A131F1">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GRUPO DE PRIMEROS AUXILIOS:</w:t>
            </w:r>
          </w:p>
          <w:p w:rsidR="005D35B7" w:rsidRPr="00B77E30" w:rsidRDefault="005D35B7" w:rsidP="00EB53D8">
            <w:pPr>
              <w:pStyle w:val="Encabezado"/>
              <w:numPr>
                <w:ilvl w:val="0"/>
                <w:numId w:val="16"/>
              </w:numPr>
              <w:tabs>
                <w:tab w:val="clear" w:pos="4252"/>
                <w:tab w:val="clear" w:pos="8504"/>
              </w:tabs>
              <w:jc w:val="both"/>
              <w:rPr>
                <w:rFonts w:ascii="Arial" w:hAnsi="Arial" w:cs="Arial"/>
                <w:sz w:val="24"/>
                <w:szCs w:val="24"/>
              </w:rPr>
            </w:pPr>
            <w:r w:rsidRPr="00B77E30">
              <w:rPr>
                <w:rFonts w:ascii="Arial" w:hAnsi="Arial" w:cs="Arial"/>
                <w:sz w:val="24"/>
                <w:szCs w:val="24"/>
              </w:rPr>
              <w:t>Realizan clasificación de heridos.</w:t>
            </w:r>
          </w:p>
          <w:p w:rsidR="005D35B7" w:rsidRPr="00B77E30" w:rsidRDefault="005D35B7" w:rsidP="00EB53D8">
            <w:pPr>
              <w:pStyle w:val="Encabezado"/>
              <w:numPr>
                <w:ilvl w:val="0"/>
                <w:numId w:val="16"/>
              </w:numPr>
              <w:tabs>
                <w:tab w:val="clear" w:pos="4252"/>
                <w:tab w:val="clear" w:pos="8504"/>
              </w:tabs>
              <w:jc w:val="both"/>
              <w:rPr>
                <w:rFonts w:ascii="Arial" w:hAnsi="Arial" w:cs="Arial"/>
                <w:sz w:val="24"/>
                <w:szCs w:val="24"/>
              </w:rPr>
            </w:pPr>
            <w:r w:rsidRPr="00B77E30">
              <w:rPr>
                <w:rFonts w:ascii="Arial" w:hAnsi="Arial" w:cs="Arial"/>
                <w:sz w:val="24"/>
                <w:szCs w:val="24"/>
              </w:rPr>
              <w:t>Prestan primeros auxilios a las víctimas.</w:t>
            </w:r>
          </w:p>
          <w:p w:rsidR="005D35B7" w:rsidRPr="00B77E30" w:rsidRDefault="005D35B7" w:rsidP="00EB53D8">
            <w:pPr>
              <w:pStyle w:val="Encabezado"/>
              <w:numPr>
                <w:ilvl w:val="0"/>
                <w:numId w:val="16"/>
              </w:numPr>
              <w:tabs>
                <w:tab w:val="clear" w:pos="4252"/>
                <w:tab w:val="clear" w:pos="8504"/>
              </w:tabs>
              <w:jc w:val="both"/>
              <w:rPr>
                <w:rFonts w:ascii="Arial" w:hAnsi="Arial" w:cs="Arial"/>
                <w:sz w:val="24"/>
                <w:szCs w:val="24"/>
              </w:rPr>
            </w:pPr>
            <w:r w:rsidRPr="00B77E30">
              <w:rPr>
                <w:rFonts w:ascii="Arial" w:hAnsi="Arial" w:cs="Arial"/>
                <w:sz w:val="24"/>
                <w:szCs w:val="24"/>
              </w:rPr>
              <w:t>Evalúan personal que no presenta aparentes lesiones.</w:t>
            </w:r>
          </w:p>
          <w:p w:rsidR="005D35B7" w:rsidRPr="00B77E30" w:rsidRDefault="005D35B7" w:rsidP="00A131F1">
            <w:pPr>
              <w:pStyle w:val="Encabezado"/>
              <w:tabs>
                <w:tab w:val="clear" w:pos="4252"/>
                <w:tab w:val="clear" w:pos="8504"/>
              </w:tabs>
              <w:jc w:val="both"/>
              <w:rPr>
                <w:rFonts w:ascii="Arial" w:hAnsi="Arial" w:cs="Arial"/>
                <w:b/>
                <w:sz w:val="24"/>
                <w:szCs w:val="24"/>
              </w:rPr>
            </w:pPr>
          </w:p>
          <w:p w:rsidR="005D35B7" w:rsidRPr="00B77E30" w:rsidRDefault="005D35B7" w:rsidP="00A131F1">
            <w:pPr>
              <w:pStyle w:val="Encabezado"/>
              <w:tabs>
                <w:tab w:val="clear" w:pos="4252"/>
                <w:tab w:val="clear" w:pos="8504"/>
              </w:tabs>
              <w:jc w:val="both"/>
              <w:rPr>
                <w:rFonts w:ascii="Arial" w:hAnsi="Arial" w:cs="Arial"/>
                <w:sz w:val="24"/>
                <w:szCs w:val="24"/>
              </w:rPr>
            </w:pPr>
            <w:r w:rsidRPr="00B77E30">
              <w:rPr>
                <w:rFonts w:ascii="Arial" w:hAnsi="Arial" w:cs="Arial"/>
                <w:b/>
                <w:sz w:val="24"/>
                <w:szCs w:val="24"/>
              </w:rPr>
              <w:t>GRUPO CONTRAINCENDIOS:</w:t>
            </w:r>
          </w:p>
          <w:p w:rsidR="005D35B7" w:rsidRPr="00B77E30" w:rsidRDefault="005D35B7" w:rsidP="00EB53D8">
            <w:pPr>
              <w:pStyle w:val="Encabezado"/>
              <w:numPr>
                <w:ilvl w:val="0"/>
                <w:numId w:val="17"/>
              </w:numPr>
              <w:tabs>
                <w:tab w:val="clear" w:pos="4252"/>
                <w:tab w:val="clear" w:pos="8504"/>
              </w:tabs>
              <w:jc w:val="both"/>
              <w:rPr>
                <w:rFonts w:ascii="Arial" w:hAnsi="Arial" w:cs="Arial"/>
                <w:sz w:val="24"/>
                <w:szCs w:val="24"/>
              </w:rPr>
            </w:pPr>
            <w:r w:rsidRPr="00B77E30">
              <w:rPr>
                <w:rFonts w:ascii="Arial" w:hAnsi="Arial" w:cs="Arial"/>
                <w:sz w:val="24"/>
                <w:szCs w:val="24"/>
              </w:rPr>
              <w:t>Identifican y controlan condiciones de riesgo de incendio.</w:t>
            </w:r>
          </w:p>
          <w:p w:rsidR="005D35B7" w:rsidRPr="00B77E30" w:rsidRDefault="005D35B7" w:rsidP="00EB53D8">
            <w:pPr>
              <w:pStyle w:val="Encabezado"/>
              <w:numPr>
                <w:ilvl w:val="0"/>
                <w:numId w:val="17"/>
              </w:numPr>
              <w:tabs>
                <w:tab w:val="clear" w:pos="4252"/>
                <w:tab w:val="clear" w:pos="8504"/>
              </w:tabs>
              <w:jc w:val="both"/>
              <w:rPr>
                <w:rFonts w:ascii="Arial" w:hAnsi="Arial" w:cs="Arial"/>
                <w:sz w:val="24"/>
                <w:szCs w:val="24"/>
              </w:rPr>
            </w:pPr>
            <w:r w:rsidRPr="00B77E30">
              <w:rPr>
                <w:rFonts w:ascii="Arial" w:hAnsi="Arial" w:cs="Arial"/>
                <w:sz w:val="24"/>
                <w:szCs w:val="24"/>
              </w:rPr>
              <w:t>Apoyan a los grupos de Bomberos.</w:t>
            </w:r>
          </w:p>
        </w:tc>
      </w:tr>
    </w:tbl>
    <w:p w:rsidR="003170C9" w:rsidRPr="00B77E30" w:rsidRDefault="003170C9" w:rsidP="003170C9">
      <w:pPr>
        <w:spacing w:after="0" w:line="240" w:lineRule="auto"/>
        <w:jc w:val="both"/>
        <w:outlineLvl w:val="0"/>
        <w:rPr>
          <w:rFonts w:ascii="Arial" w:eastAsia="Times New Roman" w:hAnsi="Arial" w:cs="Arial"/>
          <w:b/>
          <w:sz w:val="24"/>
          <w:szCs w:val="24"/>
          <w:lang w:eastAsia="es-ES"/>
        </w:rPr>
      </w:pPr>
      <w:bookmarkStart w:id="68" w:name="_Toc441945182"/>
    </w:p>
    <w:p w:rsidR="003170C9" w:rsidRPr="00B77E30" w:rsidRDefault="003170C9" w:rsidP="003170C9">
      <w:pPr>
        <w:spacing w:after="0" w:line="240" w:lineRule="auto"/>
        <w:jc w:val="both"/>
        <w:outlineLvl w:val="0"/>
        <w:rPr>
          <w:rFonts w:ascii="Arial" w:eastAsia="Times New Roman" w:hAnsi="Arial" w:cs="Arial"/>
          <w:b/>
          <w:sz w:val="24"/>
          <w:szCs w:val="24"/>
          <w:lang w:eastAsia="es-ES"/>
        </w:rPr>
      </w:pPr>
    </w:p>
    <w:bookmarkEnd w:id="68"/>
    <w:p w:rsidR="00F20465" w:rsidRDefault="00F20465" w:rsidP="00D336D7">
      <w:pPr>
        <w:pStyle w:val="Textoindependiente3"/>
        <w:ind w:left="-851"/>
        <w:rPr>
          <w:rFonts w:ascii="Arial" w:hAnsi="Arial" w:cs="Arial"/>
          <w:b/>
          <w:sz w:val="22"/>
          <w:szCs w:val="22"/>
        </w:rPr>
      </w:pPr>
    </w:p>
    <w:p w:rsidR="00F20465" w:rsidRDefault="00F20465" w:rsidP="00D336D7">
      <w:pPr>
        <w:pStyle w:val="Textoindependiente3"/>
        <w:ind w:left="-851"/>
        <w:rPr>
          <w:rFonts w:ascii="Arial" w:hAnsi="Arial" w:cs="Arial"/>
          <w:b/>
          <w:noProof/>
          <w:color w:val="FF0000"/>
          <w:sz w:val="24"/>
          <w:szCs w:val="24"/>
          <w:lang w:eastAsia="es-CO"/>
        </w:rPr>
      </w:pPr>
    </w:p>
    <w:p w:rsidR="00F20465" w:rsidRDefault="00F20465" w:rsidP="00D336D7">
      <w:pPr>
        <w:pStyle w:val="Textoindependiente3"/>
        <w:ind w:left="-851"/>
        <w:rPr>
          <w:rFonts w:ascii="Arial" w:hAnsi="Arial" w:cs="Arial"/>
          <w:b/>
          <w:noProof/>
          <w:color w:val="FF0000"/>
          <w:sz w:val="24"/>
          <w:szCs w:val="24"/>
          <w:lang w:eastAsia="es-CO"/>
        </w:rPr>
      </w:pPr>
    </w:p>
    <w:p w:rsidR="00F20465" w:rsidRDefault="00F20465" w:rsidP="00D336D7">
      <w:pPr>
        <w:pStyle w:val="Textoindependiente3"/>
        <w:ind w:left="-851"/>
        <w:rPr>
          <w:rFonts w:ascii="Arial" w:hAnsi="Arial" w:cs="Arial"/>
          <w:b/>
          <w:noProof/>
          <w:color w:val="FF0000"/>
          <w:sz w:val="24"/>
          <w:szCs w:val="24"/>
          <w:lang w:eastAsia="es-CO"/>
        </w:rPr>
      </w:pPr>
    </w:p>
    <w:p w:rsidR="00F20465" w:rsidRDefault="00F20465" w:rsidP="00D336D7">
      <w:pPr>
        <w:pStyle w:val="Textoindependiente3"/>
        <w:ind w:left="-851"/>
        <w:rPr>
          <w:rFonts w:ascii="Arial" w:hAnsi="Arial" w:cs="Arial"/>
          <w:b/>
          <w:noProof/>
          <w:color w:val="FF0000"/>
          <w:sz w:val="24"/>
          <w:szCs w:val="24"/>
          <w:lang w:eastAsia="es-CO"/>
        </w:rPr>
      </w:pPr>
    </w:p>
    <w:p w:rsidR="00F20465" w:rsidRDefault="00F20465" w:rsidP="00D336D7">
      <w:pPr>
        <w:pStyle w:val="Textoindependiente3"/>
        <w:ind w:left="-851"/>
        <w:rPr>
          <w:rFonts w:ascii="Arial" w:hAnsi="Arial" w:cs="Arial"/>
          <w:b/>
          <w:noProof/>
          <w:color w:val="FF0000"/>
          <w:sz w:val="24"/>
          <w:szCs w:val="24"/>
          <w:lang w:eastAsia="es-CO"/>
        </w:rPr>
      </w:pPr>
    </w:p>
    <w:p w:rsidR="00F20465" w:rsidRDefault="00F20465" w:rsidP="00D336D7">
      <w:pPr>
        <w:pStyle w:val="Textoindependiente3"/>
        <w:ind w:left="-851"/>
        <w:rPr>
          <w:rFonts w:ascii="Arial" w:hAnsi="Arial" w:cs="Arial"/>
          <w:b/>
          <w:noProof/>
          <w:color w:val="FF0000"/>
          <w:sz w:val="24"/>
          <w:szCs w:val="24"/>
          <w:lang w:eastAsia="es-CO"/>
        </w:rPr>
      </w:pPr>
    </w:p>
    <w:p w:rsidR="00F20465" w:rsidRDefault="00F20465" w:rsidP="00F20465">
      <w:pPr>
        <w:pStyle w:val="Textoindependiente3"/>
        <w:rPr>
          <w:rFonts w:ascii="Arial" w:hAnsi="Arial" w:cs="Arial"/>
          <w:b/>
          <w:noProof/>
          <w:color w:val="FF0000"/>
          <w:sz w:val="24"/>
          <w:szCs w:val="24"/>
          <w:lang w:eastAsia="es-CO"/>
        </w:rPr>
      </w:pPr>
    </w:p>
    <w:p w:rsidR="00F20465" w:rsidRDefault="00F20465" w:rsidP="00F20465">
      <w:pPr>
        <w:pStyle w:val="Textoindependiente3"/>
        <w:rPr>
          <w:rFonts w:ascii="Arial" w:hAnsi="Arial" w:cs="Arial"/>
          <w:b/>
          <w:noProof/>
          <w:color w:val="FF0000"/>
          <w:sz w:val="24"/>
          <w:szCs w:val="24"/>
          <w:lang w:eastAsia="es-CO"/>
        </w:rPr>
      </w:pPr>
    </w:p>
    <w:p w:rsidR="00F20465" w:rsidRDefault="00F20465" w:rsidP="00F20465">
      <w:pPr>
        <w:pStyle w:val="Textoindependiente3"/>
        <w:rPr>
          <w:rFonts w:ascii="Arial" w:hAnsi="Arial" w:cs="Arial"/>
          <w:b/>
          <w:noProof/>
          <w:color w:val="FF0000"/>
          <w:sz w:val="24"/>
          <w:szCs w:val="24"/>
          <w:lang w:eastAsia="es-CO"/>
        </w:rPr>
      </w:pPr>
    </w:p>
    <w:p w:rsidR="00F20465" w:rsidRDefault="00F20465" w:rsidP="00F20465">
      <w:pPr>
        <w:pStyle w:val="Textoindependiente3"/>
        <w:rPr>
          <w:rFonts w:ascii="Arial" w:hAnsi="Arial" w:cs="Arial"/>
          <w:b/>
          <w:noProof/>
          <w:color w:val="FF0000"/>
          <w:sz w:val="24"/>
          <w:szCs w:val="24"/>
          <w:lang w:eastAsia="es-CO"/>
        </w:rPr>
      </w:pPr>
    </w:p>
    <w:p w:rsidR="00F20465" w:rsidRDefault="00F20465" w:rsidP="00F20465">
      <w:pPr>
        <w:pStyle w:val="Textoindependiente3"/>
        <w:rPr>
          <w:rFonts w:ascii="Arial" w:hAnsi="Arial" w:cs="Arial"/>
          <w:b/>
          <w:noProof/>
          <w:color w:val="FF0000"/>
          <w:sz w:val="24"/>
          <w:szCs w:val="24"/>
          <w:lang w:eastAsia="es-CO"/>
        </w:rPr>
      </w:pPr>
    </w:p>
    <w:p w:rsidR="00620C76" w:rsidRPr="00B77E30" w:rsidRDefault="00D76080" w:rsidP="00F20465">
      <w:pPr>
        <w:pStyle w:val="Textoindependiente3"/>
        <w:rPr>
          <w:rFonts w:ascii="Arial" w:hAnsi="Arial" w:cs="Arial"/>
          <w:b/>
          <w:noProof/>
          <w:color w:val="FF0000"/>
          <w:sz w:val="24"/>
          <w:szCs w:val="24"/>
          <w:lang w:eastAsia="es-CO"/>
        </w:rPr>
      </w:pPr>
      <w:r w:rsidRPr="00B77E30">
        <w:rPr>
          <w:rFonts w:ascii="Arial" w:hAnsi="Arial" w:cs="Arial"/>
          <w:b/>
          <w:noProof/>
          <w:color w:val="FF0000"/>
          <w:sz w:val="24"/>
          <w:szCs w:val="24"/>
          <w:lang w:val="es-CO" w:eastAsia="es-CO"/>
        </w:rPr>
        <w:lastRenderedPageBreak/>
        <mc:AlternateContent>
          <mc:Choice Requires="wpc">
            <w:drawing>
              <wp:anchor distT="0" distB="0" distL="114300" distR="114300" simplePos="0" relativeHeight="251658240" behindDoc="0" locked="0" layoutInCell="1" allowOverlap="1" wp14:anchorId="4CC00138" wp14:editId="7CFBA465">
                <wp:simplePos x="0" y="0"/>
                <wp:positionH relativeFrom="column">
                  <wp:posOffset>-537210</wp:posOffset>
                </wp:positionH>
                <wp:positionV relativeFrom="paragraph">
                  <wp:posOffset>1905</wp:posOffset>
                </wp:positionV>
                <wp:extent cx="5400040" cy="6196330"/>
                <wp:effectExtent l="0" t="0" r="1343660" b="909320"/>
                <wp:wrapSquare wrapText="bothSides"/>
                <wp:docPr id="1473" name="Lienzo 14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9" name="AutoShape 240">
                          <a:hlinkClick r:id="rId23"/>
                        </wps:cNvPr>
                        <wps:cNvSpPr>
                          <a:spLocks noChangeArrowheads="1"/>
                        </wps:cNvSpPr>
                        <wps:spPr bwMode="auto">
                          <a:xfrm>
                            <a:off x="641300" y="6629400"/>
                            <a:ext cx="1114400" cy="342900"/>
                          </a:xfrm>
                          <a:prstGeom prst="flowChartTerminator">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rsidR="00802395" w:rsidRPr="009C3059" w:rsidRDefault="00802395" w:rsidP="00D76080">
                              <w:pPr>
                                <w:jc w:val="center"/>
                                <w:rPr>
                                  <w:rFonts w:ascii="Arial" w:hAnsi="Arial" w:cs="Arial"/>
                                  <w:b/>
                                </w:rPr>
                              </w:pPr>
                              <w:r w:rsidRPr="009C3059">
                                <w:rPr>
                                  <w:rFonts w:ascii="Arial" w:hAnsi="Arial" w:cs="Arial"/>
                                  <w:b/>
                                </w:rPr>
                                <w:t>FIN</w:t>
                              </w:r>
                            </w:p>
                          </w:txbxContent>
                        </wps:txbx>
                        <wps:bodyPr rot="0" vert="horz" wrap="square" lIns="91440" tIns="45720" rIns="91440" bIns="45720" anchor="t" anchorCtr="0" upright="1">
                          <a:noAutofit/>
                        </wps:bodyPr>
                      </wps:wsp>
                      <wps:wsp>
                        <wps:cNvPr id="1440" name="AutoShape 241">
                          <a:hlinkClick r:id="rId24"/>
                        </wps:cNvPr>
                        <wps:cNvSpPr>
                          <a:spLocks noChangeArrowheads="1"/>
                        </wps:cNvSpPr>
                        <wps:spPr bwMode="auto">
                          <a:xfrm>
                            <a:off x="5667300" y="3927800"/>
                            <a:ext cx="1066800" cy="695300"/>
                          </a:xfrm>
                          <a:prstGeom prst="flowChartOffpageConnector">
                            <a:avLst/>
                          </a:prstGeom>
                          <a:solidFill>
                            <a:srgbClr val="FFFFFF"/>
                          </a:solidFill>
                          <a:ln w="25400">
                            <a:solidFill>
                              <a:srgbClr val="9BBB59"/>
                            </a:solidFill>
                            <a:miter lim="800000"/>
                            <a:headEnd/>
                            <a:tailEnd/>
                          </a:ln>
                        </wps:spPr>
                        <wps:txbx>
                          <w:txbxContent>
                            <w:p w:rsidR="00802395" w:rsidRPr="009C3059" w:rsidRDefault="00802395" w:rsidP="00D76080">
                              <w:pPr>
                                <w:rPr>
                                  <w:rFonts w:ascii="Arial" w:hAnsi="Arial" w:cs="Arial"/>
                                </w:rPr>
                              </w:pPr>
                              <w:r w:rsidRPr="00D76080">
                                <w:rPr>
                                  <w:rFonts w:ascii="Arial" w:hAnsi="Arial" w:cs="Arial"/>
                                  <w:sz w:val="20"/>
                                </w:rPr>
                                <w:t>EVACUACION</w:t>
                              </w:r>
                            </w:p>
                          </w:txbxContent>
                        </wps:txbx>
                        <wps:bodyPr rot="0" vert="horz" wrap="square" lIns="54000" tIns="46800" rIns="54000" bIns="46800" anchor="t" anchorCtr="0" upright="1">
                          <a:noAutofit/>
                        </wps:bodyPr>
                      </wps:wsp>
                      <wps:wsp>
                        <wps:cNvPr id="1441" name="AutoShape 242"/>
                        <wps:cNvSpPr>
                          <a:spLocks noChangeArrowheads="1"/>
                        </wps:cNvSpPr>
                        <wps:spPr bwMode="auto">
                          <a:xfrm>
                            <a:off x="2009700" y="190500"/>
                            <a:ext cx="1705000" cy="381000"/>
                          </a:xfrm>
                          <a:prstGeom prst="flowChartTerminator">
                            <a:avLst/>
                          </a:prstGeom>
                          <a:gradFill rotWithShape="1">
                            <a:gsLst>
                              <a:gs pos="0">
                                <a:srgbClr val="769535"/>
                              </a:gs>
                              <a:gs pos="80000">
                                <a:srgbClr val="9BC348"/>
                              </a:gs>
                              <a:gs pos="100000">
                                <a:srgbClr val="9CC746"/>
                              </a:gs>
                            </a:gsLst>
                            <a:lin ang="16200000"/>
                          </a:gradFill>
                          <a:ln w="9525">
                            <a:solidFill>
                              <a:srgbClr val="94B64E"/>
                            </a:solidFill>
                            <a:miter lim="800000"/>
                            <a:headEnd/>
                            <a:tailEnd/>
                          </a:ln>
                          <a:effectLst>
                            <a:outerShdw dist="23000" dir="5400000" rotWithShape="0">
                              <a:srgbClr val="000000">
                                <a:alpha val="34999"/>
                              </a:srgbClr>
                            </a:outerShdw>
                          </a:effectLst>
                        </wps:spPr>
                        <wps:txbx>
                          <w:txbxContent>
                            <w:p w:rsidR="00802395" w:rsidRPr="009C3059" w:rsidRDefault="00802395" w:rsidP="00D76080">
                              <w:pPr>
                                <w:jc w:val="center"/>
                                <w:rPr>
                                  <w:rFonts w:ascii="Arial" w:hAnsi="Arial" w:cs="Arial"/>
                                  <w:b/>
                                </w:rPr>
                              </w:pPr>
                              <w:r w:rsidRPr="009C3059">
                                <w:rPr>
                                  <w:rFonts w:ascii="Arial" w:hAnsi="Arial" w:cs="Arial"/>
                                  <w:b/>
                                </w:rPr>
                                <w:t>EXPLOSION</w:t>
                              </w:r>
                            </w:p>
                          </w:txbxContent>
                        </wps:txbx>
                        <wps:bodyPr rot="0" vert="horz" wrap="square" lIns="91440" tIns="45720" rIns="91440" bIns="45720" anchor="t" anchorCtr="0" upright="1">
                          <a:noAutofit/>
                        </wps:bodyPr>
                      </wps:wsp>
                      <wps:wsp>
                        <wps:cNvPr id="1442" name="Rectangle 243"/>
                        <wps:cNvSpPr>
                          <a:spLocks noChangeArrowheads="1"/>
                        </wps:cNvSpPr>
                        <wps:spPr bwMode="auto">
                          <a:xfrm>
                            <a:off x="2066900" y="800100"/>
                            <a:ext cx="1590700" cy="361900"/>
                          </a:xfrm>
                          <a:prstGeom prst="rect">
                            <a:avLst/>
                          </a:prstGeom>
                          <a:solidFill>
                            <a:srgbClr val="FFFFFF"/>
                          </a:solidFill>
                          <a:ln w="9525">
                            <a:solidFill>
                              <a:srgbClr val="000000"/>
                            </a:solidFill>
                            <a:miter lim="800000"/>
                            <a:headEnd/>
                            <a:tailEnd/>
                          </a:ln>
                        </wps:spPr>
                        <wps:txbx>
                          <w:txbxContent>
                            <w:p w:rsidR="00802395" w:rsidRPr="009C3059" w:rsidRDefault="00802395" w:rsidP="00D76080">
                              <w:pPr>
                                <w:jc w:val="center"/>
                                <w:rPr>
                                  <w:rFonts w:ascii="Arial" w:hAnsi="Arial" w:cs="Arial"/>
                                </w:rPr>
                              </w:pPr>
                              <w:r w:rsidRPr="009C3059">
                                <w:rPr>
                                  <w:rFonts w:ascii="Arial" w:hAnsi="Arial" w:cs="Arial"/>
                                </w:rPr>
                                <w:t>Detección del lugar</w:t>
                              </w:r>
                            </w:p>
                          </w:txbxContent>
                        </wps:txbx>
                        <wps:bodyPr rot="0" vert="horz" wrap="square" lIns="91440" tIns="45720" rIns="91440" bIns="45720" anchor="t" anchorCtr="0" upright="1">
                          <a:noAutofit/>
                        </wps:bodyPr>
                      </wps:wsp>
                      <wps:wsp>
                        <wps:cNvPr id="1443" name="AutoShape 244"/>
                        <wps:cNvSpPr>
                          <a:spLocks noChangeArrowheads="1"/>
                        </wps:cNvSpPr>
                        <wps:spPr bwMode="auto">
                          <a:xfrm>
                            <a:off x="1943100" y="2171600"/>
                            <a:ext cx="1828800" cy="1171600"/>
                          </a:xfrm>
                          <a:prstGeom prst="flowChartDecision">
                            <a:avLst/>
                          </a:prstGeom>
                          <a:gradFill rotWithShape="1">
                            <a:gsLst>
                              <a:gs pos="0">
                                <a:srgbClr val="9EEAFF"/>
                              </a:gs>
                              <a:gs pos="35001">
                                <a:srgbClr val="BBEFFF"/>
                              </a:gs>
                              <a:gs pos="100000">
                                <a:srgbClr val="E4F9FF"/>
                              </a:gs>
                            </a:gsLst>
                            <a:lin ang="16200000" scaled="1"/>
                          </a:gradFill>
                          <a:ln w="9525">
                            <a:solidFill>
                              <a:srgbClr val="40A7C2"/>
                            </a:solidFill>
                            <a:miter lim="800000"/>
                            <a:headEnd/>
                            <a:tailEnd/>
                          </a:ln>
                          <a:effectLst>
                            <a:outerShdw dist="20000" dir="5400000" rotWithShape="0">
                              <a:srgbClr val="000000">
                                <a:alpha val="37999"/>
                              </a:srgbClr>
                            </a:outerShdw>
                          </a:effectLst>
                        </wps:spPr>
                        <wps:txbx>
                          <w:txbxContent>
                            <w:p w:rsidR="00802395" w:rsidRPr="009C3059" w:rsidRDefault="00802395" w:rsidP="00D76080">
                              <w:pPr>
                                <w:jc w:val="center"/>
                                <w:rPr>
                                  <w:rFonts w:ascii="Arial" w:hAnsi="Arial" w:cs="Arial"/>
                                </w:rPr>
                              </w:pPr>
                              <w:r w:rsidRPr="009C3059">
                                <w:rPr>
                                  <w:rFonts w:ascii="Arial" w:hAnsi="Arial" w:cs="Arial"/>
                                </w:rPr>
                                <w:t>Verificación de emergencia</w:t>
                              </w:r>
                            </w:p>
                          </w:txbxContent>
                        </wps:txbx>
                        <wps:bodyPr rot="0" vert="horz" wrap="square" lIns="91440" tIns="45720" rIns="91440" bIns="45720" anchor="t" anchorCtr="0" upright="1">
                          <a:noAutofit/>
                        </wps:bodyPr>
                      </wps:wsp>
                      <wps:wsp>
                        <wps:cNvPr id="1444" name="Rectangle 245"/>
                        <wps:cNvSpPr>
                          <a:spLocks noChangeArrowheads="1"/>
                        </wps:cNvSpPr>
                        <wps:spPr bwMode="auto">
                          <a:xfrm>
                            <a:off x="114300" y="3343200"/>
                            <a:ext cx="2171700" cy="362000"/>
                          </a:xfrm>
                          <a:prstGeom prst="rect">
                            <a:avLst/>
                          </a:prstGeom>
                          <a:solidFill>
                            <a:srgbClr val="FFFFFF"/>
                          </a:solidFill>
                          <a:ln w="9525">
                            <a:solidFill>
                              <a:srgbClr val="000000"/>
                            </a:solidFill>
                            <a:miter lim="800000"/>
                            <a:headEnd/>
                            <a:tailEnd/>
                          </a:ln>
                        </wps:spPr>
                        <wps:txbx>
                          <w:txbxContent>
                            <w:p w:rsidR="00802395" w:rsidRPr="009C3059" w:rsidRDefault="00802395" w:rsidP="00D76080">
                              <w:pPr>
                                <w:jc w:val="center"/>
                                <w:rPr>
                                  <w:rFonts w:ascii="Arial" w:hAnsi="Arial" w:cs="Arial"/>
                                </w:rPr>
                              </w:pPr>
                              <w:r w:rsidRPr="009C3059">
                                <w:rPr>
                                  <w:rFonts w:ascii="Arial" w:hAnsi="Arial" w:cs="Arial"/>
                                </w:rPr>
                                <w:t>Determinación de normalidad</w:t>
                              </w:r>
                            </w:p>
                          </w:txbxContent>
                        </wps:txbx>
                        <wps:bodyPr rot="0" vert="horz" wrap="square" lIns="91440" tIns="45720" rIns="91440" bIns="45720" anchor="t" anchorCtr="0" upright="1">
                          <a:noAutofit/>
                        </wps:bodyPr>
                      </wps:wsp>
                      <wps:wsp>
                        <wps:cNvPr id="1445" name="Rectangle 246"/>
                        <wps:cNvSpPr>
                          <a:spLocks noChangeArrowheads="1"/>
                        </wps:cNvSpPr>
                        <wps:spPr bwMode="auto">
                          <a:xfrm>
                            <a:off x="3314700" y="3343200"/>
                            <a:ext cx="1943100" cy="362000"/>
                          </a:xfrm>
                          <a:prstGeom prst="rect">
                            <a:avLst/>
                          </a:prstGeom>
                          <a:solidFill>
                            <a:srgbClr val="FFFFFF"/>
                          </a:solidFill>
                          <a:ln w="9525">
                            <a:solidFill>
                              <a:srgbClr val="000000"/>
                            </a:solidFill>
                            <a:miter lim="800000"/>
                            <a:headEnd/>
                            <a:tailEnd/>
                          </a:ln>
                        </wps:spPr>
                        <wps:txbx>
                          <w:txbxContent>
                            <w:p w:rsidR="00802395" w:rsidRPr="009C3059" w:rsidRDefault="00802395" w:rsidP="00D76080">
                              <w:pPr>
                                <w:jc w:val="center"/>
                                <w:rPr>
                                  <w:rFonts w:ascii="Arial" w:hAnsi="Arial" w:cs="Arial"/>
                                </w:rPr>
                              </w:pPr>
                              <w:r w:rsidRPr="009C3059">
                                <w:rPr>
                                  <w:rFonts w:ascii="Arial" w:hAnsi="Arial" w:cs="Arial"/>
                                </w:rPr>
                                <w:t>Despliegue de Brigada</w:t>
                              </w:r>
                            </w:p>
                          </w:txbxContent>
                        </wps:txbx>
                        <wps:bodyPr rot="0" vert="horz" wrap="square" lIns="91440" tIns="45720" rIns="91440" bIns="45720" anchor="t" anchorCtr="0" upright="1">
                          <a:noAutofit/>
                        </wps:bodyPr>
                      </wps:wsp>
                      <wps:wsp>
                        <wps:cNvPr id="1446" name="Rectangle 247"/>
                        <wps:cNvSpPr>
                          <a:spLocks noChangeArrowheads="1"/>
                        </wps:cNvSpPr>
                        <wps:spPr bwMode="auto">
                          <a:xfrm>
                            <a:off x="3314700" y="4114800"/>
                            <a:ext cx="1943100" cy="318900"/>
                          </a:xfrm>
                          <a:prstGeom prst="rect">
                            <a:avLst/>
                          </a:prstGeom>
                          <a:solidFill>
                            <a:srgbClr val="FFFFFF"/>
                          </a:solidFill>
                          <a:ln w="9525">
                            <a:solidFill>
                              <a:srgbClr val="000000"/>
                            </a:solidFill>
                            <a:miter lim="800000"/>
                            <a:headEnd/>
                            <a:tailEnd/>
                          </a:ln>
                        </wps:spPr>
                        <wps:txbx>
                          <w:txbxContent>
                            <w:p w:rsidR="00802395" w:rsidRPr="009C3059" w:rsidRDefault="00802395" w:rsidP="00D76080">
                              <w:pPr>
                                <w:jc w:val="center"/>
                                <w:rPr>
                                  <w:rFonts w:ascii="Arial" w:hAnsi="Arial" w:cs="Arial"/>
                                </w:rPr>
                              </w:pPr>
                              <w:r w:rsidRPr="009C3059">
                                <w:rPr>
                                  <w:rFonts w:ascii="Arial" w:hAnsi="Arial" w:cs="Arial"/>
                                </w:rPr>
                                <w:t>Solicitud de apoyos externos</w:t>
                              </w:r>
                            </w:p>
                          </w:txbxContent>
                        </wps:txbx>
                        <wps:bodyPr rot="0" vert="horz" wrap="square" lIns="91440" tIns="45720" rIns="91440" bIns="45720" anchor="t" anchorCtr="0" upright="1">
                          <a:noAutofit/>
                        </wps:bodyPr>
                      </wps:wsp>
                      <wps:wsp>
                        <wps:cNvPr id="1447" name="Rectangle 248"/>
                        <wps:cNvSpPr>
                          <a:spLocks noChangeArrowheads="1"/>
                        </wps:cNvSpPr>
                        <wps:spPr bwMode="auto">
                          <a:xfrm>
                            <a:off x="114300" y="4524300"/>
                            <a:ext cx="2171700" cy="307400"/>
                          </a:xfrm>
                          <a:prstGeom prst="rect">
                            <a:avLst/>
                          </a:prstGeom>
                          <a:solidFill>
                            <a:srgbClr val="FFFFFF"/>
                          </a:solidFill>
                          <a:ln w="9525">
                            <a:solidFill>
                              <a:srgbClr val="000000"/>
                            </a:solidFill>
                            <a:miter lim="800000"/>
                            <a:headEnd/>
                            <a:tailEnd/>
                          </a:ln>
                        </wps:spPr>
                        <wps:txbx>
                          <w:txbxContent>
                            <w:p w:rsidR="00802395" w:rsidRPr="009C3059" w:rsidRDefault="00802395" w:rsidP="00D76080">
                              <w:pPr>
                                <w:jc w:val="center"/>
                                <w:rPr>
                                  <w:rFonts w:ascii="Arial" w:hAnsi="Arial" w:cs="Arial"/>
                                </w:rPr>
                              </w:pPr>
                              <w:r w:rsidRPr="009C3059">
                                <w:rPr>
                                  <w:rFonts w:ascii="Arial" w:hAnsi="Arial" w:cs="Arial"/>
                                </w:rPr>
                                <w:t>Retroalimentación</w:t>
                              </w:r>
                            </w:p>
                          </w:txbxContent>
                        </wps:txbx>
                        <wps:bodyPr rot="0" vert="horz" wrap="square" lIns="91440" tIns="45720" rIns="91440" bIns="45720" anchor="t" anchorCtr="0" upright="1">
                          <a:noAutofit/>
                        </wps:bodyPr>
                      </wps:wsp>
                      <wps:wsp>
                        <wps:cNvPr id="1448" name="Rectangle 249"/>
                        <wps:cNvSpPr>
                          <a:spLocks noChangeArrowheads="1"/>
                        </wps:cNvSpPr>
                        <wps:spPr bwMode="auto">
                          <a:xfrm>
                            <a:off x="1590600" y="1571600"/>
                            <a:ext cx="2533700" cy="361900"/>
                          </a:xfrm>
                          <a:prstGeom prst="rect">
                            <a:avLst/>
                          </a:prstGeom>
                          <a:solidFill>
                            <a:srgbClr val="FFFFFF"/>
                          </a:solidFill>
                          <a:ln w="9525">
                            <a:solidFill>
                              <a:srgbClr val="000000"/>
                            </a:solidFill>
                            <a:miter lim="800000"/>
                            <a:headEnd/>
                            <a:tailEnd/>
                          </a:ln>
                        </wps:spPr>
                        <wps:txbx>
                          <w:txbxContent>
                            <w:p w:rsidR="00802395" w:rsidRPr="009C3059" w:rsidRDefault="00802395" w:rsidP="00D76080">
                              <w:pPr>
                                <w:jc w:val="center"/>
                                <w:rPr>
                                  <w:rFonts w:ascii="Arial" w:hAnsi="Arial" w:cs="Arial"/>
                                </w:rPr>
                              </w:pPr>
                              <w:r w:rsidRPr="009C3059">
                                <w:rPr>
                                  <w:rFonts w:ascii="Arial" w:hAnsi="Arial" w:cs="Arial"/>
                                </w:rPr>
                                <w:t>Informe la situación de emergencia</w:t>
                              </w:r>
                            </w:p>
                          </w:txbxContent>
                        </wps:txbx>
                        <wps:bodyPr rot="0" vert="horz" wrap="square" lIns="91440" tIns="45720" rIns="91440" bIns="45720" anchor="t" anchorCtr="0" upright="1">
                          <a:noAutofit/>
                        </wps:bodyPr>
                      </wps:wsp>
                      <wps:wsp>
                        <wps:cNvPr id="1449" name="Rectangle 250"/>
                        <wps:cNvSpPr>
                          <a:spLocks noChangeArrowheads="1"/>
                        </wps:cNvSpPr>
                        <wps:spPr bwMode="auto">
                          <a:xfrm>
                            <a:off x="4114800" y="2622500"/>
                            <a:ext cx="371400" cy="276200"/>
                          </a:xfrm>
                          <a:prstGeom prst="rect">
                            <a:avLst/>
                          </a:prstGeom>
                          <a:solidFill>
                            <a:srgbClr val="FFFFFF"/>
                          </a:solidFill>
                          <a:ln w="9525">
                            <a:solidFill>
                              <a:srgbClr val="000000"/>
                            </a:solidFill>
                            <a:miter lim="800000"/>
                            <a:headEnd/>
                            <a:tailEnd/>
                          </a:ln>
                        </wps:spPr>
                        <wps:txbx>
                          <w:txbxContent>
                            <w:p w:rsidR="00802395" w:rsidRPr="009C3059" w:rsidRDefault="00802395" w:rsidP="00D76080">
                              <w:pPr>
                                <w:rPr>
                                  <w:rFonts w:ascii="Arial" w:hAnsi="Arial" w:cs="Arial"/>
                                </w:rPr>
                              </w:pPr>
                              <w:r w:rsidRPr="009C3059">
                                <w:rPr>
                                  <w:rFonts w:ascii="Arial" w:hAnsi="Arial" w:cs="Arial"/>
                                </w:rPr>
                                <w:t>Si</w:t>
                              </w:r>
                            </w:p>
                          </w:txbxContent>
                        </wps:txbx>
                        <wps:bodyPr rot="0" vert="horz" wrap="square" lIns="91440" tIns="45720" rIns="91440" bIns="45720" anchor="t" anchorCtr="0" upright="1">
                          <a:noAutofit/>
                        </wps:bodyPr>
                      </wps:wsp>
                      <wps:wsp>
                        <wps:cNvPr id="1450" name="Rectangle 251"/>
                        <wps:cNvSpPr>
                          <a:spLocks noChangeArrowheads="1"/>
                        </wps:cNvSpPr>
                        <wps:spPr bwMode="auto">
                          <a:xfrm>
                            <a:off x="996900" y="2645400"/>
                            <a:ext cx="399400" cy="236800"/>
                          </a:xfrm>
                          <a:prstGeom prst="rect">
                            <a:avLst/>
                          </a:prstGeom>
                          <a:solidFill>
                            <a:srgbClr val="FFFFFF"/>
                          </a:solidFill>
                          <a:ln w="9525">
                            <a:solidFill>
                              <a:srgbClr val="000000"/>
                            </a:solidFill>
                            <a:miter lim="800000"/>
                            <a:headEnd/>
                            <a:tailEnd/>
                          </a:ln>
                        </wps:spPr>
                        <wps:txbx>
                          <w:txbxContent>
                            <w:p w:rsidR="00802395" w:rsidRPr="009C3059" w:rsidRDefault="00802395" w:rsidP="00D76080">
                              <w:pPr>
                                <w:rPr>
                                  <w:rFonts w:ascii="Arial" w:hAnsi="Arial" w:cs="Arial"/>
                                </w:rPr>
                              </w:pPr>
                              <w:r w:rsidRPr="009C3059">
                                <w:rPr>
                                  <w:rFonts w:ascii="Arial" w:hAnsi="Arial" w:cs="Arial"/>
                                </w:rPr>
                                <w:t>No</w:t>
                              </w:r>
                            </w:p>
                          </w:txbxContent>
                        </wps:txbx>
                        <wps:bodyPr rot="0" vert="horz" wrap="square" lIns="91440" tIns="45720" rIns="91440" bIns="45720" anchor="t" anchorCtr="0" upright="1">
                          <a:noAutofit/>
                        </wps:bodyPr>
                      </wps:wsp>
                      <wps:wsp>
                        <wps:cNvPr id="1451" name="AutoShape 252"/>
                        <wps:cNvCnPr>
                          <a:cxnSpLocks noChangeShapeType="1"/>
                        </wps:cNvCnPr>
                        <wps:spPr bwMode="auto">
                          <a:xfrm>
                            <a:off x="5257800" y="4274200"/>
                            <a:ext cx="409500" cy="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2" name="AutoShape 253"/>
                        <wps:cNvCnPr>
                          <a:cxnSpLocks noChangeShapeType="1"/>
                        </wps:cNvCnPr>
                        <wps:spPr bwMode="auto">
                          <a:xfrm>
                            <a:off x="4286200" y="4433700"/>
                            <a:ext cx="0" cy="595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254"/>
                        <wps:cNvCnPr>
                          <a:cxnSpLocks noChangeShapeType="1"/>
                        </wps:cNvCnPr>
                        <wps:spPr bwMode="auto">
                          <a:xfrm>
                            <a:off x="2862500" y="571500"/>
                            <a:ext cx="70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4" name="AutoShape 255"/>
                        <wps:cNvCnPr>
                          <a:cxnSpLocks noChangeShapeType="1"/>
                        </wps:cNvCnPr>
                        <wps:spPr bwMode="auto">
                          <a:xfrm flipH="1">
                            <a:off x="2857500" y="1162000"/>
                            <a:ext cx="4700" cy="409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5" name="AutoShape 256"/>
                        <wps:cNvCnPr>
                          <a:cxnSpLocks noChangeShapeType="1"/>
                        </wps:cNvCnPr>
                        <wps:spPr bwMode="auto">
                          <a:xfrm>
                            <a:off x="2857500" y="1933500"/>
                            <a:ext cx="0" cy="238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6" name="AutoShape 257"/>
                        <wps:cNvCnPr>
                          <a:cxnSpLocks noChangeShapeType="1"/>
                        </wps:cNvCnPr>
                        <wps:spPr bwMode="auto">
                          <a:xfrm>
                            <a:off x="3771900" y="2757400"/>
                            <a:ext cx="342900" cy="3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7" name="AutoShape 258"/>
                        <wps:cNvCnPr>
                          <a:cxnSpLocks noChangeShapeType="1"/>
                        </wps:cNvCnPr>
                        <wps:spPr bwMode="auto">
                          <a:xfrm flipH="1">
                            <a:off x="4286200" y="2898700"/>
                            <a:ext cx="14600" cy="444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8" name="AutoShape 259"/>
                        <wps:cNvCnPr>
                          <a:cxnSpLocks noChangeShapeType="1"/>
                        </wps:cNvCnPr>
                        <wps:spPr bwMode="auto">
                          <a:xfrm flipH="1">
                            <a:off x="1396300" y="2757400"/>
                            <a:ext cx="546800" cy="6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AutoShape 260"/>
                        <wps:cNvCnPr>
                          <a:cxnSpLocks noChangeShapeType="1"/>
                        </wps:cNvCnPr>
                        <wps:spPr bwMode="auto">
                          <a:xfrm>
                            <a:off x="1196900" y="2882200"/>
                            <a:ext cx="3200" cy="46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0" name="AutoShape 261"/>
                        <wps:cNvCnPr>
                          <a:cxnSpLocks noChangeShapeType="1"/>
                        </wps:cNvCnPr>
                        <wps:spPr bwMode="auto">
                          <a:xfrm>
                            <a:off x="1200100" y="3705200"/>
                            <a:ext cx="0" cy="8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1" name="AutoShape 262"/>
                        <wps:cNvCnPr>
                          <a:cxnSpLocks noChangeShapeType="1"/>
                        </wps:cNvCnPr>
                        <wps:spPr bwMode="auto">
                          <a:xfrm>
                            <a:off x="4286200" y="3705200"/>
                            <a:ext cx="0" cy="409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2" name="AutoShape 263">
                          <a:hlinkClick r:id="rId25"/>
                        </wps:cNvPr>
                        <wps:cNvSpPr>
                          <a:spLocks noChangeArrowheads="1"/>
                        </wps:cNvSpPr>
                        <wps:spPr bwMode="auto">
                          <a:xfrm>
                            <a:off x="5715000" y="4831700"/>
                            <a:ext cx="1019100" cy="800100"/>
                          </a:xfrm>
                          <a:prstGeom prst="flowChartOffpageConnector">
                            <a:avLst/>
                          </a:prstGeom>
                          <a:solidFill>
                            <a:srgbClr val="FFFFFF"/>
                          </a:solidFill>
                          <a:ln w="25400">
                            <a:solidFill>
                              <a:srgbClr val="9BBB59"/>
                            </a:solidFill>
                            <a:miter lim="800000"/>
                            <a:headEnd/>
                            <a:tailEnd/>
                          </a:ln>
                        </wps:spPr>
                        <wps:txbx>
                          <w:txbxContent>
                            <w:p w:rsidR="00802395" w:rsidRPr="00D76080" w:rsidRDefault="00802395" w:rsidP="00D76080">
                              <w:pPr>
                                <w:autoSpaceDE w:val="0"/>
                                <w:autoSpaceDN w:val="0"/>
                                <w:adjustRightInd w:val="0"/>
                                <w:spacing w:after="0" w:line="240" w:lineRule="auto"/>
                                <w:rPr>
                                  <w:rFonts w:ascii="Arial" w:hAnsi="Arial" w:cs="Arial"/>
                                  <w:sz w:val="18"/>
                                </w:rPr>
                              </w:pPr>
                              <w:r w:rsidRPr="00D76080">
                                <w:rPr>
                                  <w:rFonts w:ascii="Arial" w:hAnsi="Arial" w:cs="Arial"/>
                                  <w:sz w:val="18"/>
                                </w:rPr>
                                <w:t>EVACUACION</w:t>
                              </w:r>
                            </w:p>
                            <w:p w:rsidR="00802395" w:rsidRPr="00D76080" w:rsidRDefault="00802395" w:rsidP="00D76080">
                              <w:pPr>
                                <w:autoSpaceDE w:val="0"/>
                                <w:autoSpaceDN w:val="0"/>
                                <w:adjustRightInd w:val="0"/>
                                <w:spacing w:after="0" w:line="240" w:lineRule="auto"/>
                                <w:jc w:val="center"/>
                                <w:rPr>
                                  <w:rFonts w:ascii="Arial" w:hAnsi="Arial" w:cs="Arial"/>
                                  <w:sz w:val="18"/>
                                </w:rPr>
                              </w:pPr>
                              <w:r w:rsidRPr="00D76080">
                                <w:rPr>
                                  <w:rFonts w:ascii="Arial" w:hAnsi="Arial" w:cs="Arial"/>
                                  <w:sz w:val="18"/>
                                </w:rPr>
                                <w:t>DE</w:t>
                              </w:r>
                            </w:p>
                            <w:p w:rsidR="00802395" w:rsidRPr="00D76080" w:rsidRDefault="00802395" w:rsidP="00D76080">
                              <w:pPr>
                                <w:jc w:val="center"/>
                                <w:rPr>
                                  <w:rFonts w:ascii="Arial" w:hAnsi="Arial" w:cs="Arial"/>
                                  <w:sz w:val="20"/>
                                </w:rPr>
                              </w:pPr>
                              <w:r w:rsidRPr="00D76080">
                                <w:rPr>
                                  <w:rFonts w:ascii="Arial" w:hAnsi="Arial" w:cs="Arial"/>
                                  <w:sz w:val="20"/>
                                </w:rPr>
                                <w:t>LESIONADOS</w:t>
                              </w:r>
                            </w:p>
                          </w:txbxContent>
                        </wps:txbx>
                        <wps:bodyPr rot="0" vert="horz" wrap="square" lIns="54000" tIns="46800" rIns="54000" bIns="46800" anchor="t" anchorCtr="0" upright="1">
                          <a:noAutofit/>
                        </wps:bodyPr>
                      </wps:wsp>
                      <wps:wsp>
                        <wps:cNvPr id="1463" name="AutoShape 264"/>
                        <wps:cNvCnPr>
                          <a:cxnSpLocks noChangeShapeType="1"/>
                        </wps:cNvCnPr>
                        <wps:spPr bwMode="auto">
                          <a:xfrm flipV="1">
                            <a:off x="5257800" y="5231700"/>
                            <a:ext cx="4572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265"/>
                        <wps:cNvSpPr>
                          <a:spLocks noChangeArrowheads="1"/>
                        </wps:cNvSpPr>
                        <wps:spPr bwMode="auto">
                          <a:xfrm>
                            <a:off x="3314700" y="5029200"/>
                            <a:ext cx="1943100" cy="407600"/>
                          </a:xfrm>
                          <a:prstGeom prst="rect">
                            <a:avLst/>
                          </a:prstGeom>
                          <a:solidFill>
                            <a:srgbClr val="FFFFFF"/>
                          </a:solidFill>
                          <a:ln w="9525">
                            <a:solidFill>
                              <a:srgbClr val="000000"/>
                            </a:solidFill>
                            <a:miter lim="800000"/>
                            <a:headEnd/>
                            <a:tailEnd/>
                          </a:ln>
                        </wps:spPr>
                        <wps:txbx>
                          <w:txbxContent>
                            <w:p w:rsidR="00802395" w:rsidRPr="009C3059" w:rsidRDefault="00802395" w:rsidP="00D76080">
                              <w:pPr>
                                <w:jc w:val="center"/>
                                <w:rPr>
                                  <w:rFonts w:ascii="Arial" w:hAnsi="Arial" w:cs="Arial"/>
                                </w:rPr>
                              </w:pPr>
                              <w:r w:rsidRPr="009C3059">
                                <w:rPr>
                                  <w:rFonts w:ascii="Arial" w:hAnsi="Arial" w:cs="Arial"/>
                                </w:rPr>
                                <w:t>Rescate de personal Lesionado</w:t>
                              </w:r>
                            </w:p>
                          </w:txbxContent>
                        </wps:txbx>
                        <wps:bodyPr rot="0" vert="horz" wrap="square" lIns="91440" tIns="45720" rIns="91440" bIns="45720" anchor="t" anchorCtr="0" upright="1">
                          <a:noAutofit/>
                        </wps:bodyPr>
                      </wps:wsp>
                      <wps:wsp>
                        <wps:cNvPr id="1465" name="Rectangle 266"/>
                        <wps:cNvSpPr>
                          <a:spLocks noChangeArrowheads="1"/>
                        </wps:cNvSpPr>
                        <wps:spPr bwMode="auto">
                          <a:xfrm>
                            <a:off x="3314700" y="5800700"/>
                            <a:ext cx="1943100" cy="371500"/>
                          </a:xfrm>
                          <a:prstGeom prst="rect">
                            <a:avLst/>
                          </a:prstGeom>
                          <a:solidFill>
                            <a:srgbClr val="FFFFFF"/>
                          </a:solidFill>
                          <a:ln w="9525">
                            <a:solidFill>
                              <a:srgbClr val="000000"/>
                            </a:solidFill>
                            <a:miter lim="800000"/>
                            <a:headEnd/>
                            <a:tailEnd/>
                          </a:ln>
                        </wps:spPr>
                        <wps:txbx>
                          <w:txbxContent>
                            <w:p w:rsidR="00802395" w:rsidRPr="009C3059" w:rsidRDefault="00802395" w:rsidP="00D76080">
                              <w:pPr>
                                <w:jc w:val="center"/>
                                <w:rPr>
                                  <w:rFonts w:ascii="Arial" w:hAnsi="Arial" w:cs="Arial"/>
                                </w:rPr>
                              </w:pPr>
                              <w:r w:rsidRPr="009C3059">
                                <w:rPr>
                                  <w:rFonts w:ascii="Arial" w:hAnsi="Arial" w:cs="Arial"/>
                                </w:rPr>
                                <w:t>Evaluación de daños</w:t>
                              </w:r>
                            </w:p>
                          </w:txbxContent>
                        </wps:txbx>
                        <wps:bodyPr rot="0" vert="horz" wrap="square" lIns="91440" tIns="45720" rIns="91440" bIns="45720" anchor="t" anchorCtr="0" upright="1">
                          <a:noAutofit/>
                        </wps:bodyPr>
                      </wps:wsp>
                      <wps:wsp>
                        <wps:cNvPr id="1466" name="Rectangle 267"/>
                        <wps:cNvSpPr>
                          <a:spLocks noChangeArrowheads="1"/>
                        </wps:cNvSpPr>
                        <wps:spPr bwMode="auto">
                          <a:xfrm>
                            <a:off x="3314700" y="6508500"/>
                            <a:ext cx="1943100" cy="585900"/>
                          </a:xfrm>
                          <a:prstGeom prst="rect">
                            <a:avLst/>
                          </a:prstGeom>
                          <a:solidFill>
                            <a:srgbClr val="FFFFFF"/>
                          </a:solidFill>
                          <a:ln w="9525">
                            <a:solidFill>
                              <a:srgbClr val="000000"/>
                            </a:solidFill>
                            <a:miter lim="800000"/>
                            <a:headEnd/>
                            <a:tailEnd/>
                          </a:ln>
                        </wps:spPr>
                        <wps:txbx>
                          <w:txbxContent>
                            <w:p w:rsidR="00802395" w:rsidRPr="009C3059" w:rsidRDefault="00802395" w:rsidP="00D76080">
                              <w:pPr>
                                <w:jc w:val="center"/>
                                <w:rPr>
                                  <w:rFonts w:ascii="Arial" w:hAnsi="Arial" w:cs="Arial"/>
                                </w:rPr>
                              </w:pPr>
                              <w:r w:rsidRPr="009C3059">
                                <w:rPr>
                                  <w:rFonts w:ascii="Arial" w:hAnsi="Arial" w:cs="Arial"/>
                                </w:rPr>
                                <w:t>Reconstrucción y/o adecuación de áreas afectadas</w:t>
                              </w:r>
                            </w:p>
                          </w:txbxContent>
                        </wps:txbx>
                        <wps:bodyPr rot="0" vert="horz" wrap="square" lIns="91440" tIns="45720" rIns="91440" bIns="45720" anchor="t" anchorCtr="0" upright="1">
                          <a:noAutofit/>
                        </wps:bodyPr>
                      </wps:wsp>
                      <wps:wsp>
                        <wps:cNvPr id="1467" name="AutoShape 268"/>
                        <wps:cNvCnPr>
                          <a:cxnSpLocks noChangeShapeType="1"/>
                        </wps:cNvCnPr>
                        <wps:spPr bwMode="auto">
                          <a:xfrm flipH="1" flipV="1">
                            <a:off x="1755700" y="6800800"/>
                            <a:ext cx="15590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AutoShape 269"/>
                        <wps:cNvCnPr>
                          <a:cxnSpLocks noChangeShapeType="1"/>
                        </wps:cNvCnPr>
                        <wps:spPr bwMode="auto">
                          <a:xfrm>
                            <a:off x="4286200" y="6172200"/>
                            <a:ext cx="0" cy="336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9" name="AutoShape 270"/>
                        <wps:cNvCnPr>
                          <a:cxnSpLocks noChangeShapeType="1"/>
                        </wps:cNvCnPr>
                        <wps:spPr bwMode="auto">
                          <a:xfrm flipH="1">
                            <a:off x="1198500" y="4831700"/>
                            <a:ext cx="1600" cy="1797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0" name="AutoShape 271"/>
                        <wps:cNvCnPr>
                          <a:cxnSpLocks noChangeShapeType="1"/>
                        </wps:cNvCnPr>
                        <wps:spPr bwMode="auto">
                          <a:xfrm>
                            <a:off x="4286200" y="5436800"/>
                            <a:ext cx="600" cy="363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1" name="320 Conector fuera de página"/>
                        <wps:cNvSpPr>
                          <a:spLocks noChangeArrowheads="1"/>
                        </wps:cNvSpPr>
                        <wps:spPr bwMode="auto">
                          <a:xfrm>
                            <a:off x="4552900" y="1371500"/>
                            <a:ext cx="895400" cy="752500"/>
                          </a:xfrm>
                          <a:prstGeom prst="flowChartOffpageConnector">
                            <a:avLst/>
                          </a:prstGeom>
                          <a:solidFill>
                            <a:srgbClr val="FFFFFF"/>
                          </a:solidFill>
                          <a:ln w="25400">
                            <a:solidFill>
                              <a:srgbClr val="C0504D"/>
                            </a:solidFill>
                            <a:miter lim="800000"/>
                            <a:headEnd/>
                            <a:tailEnd/>
                          </a:ln>
                        </wps:spPr>
                        <wps:txbx>
                          <w:txbxContent>
                            <w:p w:rsidR="00802395" w:rsidRPr="009C3059" w:rsidRDefault="00802395" w:rsidP="00D76080">
                              <w:pPr>
                                <w:jc w:val="center"/>
                                <w:rPr>
                                  <w:rFonts w:ascii="Arial" w:hAnsi="Arial" w:cs="Arial"/>
                                </w:rPr>
                              </w:pPr>
                              <w:r w:rsidRPr="009C3059">
                                <w:rPr>
                                  <w:rFonts w:ascii="Arial" w:hAnsi="Arial" w:cs="Arial"/>
                                </w:rPr>
                                <w:t>CADENA DE LLAMADO</w:t>
                              </w:r>
                            </w:p>
                          </w:txbxContent>
                        </wps:txbx>
                        <wps:bodyPr rot="0" vert="horz" wrap="square" lIns="91440" tIns="45720" rIns="91440" bIns="45720" anchor="ctr" anchorCtr="0" upright="1">
                          <a:noAutofit/>
                        </wps:bodyPr>
                      </wps:wsp>
                      <wps:wsp>
                        <wps:cNvPr id="1472" name="322 Conector recto de flecha"/>
                        <wps:cNvCnPr>
                          <a:cxnSpLocks noChangeShapeType="1"/>
                        </wps:cNvCnPr>
                        <wps:spPr bwMode="auto">
                          <a:xfrm flipV="1">
                            <a:off x="4124300" y="1747800"/>
                            <a:ext cx="428600" cy="48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anchor>
            </w:drawing>
          </mc:Choice>
          <mc:Fallback>
            <w:pict>
              <v:group w14:anchorId="4CC00138" id="Lienzo 1473" o:spid="_x0000_s1190" editas="canvas" style="position:absolute;margin-left:-42.3pt;margin-top:.15pt;width:425.2pt;height:487.9pt;z-index:251658240;mso-position-horizontal-relative:text;mso-position-vertical-relative:text" coordsize="54000,61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">
                <v:shape id="_x0000_s1191" type="#_x0000_t75" style="position:absolute;width:54000;height:61963;visibility:visible;mso-wrap-style:square">
                  <v:fill o:detectmouseclick="t"/>
                  <v:path o:connecttype="none"/>
                </v:shape>
                <v:shape id="AutoShape 240" o:spid="_x0000_s1192" type="#_x0000_t116" href="#Indice!A1" style="position:absolute;left:6413;top:66294;width:111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WUyMMA&#10;AADdAAAADwAAAGRycy9kb3ducmV2LnhtbERPTYvCMBC9C/sfwix409RVXO0aZRFEEVRWBT3ONmNb&#10;bCaliVr/vREEb/N4nzOa1KYQV6pcbllBpx2BIE6szjlVsN/NWgMQziNrLCyTgjs5mIw/GiOMtb3x&#10;H123PhUhhF2MCjLvy1hKl2Rk0LVtSRy4k60M+gCrVOoKbyHcFPIrivrSYM6hIcOSphkl5+3FKJjv&#10;j+mx/F/ZvFge1m7uz5v7d6RU87P+/QHhqfZv8cu90GF+rzu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WUyMMAAADdAAAADwAAAAAAAAAAAAAAAACYAgAAZHJzL2Rv&#10;d25yZXYueG1sUEsFBgAAAAAEAAQA9QAAAIgDAAAAAA==&#10;" o:button="t" fillcolor="#ffa2a1" strokecolor="#bc4542">
                  <v:fill color2="#ffe5e5" rotate="t" o:detectmouseclick="t" angle="180" colors="0 #ffa2a1;22938f #ffbebd;1 #ffe5e5" focus="100%" type="gradient"/>
                  <v:shadow on="t" color="black" opacity="24903f" origin=",.5" offset="0,.55556mm"/>
                  <v:textbox>
                    <w:txbxContent>
                      <w:p w:rsidR="00802395" w:rsidRPr="009C3059" w:rsidRDefault="00802395" w:rsidP="00D76080">
                        <w:pPr>
                          <w:jc w:val="center"/>
                          <w:rPr>
                            <w:rFonts w:ascii="Arial" w:hAnsi="Arial" w:cs="Arial"/>
                            <w:b/>
                          </w:rPr>
                        </w:pPr>
                        <w:r w:rsidRPr="009C3059">
                          <w:rPr>
                            <w:rFonts w:ascii="Arial" w:hAnsi="Arial" w:cs="Arial"/>
                            <w:b/>
                          </w:rPr>
                          <w:t>FIN</w:t>
                        </w:r>
                      </w:p>
                    </w:txbxContent>
                  </v:textbox>
                </v:shape>
                <v:shape id="AutoShape 241" o:spid="_x0000_s1193" type="#_x0000_t177" href="#'Evacuación Edificio'!A1" style="position:absolute;left:56673;top:39278;width:10668;height:6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uxR8YA&#10;AADdAAAADwAAAGRycy9kb3ducmV2LnhtbESPQWvCQBCF7wX/wzKCt7pRQ5HoKkUt2ktBWxBvQ3aa&#10;BLOzIbuN0V/fORR6m+G9ee+b5bp3teqoDZVnA5NxAoo497biwsDX59vzHFSIyBZrz2TgTgHWq8HT&#10;EjPrb3yk7hQLJSEcMjRQxthkWoe8JIdh7Bti0b596zDK2hbatniTcFfraZK8aIcVS0OJDW1Kyq+n&#10;H2eA3umRJvXDnnfXbv+xuZ9nly0bMxr2rwtQkfr4b/67PljBT1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5uxR8YAAADdAAAADwAAAAAAAAAAAAAAAACYAgAAZHJz&#10;L2Rvd25yZXYueG1sUEsFBgAAAAAEAAQA9QAAAIsDAAAAAA==&#10;" o:button="t" strokecolor="#9bbb59" strokeweight="2pt">
                  <v:fill o:detectmouseclick="t"/>
                  <v:textbox inset="1.5mm,1.3mm,1.5mm,1.3mm">
                    <w:txbxContent>
                      <w:p w:rsidR="00802395" w:rsidRPr="009C3059" w:rsidRDefault="00802395" w:rsidP="00D76080">
                        <w:pPr>
                          <w:rPr>
                            <w:rFonts w:ascii="Arial" w:hAnsi="Arial" w:cs="Arial"/>
                          </w:rPr>
                        </w:pPr>
                        <w:r w:rsidRPr="00D76080">
                          <w:rPr>
                            <w:rFonts w:ascii="Arial" w:hAnsi="Arial" w:cs="Arial"/>
                            <w:sz w:val="20"/>
                          </w:rPr>
                          <w:t>EVACUACION</w:t>
                        </w:r>
                      </w:p>
                    </w:txbxContent>
                  </v:textbox>
                </v:shape>
                <v:shape id="AutoShape 242" o:spid="_x0000_s1194" type="#_x0000_t116" style="position:absolute;left:20097;top:1905;width:1705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dQ+sEA&#10;AADdAAAADwAAAGRycy9kb3ducmV2LnhtbERPS4vCMBC+C/sfwgh7EU1dalerUURW8Opj70MztsVm&#10;0m1irfvrjSB4m4/vOYtVZyrRUuNKywrGowgEcWZ1ybmC03E7nIJwHlljZZkU3MnBavnRW2Cq7Y33&#10;1B58LkIIuxQVFN7XqZQuK8igG9maOHBn2xj0ATa51A3eQrip5FcUJdJgyaGhwJo2BWWXw9UoaL8H&#10;WNXs/3/1Zn+fJbPTXzz5Ueqz363nIDx1/i1+uXc6zI/jMTy/CS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XUPrBAAAA3QAAAA8AAAAAAAAAAAAAAAAAmAIAAGRycy9kb3du&#10;cmV2LnhtbFBLBQYAAAAABAAEAPUAAACGAwAAAAA=&#10;" fillcolor="#769535" strokecolor="#94b64e">
                  <v:fill color2="#9cc746" rotate="t" angle="180" colors="0 #769535;52429f #9bc348;1 #9cc746" focus="100%" type="gradient">
                    <o:fill v:ext="view" type="gradientUnscaled"/>
                  </v:fill>
                  <v:shadow on="t" color="black" opacity="22936f" origin=",.5" offset="0,.63889mm"/>
                  <v:textbox>
                    <w:txbxContent>
                      <w:p w:rsidR="00802395" w:rsidRPr="009C3059" w:rsidRDefault="00802395" w:rsidP="00D76080">
                        <w:pPr>
                          <w:jc w:val="center"/>
                          <w:rPr>
                            <w:rFonts w:ascii="Arial" w:hAnsi="Arial" w:cs="Arial"/>
                            <w:b/>
                          </w:rPr>
                        </w:pPr>
                        <w:r w:rsidRPr="009C3059">
                          <w:rPr>
                            <w:rFonts w:ascii="Arial" w:hAnsi="Arial" w:cs="Arial"/>
                            <w:b/>
                          </w:rPr>
                          <w:t>EXPLOSION</w:t>
                        </w:r>
                      </w:p>
                    </w:txbxContent>
                  </v:textbox>
                </v:shape>
                <v:rect id="Rectangle 243" o:spid="_x0000_s1195" style="position:absolute;left:20669;top:8001;width:15907;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g4KMQA&#10;AADdAAAADwAAAGRycy9kb3ducmV2LnhtbERPTWvCQBC9F/oflin0VjemQdo0q4jFokeNl96m2WmS&#10;mp0N2TWJ/npXEHqbx/ucbDGaRvTUudqygukkAkFcWF1zqeCQr1/eQDiPrLGxTArO5GAxf3zIMNV2&#10;4B31e1+KEMIuRQWV920qpSsqMugmtiUO3K/tDPoAu1LqDocQbhoZR9FMGqw5NFTY0qqi4rg/GQU/&#10;dXzAyy7/isz7+tVvx/zv9P2p1PPTuPwA4Wn0/+K7e6PD/CSJ4fZNOE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4OCjEAAAA3QAAAA8AAAAAAAAAAAAAAAAAmAIAAGRycy9k&#10;b3ducmV2LnhtbFBLBQYAAAAABAAEAPUAAACJAwAAAAA=&#10;">
                  <v:textbox>
                    <w:txbxContent>
                      <w:p w:rsidR="00802395" w:rsidRPr="009C3059" w:rsidRDefault="00802395" w:rsidP="00D76080">
                        <w:pPr>
                          <w:jc w:val="center"/>
                          <w:rPr>
                            <w:rFonts w:ascii="Arial" w:hAnsi="Arial" w:cs="Arial"/>
                          </w:rPr>
                        </w:pPr>
                        <w:r w:rsidRPr="009C3059">
                          <w:rPr>
                            <w:rFonts w:ascii="Arial" w:hAnsi="Arial" w:cs="Arial"/>
                          </w:rPr>
                          <w:t>Detección del lugar</w:t>
                        </w:r>
                      </w:p>
                    </w:txbxContent>
                  </v:textbox>
                </v:rect>
                <v:shape id="AutoShape 244" o:spid="_x0000_s1196" type="#_x0000_t110" style="position:absolute;left:19431;top:21716;width:18288;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VacIA&#10;AADdAAAADwAAAGRycy9kb3ducmV2LnhtbERPS4vCMBC+L+x/CLOwtzVdV0SrUUQQ9rLg69Lb2Ixt&#10;ts2kNLHWf28Ewdt8fM+ZL3tbi45abxwr+B4kIIhzpw0XCo6HzdcEhA/IGmvHpOBGHpaL97c5ptpd&#10;eUfdPhQihrBPUUEZQpNK6fOSLPqBa4gjd3atxRBhW0jd4jWG21oOk2QsLRqODSU2tC4pr/YXq2Bb&#10;+VM2zdYZV/9mZYZ/HY1vUqnPj341AxGoDy/x0/2r4/zR6Ace38QT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JNVpwgAAAN0AAAAPAAAAAAAAAAAAAAAAAJgCAABkcnMvZG93&#10;bnJldi54bWxQSwUGAAAAAAQABAD1AAAAhwMAAAAA&#10;" fillcolor="#9eeaff" strokecolor="#40a7c2">
                  <v:fill color2="#e4f9ff" rotate="t" angle="180" colors="0 #9eeaff;22938f #bbefff;1 #e4f9ff" focus="100%" type="gradient"/>
                  <v:shadow on="t" color="black" opacity="24903f" origin=",.5" offset="0,.55556mm"/>
                  <v:textbox>
                    <w:txbxContent>
                      <w:p w:rsidR="00802395" w:rsidRPr="009C3059" w:rsidRDefault="00802395" w:rsidP="00D76080">
                        <w:pPr>
                          <w:jc w:val="center"/>
                          <w:rPr>
                            <w:rFonts w:ascii="Arial" w:hAnsi="Arial" w:cs="Arial"/>
                          </w:rPr>
                        </w:pPr>
                        <w:r w:rsidRPr="009C3059">
                          <w:rPr>
                            <w:rFonts w:ascii="Arial" w:hAnsi="Arial" w:cs="Arial"/>
                          </w:rPr>
                          <w:t>Verificación de emergencia</w:t>
                        </w:r>
                      </w:p>
                    </w:txbxContent>
                  </v:textbox>
                </v:shape>
                <v:rect id="Rectangle 245" o:spid="_x0000_s1197" style="position:absolute;left:1143;top:33432;width:2171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0Fx8QA&#10;AADdAAAADwAAAGRycy9kb3ducmV2LnhtbERPS2vCQBC+F/oflin01mzUIDZ1lVKx1GMel96m2WmS&#10;mp0N2VVTf70rCN7m43vOcj2aThxpcK1lBZMoBkFcWd1yraAsti8LEM4ja+wsk4J/crBePT4sMdX2&#10;xBkdc1+LEMIuRQWN930qpasaMugi2xMH7tcOBn2AQy31gKcQbjo5jeO5NNhyaGiwp4+Gqn1+MAp+&#10;2mmJ56z4jM3rduZ3Y/F3+N4o9fw0vr+B8DT6u/jm/tJhfpIkcP0mn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dBcfEAAAA3QAAAA8AAAAAAAAAAAAAAAAAmAIAAGRycy9k&#10;b3ducmV2LnhtbFBLBQYAAAAABAAEAPUAAACJAwAAAAA=&#10;">
                  <v:textbox>
                    <w:txbxContent>
                      <w:p w:rsidR="00802395" w:rsidRPr="009C3059" w:rsidRDefault="00802395" w:rsidP="00D76080">
                        <w:pPr>
                          <w:jc w:val="center"/>
                          <w:rPr>
                            <w:rFonts w:ascii="Arial" w:hAnsi="Arial" w:cs="Arial"/>
                          </w:rPr>
                        </w:pPr>
                        <w:r w:rsidRPr="009C3059">
                          <w:rPr>
                            <w:rFonts w:ascii="Arial" w:hAnsi="Arial" w:cs="Arial"/>
                          </w:rPr>
                          <w:t>Determinación de normalidad</w:t>
                        </w:r>
                      </w:p>
                    </w:txbxContent>
                  </v:textbox>
                </v:rect>
                <v:rect id="Rectangle 246" o:spid="_x0000_s1198" style="position:absolute;left:33147;top:33432;width:19431;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GgXMQA&#10;AADdAAAADwAAAGRycy9kb3ducmV2LnhtbERPTU/CQBC9m/AfNmPCzW6FSqCyEKKB6LG0F25Dd2yr&#10;3dmmu0Dx17smJNzm5X3Ocj2YVpypd41lBc9RDIK4tLrhSkGRb5/mIJxH1thaJgVXcrBejR6WmGp7&#10;4YzOe1+JEMIuRQW1910qpStrMugi2xEH7sv2Bn2AfSV1j5cQblo5ieOZNNhwaKixo7eayp/9ySg4&#10;NpMCf7N8F5vFduo/h/z7dHhXavw4bF5BeBr8XXxzf+gwP0le4P+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RoFzEAAAA3QAAAA8AAAAAAAAAAAAAAAAAmAIAAGRycy9k&#10;b3ducmV2LnhtbFBLBQYAAAAABAAEAPUAAACJAwAAAAA=&#10;">
                  <v:textbox>
                    <w:txbxContent>
                      <w:p w:rsidR="00802395" w:rsidRPr="009C3059" w:rsidRDefault="00802395" w:rsidP="00D76080">
                        <w:pPr>
                          <w:jc w:val="center"/>
                          <w:rPr>
                            <w:rFonts w:ascii="Arial" w:hAnsi="Arial" w:cs="Arial"/>
                          </w:rPr>
                        </w:pPr>
                        <w:r w:rsidRPr="009C3059">
                          <w:rPr>
                            <w:rFonts w:ascii="Arial" w:hAnsi="Arial" w:cs="Arial"/>
                          </w:rPr>
                          <w:t>Despliegue de Brigada</w:t>
                        </w:r>
                      </w:p>
                    </w:txbxContent>
                  </v:textbox>
                </v:rect>
                <v:rect id="Rectangle 247" o:spid="_x0000_s1199" style="position:absolute;left:33147;top:41148;width:19431;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M+K8QA&#10;AADdAAAADwAAAGRycy9kb3ducmV2LnhtbERPTWvCQBC9C/6HZYTezEYbxKZZRVos9ajx4m2anSbR&#10;7GzIribtr3cLBW/zeJ+TrQfTiBt1rrasYBbFIIgLq2suFRzz7XQJwnlkjY1lUvBDDtar8SjDVNue&#10;93Q7+FKEEHYpKqi8b1MpXVGRQRfZljhw37Yz6APsSqk77EO4aeQ8jhfSYM2hocKW3ioqLoerUfBV&#10;z4/4u88/YvOyffa7IT9fT+9KPU2GzSsIT4N/iP/dnzrMT5IF/H0TT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DPivEAAAA3QAAAA8AAAAAAAAAAAAAAAAAmAIAAGRycy9k&#10;b3ducmV2LnhtbFBLBQYAAAAABAAEAPUAAACJAwAAAAA=&#10;">
                  <v:textbox>
                    <w:txbxContent>
                      <w:p w:rsidR="00802395" w:rsidRPr="009C3059" w:rsidRDefault="00802395" w:rsidP="00D76080">
                        <w:pPr>
                          <w:jc w:val="center"/>
                          <w:rPr>
                            <w:rFonts w:ascii="Arial" w:hAnsi="Arial" w:cs="Arial"/>
                          </w:rPr>
                        </w:pPr>
                        <w:r w:rsidRPr="009C3059">
                          <w:rPr>
                            <w:rFonts w:ascii="Arial" w:hAnsi="Arial" w:cs="Arial"/>
                          </w:rPr>
                          <w:t>Solicitud de apoyos externos</w:t>
                        </w:r>
                      </w:p>
                    </w:txbxContent>
                  </v:textbox>
                </v:rect>
                <v:rect id="Rectangle 248" o:spid="_x0000_s1200" style="position:absolute;left:1143;top:45243;width:21717;height:3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sMQA&#10;AADdAAAADwAAAGRycy9kb3ducmV2LnhtbERPTU/CQBC9m/AfNmPCzW6FRqCyEKKB6LG0F25Dd2yr&#10;3dmmu0Dx17smJNzm5X3Ocj2YVpypd41lBc9RDIK4tLrhSkGRb5/mIJxH1thaJgVXcrBejR6WmGp7&#10;4YzOe1+JEMIuRQW1910qpStrMugi2xEH7sv2Bn2AfSV1j5cQblo5ieMXabDh0FBjR281lT/7k1Fw&#10;bCYF/mb5LjaL7dR/Dvn36fCu1Phx2LyC8DT4u/jm/tBhfpLM4P+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Pm7DEAAAA3QAAAA8AAAAAAAAAAAAAAAAAmAIAAGRycy9k&#10;b3ducmV2LnhtbFBLBQYAAAAABAAEAPUAAACJAwAAAAA=&#10;">
                  <v:textbox>
                    <w:txbxContent>
                      <w:p w:rsidR="00802395" w:rsidRPr="009C3059" w:rsidRDefault="00802395" w:rsidP="00D76080">
                        <w:pPr>
                          <w:jc w:val="center"/>
                          <w:rPr>
                            <w:rFonts w:ascii="Arial" w:hAnsi="Arial" w:cs="Arial"/>
                          </w:rPr>
                        </w:pPr>
                        <w:r w:rsidRPr="009C3059">
                          <w:rPr>
                            <w:rFonts w:ascii="Arial" w:hAnsi="Arial" w:cs="Arial"/>
                          </w:rPr>
                          <w:t>Retroalimentación</w:t>
                        </w:r>
                      </w:p>
                    </w:txbxContent>
                  </v:textbox>
                </v:rect>
                <v:rect id="Rectangle 249" o:spid="_x0000_s1201" style="position:absolute;left:15906;top:15716;width:25337;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APwsUA&#10;AADdAAAADwAAAGRycy9kb3ducmV2LnhtbESPQW/CMAyF75P4D5GRdhspDE1QCAhtYhpHKBdupjFt&#10;oXGqJkC3X48Pk7jZes/vfZ4vO1erG7Wh8mxgOEhAEefeVlwY2GfrtwmoEJEt1p7JwC8FWC56L3NM&#10;rb/zlm67WCgJ4ZCigTLGJtU65CU5DAPfEIt28q3DKGtbaNviXcJdrUdJ8qEdViwNJTb0WVJ+2V2d&#10;gWM12uPfNvtO3HT9Hjdddr4evox57XerGahIXXya/69/rOCPx4Ir38gIe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A/CxQAAAN0AAAAPAAAAAAAAAAAAAAAAAJgCAABkcnMv&#10;ZG93bnJldi54bWxQSwUGAAAAAAQABAD1AAAAigMAAAAA&#10;">
                  <v:textbox>
                    <w:txbxContent>
                      <w:p w:rsidR="00802395" w:rsidRPr="009C3059" w:rsidRDefault="00802395" w:rsidP="00D76080">
                        <w:pPr>
                          <w:jc w:val="center"/>
                          <w:rPr>
                            <w:rFonts w:ascii="Arial" w:hAnsi="Arial" w:cs="Arial"/>
                          </w:rPr>
                        </w:pPr>
                        <w:r w:rsidRPr="009C3059">
                          <w:rPr>
                            <w:rFonts w:ascii="Arial" w:hAnsi="Arial" w:cs="Arial"/>
                          </w:rPr>
                          <w:t>Informe la situación de emergencia</w:t>
                        </w:r>
                      </w:p>
                    </w:txbxContent>
                  </v:textbox>
                </v:rect>
                <v:rect id="Rectangle 250" o:spid="_x0000_s1202" style="position:absolute;left:41148;top:26225;width:371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qWcQA&#10;AADdAAAADwAAAGRycy9kb3ducmV2LnhtbERPTWvCQBC9C/6HZQRvZmMqxaSuIhalPWq8eJtmp0lq&#10;djZkN5r213cLBW/zeJ+z2gymETfqXG1ZwTyKQRAXVtdcKjjn+9kShPPIGhvLpOCbHGzW49EKM23v&#10;fKTbyZcihLDLUEHlfZtJ6YqKDLrItsSB+7SdQR9gV0rd4T2Em0YmcfwsDdYcGipsaVdRcT31RsFH&#10;nZzx55gfYpPun/z7kH/1l1elppNh+wLC0+Af4n/3mw7zF4sU/r4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cqlnEAAAA3QAAAA8AAAAAAAAAAAAAAAAAmAIAAGRycy9k&#10;b3ducmV2LnhtbFBLBQYAAAAABAAEAPUAAACJAwAAAAA=&#10;">
                  <v:textbox>
                    <w:txbxContent>
                      <w:p w:rsidR="00802395" w:rsidRPr="009C3059" w:rsidRDefault="00802395" w:rsidP="00D76080">
                        <w:pPr>
                          <w:rPr>
                            <w:rFonts w:ascii="Arial" w:hAnsi="Arial" w:cs="Arial"/>
                          </w:rPr>
                        </w:pPr>
                        <w:r w:rsidRPr="009C3059">
                          <w:rPr>
                            <w:rFonts w:ascii="Arial" w:hAnsi="Arial" w:cs="Arial"/>
                          </w:rPr>
                          <w:t>Si</w:t>
                        </w:r>
                      </w:p>
                    </w:txbxContent>
                  </v:textbox>
                </v:rect>
                <v:rect id="Rectangle 251" o:spid="_x0000_s1203" style="position:absolute;left:9969;top:26454;width:3994;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GcYA&#10;AADdAAAADwAAAGRycy9kb3ducmV2LnhtbESPQW/CMAyF70j7D5En7QYpbEOsENC0iQmOtFx2M43X&#10;djRO1QTo+PX4MImbrff83ufFqneNOlMXas8GxqMEFHHhbc2lgX2+Hs5AhYhssfFMBv4owGr5MFhg&#10;av2Fd3TOYqkkhEOKBqoY21TrUFTkMIx8Syzaj+8cRlm7UtsOLxLuGj1Jkql2WLM0VNjSR0XFMTs5&#10;A4d6ssfrLv9K3Nv6OW77/Pf0/WnM02P/PgcVqY938//1xgr+y6vwyz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VGcYAAADdAAAADwAAAAAAAAAAAAAAAACYAgAAZHJz&#10;L2Rvd25yZXYueG1sUEsFBgAAAAAEAAQA9QAAAIsDAAAAAA==&#10;">
                  <v:textbox>
                    <w:txbxContent>
                      <w:p w:rsidR="00802395" w:rsidRPr="009C3059" w:rsidRDefault="00802395" w:rsidP="00D76080">
                        <w:pPr>
                          <w:rPr>
                            <w:rFonts w:ascii="Arial" w:hAnsi="Arial" w:cs="Arial"/>
                          </w:rPr>
                        </w:pPr>
                        <w:r w:rsidRPr="009C3059">
                          <w:rPr>
                            <w:rFonts w:ascii="Arial" w:hAnsi="Arial" w:cs="Arial"/>
                          </w:rPr>
                          <w:t>No</w:t>
                        </w:r>
                      </w:p>
                    </w:txbxContent>
                  </v:textbox>
                </v:rect>
                <v:shape id="AutoShape 252" o:spid="_x0000_s1204" type="#_x0000_t32" style="position:absolute;left:52578;top:42742;width:4095;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FQPsUAAADdAAAADwAAAGRycy9kb3ducmV2LnhtbERPS2vCQBC+F/wPywi91U2KLRpdRYRK&#10;sfTgg6C3ITsmwexs2F019td3CwVv8/E9ZzrvTCOu5HxtWUE6SEAQF1bXXCrY7z5eRiB8QNbYWCYF&#10;d/Iwn/Wepphpe+MNXbehFDGEfYYKqhDaTEpfVGTQD2xLHLmTdQZDhK6U2uEthptGvibJuzRYc2yo&#10;sKVlRcV5ezEKDl/jS37Pv2mdp+P1EZ3xP7uVUs/9bjEBEagLD/G/+1PH+cO3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FQPsUAAADdAAAADwAAAAAAAAAA&#10;AAAAAAChAgAAZHJzL2Rvd25yZXYueG1sUEsFBgAAAAAEAAQA+QAAAJMDAAAAAA==&#10;">
                  <v:stroke endarrow="block"/>
                </v:shape>
                <v:shape id="AutoShape 253" o:spid="_x0000_s1205" type="#_x0000_t32" style="position:absolute;left:42862;top:44337;width:0;height:59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254" o:spid="_x0000_s1206" type="#_x0000_t32" style="position:absolute;left:28625;top:5715;width:7;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9r0sUAAADdAAAADwAAAGRycy9kb3ducmV2LnhtbERPTWvCQBC9C/0PyxR6041WS01dRQoV&#10;sXgwltDehuw0Cc3Oht1Vo7++Kwje5vE+Z7boTCOO5HxtWcFwkIAgLqyuuVTwtf/ov4LwAVljY5kU&#10;nMnDYv7Qm2Gq7Yl3dMxCKWII+xQVVCG0qZS+qMigH9iWOHK/1hkMEbpSaoenGG4aOUqSF2mw5thQ&#10;YUvvFRV/2cEo+P6cHvJzvqVNPpxuftAZf9mvlHp67JZvIAJ14S6+udc6zh9PnuH6TTxB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9r0sUAAADdAAAADwAAAAAAAAAA&#10;AAAAAAChAgAAZHJzL2Rvd25yZXYueG1sUEsFBgAAAAAEAAQA+QAAAJMDAAAAAA==&#10;">
                  <v:stroke endarrow="block"/>
                </v:shape>
                <v:shape id="AutoShape 255" o:spid="_x0000_s1207" type="#_x0000_t32" style="position:absolute;left:28575;top:11620;width:47;height:4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0AzMIAAADdAAAADwAAAGRycy9kb3ducmV2LnhtbERP32vCMBB+F/Y/hBv4ZtMNldEZy1YQ&#10;ZC+iDrbHo7m1Yc2lNFlT//tFEHy7j+/nbcrJdmKkwRvHCp6yHARx7bThRsHnebd4AeEDssbOMSm4&#10;kIdy+zDbYKFd5CONp9CIFMK+QAVtCH0hpa9bsugz1xMn7scNFkOCQyP1gDGF204+5/laWjScGlrs&#10;qWqp/j39WQUmHszY76v4/vH17XUkc1k5o9T8cXp7BRFoCnfxzb3Xaf5ytYTrN+kE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0AzMIAAADdAAAADwAAAAAAAAAAAAAA&#10;AAChAgAAZHJzL2Rvd25yZXYueG1sUEsFBgAAAAAEAAQA+QAAAJADAAAAAA==&#10;">
                  <v:stroke endarrow="block"/>
                </v:shape>
                <v:shape id="AutoShape 256" o:spid="_x0000_s1208" type="#_x0000_t32" style="position:absolute;left:28575;top:19335;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pWPcQAAADdAAAADwAAAGRycy9kb3ducmV2LnhtbERPS2sCMRC+C/6HMEJvmrVU0a1RpNAi&#10;Sg8+WNrbsJnuLm4mSxJ19debguBtPr7nzBatqcWZnK8sKxgOEhDEudUVFwoO+8/+BIQPyBpry6Tg&#10;Sh4W825nhqm2F97SeRcKEUPYp6igDKFJpfR5SQb9wDbEkfuzzmCI0BVSO7zEcFPL1yQZS4MVx4YS&#10;G/ooKT/uTkbBz2Z6yq7ZN62z4XT9i8742/5LqZdeu3wHEagNT/HDvdJx/ttoBP/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mlY9xAAAAN0AAAAPAAAAAAAAAAAA&#10;AAAAAKECAABkcnMvZG93bnJldi54bWxQSwUGAAAAAAQABAD5AAAAkgMAAAAA&#10;">
                  <v:stroke endarrow="block"/>
                </v:shape>
                <v:shape id="AutoShape 257" o:spid="_x0000_s1209" type="#_x0000_t32" style="position:absolute;left:37719;top:27574;width:3429;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jISsUAAADdAAAADwAAAGRycy9kb3ducmV2LnhtbERPTWvCQBC9F/wPywi91Y2lFY3ZiBRa&#10;iqWHqgS9DdkxCWZnw+6qsb/eFQq9zeN9TrboTSvO5HxjWcF4lIAgLq1uuFKw3bw/TUH4gKyxtUwK&#10;ruRhkQ8eMky1vfAPndehEjGEfYoK6hC6VEpf1mTQj2xHHLmDdQZDhK6S2uElhptWPifJRBpsODbU&#10;2NFbTeVxfTIKdl+zU3EtvmlVjGerPTrjfzcfSj0O++UcRKA+/Iv/3J86zn95nc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0jISsUAAADdAAAADwAAAAAAAAAA&#10;AAAAAAChAgAAZHJzL2Rvd25yZXYueG1sUEsFBgAAAAAEAAQA+QAAAJMDAAAAAA==&#10;">
                  <v:stroke endarrow="block"/>
                </v:shape>
                <v:shape id="AutoShape 258" o:spid="_x0000_s1210" type="#_x0000_t32" style="position:absolute;left:42862;top:28987;width:146;height:44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eu8IAAADdAAAADwAAAGRycy9kb3ducmV2LnhtbERPTWsCMRC9C/0PYQreNFtRW7ZGqYIg&#10;XkQttMdhM90N3UyWTdys/94Igrd5vM9ZrHpbi45abxwreBtnIIgLpw2XCr7P29EHCB+QNdaOScGV&#10;PKyWL4MF5tpFPlJ3CqVIIexzVFCF0ORS+qIii37sGuLE/bnWYkiwLaVuMaZwW8tJls2lRcOpocKG&#10;NhUV/6eLVWDiwXTNbhPX+59fryOZ68wZpYav/dcniEB9eIof7p1O86ezd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2+eu8IAAADdAAAADwAAAAAAAAAAAAAA&#10;AAChAgAAZHJzL2Rvd25yZXYueG1sUEsFBgAAAAAEAAQA+QAAAJADAAAAAA==&#10;">
                  <v:stroke endarrow="block"/>
                </v:shape>
                <v:shape id="AutoShape 259" o:spid="_x0000_s1211" type="#_x0000_t32" style="position:absolute;left:13963;top:27574;width:5468;height: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KycUAAADdAAAADwAAAGRycy9kb3ducmV2LnhtbESPQWsCMRCF7wX/Q5hCbzVb0VJWo1RB&#10;kF5KtdAeh824G7qZLJu4Wf995yB4m+G9ee+b1Wb0rRqojy6wgZdpAYq4CtZxbeD7tH9+AxUTssU2&#10;MBm4UoTNevKwwtKGzF80HFOtJIRjiQaalLpS61g15DFOQ0cs2jn0HpOsfa1tj1nCfatnRfGqPTqW&#10;hgY72jVU/R0v3oDLn27oDru8/fj5jTaTuy6CM+bpcXxfgko0prv5dn2wgj9fCK58IyPo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AKycUAAADdAAAADwAAAAAAAAAA&#10;AAAAAAChAgAAZHJzL2Rvd25yZXYueG1sUEsFBgAAAAAEAAQA+QAAAJMDAAAAAA==&#10;">
                  <v:stroke endarrow="block"/>
                </v:shape>
                <v:shape id="AutoShape 260" o:spid="_x0000_s1212" type="#_x0000_t32" style="position:absolute;left:11969;top:28822;width:32;height:4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dcOMUAAADdAAAADwAAAGRycy9kb3ducmV2LnhtbERPS2vCQBC+F/wPywi91Y3FFhNdRYRK&#10;sfTgg6C3ITsmwexs2F019td3CwVv8/E9ZzrvTCOu5HxtWcFwkIAgLqyuuVSw3328jEH4gKyxsUwK&#10;7uRhPus9TTHT9sYbum5DKWII+wwVVCG0mZS+qMigH9iWOHIn6wyGCF0ptcNbDDeNfE2Sd2mw5thQ&#10;YUvLiorz9mIUHL7SS37Pv2mdD9P1EZ3xP7uVUs/9bjEBEagLD/G/+1PH+aO3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tdcOMUAAADdAAAADwAAAAAAAAAA&#10;AAAAAAChAgAAZHJzL2Rvd25yZXYueG1sUEsFBgAAAAAEAAQA+QAAAJMDAAAAAA==&#10;">
                  <v:stroke endarrow="block"/>
                </v:shape>
                <v:shape id="AutoShape 261" o:spid="_x0000_s1213" type="#_x0000_t32" style="position:absolute;left:12001;top:37052;width:0;height:8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E/GMcAAADdAAAADwAAAGRycy9kb3ducmV2LnhtbESPQWvCQBCF74X+h2UKvdWNUqRGV5FC&#10;pVh6qErQ25Adk2B2NuyuGvvrO4eCtxnem/e+mS1616oLhdh4NjAcZKCIS28brgzsth8vb6BiQrbY&#10;eiYDN4qwmD8+zDC3/so/dNmkSkkIxxwN1Cl1udaxrMlhHPiOWLSjDw6TrKHSNuBVwl2rR1k21g4b&#10;loYaO3qvqTxtzs7A/mtyLm7FN62L4WR9wODi73ZlzPNTv5yCStSnu/n/+tMK/utY+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gT8YxwAAAN0AAAAPAAAAAAAA&#10;AAAAAAAAAKECAABkcnMvZG93bnJldi54bWxQSwUGAAAAAAQABAD5AAAAlQMAAAAA&#10;">
                  <v:stroke endarrow="block"/>
                </v:shape>
                <v:shape id="AutoShape 262" o:spid="_x0000_s1214" type="#_x0000_t32" style="position:absolute;left:42862;top:37052;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v:shape id="AutoShape 263" o:spid="_x0000_s1215" type="#_x0000_t177" href="#MEDEVAC!A1" style="position:absolute;left:57150;top:48317;width:10191;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Wy8QA&#10;AADdAAAADwAAAGRycy9kb3ducmV2LnhtbERPS2vCQBC+F/wPywjemk1VpKSuUtSiXgqmhdDbkJ0m&#10;wexsyG7z8Ne7hUJv8/E9Z70dTC06al1lWcFTFIMgzq2uuFDw+fH2+AzCeWSNtWVSMJKD7WbysMZE&#10;254v1KW+ECGEXYIKSu+bREqXl2TQRbYhDty3bQ36ANtC6hb7EG5qOY/jlTRYcWgosaFdSfk1/TEK&#10;6Ey3ZVzfdHa4dsf33Zgtvvas1Gw6vL6A8DT4f/Gf+6TD/OVqDr/fhB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w1svEAAAA3QAAAA8AAAAAAAAAAAAAAAAAmAIAAGRycy9k&#10;b3ducmV2LnhtbFBLBQYAAAAABAAEAPUAAACJAwAAAAA=&#10;" o:button="t" strokecolor="#9bbb59" strokeweight="2pt">
                  <v:fill o:detectmouseclick="t"/>
                  <v:textbox inset="1.5mm,1.3mm,1.5mm,1.3mm">
                    <w:txbxContent>
                      <w:p w:rsidR="00802395" w:rsidRPr="00D76080" w:rsidRDefault="00802395" w:rsidP="00D76080">
                        <w:pPr>
                          <w:autoSpaceDE w:val="0"/>
                          <w:autoSpaceDN w:val="0"/>
                          <w:adjustRightInd w:val="0"/>
                          <w:spacing w:after="0" w:line="240" w:lineRule="auto"/>
                          <w:rPr>
                            <w:rFonts w:ascii="Arial" w:hAnsi="Arial" w:cs="Arial"/>
                            <w:sz w:val="18"/>
                          </w:rPr>
                        </w:pPr>
                        <w:r w:rsidRPr="00D76080">
                          <w:rPr>
                            <w:rFonts w:ascii="Arial" w:hAnsi="Arial" w:cs="Arial"/>
                            <w:sz w:val="18"/>
                          </w:rPr>
                          <w:t>EVACUACION</w:t>
                        </w:r>
                      </w:p>
                      <w:p w:rsidR="00802395" w:rsidRPr="00D76080" w:rsidRDefault="00802395" w:rsidP="00D76080">
                        <w:pPr>
                          <w:autoSpaceDE w:val="0"/>
                          <w:autoSpaceDN w:val="0"/>
                          <w:adjustRightInd w:val="0"/>
                          <w:spacing w:after="0" w:line="240" w:lineRule="auto"/>
                          <w:jc w:val="center"/>
                          <w:rPr>
                            <w:rFonts w:ascii="Arial" w:hAnsi="Arial" w:cs="Arial"/>
                            <w:sz w:val="18"/>
                          </w:rPr>
                        </w:pPr>
                        <w:r w:rsidRPr="00D76080">
                          <w:rPr>
                            <w:rFonts w:ascii="Arial" w:hAnsi="Arial" w:cs="Arial"/>
                            <w:sz w:val="18"/>
                          </w:rPr>
                          <w:t>DE</w:t>
                        </w:r>
                      </w:p>
                      <w:p w:rsidR="00802395" w:rsidRPr="00D76080" w:rsidRDefault="00802395" w:rsidP="00D76080">
                        <w:pPr>
                          <w:jc w:val="center"/>
                          <w:rPr>
                            <w:rFonts w:ascii="Arial" w:hAnsi="Arial" w:cs="Arial"/>
                            <w:sz w:val="20"/>
                          </w:rPr>
                        </w:pPr>
                        <w:r w:rsidRPr="00D76080">
                          <w:rPr>
                            <w:rFonts w:ascii="Arial" w:hAnsi="Arial" w:cs="Arial"/>
                            <w:sz w:val="20"/>
                          </w:rPr>
                          <w:t>LESIONADOS</w:t>
                        </w:r>
                      </w:p>
                    </w:txbxContent>
                  </v:textbox>
                </v:shape>
                <v:shape id="AutoShape 264" o:spid="_x0000_s1216" type="#_x0000_t32" style="position:absolute;left:52578;top:52317;width:4572;height: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SBcIAAADdAAAADwAAAGRycy9kb3ducmV2LnhtbERPTWsCMRC9F/ofwhS81WzViqxGaQVB&#10;vEi1UI/DZtwN3UyWTdys/94Igrd5vM9ZrHpbi45abxwr+BhmIIgLpw2XCn6Pm/cZCB+QNdaOScGV&#10;PKyWry8LzLWL/EPdIZQihbDPUUEVQpNL6YuKLPqha4gTd3atxZBgW0rdYkzhtpajLJtKi4ZTQ4UN&#10;rSsq/g8Xq8DEvema7Tp+7/5OXkcy109nlBq89V9zEIH68BQ/3Fud5k+mY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hSBcIAAADdAAAADwAAAAAAAAAAAAAA&#10;AAChAgAAZHJzL2Rvd25yZXYueG1sUEsFBgAAAAAEAAQA+QAAAJADAAAAAA==&#10;">
                  <v:stroke endarrow="block"/>
                </v:shape>
                <v:rect id="Rectangle 265" o:spid="_x0000_s1217" style="position:absolute;left:33147;top:50292;width:19431;height:4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Zp8QA&#10;AADdAAAADwAAAGRycy9kb3ducmV2LnhtbERPTWvCQBC9C/6HZYTezEYbxKZZRVos9ajx4m2anSbR&#10;7GzIribtr3cLBW/zeJ+TrQfTiBt1rrasYBbFIIgLq2suFRzz7XQJwnlkjY1lUvBDDtar8SjDVNue&#10;93Q7+FKEEHYpKqi8b1MpXVGRQRfZljhw37Yz6APsSqk77EO4aeQ8jhfSYM2hocKW3ioqLoerUfBV&#10;z4/4u88/YvOyffa7IT9fT+9KPU2GzSsIT4N/iP/dnzrMTxYJ/H0TT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oWafEAAAA3QAAAA8AAAAAAAAAAAAAAAAAmAIAAGRycy9k&#10;b3ducmV2LnhtbFBLBQYAAAAABAAEAPUAAACJAwAAAAA=&#10;">
                  <v:textbox>
                    <w:txbxContent>
                      <w:p w:rsidR="00802395" w:rsidRPr="009C3059" w:rsidRDefault="00802395" w:rsidP="00D76080">
                        <w:pPr>
                          <w:jc w:val="center"/>
                          <w:rPr>
                            <w:rFonts w:ascii="Arial" w:hAnsi="Arial" w:cs="Arial"/>
                          </w:rPr>
                        </w:pPr>
                        <w:r w:rsidRPr="009C3059">
                          <w:rPr>
                            <w:rFonts w:ascii="Arial" w:hAnsi="Arial" w:cs="Arial"/>
                          </w:rPr>
                          <w:t>Rescate de personal Lesionado</w:t>
                        </w:r>
                      </w:p>
                    </w:txbxContent>
                  </v:textbox>
                </v:rect>
                <v:rect id="Rectangle 266" o:spid="_x0000_s1218" style="position:absolute;left:33147;top:58007;width:19431;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8PMIA&#10;AADdAAAADwAAAGRycy9kb3ducmV2LnhtbERPS4vCMBC+L/gfwgje1tQnbtcooih61HrZ22wzttVm&#10;Upqo1V+/WRC8zcf3nOm8MaW4Ue0Kywp63QgEcWp1wZmCY7L+nIBwHlljaZkUPMjBfNb6mGKs7Z33&#10;dDv4TIQQdjEqyL2vYildmpNB17UVceBOtjboA6wzqWu8h3BTyn4UjaXBgkNDjhUtc0ovh6tR8Fv0&#10;j/jcJ5vIfK0Hftck5+vPSqlOu1l8g/DU+Lf45d7qMH84HsH/N+EE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JPw8wgAAAN0AAAAPAAAAAAAAAAAAAAAAAJgCAABkcnMvZG93&#10;bnJldi54bWxQSwUGAAAAAAQABAD1AAAAhwMAAAAA&#10;">
                  <v:textbox>
                    <w:txbxContent>
                      <w:p w:rsidR="00802395" w:rsidRPr="009C3059" w:rsidRDefault="00802395" w:rsidP="00D76080">
                        <w:pPr>
                          <w:jc w:val="center"/>
                          <w:rPr>
                            <w:rFonts w:ascii="Arial" w:hAnsi="Arial" w:cs="Arial"/>
                          </w:rPr>
                        </w:pPr>
                        <w:r w:rsidRPr="009C3059">
                          <w:rPr>
                            <w:rFonts w:ascii="Arial" w:hAnsi="Arial" w:cs="Arial"/>
                          </w:rPr>
                          <w:t>Evaluación de daños</w:t>
                        </w:r>
                      </w:p>
                    </w:txbxContent>
                  </v:textbox>
                </v:rect>
                <v:rect id="Rectangle 267" o:spid="_x0000_s1219" style="position:absolute;left:33147;top:65085;width:19431;height:5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iS8QA&#10;AADdAAAADwAAAGRycy9kb3ducmV2LnhtbERPTWvCQBC9F/wPywjemo1WQk1dRSxKe9Tk4m2anSap&#10;2dmQXZPUX98tFHqbx/uc9XY0jeipc7VlBfMoBkFcWF1zqSDPDo/PIJxH1thYJgXf5GC7mTysMdV2&#10;4BP1Z1+KEMIuRQWV920qpSsqMugi2xIH7tN2Bn2AXSl1h0MIN41cxHEiDdYcGipsaV9RcT3fjIKP&#10;epHj/ZQdY7M6PPn3Mfu6XV6Vmk3H3QsIT6P/F/+533SYv0wS+P0mnC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YkvEAAAA3QAAAA8AAAAAAAAAAAAAAAAAmAIAAGRycy9k&#10;b3ducmV2LnhtbFBLBQYAAAAABAAEAPUAAACJAwAAAAA=&#10;">
                  <v:textbox>
                    <w:txbxContent>
                      <w:p w:rsidR="00802395" w:rsidRPr="009C3059" w:rsidRDefault="00802395" w:rsidP="00D76080">
                        <w:pPr>
                          <w:jc w:val="center"/>
                          <w:rPr>
                            <w:rFonts w:ascii="Arial" w:hAnsi="Arial" w:cs="Arial"/>
                          </w:rPr>
                        </w:pPr>
                        <w:r w:rsidRPr="009C3059">
                          <w:rPr>
                            <w:rFonts w:ascii="Arial" w:hAnsi="Arial" w:cs="Arial"/>
                          </w:rPr>
                          <w:t>Reconstrucción y/o adecuación de áreas afectadas</w:t>
                        </w:r>
                      </w:p>
                    </w:txbxContent>
                  </v:textbox>
                </v:rect>
                <v:shape id="AutoShape 268" o:spid="_x0000_s1220" type="#_x0000_t32" style="position:absolute;left:17557;top:68008;width:15590;height: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lUbMMAAADdAAAADwAAAGRycy9kb3ducmV2LnhtbERPS2vCQBC+C/0PyxR6001DSG3qKqWl&#10;UMSLj4PHITtugtnZkJ1q+u+7gtDbfHzPWaxG36kLDbENbOB5loEiroNt2Rk47L+mc1BRkC12gcnA&#10;L0VYLR8mC6xsuPKWLjtxKoVwrNBAI9JXWse6IY9xFnrixJ3C4FESHJy2A15TuO90nmWl9thyamiw&#10;p4+G6vPuxxs4HvzmNS8+vSvcXrZC6zYvSmOeHsf3N1BCo/yL7+5vm+YX5Qvcvkkn6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5VGzDAAAA3QAAAA8AAAAAAAAAAAAA&#10;AAAAoQIAAGRycy9kb3ducmV2LnhtbFBLBQYAAAAABAAEAPkAAACRAwAAAAA=&#10;">
                  <v:stroke endarrow="block"/>
                </v:shape>
                <v:shape id="AutoShape 269" o:spid="_x0000_s1221" type="#_x0000_t32" style="position:absolute;left:42862;top:61722;width:0;height:3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zHscAAADdAAAADwAAAGRycy9kb3ducmV2LnhtbESPQWvCQBCF74X+h2UKvdWNUqRGV5FC&#10;pVh6qErQ25Adk2B2NuyuGvvrO4eCtxnem/e+mS1616oLhdh4NjAcZKCIS28brgzsth8vb6BiQrbY&#10;eiYDN4qwmD8+zDC3/so/dNmkSkkIxxwN1Cl1udaxrMlhHPiOWLSjDw6TrKHSNuBVwl2rR1k21g4b&#10;loYaO3qvqTxtzs7A/mtyLm7FN62L4WR9wODi73ZlzPNTv5yCStSnu/n/+tMK/utYc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9zMexwAAAN0AAAAPAAAAAAAA&#10;AAAAAAAAAKECAABkcnMvZG93bnJldi54bWxQSwUGAAAAAAQABAD5AAAAlQMAAAAA&#10;">
                  <v:stroke endarrow="block"/>
                </v:shape>
                <v:shape id="AutoShape 270" o:spid="_x0000_s1222" type="#_x0000_t32" style="position:absolute;left:11985;top:48317;width:16;height:179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Bl78IAAADdAAAADwAAAGRycy9kb3ducmV2LnhtbERP32vCMBB+F/Y/hBv4pumGytY1lU0Q&#10;ZC+iDrbHo7m1Yc2lNLGp//0iCL7dx/fzivVoWzFQ741jBU/zDARx5bThWsHXaTt7AeEDssbWMSm4&#10;kId1+TApMNcu8oGGY6hFCmGfo4ImhC6X0lcNWfRz1xEn7tf1FkOCfS11jzGF21Y+Z9lKWjScGhrs&#10;aNNQ9Xc8WwUm7s3Q7Tbx4/P7x+tI5rJ0Rqnp4/j+BiLQGO7im3un0/zF6hWu36QTZP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9Bl78IAAADdAAAADwAAAAAAAAAAAAAA&#10;AAChAgAAZHJzL2Rvd25yZXYueG1sUEsFBgAAAAAEAAQA+QAAAJADAAAAAA==&#10;">
                  <v:stroke endarrow="block"/>
                </v:shape>
                <v:shape id="AutoShape 271" o:spid="_x0000_s1223" type="#_x0000_t32" style="position:absolute;left:42862;top:54368;width:6;height:36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v:shape id="320 Conector fuera de página" o:spid="_x0000_s1224" type="#_x0000_t177" style="position:absolute;left:45529;top:13715;width:8954;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iu48UA&#10;AADdAAAADwAAAGRycy9kb3ducmV2LnhtbERP32vCMBB+H+x/CDfwZWjaMVSqUVSYjLGXVRH2dmvO&#10;pltzKUms3X+/DAZ7u4/v5y3Xg21FTz40jhXkkwwEceV0w7WC4+FpPAcRIrLG1jEp+KYA69XtzRIL&#10;7a78Rn0Za5FCOBSowMTYFVKGypDFMHEdceLOzluMCfpaao/XFG5b+ZBlU2mx4dRgsKOdoeqrvFgF&#10;031Xnrbvpv/8ePX5NuT3/Uu4KDW6GzYLEJGG+C/+cz/rNP9xlsPvN+kE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K7jxQAAAN0AAAAPAAAAAAAAAAAAAAAAAJgCAABkcnMv&#10;ZG93bnJldi54bWxQSwUGAAAAAAQABAD1AAAAigMAAAAA&#10;" strokecolor="#c0504d" strokeweight="2pt">
                  <v:textbox>
                    <w:txbxContent>
                      <w:p w:rsidR="00802395" w:rsidRPr="009C3059" w:rsidRDefault="00802395" w:rsidP="00D76080">
                        <w:pPr>
                          <w:jc w:val="center"/>
                          <w:rPr>
                            <w:rFonts w:ascii="Arial" w:hAnsi="Arial" w:cs="Arial"/>
                          </w:rPr>
                        </w:pPr>
                        <w:r w:rsidRPr="009C3059">
                          <w:rPr>
                            <w:rFonts w:ascii="Arial" w:hAnsi="Arial" w:cs="Arial"/>
                          </w:rPr>
                          <w:t>CADENA DE LLAMADO</w:t>
                        </w:r>
                      </w:p>
                    </w:txbxContent>
                  </v:textbox>
                </v:shape>
                <v:shape id="322 Conector recto de flecha" o:spid="_x0000_s1225" type="#_x0000_t32" style="position:absolute;left:41243;top:17478;width:4286;height: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Fvd8UAAADdAAAADwAAAGRycy9kb3ducmV2LnhtbERPS2vCQBC+F/wPyxR6KXXjg1aiq4gg&#10;FBHEx8XbkJ1kQ7OzMbvG2F/fFYTe5uN7zmzR2Uq01PjSsYJBPwFBnDldcqHgdFx/TED4gKyxckwK&#10;7uRhMe+9zDDV7sZ7ag+hEDGEfYoKTAh1KqXPDFn0fVcTRy53jcUQYVNI3eAthttKDpPkU1osOTYY&#10;rGllKPs5XK2C9/25LPL8ur370e9ukmx2F5O1Sr29dsspiEBd+Bc/3d86zh9/DeHxTTxB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Fvd8UAAADdAAAADwAAAAAAAAAA&#10;AAAAAAChAgAAZHJzL2Rvd25yZXYueG1sUEsFBgAAAAAEAAQA+QAAAJMDAAAAAA==&#10;">
                  <v:stroke endarrow="open"/>
                </v:shape>
                <w10:wrap type="square"/>
              </v:group>
            </w:pict>
          </mc:Fallback>
        </mc:AlternateContent>
      </w:r>
    </w:p>
    <w:tbl>
      <w:tblPr>
        <w:tblW w:w="10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1"/>
        <w:gridCol w:w="7904"/>
      </w:tblGrid>
      <w:tr w:rsidR="007F453E" w:rsidRPr="00B77E30" w:rsidTr="00A131F1">
        <w:trPr>
          <w:trHeight w:val="20"/>
          <w:jc w:val="center"/>
        </w:trPr>
        <w:tc>
          <w:tcPr>
            <w:tcW w:w="10065" w:type="dxa"/>
            <w:gridSpan w:val="2"/>
            <w:shd w:val="clear" w:color="auto" w:fill="000000"/>
            <w:vAlign w:val="center"/>
          </w:tcPr>
          <w:p w:rsidR="007F453E" w:rsidRPr="00B77E30" w:rsidRDefault="008310C3" w:rsidP="00EB53D8">
            <w:pPr>
              <w:pStyle w:val="Encabezado"/>
              <w:numPr>
                <w:ilvl w:val="1"/>
                <w:numId w:val="5"/>
              </w:numPr>
              <w:tabs>
                <w:tab w:val="clear" w:pos="4252"/>
                <w:tab w:val="clear" w:pos="8504"/>
              </w:tabs>
              <w:jc w:val="center"/>
              <w:rPr>
                <w:rFonts w:ascii="Arial" w:hAnsi="Arial" w:cs="Arial"/>
                <w:color w:val="FFFFFF"/>
                <w:sz w:val="24"/>
                <w:szCs w:val="24"/>
              </w:rPr>
            </w:pPr>
            <w:r w:rsidRPr="00B77E30">
              <w:rPr>
                <w:rFonts w:ascii="Arial" w:hAnsi="Arial" w:cs="Arial"/>
                <w:b/>
                <w:color w:val="FFFFFF"/>
                <w:sz w:val="24"/>
                <w:szCs w:val="24"/>
              </w:rPr>
              <w:t>PROCEDIMIENTO OPERATIVO NORMALIZADO DE ACTUACION</w:t>
            </w:r>
            <w:r w:rsidR="007F453E" w:rsidRPr="00B77E30">
              <w:rPr>
                <w:rFonts w:ascii="Arial" w:hAnsi="Arial" w:cs="Arial"/>
                <w:b/>
                <w:color w:val="FFFFFF"/>
                <w:sz w:val="24"/>
                <w:szCs w:val="24"/>
              </w:rPr>
              <w:t xml:space="preserve"> EN  CASO DE SISMO</w:t>
            </w:r>
            <w:r w:rsidRPr="00B77E30">
              <w:rPr>
                <w:rFonts w:ascii="Arial" w:hAnsi="Arial" w:cs="Arial"/>
                <w:b/>
                <w:color w:val="FFFFFF"/>
                <w:sz w:val="24"/>
                <w:szCs w:val="24"/>
              </w:rPr>
              <w:t xml:space="preserve"> O TERREMOTO Y FLUJOGRAMA</w:t>
            </w:r>
          </w:p>
        </w:tc>
      </w:tr>
      <w:tr w:rsidR="007F453E" w:rsidRPr="00B77E30" w:rsidTr="00A131F1">
        <w:trPr>
          <w:trHeight w:val="20"/>
          <w:jc w:val="center"/>
        </w:trPr>
        <w:tc>
          <w:tcPr>
            <w:tcW w:w="2161" w:type="dxa"/>
            <w:vAlign w:val="center"/>
          </w:tcPr>
          <w:p w:rsidR="007F453E" w:rsidRPr="00B77E30" w:rsidRDefault="007F453E" w:rsidP="00A131F1">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lastRenderedPageBreak/>
              <w:t>OBJETIVOS</w:t>
            </w:r>
          </w:p>
        </w:tc>
        <w:tc>
          <w:tcPr>
            <w:tcW w:w="7904" w:type="dxa"/>
            <w:vAlign w:val="center"/>
          </w:tcPr>
          <w:p w:rsidR="007F453E" w:rsidRPr="00B77E30" w:rsidRDefault="007F453E" w:rsidP="00A131F1">
            <w:pPr>
              <w:pStyle w:val="Encabezado"/>
              <w:tabs>
                <w:tab w:val="clear" w:pos="4252"/>
                <w:tab w:val="clear" w:pos="8504"/>
              </w:tabs>
              <w:rPr>
                <w:rFonts w:ascii="Arial" w:hAnsi="Arial" w:cs="Arial"/>
                <w:sz w:val="24"/>
                <w:szCs w:val="24"/>
              </w:rPr>
            </w:pPr>
            <w:r w:rsidRPr="00B77E30">
              <w:rPr>
                <w:rFonts w:ascii="Arial" w:hAnsi="Arial" w:cs="Arial"/>
                <w:sz w:val="24"/>
                <w:szCs w:val="24"/>
              </w:rPr>
              <w:t>Establecer Procedimientos estándar de operación en caso de sismos</w:t>
            </w:r>
          </w:p>
        </w:tc>
      </w:tr>
      <w:tr w:rsidR="007F453E" w:rsidRPr="00B77E30" w:rsidTr="00A131F1">
        <w:trPr>
          <w:trHeight w:val="20"/>
          <w:jc w:val="center"/>
        </w:trPr>
        <w:tc>
          <w:tcPr>
            <w:tcW w:w="2161" w:type="dxa"/>
            <w:vAlign w:val="center"/>
          </w:tcPr>
          <w:p w:rsidR="007F453E" w:rsidRPr="00B77E30" w:rsidRDefault="007F453E" w:rsidP="00A131F1">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t>PUBLICO EN GENERAL</w:t>
            </w:r>
          </w:p>
        </w:tc>
        <w:tc>
          <w:tcPr>
            <w:tcW w:w="7904" w:type="dxa"/>
          </w:tcPr>
          <w:p w:rsidR="007F453E" w:rsidRPr="00B77E30" w:rsidRDefault="007F453E" w:rsidP="00A131F1">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SI USTED ESTA EN LAS INSTALACIONES  Y SE PRESENTA UN MOVIMIENTO TELÚRICO, DEBE:</w:t>
            </w:r>
          </w:p>
          <w:p w:rsidR="007F453E" w:rsidRPr="00B77E30" w:rsidRDefault="007F453E" w:rsidP="00EB53D8">
            <w:pPr>
              <w:pStyle w:val="Encabezado"/>
              <w:numPr>
                <w:ilvl w:val="0"/>
                <w:numId w:val="22"/>
              </w:numPr>
              <w:tabs>
                <w:tab w:val="clear" w:pos="4252"/>
                <w:tab w:val="clear" w:pos="8504"/>
              </w:tabs>
              <w:jc w:val="both"/>
              <w:rPr>
                <w:rFonts w:ascii="Arial" w:hAnsi="Arial" w:cs="Arial"/>
                <w:sz w:val="24"/>
                <w:szCs w:val="24"/>
              </w:rPr>
            </w:pPr>
            <w:r w:rsidRPr="00B77E30">
              <w:rPr>
                <w:rFonts w:ascii="Arial" w:hAnsi="Arial" w:cs="Arial"/>
                <w:sz w:val="24"/>
                <w:szCs w:val="24"/>
              </w:rPr>
              <w:t>Interrumpir inmediatamente suministros eléctrico, de gas, de combustibles a todo tipo de equipos y maquinaria</w:t>
            </w:r>
          </w:p>
          <w:p w:rsidR="007F453E" w:rsidRPr="00B77E30" w:rsidRDefault="007F453E" w:rsidP="00EB53D8">
            <w:pPr>
              <w:pStyle w:val="Encabezado"/>
              <w:numPr>
                <w:ilvl w:val="0"/>
                <w:numId w:val="22"/>
              </w:numPr>
              <w:tabs>
                <w:tab w:val="clear" w:pos="4252"/>
                <w:tab w:val="clear" w:pos="8504"/>
              </w:tabs>
              <w:jc w:val="both"/>
              <w:rPr>
                <w:rFonts w:ascii="Arial" w:hAnsi="Arial" w:cs="Arial"/>
                <w:sz w:val="24"/>
                <w:szCs w:val="24"/>
              </w:rPr>
            </w:pPr>
            <w:r w:rsidRPr="00B77E30">
              <w:rPr>
                <w:rFonts w:ascii="Arial" w:hAnsi="Arial" w:cs="Arial"/>
                <w:sz w:val="24"/>
                <w:szCs w:val="24"/>
              </w:rPr>
              <w:t>Esperar a que termine el sismo, nunca trate de salir durante el evento</w:t>
            </w:r>
          </w:p>
          <w:p w:rsidR="007F453E" w:rsidRPr="00B77E30" w:rsidRDefault="007F453E" w:rsidP="00EB53D8">
            <w:pPr>
              <w:pStyle w:val="Encabezado"/>
              <w:numPr>
                <w:ilvl w:val="0"/>
                <w:numId w:val="22"/>
              </w:numPr>
              <w:tabs>
                <w:tab w:val="clear" w:pos="4252"/>
                <w:tab w:val="clear" w:pos="8504"/>
              </w:tabs>
              <w:jc w:val="both"/>
              <w:rPr>
                <w:rFonts w:ascii="Arial" w:hAnsi="Arial" w:cs="Arial"/>
                <w:sz w:val="24"/>
                <w:szCs w:val="24"/>
              </w:rPr>
            </w:pPr>
            <w:r w:rsidRPr="00B77E30">
              <w:rPr>
                <w:rFonts w:ascii="Arial" w:hAnsi="Arial" w:cs="Arial"/>
                <w:sz w:val="24"/>
                <w:szCs w:val="24"/>
              </w:rPr>
              <w:t>Busque refugio al lado de escritorios, mesas o estructuras fuertes, permanezca allí hasta que cese el movimiento</w:t>
            </w:r>
          </w:p>
          <w:p w:rsidR="007F453E" w:rsidRPr="00B77E30" w:rsidRDefault="007F453E" w:rsidP="00EB53D8">
            <w:pPr>
              <w:pStyle w:val="Encabezado"/>
              <w:numPr>
                <w:ilvl w:val="0"/>
                <w:numId w:val="22"/>
              </w:numPr>
              <w:tabs>
                <w:tab w:val="clear" w:pos="4252"/>
                <w:tab w:val="clear" w:pos="8504"/>
              </w:tabs>
              <w:jc w:val="both"/>
              <w:rPr>
                <w:rFonts w:ascii="Arial" w:hAnsi="Arial" w:cs="Arial"/>
                <w:sz w:val="24"/>
                <w:szCs w:val="24"/>
              </w:rPr>
            </w:pPr>
            <w:r w:rsidRPr="00B77E30">
              <w:rPr>
                <w:rFonts w:ascii="Arial" w:hAnsi="Arial" w:cs="Arial"/>
                <w:sz w:val="24"/>
                <w:szCs w:val="24"/>
              </w:rPr>
              <w:t>Alejarse de ventanales, estanterías altas, lámparas o cualquier otro elemento que esté suspendido o pueda caer.</w:t>
            </w:r>
          </w:p>
          <w:p w:rsidR="007F453E" w:rsidRPr="00B77E30" w:rsidRDefault="007F453E" w:rsidP="00EB53D8">
            <w:pPr>
              <w:pStyle w:val="Encabezado"/>
              <w:numPr>
                <w:ilvl w:val="0"/>
                <w:numId w:val="22"/>
              </w:numPr>
              <w:tabs>
                <w:tab w:val="clear" w:pos="4252"/>
                <w:tab w:val="clear" w:pos="8504"/>
              </w:tabs>
              <w:jc w:val="both"/>
              <w:rPr>
                <w:rFonts w:ascii="Arial" w:hAnsi="Arial" w:cs="Arial"/>
                <w:sz w:val="24"/>
                <w:szCs w:val="24"/>
              </w:rPr>
            </w:pPr>
            <w:r w:rsidRPr="00B77E30">
              <w:rPr>
                <w:rFonts w:ascii="Arial" w:hAnsi="Arial" w:cs="Arial"/>
                <w:sz w:val="24"/>
                <w:szCs w:val="24"/>
              </w:rPr>
              <w:t xml:space="preserve">Protegerse la cabeza y cuello  con las manos </w:t>
            </w:r>
          </w:p>
          <w:p w:rsidR="007F453E" w:rsidRPr="00B77E30" w:rsidRDefault="007F453E" w:rsidP="00EB53D8">
            <w:pPr>
              <w:pStyle w:val="Encabezado"/>
              <w:numPr>
                <w:ilvl w:val="0"/>
                <w:numId w:val="22"/>
              </w:numPr>
              <w:tabs>
                <w:tab w:val="clear" w:pos="4252"/>
                <w:tab w:val="clear" w:pos="8504"/>
              </w:tabs>
              <w:jc w:val="both"/>
              <w:rPr>
                <w:rFonts w:ascii="Arial" w:hAnsi="Arial" w:cs="Arial"/>
                <w:sz w:val="24"/>
                <w:szCs w:val="24"/>
              </w:rPr>
            </w:pPr>
            <w:r w:rsidRPr="00B77E30">
              <w:rPr>
                <w:rFonts w:ascii="Arial" w:hAnsi="Arial" w:cs="Arial"/>
                <w:sz w:val="24"/>
                <w:szCs w:val="24"/>
              </w:rPr>
              <w:t>Prepárese para evacuar; en tal caso, no debe devolverse por ningún motivo</w:t>
            </w:r>
          </w:p>
          <w:p w:rsidR="007F453E" w:rsidRPr="00B77E30" w:rsidRDefault="007F453E" w:rsidP="00EB53D8">
            <w:pPr>
              <w:pStyle w:val="Encabezado"/>
              <w:numPr>
                <w:ilvl w:val="0"/>
                <w:numId w:val="22"/>
              </w:numPr>
              <w:tabs>
                <w:tab w:val="clear" w:pos="4252"/>
                <w:tab w:val="clear" w:pos="8504"/>
              </w:tabs>
              <w:jc w:val="both"/>
              <w:rPr>
                <w:rFonts w:ascii="Arial" w:hAnsi="Arial" w:cs="Arial"/>
                <w:sz w:val="24"/>
                <w:szCs w:val="24"/>
              </w:rPr>
            </w:pPr>
            <w:r w:rsidRPr="00B77E30">
              <w:rPr>
                <w:rFonts w:ascii="Arial" w:hAnsi="Arial" w:cs="Arial"/>
                <w:sz w:val="24"/>
                <w:szCs w:val="24"/>
              </w:rPr>
              <w:t>Este atento a las instrucciones de los grupos de apoyo.</w:t>
            </w:r>
          </w:p>
          <w:p w:rsidR="007F453E" w:rsidRPr="00B77E30" w:rsidRDefault="007F453E" w:rsidP="00A131F1">
            <w:pPr>
              <w:pStyle w:val="Encabezado"/>
              <w:tabs>
                <w:tab w:val="clear" w:pos="4252"/>
                <w:tab w:val="clear" w:pos="8504"/>
              </w:tabs>
              <w:jc w:val="both"/>
              <w:rPr>
                <w:rFonts w:ascii="Arial" w:hAnsi="Arial" w:cs="Arial"/>
                <w:sz w:val="24"/>
                <w:szCs w:val="24"/>
              </w:rPr>
            </w:pPr>
          </w:p>
        </w:tc>
      </w:tr>
      <w:tr w:rsidR="007F453E" w:rsidRPr="00B77E30" w:rsidTr="00A131F1">
        <w:trPr>
          <w:trHeight w:val="20"/>
          <w:jc w:val="center"/>
        </w:trPr>
        <w:tc>
          <w:tcPr>
            <w:tcW w:w="2161" w:type="dxa"/>
            <w:vAlign w:val="center"/>
          </w:tcPr>
          <w:p w:rsidR="007F453E" w:rsidRPr="00B77E30" w:rsidRDefault="007F453E" w:rsidP="00A131F1">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t>COE</w:t>
            </w:r>
          </w:p>
        </w:tc>
        <w:tc>
          <w:tcPr>
            <w:tcW w:w="7904" w:type="dxa"/>
          </w:tcPr>
          <w:p w:rsidR="007F453E" w:rsidRPr="00B77E30" w:rsidRDefault="007F453E" w:rsidP="00A131F1">
            <w:pPr>
              <w:pStyle w:val="Encabezado"/>
              <w:tabs>
                <w:tab w:val="clear" w:pos="4252"/>
                <w:tab w:val="clear" w:pos="8504"/>
              </w:tabs>
              <w:jc w:val="both"/>
              <w:rPr>
                <w:rFonts w:ascii="Arial" w:hAnsi="Arial" w:cs="Arial"/>
                <w:b/>
                <w:sz w:val="24"/>
                <w:szCs w:val="24"/>
              </w:rPr>
            </w:pPr>
          </w:p>
          <w:p w:rsidR="007F453E" w:rsidRPr="00B77E30" w:rsidRDefault="007F453E" w:rsidP="00A131F1">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 xml:space="preserve">DIRECTOR DE EMERGENCIAS: </w:t>
            </w:r>
          </w:p>
          <w:p w:rsidR="007F453E" w:rsidRPr="00B77E30" w:rsidRDefault="007F453E" w:rsidP="00EB53D8">
            <w:pPr>
              <w:pStyle w:val="Encabezado"/>
              <w:numPr>
                <w:ilvl w:val="0"/>
                <w:numId w:val="23"/>
              </w:numPr>
              <w:tabs>
                <w:tab w:val="clear" w:pos="4252"/>
                <w:tab w:val="clear" w:pos="8504"/>
              </w:tabs>
              <w:jc w:val="both"/>
              <w:rPr>
                <w:rFonts w:ascii="Arial" w:hAnsi="Arial" w:cs="Arial"/>
                <w:sz w:val="24"/>
                <w:szCs w:val="24"/>
              </w:rPr>
            </w:pPr>
            <w:r w:rsidRPr="00B77E30">
              <w:rPr>
                <w:rFonts w:ascii="Arial" w:hAnsi="Arial" w:cs="Arial"/>
                <w:sz w:val="24"/>
                <w:szCs w:val="24"/>
              </w:rPr>
              <w:t>Determina momento adecuado para ordenar evacuación si es necesario</w:t>
            </w:r>
          </w:p>
          <w:p w:rsidR="007F453E" w:rsidRPr="00B77E30" w:rsidRDefault="007F453E" w:rsidP="00A131F1">
            <w:pPr>
              <w:pStyle w:val="Encabezado"/>
              <w:tabs>
                <w:tab w:val="clear" w:pos="4252"/>
                <w:tab w:val="clear" w:pos="8504"/>
              </w:tabs>
              <w:jc w:val="both"/>
              <w:rPr>
                <w:rFonts w:ascii="Arial" w:hAnsi="Arial" w:cs="Arial"/>
                <w:b/>
                <w:sz w:val="24"/>
                <w:szCs w:val="24"/>
              </w:rPr>
            </w:pPr>
          </w:p>
          <w:p w:rsidR="007F453E" w:rsidRPr="00B77E30" w:rsidRDefault="007F453E" w:rsidP="00A131F1">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 xml:space="preserve">DIRECTOR DE SEGURIDAD: </w:t>
            </w:r>
          </w:p>
          <w:p w:rsidR="007F453E" w:rsidRPr="00B77E30" w:rsidRDefault="007F453E" w:rsidP="00EB53D8">
            <w:pPr>
              <w:pStyle w:val="Encabezado"/>
              <w:numPr>
                <w:ilvl w:val="0"/>
                <w:numId w:val="23"/>
              </w:numPr>
              <w:tabs>
                <w:tab w:val="clear" w:pos="4252"/>
                <w:tab w:val="clear" w:pos="8504"/>
              </w:tabs>
              <w:jc w:val="both"/>
              <w:rPr>
                <w:rFonts w:ascii="Arial" w:hAnsi="Arial" w:cs="Arial"/>
                <w:sz w:val="24"/>
                <w:szCs w:val="24"/>
              </w:rPr>
            </w:pPr>
            <w:r w:rsidRPr="00B77E30">
              <w:rPr>
                <w:rFonts w:ascii="Arial" w:hAnsi="Arial" w:cs="Arial"/>
                <w:sz w:val="24"/>
                <w:szCs w:val="24"/>
              </w:rPr>
              <w:t>Coordina actividades de protección y evacuación de personajes directivos de la entidad</w:t>
            </w:r>
          </w:p>
        </w:tc>
      </w:tr>
      <w:tr w:rsidR="007F453E" w:rsidRPr="00B77E30" w:rsidTr="00A131F1">
        <w:trPr>
          <w:trHeight w:val="20"/>
          <w:jc w:val="center"/>
        </w:trPr>
        <w:tc>
          <w:tcPr>
            <w:tcW w:w="2161" w:type="dxa"/>
            <w:vAlign w:val="center"/>
          </w:tcPr>
          <w:p w:rsidR="007F453E" w:rsidRPr="00B77E30" w:rsidRDefault="007F453E" w:rsidP="00A131F1">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t>BRIGADA DE EMERGENCIA</w:t>
            </w:r>
          </w:p>
        </w:tc>
        <w:tc>
          <w:tcPr>
            <w:tcW w:w="7904" w:type="dxa"/>
          </w:tcPr>
          <w:p w:rsidR="007F453E" w:rsidRPr="00B77E30" w:rsidRDefault="007F453E" w:rsidP="00A131F1">
            <w:pPr>
              <w:pStyle w:val="Encabezado"/>
              <w:tabs>
                <w:tab w:val="clear" w:pos="4252"/>
                <w:tab w:val="clear" w:pos="8504"/>
              </w:tabs>
              <w:jc w:val="both"/>
              <w:rPr>
                <w:rFonts w:ascii="Arial" w:hAnsi="Arial" w:cs="Arial"/>
                <w:b/>
                <w:sz w:val="24"/>
                <w:szCs w:val="24"/>
              </w:rPr>
            </w:pPr>
          </w:p>
          <w:p w:rsidR="007F453E" w:rsidRPr="00B77E30" w:rsidRDefault="007F453E" w:rsidP="00A131F1">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JEFE DE BRIGADA:</w:t>
            </w:r>
          </w:p>
          <w:p w:rsidR="007F453E" w:rsidRPr="00B77E30" w:rsidRDefault="007F453E" w:rsidP="00EB53D8">
            <w:pPr>
              <w:pStyle w:val="Encabezado"/>
              <w:numPr>
                <w:ilvl w:val="0"/>
                <w:numId w:val="23"/>
              </w:numPr>
              <w:tabs>
                <w:tab w:val="clear" w:pos="4252"/>
                <w:tab w:val="clear" w:pos="8504"/>
              </w:tabs>
              <w:jc w:val="both"/>
              <w:rPr>
                <w:rFonts w:ascii="Arial" w:hAnsi="Arial" w:cs="Arial"/>
                <w:sz w:val="24"/>
                <w:szCs w:val="24"/>
              </w:rPr>
            </w:pPr>
            <w:r w:rsidRPr="00B77E30">
              <w:rPr>
                <w:rFonts w:ascii="Arial" w:hAnsi="Arial" w:cs="Arial"/>
                <w:sz w:val="24"/>
                <w:szCs w:val="24"/>
              </w:rPr>
              <w:t>Reporta al Director de Emergencias detalle de daño a estructuras, presencia de víctimas, desarrollo particular de la emergencia en su sector</w:t>
            </w:r>
          </w:p>
          <w:p w:rsidR="007F453E" w:rsidRPr="00B77E30" w:rsidRDefault="007F453E" w:rsidP="00A131F1">
            <w:pPr>
              <w:pStyle w:val="Encabezado"/>
              <w:tabs>
                <w:tab w:val="clear" w:pos="4252"/>
                <w:tab w:val="clear" w:pos="8504"/>
              </w:tabs>
              <w:ind w:left="360"/>
              <w:jc w:val="both"/>
              <w:rPr>
                <w:rFonts w:ascii="Arial" w:hAnsi="Arial" w:cs="Arial"/>
                <w:sz w:val="24"/>
                <w:szCs w:val="24"/>
              </w:rPr>
            </w:pPr>
          </w:p>
          <w:p w:rsidR="007F453E" w:rsidRPr="00B77E30" w:rsidRDefault="007F453E" w:rsidP="00A131F1">
            <w:pPr>
              <w:pStyle w:val="Encabezado"/>
              <w:tabs>
                <w:tab w:val="clear" w:pos="4252"/>
                <w:tab w:val="clear" w:pos="8504"/>
              </w:tabs>
              <w:jc w:val="both"/>
              <w:rPr>
                <w:rFonts w:ascii="Arial" w:hAnsi="Arial" w:cs="Arial"/>
                <w:sz w:val="24"/>
                <w:szCs w:val="24"/>
              </w:rPr>
            </w:pPr>
            <w:r w:rsidRPr="00B77E30">
              <w:rPr>
                <w:rFonts w:ascii="Arial" w:hAnsi="Arial" w:cs="Arial"/>
                <w:b/>
                <w:sz w:val="24"/>
                <w:szCs w:val="24"/>
              </w:rPr>
              <w:t>COORDINADORES DE EVACUACION:</w:t>
            </w:r>
          </w:p>
          <w:p w:rsidR="007F453E" w:rsidRPr="00B77E30" w:rsidRDefault="007F453E" w:rsidP="00EB53D8">
            <w:pPr>
              <w:pStyle w:val="Encabezado"/>
              <w:numPr>
                <w:ilvl w:val="0"/>
                <w:numId w:val="23"/>
              </w:numPr>
              <w:tabs>
                <w:tab w:val="clear" w:pos="4252"/>
                <w:tab w:val="clear" w:pos="8504"/>
              </w:tabs>
              <w:jc w:val="both"/>
              <w:rPr>
                <w:rFonts w:ascii="Arial" w:hAnsi="Arial" w:cs="Arial"/>
                <w:sz w:val="24"/>
                <w:szCs w:val="24"/>
              </w:rPr>
            </w:pPr>
            <w:r w:rsidRPr="00B77E30">
              <w:rPr>
                <w:rFonts w:ascii="Arial" w:hAnsi="Arial" w:cs="Arial"/>
                <w:sz w:val="24"/>
                <w:szCs w:val="24"/>
              </w:rPr>
              <w:t>Lideran operación de los grupos de brigada</w:t>
            </w:r>
          </w:p>
          <w:p w:rsidR="007F453E" w:rsidRPr="00B77E30" w:rsidRDefault="007F453E" w:rsidP="00A131F1">
            <w:pPr>
              <w:pStyle w:val="Encabezado"/>
              <w:tabs>
                <w:tab w:val="clear" w:pos="4252"/>
                <w:tab w:val="clear" w:pos="8504"/>
              </w:tabs>
              <w:ind w:left="360"/>
              <w:jc w:val="both"/>
              <w:rPr>
                <w:rFonts w:ascii="Arial" w:hAnsi="Arial" w:cs="Arial"/>
                <w:sz w:val="24"/>
                <w:szCs w:val="24"/>
              </w:rPr>
            </w:pPr>
          </w:p>
          <w:p w:rsidR="007F453E" w:rsidRPr="00B77E30" w:rsidRDefault="007F453E" w:rsidP="00A131F1">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GRUPO CONTRAINCENDIOS:</w:t>
            </w:r>
          </w:p>
          <w:p w:rsidR="007F453E" w:rsidRPr="00B77E30" w:rsidRDefault="007F453E" w:rsidP="00EB53D8">
            <w:pPr>
              <w:pStyle w:val="Encabezado"/>
              <w:numPr>
                <w:ilvl w:val="0"/>
                <w:numId w:val="23"/>
              </w:numPr>
              <w:tabs>
                <w:tab w:val="clear" w:pos="4252"/>
                <w:tab w:val="clear" w:pos="8504"/>
              </w:tabs>
              <w:jc w:val="both"/>
              <w:rPr>
                <w:rFonts w:ascii="Arial" w:hAnsi="Arial" w:cs="Arial"/>
                <w:sz w:val="24"/>
                <w:szCs w:val="24"/>
              </w:rPr>
            </w:pPr>
            <w:r w:rsidRPr="00B77E30">
              <w:rPr>
                <w:rFonts w:ascii="Arial" w:hAnsi="Arial" w:cs="Arial"/>
                <w:sz w:val="24"/>
                <w:szCs w:val="24"/>
              </w:rPr>
              <w:t>Actúan en combate contraincendios si existen</w:t>
            </w:r>
          </w:p>
          <w:p w:rsidR="007F453E" w:rsidRPr="00B77E30" w:rsidRDefault="007F453E" w:rsidP="00EB53D8">
            <w:pPr>
              <w:pStyle w:val="Encabezado"/>
              <w:numPr>
                <w:ilvl w:val="0"/>
                <w:numId w:val="23"/>
              </w:numPr>
              <w:tabs>
                <w:tab w:val="clear" w:pos="4252"/>
                <w:tab w:val="clear" w:pos="8504"/>
              </w:tabs>
              <w:jc w:val="both"/>
              <w:rPr>
                <w:rFonts w:ascii="Arial" w:hAnsi="Arial" w:cs="Arial"/>
                <w:sz w:val="24"/>
                <w:szCs w:val="24"/>
              </w:rPr>
            </w:pPr>
            <w:r w:rsidRPr="00B77E30">
              <w:rPr>
                <w:rFonts w:ascii="Arial" w:hAnsi="Arial" w:cs="Arial"/>
                <w:sz w:val="24"/>
                <w:szCs w:val="24"/>
              </w:rPr>
              <w:t>Apoyan proceso de Evacuación</w:t>
            </w:r>
          </w:p>
          <w:p w:rsidR="007F453E" w:rsidRPr="00B77E30" w:rsidRDefault="007F453E" w:rsidP="00A131F1">
            <w:pPr>
              <w:pStyle w:val="Encabezado"/>
              <w:tabs>
                <w:tab w:val="clear" w:pos="4252"/>
                <w:tab w:val="clear" w:pos="8504"/>
              </w:tabs>
              <w:ind w:left="360"/>
              <w:jc w:val="both"/>
              <w:rPr>
                <w:rFonts w:ascii="Arial" w:hAnsi="Arial" w:cs="Arial"/>
                <w:sz w:val="24"/>
                <w:szCs w:val="24"/>
              </w:rPr>
            </w:pPr>
          </w:p>
          <w:p w:rsidR="007F453E" w:rsidRPr="00B77E30" w:rsidRDefault="007F453E" w:rsidP="00A131F1">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GRUPO DE PRIMEROS AUXILIOS:</w:t>
            </w:r>
          </w:p>
          <w:p w:rsidR="007F453E" w:rsidRPr="00B77E30" w:rsidRDefault="007F453E" w:rsidP="00EB53D8">
            <w:pPr>
              <w:pStyle w:val="Encabezado"/>
              <w:numPr>
                <w:ilvl w:val="0"/>
                <w:numId w:val="24"/>
              </w:numPr>
              <w:tabs>
                <w:tab w:val="clear" w:pos="4252"/>
                <w:tab w:val="clear" w:pos="8504"/>
              </w:tabs>
              <w:jc w:val="both"/>
              <w:rPr>
                <w:rFonts w:ascii="Arial" w:hAnsi="Arial" w:cs="Arial"/>
                <w:sz w:val="24"/>
                <w:szCs w:val="24"/>
              </w:rPr>
            </w:pPr>
            <w:r w:rsidRPr="00B77E30">
              <w:rPr>
                <w:rFonts w:ascii="Arial" w:hAnsi="Arial" w:cs="Arial"/>
                <w:sz w:val="24"/>
                <w:szCs w:val="24"/>
              </w:rPr>
              <w:t>Brindan los primeros auxilios en caso de requerirse</w:t>
            </w:r>
          </w:p>
          <w:p w:rsidR="007F453E" w:rsidRPr="00B77E30" w:rsidRDefault="007F453E" w:rsidP="00EB53D8">
            <w:pPr>
              <w:pStyle w:val="Encabezado"/>
              <w:numPr>
                <w:ilvl w:val="0"/>
                <w:numId w:val="24"/>
              </w:numPr>
              <w:tabs>
                <w:tab w:val="clear" w:pos="4252"/>
                <w:tab w:val="clear" w:pos="8504"/>
              </w:tabs>
              <w:jc w:val="both"/>
              <w:rPr>
                <w:rFonts w:ascii="Arial" w:hAnsi="Arial" w:cs="Arial"/>
                <w:sz w:val="24"/>
                <w:szCs w:val="24"/>
              </w:rPr>
            </w:pPr>
            <w:r w:rsidRPr="00B77E30">
              <w:rPr>
                <w:rFonts w:ascii="Arial" w:hAnsi="Arial" w:cs="Arial"/>
                <w:sz w:val="24"/>
                <w:szCs w:val="24"/>
              </w:rPr>
              <w:t>Apoyan proceso de Búsqueda y rescate</w:t>
            </w:r>
          </w:p>
          <w:p w:rsidR="007F453E" w:rsidRPr="00B77E30" w:rsidRDefault="007F453E" w:rsidP="00A131F1">
            <w:pPr>
              <w:pStyle w:val="Encabezado"/>
              <w:tabs>
                <w:tab w:val="clear" w:pos="4252"/>
                <w:tab w:val="clear" w:pos="8504"/>
              </w:tabs>
              <w:ind w:left="360"/>
              <w:jc w:val="both"/>
              <w:rPr>
                <w:rFonts w:ascii="Arial" w:hAnsi="Arial" w:cs="Arial"/>
                <w:sz w:val="24"/>
                <w:szCs w:val="24"/>
              </w:rPr>
            </w:pPr>
          </w:p>
          <w:p w:rsidR="007F453E" w:rsidRPr="00B77E30" w:rsidRDefault="007F453E" w:rsidP="00A131F1">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GRUPO DE EVACUACION</w:t>
            </w:r>
          </w:p>
          <w:p w:rsidR="007F453E" w:rsidRPr="00B77E30" w:rsidRDefault="007F453E" w:rsidP="00EB53D8">
            <w:pPr>
              <w:pStyle w:val="Encabezado"/>
              <w:numPr>
                <w:ilvl w:val="0"/>
                <w:numId w:val="25"/>
              </w:numPr>
              <w:tabs>
                <w:tab w:val="clear" w:pos="4252"/>
                <w:tab w:val="clear" w:pos="8504"/>
              </w:tabs>
              <w:jc w:val="both"/>
              <w:rPr>
                <w:rFonts w:ascii="Arial" w:hAnsi="Arial" w:cs="Arial"/>
                <w:sz w:val="24"/>
                <w:szCs w:val="24"/>
              </w:rPr>
            </w:pPr>
            <w:r w:rsidRPr="00B77E30">
              <w:rPr>
                <w:rFonts w:ascii="Arial" w:hAnsi="Arial" w:cs="Arial"/>
                <w:sz w:val="24"/>
                <w:szCs w:val="24"/>
              </w:rPr>
              <w:t>Adelantan Plan de Evacuación</w:t>
            </w:r>
          </w:p>
          <w:p w:rsidR="007F453E" w:rsidRPr="008E64B9" w:rsidRDefault="008E64B9" w:rsidP="008E64B9">
            <w:pPr>
              <w:pStyle w:val="Encabezado"/>
              <w:numPr>
                <w:ilvl w:val="0"/>
                <w:numId w:val="25"/>
              </w:numPr>
              <w:tabs>
                <w:tab w:val="clear" w:pos="4252"/>
                <w:tab w:val="clear" w:pos="8504"/>
              </w:tabs>
              <w:jc w:val="both"/>
              <w:rPr>
                <w:rFonts w:ascii="Arial" w:hAnsi="Arial" w:cs="Arial"/>
                <w:sz w:val="24"/>
                <w:szCs w:val="24"/>
              </w:rPr>
            </w:pPr>
            <w:r>
              <w:rPr>
                <w:rFonts w:ascii="Arial" w:hAnsi="Arial" w:cs="Arial"/>
                <w:sz w:val="24"/>
                <w:szCs w:val="24"/>
              </w:rPr>
              <w:t xml:space="preserve">Apoya grupo </w:t>
            </w:r>
            <w:proofErr w:type="spellStart"/>
            <w:r>
              <w:rPr>
                <w:rFonts w:ascii="Arial" w:hAnsi="Arial" w:cs="Arial"/>
                <w:sz w:val="24"/>
                <w:szCs w:val="24"/>
              </w:rPr>
              <w:t>Contraincendio</w:t>
            </w:r>
            <w:proofErr w:type="spellEnd"/>
            <w:r>
              <w:rPr>
                <w:rFonts w:ascii="Arial" w:hAnsi="Arial" w:cs="Arial"/>
                <w:sz w:val="24"/>
                <w:szCs w:val="24"/>
              </w:rPr>
              <w:t>.</w:t>
            </w:r>
          </w:p>
        </w:tc>
      </w:tr>
    </w:tbl>
    <w:p w:rsidR="0028485B" w:rsidRPr="00B77E30" w:rsidRDefault="00D336D7" w:rsidP="005A1BA7">
      <w:pPr>
        <w:jc w:val="both"/>
        <w:rPr>
          <w:rFonts w:ascii="Arial" w:hAnsi="Arial" w:cs="Arial"/>
          <w:b/>
          <w:i/>
          <w:sz w:val="24"/>
          <w:szCs w:val="24"/>
        </w:rPr>
      </w:pPr>
      <w:r w:rsidRPr="00B77E30">
        <w:rPr>
          <w:rFonts w:ascii="Arial" w:hAnsi="Arial" w:cs="Arial"/>
          <w:b/>
          <w:i/>
          <w:noProof/>
          <w:sz w:val="24"/>
          <w:szCs w:val="24"/>
          <w:lang w:val="es-CO" w:eastAsia="es-CO"/>
        </w:rPr>
        <w:lastRenderedPageBreak/>
        <mc:AlternateContent>
          <mc:Choice Requires="wpc">
            <w:drawing>
              <wp:anchor distT="0" distB="0" distL="114300" distR="114300" simplePos="0" relativeHeight="251666432" behindDoc="1" locked="0" layoutInCell="1" allowOverlap="1" wp14:anchorId="5CDEBBD6" wp14:editId="67D8F867">
                <wp:simplePos x="0" y="0"/>
                <wp:positionH relativeFrom="column">
                  <wp:posOffset>347345</wp:posOffset>
                </wp:positionH>
                <wp:positionV relativeFrom="paragraph">
                  <wp:posOffset>0</wp:posOffset>
                </wp:positionV>
                <wp:extent cx="6331585" cy="8674735"/>
                <wp:effectExtent l="0" t="0" r="0" b="0"/>
                <wp:wrapTopAndBottom/>
                <wp:docPr id="1607" name="Lienzo 16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61" name="AutoShape 161"/>
                        <wps:cNvSpPr>
                          <a:spLocks noChangeArrowheads="1"/>
                        </wps:cNvSpPr>
                        <wps:spPr bwMode="auto">
                          <a:xfrm>
                            <a:off x="1829408" y="758"/>
                            <a:ext cx="915603" cy="271700"/>
                          </a:xfrm>
                          <a:prstGeom prst="flowChartTerminator">
                            <a:avLst/>
                          </a:prstGeom>
                          <a:gradFill rotWithShape="1">
                            <a:gsLst>
                              <a:gs pos="0">
                                <a:srgbClr val="769535"/>
                              </a:gs>
                              <a:gs pos="80000">
                                <a:srgbClr val="9BC348"/>
                              </a:gs>
                              <a:gs pos="100000">
                                <a:srgbClr val="9CC746"/>
                              </a:gs>
                            </a:gsLst>
                            <a:lin ang="16200000"/>
                          </a:gradFill>
                          <a:ln w="9525">
                            <a:solidFill>
                              <a:srgbClr val="94B64E"/>
                            </a:solidFill>
                            <a:miter lim="800000"/>
                            <a:headEnd/>
                            <a:tailEnd/>
                          </a:ln>
                          <a:effectLst>
                            <a:outerShdw dist="23000" dir="5400000" rotWithShape="0">
                              <a:srgbClr val="000000">
                                <a:alpha val="34999"/>
                              </a:srgbClr>
                            </a:outerShdw>
                          </a:effectLst>
                        </wps:spPr>
                        <wps:txbx>
                          <w:txbxContent>
                            <w:p w:rsidR="00802395" w:rsidRPr="00DA2CD6" w:rsidRDefault="00802395" w:rsidP="0028485B">
                              <w:pPr>
                                <w:jc w:val="center"/>
                                <w:rPr>
                                  <w:rFonts w:ascii="Arial" w:hAnsi="Arial" w:cs="Arial"/>
                                  <w:b/>
                                  <w:sz w:val="16"/>
                                  <w:szCs w:val="16"/>
                                </w:rPr>
                              </w:pPr>
                              <w:r w:rsidRPr="00DA2CD6">
                                <w:rPr>
                                  <w:rFonts w:ascii="Arial" w:hAnsi="Arial" w:cs="Arial"/>
                                  <w:b/>
                                  <w:sz w:val="16"/>
                                  <w:szCs w:val="16"/>
                                </w:rPr>
                                <w:t>SISMO</w:t>
                              </w:r>
                            </w:p>
                          </w:txbxContent>
                        </wps:txbx>
                        <wps:bodyPr rot="0" vert="horz" wrap="square" lIns="64922" tIns="32461" rIns="64922" bIns="32461" anchor="t" anchorCtr="0" upright="1">
                          <a:noAutofit/>
                        </wps:bodyPr>
                      </wps:wsp>
                      <wps:wsp>
                        <wps:cNvPr id="1562" name="AutoShape 162"/>
                        <wps:cNvSpPr>
                          <a:spLocks noChangeArrowheads="1"/>
                        </wps:cNvSpPr>
                        <wps:spPr bwMode="auto">
                          <a:xfrm>
                            <a:off x="915005" y="424859"/>
                            <a:ext cx="2743209" cy="228600"/>
                          </a:xfrm>
                          <a:prstGeom prst="flowChartProcess">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Mantenga la calma</w:t>
                              </w:r>
                            </w:p>
                          </w:txbxContent>
                        </wps:txbx>
                        <wps:bodyPr rot="0" vert="horz" wrap="square" lIns="64922" tIns="32461" rIns="64922" bIns="32461" anchor="t" anchorCtr="0" upright="1">
                          <a:noAutofit/>
                        </wps:bodyPr>
                      </wps:wsp>
                      <wps:wsp>
                        <wps:cNvPr id="1563" name="AutoShape 163"/>
                        <wps:cNvSpPr>
                          <a:spLocks noChangeArrowheads="1"/>
                        </wps:cNvSpPr>
                        <wps:spPr bwMode="auto">
                          <a:xfrm>
                            <a:off x="915005" y="758259"/>
                            <a:ext cx="2743209" cy="228600"/>
                          </a:xfrm>
                          <a:prstGeom prst="flowChartProcess">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Suspenda las actividades que esté realizando</w:t>
                              </w:r>
                            </w:p>
                          </w:txbxContent>
                        </wps:txbx>
                        <wps:bodyPr rot="0" vert="horz" wrap="square" lIns="64922" tIns="32461" rIns="64922" bIns="32461" anchor="t" anchorCtr="0" upright="1">
                          <a:noAutofit/>
                        </wps:bodyPr>
                      </wps:wsp>
                      <wps:wsp>
                        <wps:cNvPr id="1564" name="AutoShape 164"/>
                        <wps:cNvSpPr>
                          <a:spLocks noChangeArrowheads="1"/>
                        </wps:cNvSpPr>
                        <wps:spPr bwMode="auto">
                          <a:xfrm>
                            <a:off x="915005" y="1120260"/>
                            <a:ext cx="2743209" cy="347301"/>
                          </a:xfrm>
                          <a:prstGeom prst="flowChartProcess">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Suspenda el suministro de energía a maquinaria y equipos</w:t>
                              </w:r>
                            </w:p>
                          </w:txbxContent>
                        </wps:txbx>
                        <wps:bodyPr rot="0" vert="horz" wrap="square" lIns="64922" tIns="32461" rIns="64922" bIns="32461" anchor="t" anchorCtr="0" upright="1">
                          <a:noAutofit/>
                        </wps:bodyPr>
                      </wps:wsp>
                      <wps:wsp>
                        <wps:cNvPr id="1565" name="AutoShape 165"/>
                        <wps:cNvSpPr>
                          <a:spLocks noChangeArrowheads="1"/>
                        </wps:cNvSpPr>
                        <wps:spPr bwMode="auto">
                          <a:xfrm>
                            <a:off x="915005" y="1567861"/>
                            <a:ext cx="2743209" cy="228600"/>
                          </a:xfrm>
                          <a:prstGeom prst="flowChartProcess">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Permanezca en el lugar durante el evento</w:t>
                              </w:r>
                            </w:p>
                          </w:txbxContent>
                        </wps:txbx>
                        <wps:bodyPr rot="0" vert="horz" wrap="square" lIns="64922" tIns="32461" rIns="64922" bIns="32461" anchor="t" anchorCtr="0" upright="1">
                          <a:noAutofit/>
                        </wps:bodyPr>
                      </wps:wsp>
                      <wps:wsp>
                        <wps:cNvPr id="1566" name="AutoShape 166"/>
                        <wps:cNvSpPr>
                          <a:spLocks noChangeArrowheads="1"/>
                        </wps:cNvSpPr>
                        <wps:spPr bwMode="auto">
                          <a:xfrm>
                            <a:off x="1486507" y="1796460"/>
                            <a:ext cx="1600205" cy="1017387"/>
                          </a:xfrm>
                          <a:prstGeom prst="flowChartDecision">
                            <a:avLst/>
                          </a:prstGeom>
                          <a:gradFill rotWithShape="1">
                            <a:gsLst>
                              <a:gs pos="0">
                                <a:srgbClr val="9EEAFF"/>
                              </a:gs>
                              <a:gs pos="35001">
                                <a:srgbClr val="BBEFFF"/>
                              </a:gs>
                              <a:gs pos="100000">
                                <a:srgbClr val="E4F9FF"/>
                              </a:gs>
                            </a:gsLst>
                            <a:lin ang="16200000" scaled="1"/>
                          </a:gradFill>
                          <a:ln w="9525">
                            <a:solidFill>
                              <a:srgbClr val="40A7C2"/>
                            </a:solidFill>
                            <a:miter lim="800000"/>
                            <a:headEnd/>
                            <a:tailEnd/>
                          </a:ln>
                          <a:effectLst>
                            <a:outerShdw dist="20000" dir="5400000" rotWithShape="0">
                              <a:srgbClr val="000000">
                                <a:alpha val="37999"/>
                              </a:srgbClr>
                            </a:outerShdw>
                          </a:effectLst>
                        </wps:spPr>
                        <wps:txbx>
                          <w:txbxContent>
                            <w:p w:rsidR="00802395" w:rsidRPr="00DA2CD6" w:rsidRDefault="00802395" w:rsidP="0028485B">
                              <w:pPr>
                                <w:autoSpaceDE w:val="0"/>
                                <w:autoSpaceDN w:val="0"/>
                                <w:adjustRightInd w:val="0"/>
                                <w:jc w:val="center"/>
                                <w:rPr>
                                  <w:rFonts w:ascii="Arial" w:hAnsi="Arial" w:cs="Arial"/>
                                  <w:sz w:val="16"/>
                                  <w:szCs w:val="16"/>
                                </w:rPr>
                              </w:pPr>
                              <w:r w:rsidRPr="00DA2CD6">
                                <w:rPr>
                                  <w:rFonts w:ascii="Arial" w:hAnsi="Arial" w:cs="Arial"/>
                                  <w:sz w:val="16"/>
                                  <w:szCs w:val="16"/>
                                </w:rPr>
                                <w:t>Existe riesgo de colapso estructural o accidentes</w:t>
                              </w:r>
                            </w:p>
                          </w:txbxContent>
                        </wps:txbx>
                        <wps:bodyPr rot="0" vert="horz" wrap="square" lIns="38340" tIns="7668" rIns="38340" bIns="7668" anchor="t" anchorCtr="0" upright="1">
                          <a:noAutofit/>
                        </wps:bodyPr>
                      </wps:wsp>
                      <wps:wsp>
                        <wps:cNvPr id="1567" name="AutoShape 167"/>
                        <wps:cNvSpPr>
                          <a:spLocks noChangeArrowheads="1"/>
                        </wps:cNvSpPr>
                        <wps:spPr bwMode="auto">
                          <a:xfrm>
                            <a:off x="2830711" y="2482262"/>
                            <a:ext cx="2739409" cy="303901"/>
                          </a:xfrm>
                          <a:prstGeom prst="flowChartProcess">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Ubique el punto de reunión espere allí con sus compañeros hasta que pasen las réplicas</w:t>
                              </w:r>
                            </w:p>
                          </w:txbxContent>
                        </wps:txbx>
                        <wps:bodyPr rot="0" vert="horz" wrap="square" lIns="64922" tIns="32461" rIns="64922" bIns="32461" anchor="t" anchorCtr="0" upright="1">
                          <a:noAutofit/>
                        </wps:bodyPr>
                      </wps:wsp>
                      <wps:wsp>
                        <wps:cNvPr id="256" name="Rectangle 168"/>
                        <wps:cNvSpPr>
                          <a:spLocks noChangeArrowheads="1"/>
                        </wps:cNvSpPr>
                        <wps:spPr bwMode="auto">
                          <a:xfrm>
                            <a:off x="800705" y="2110862"/>
                            <a:ext cx="361301" cy="228600"/>
                          </a:xfrm>
                          <a:prstGeom prst="rect">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Si</w:t>
                              </w:r>
                            </w:p>
                          </w:txbxContent>
                        </wps:txbx>
                        <wps:bodyPr rot="0" vert="horz" wrap="square" lIns="64922" tIns="32461" rIns="64922" bIns="32461" anchor="t" anchorCtr="0" upright="1">
                          <a:noAutofit/>
                        </wps:bodyPr>
                      </wps:wsp>
                      <wps:wsp>
                        <wps:cNvPr id="257" name="Rectangle 169"/>
                        <wps:cNvSpPr>
                          <a:spLocks noChangeArrowheads="1"/>
                        </wps:cNvSpPr>
                        <wps:spPr bwMode="auto">
                          <a:xfrm>
                            <a:off x="3591513" y="2129862"/>
                            <a:ext cx="342901" cy="200000"/>
                          </a:xfrm>
                          <a:prstGeom prst="rect">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No</w:t>
                              </w:r>
                            </w:p>
                          </w:txbxContent>
                        </wps:txbx>
                        <wps:bodyPr rot="0" vert="horz" wrap="square" lIns="64922" tIns="32461" rIns="64922" bIns="32461" anchor="t" anchorCtr="0" upright="1">
                          <a:noAutofit/>
                        </wps:bodyPr>
                      </wps:wsp>
                      <wps:wsp>
                        <wps:cNvPr id="258" name="AutoShape 170"/>
                        <wps:cNvSpPr>
                          <a:spLocks noChangeArrowheads="1"/>
                        </wps:cNvSpPr>
                        <wps:spPr bwMode="auto">
                          <a:xfrm>
                            <a:off x="10102" y="2558462"/>
                            <a:ext cx="1943106" cy="359401"/>
                          </a:xfrm>
                          <a:prstGeom prst="flowChartProcess">
                            <a:avLst/>
                          </a:prstGeom>
                          <a:solidFill>
                            <a:srgbClr val="FFFFFF"/>
                          </a:solidFill>
                          <a:ln w="9525">
                            <a:solidFill>
                              <a:srgbClr val="000000"/>
                            </a:solidFill>
                            <a:miter lim="800000"/>
                            <a:headEnd/>
                            <a:tailEnd/>
                          </a:ln>
                        </wps:spPr>
                        <wps:txbx>
                          <w:txbxContent>
                            <w:p w:rsidR="00802395" w:rsidRPr="00DA2CD6" w:rsidRDefault="00802395" w:rsidP="0028485B">
                              <w:pPr>
                                <w:autoSpaceDE w:val="0"/>
                                <w:autoSpaceDN w:val="0"/>
                                <w:adjustRightInd w:val="0"/>
                                <w:jc w:val="center"/>
                                <w:rPr>
                                  <w:rFonts w:ascii="Arial" w:hAnsi="Arial" w:cs="Arial"/>
                                  <w:sz w:val="16"/>
                                  <w:szCs w:val="16"/>
                                </w:rPr>
                              </w:pPr>
                              <w:r w:rsidRPr="00DA2CD6">
                                <w:rPr>
                                  <w:rFonts w:ascii="Arial" w:hAnsi="Arial" w:cs="Arial"/>
                                  <w:sz w:val="16"/>
                                  <w:szCs w:val="16"/>
                                </w:rPr>
                                <w:t>Protéjase cerca de una estructura firme o solicite autorización para salir</w:t>
                              </w:r>
                            </w:p>
                          </w:txbxContent>
                        </wps:txbx>
                        <wps:bodyPr rot="0" vert="horz" wrap="square" lIns="64922" tIns="32461" rIns="64922" bIns="32461" anchor="t" anchorCtr="0" upright="1">
                          <a:noAutofit/>
                        </wps:bodyPr>
                      </wps:wsp>
                      <wps:wsp>
                        <wps:cNvPr id="259" name="AutoShape 171"/>
                        <wps:cNvSpPr>
                          <a:spLocks noChangeArrowheads="1"/>
                        </wps:cNvSpPr>
                        <wps:spPr bwMode="auto">
                          <a:xfrm>
                            <a:off x="2810411" y="3048663"/>
                            <a:ext cx="1638305" cy="1024302"/>
                          </a:xfrm>
                          <a:prstGeom prst="flowChartDecision">
                            <a:avLst/>
                          </a:prstGeom>
                          <a:gradFill rotWithShape="1">
                            <a:gsLst>
                              <a:gs pos="0">
                                <a:srgbClr val="9EEAFF"/>
                              </a:gs>
                              <a:gs pos="35001">
                                <a:srgbClr val="BBEFFF"/>
                              </a:gs>
                              <a:gs pos="100000">
                                <a:srgbClr val="E4F9FF"/>
                              </a:gs>
                            </a:gsLst>
                            <a:lin ang="16200000" scaled="1"/>
                          </a:gradFill>
                          <a:ln w="9525">
                            <a:solidFill>
                              <a:srgbClr val="40A7C2"/>
                            </a:solidFill>
                            <a:miter lim="800000"/>
                            <a:headEnd/>
                            <a:tailEnd/>
                          </a:ln>
                          <a:effectLst>
                            <a:outerShdw dist="20000" dir="5400000" rotWithShape="0">
                              <a:srgbClr val="000000">
                                <a:alpha val="37999"/>
                              </a:srgbClr>
                            </a:outerShdw>
                          </a:effectLst>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Terminó el movimiento telúrico</w:t>
                              </w:r>
                            </w:p>
                          </w:txbxContent>
                        </wps:txbx>
                        <wps:bodyPr rot="0" vert="horz" wrap="square" lIns="64922" tIns="32461" rIns="64922" bIns="32461" anchor="t" anchorCtr="0" upright="1">
                          <a:noAutofit/>
                        </wps:bodyPr>
                      </wps:wsp>
                      <wps:wsp>
                        <wps:cNvPr id="260" name="AutoShape 172"/>
                        <wps:cNvSpPr>
                          <a:spLocks noChangeArrowheads="1"/>
                        </wps:cNvSpPr>
                        <wps:spPr bwMode="auto">
                          <a:xfrm>
                            <a:off x="4123615" y="3898265"/>
                            <a:ext cx="1619205" cy="210200"/>
                          </a:xfrm>
                          <a:prstGeom prst="flowChartProcess">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PERMANEZCA EN EL SITIO</w:t>
                              </w:r>
                            </w:p>
                          </w:txbxContent>
                        </wps:txbx>
                        <wps:bodyPr rot="0" vert="horz" wrap="square" lIns="64922" tIns="32461" rIns="64922" bIns="32461" anchor="t" anchorCtr="0" upright="1">
                          <a:noAutofit/>
                        </wps:bodyPr>
                      </wps:wsp>
                      <wps:wsp>
                        <wps:cNvPr id="261" name="Rectangle 173"/>
                        <wps:cNvSpPr>
                          <a:spLocks noChangeArrowheads="1"/>
                        </wps:cNvSpPr>
                        <wps:spPr bwMode="auto">
                          <a:xfrm>
                            <a:off x="1643907" y="3387164"/>
                            <a:ext cx="309301" cy="177200"/>
                          </a:xfrm>
                          <a:prstGeom prst="rect">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Si</w:t>
                              </w:r>
                            </w:p>
                          </w:txbxContent>
                        </wps:txbx>
                        <wps:bodyPr rot="0" vert="horz" wrap="square" lIns="64922" tIns="32461" rIns="64922" bIns="32461" anchor="t" anchorCtr="0" upright="1">
                          <a:noAutofit/>
                        </wps:bodyPr>
                      </wps:wsp>
                      <wps:wsp>
                        <wps:cNvPr id="262" name="Rectangle 174"/>
                        <wps:cNvSpPr>
                          <a:spLocks noChangeArrowheads="1"/>
                        </wps:cNvSpPr>
                        <wps:spPr bwMode="auto">
                          <a:xfrm>
                            <a:off x="4803417" y="3388164"/>
                            <a:ext cx="342901" cy="228600"/>
                          </a:xfrm>
                          <a:prstGeom prst="rect">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No</w:t>
                              </w:r>
                            </w:p>
                          </w:txbxContent>
                        </wps:txbx>
                        <wps:bodyPr rot="0" vert="horz" wrap="square" lIns="64922" tIns="32461" rIns="64922" bIns="32461" anchor="t" anchorCtr="0" upright="1">
                          <a:noAutofit/>
                        </wps:bodyPr>
                      </wps:wsp>
                      <wps:wsp>
                        <wps:cNvPr id="263" name="AutoShape 175"/>
                        <wps:cNvSpPr>
                          <a:spLocks noChangeArrowheads="1"/>
                        </wps:cNvSpPr>
                        <wps:spPr bwMode="auto">
                          <a:xfrm>
                            <a:off x="542204" y="3730064"/>
                            <a:ext cx="2105107" cy="342901"/>
                          </a:xfrm>
                          <a:prstGeom prst="flowChartProcess">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Verifique la existencia de personas afectadas física y/o emocionalmente</w:t>
                              </w:r>
                            </w:p>
                          </w:txbxContent>
                        </wps:txbx>
                        <wps:bodyPr rot="0" vert="horz" wrap="square" lIns="64922" tIns="32461" rIns="64922" bIns="32461" anchor="t" anchorCtr="0" upright="1">
                          <a:noAutofit/>
                        </wps:bodyPr>
                      </wps:wsp>
                      <wps:wsp>
                        <wps:cNvPr id="264" name="AutoShape 176"/>
                        <wps:cNvCnPr>
                          <a:cxnSpLocks noChangeShapeType="1"/>
                        </wps:cNvCnPr>
                        <wps:spPr bwMode="auto">
                          <a:xfrm flipH="1">
                            <a:off x="2286609" y="272458"/>
                            <a:ext cx="60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77"/>
                        <wps:cNvCnPr>
                          <a:cxnSpLocks noChangeShapeType="1"/>
                        </wps:cNvCnPr>
                        <wps:spPr bwMode="auto">
                          <a:xfrm>
                            <a:off x="2286609" y="653459"/>
                            <a:ext cx="0" cy="1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AutoShape 178"/>
                        <wps:cNvCnPr>
                          <a:cxnSpLocks noChangeShapeType="1"/>
                        </wps:cNvCnPr>
                        <wps:spPr bwMode="auto">
                          <a:xfrm>
                            <a:off x="2286609" y="986860"/>
                            <a:ext cx="0" cy="1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7" name="AutoShape 179"/>
                        <wps:cNvCnPr>
                          <a:cxnSpLocks noChangeShapeType="1"/>
                        </wps:cNvCnPr>
                        <wps:spPr bwMode="auto">
                          <a:xfrm>
                            <a:off x="2286609" y="1467561"/>
                            <a:ext cx="0" cy="100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8" name="AutoShape 180"/>
                        <wps:cNvCnPr>
                          <a:cxnSpLocks noChangeShapeType="1"/>
                        </wps:cNvCnPr>
                        <wps:spPr bwMode="auto">
                          <a:xfrm>
                            <a:off x="2286609" y="1796461"/>
                            <a:ext cx="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AutoShape 181"/>
                        <wps:cNvCnPr>
                          <a:cxnSpLocks noChangeShapeType="1"/>
                        </wps:cNvCnPr>
                        <wps:spPr bwMode="auto">
                          <a:xfrm flipV="1">
                            <a:off x="3086712" y="2229862"/>
                            <a:ext cx="504802" cy="35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AutoShape 182"/>
                        <wps:cNvCnPr>
                          <a:cxnSpLocks noChangeShapeType="1"/>
                        </wps:cNvCnPr>
                        <wps:spPr bwMode="auto">
                          <a:xfrm>
                            <a:off x="1953208" y="2917863"/>
                            <a:ext cx="1590705" cy="130800"/>
                          </a:xfrm>
                          <a:prstGeom prst="bentConnector3">
                            <a:avLst>
                              <a:gd name="adj1" fmla="val 208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1" name="AutoShape 188"/>
                        <wps:cNvCnPr>
                          <a:cxnSpLocks noChangeShapeType="1"/>
                        </wps:cNvCnPr>
                        <wps:spPr bwMode="auto">
                          <a:xfrm flipH="1" flipV="1">
                            <a:off x="1162006" y="2225162"/>
                            <a:ext cx="324501" cy="40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2" name="AutoShape 189"/>
                        <wps:cNvCnPr>
                          <a:cxnSpLocks noChangeShapeType="1"/>
                        </wps:cNvCnPr>
                        <wps:spPr bwMode="auto">
                          <a:xfrm>
                            <a:off x="981605" y="2339462"/>
                            <a:ext cx="700" cy="219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190">
                          <a:hlinkClick r:id="rId23"/>
                        </wps:cNvPr>
                        <wps:cNvSpPr>
                          <a:spLocks noChangeArrowheads="1"/>
                        </wps:cNvSpPr>
                        <wps:spPr bwMode="auto">
                          <a:xfrm>
                            <a:off x="3429613" y="8331972"/>
                            <a:ext cx="694002" cy="265400"/>
                          </a:xfrm>
                          <a:prstGeom prst="flowChartTerminator">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rsidR="00802395" w:rsidRPr="00DA2CD6" w:rsidRDefault="00802395" w:rsidP="0028485B">
                              <w:pPr>
                                <w:jc w:val="center"/>
                                <w:rPr>
                                  <w:rFonts w:ascii="Arial" w:hAnsi="Arial" w:cs="Arial"/>
                                  <w:b/>
                                  <w:sz w:val="16"/>
                                  <w:szCs w:val="16"/>
                                </w:rPr>
                              </w:pPr>
                              <w:r w:rsidRPr="00DA2CD6">
                                <w:rPr>
                                  <w:rFonts w:ascii="Arial" w:hAnsi="Arial" w:cs="Arial"/>
                                  <w:b/>
                                  <w:sz w:val="16"/>
                                  <w:szCs w:val="16"/>
                                </w:rPr>
                                <w:t>FIN</w:t>
                              </w:r>
                            </w:p>
                          </w:txbxContent>
                        </wps:txbx>
                        <wps:bodyPr rot="0" vert="horz" wrap="square" lIns="64922" tIns="32461" rIns="64922" bIns="32461" anchor="t" anchorCtr="0" upright="1">
                          <a:noAutofit/>
                        </wps:bodyPr>
                      </wps:wsp>
                      <wps:wsp>
                        <wps:cNvPr id="274" name="AutoShape 191">
                          <a:hlinkClick r:id="rId24"/>
                        </wps:cNvPr>
                        <wps:cNvSpPr>
                          <a:spLocks noChangeArrowheads="1"/>
                        </wps:cNvSpPr>
                        <wps:spPr bwMode="auto">
                          <a:xfrm>
                            <a:off x="114902" y="6530469"/>
                            <a:ext cx="914403" cy="571501"/>
                          </a:xfrm>
                          <a:prstGeom prst="flowChartOffpageConnector">
                            <a:avLst/>
                          </a:prstGeom>
                          <a:solidFill>
                            <a:srgbClr val="FFFFFF"/>
                          </a:solidFill>
                          <a:ln w="9525">
                            <a:solidFill>
                              <a:srgbClr val="000000"/>
                            </a:solidFill>
                            <a:miter lim="800000"/>
                            <a:headEnd/>
                            <a:tailEnd/>
                          </a:ln>
                        </wps:spPr>
                        <wps:txbx>
                          <w:txbxContent>
                            <w:p w:rsidR="00802395" w:rsidRPr="00DA2CD6" w:rsidRDefault="00802395" w:rsidP="0028485B">
                              <w:pPr>
                                <w:autoSpaceDE w:val="0"/>
                                <w:autoSpaceDN w:val="0"/>
                                <w:adjustRightInd w:val="0"/>
                                <w:jc w:val="center"/>
                                <w:rPr>
                                  <w:rFonts w:ascii="Arial" w:hAnsi="Arial" w:cs="Arial"/>
                                  <w:sz w:val="16"/>
                                  <w:szCs w:val="16"/>
                                </w:rPr>
                              </w:pPr>
                            </w:p>
                            <w:p w:rsidR="00802395" w:rsidRPr="00DA2CD6" w:rsidRDefault="00802395" w:rsidP="0028485B">
                              <w:pPr>
                                <w:jc w:val="center"/>
                                <w:rPr>
                                  <w:rFonts w:ascii="Arial" w:hAnsi="Arial" w:cs="Arial"/>
                                  <w:sz w:val="16"/>
                                  <w:szCs w:val="16"/>
                                </w:rPr>
                              </w:pPr>
                              <w:r w:rsidRPr="00DA2CD6">
                                <w:rPr>
                                  <w:rFonts w:ascii="Arial" w:hAnsi="Arial" w:cs="Arial"/>
                                  <w:sz w:val="16"/>
                                  <w:szCs w:val="16"/>
                                </w:rPr>
                                <w:t>EVACUACION</w:t>
                              </w:r>
                            </w:p>
                          </w:txbxContent>
                        </wps:txbx>
                        <wps:bodyPr rot="0" vert="horz" wrap="square" lIns="64922" tIns="32461" rIns="64922" bIns="32461" anchor="t" anchorCtr="0" upright="1">
                          <a:noAutofit/>
                        </wps:bodyPr>
                      </wps:wsp>
                      <wps:wsp>
                        <wps:cNvPr id="275" name="AutoShape 192"/>
                        <wps:cNvSpPr>
                          <a:spLocks noChangeArrowheads="1"/>
                        </wps:cNvSpPr>
                        <wps:spPr bwMode="auto">
                          <a:xfrm>
                            <a:off x="1524607" y="6654269"/>
                            <a:ext cx="1828806" cy="333401"/>
                          </a:xfrm>
                          <a:prstGeom prst="flowChartProcess">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Evacúe ordenadamente hacia el punto de reunión</w:t>
                              </w:r>
                            </w:p>
                          </w:txbxContent>
                        </wps:txbx>
                        <wps:bodyPr rot="0" vert="horz" wrap="square" lIns="64922" tIns="32461" rIns="64922" bIns="32461" anchor="t" anchorCtr="0" upright="1">
                          <a:noAutofit/>
                        </wps:bodyPr>
                      </wps:wsp>
                      <wps:wsp>
                        <wps:cNvPr id="276" name="AutoShape 193"/>
                        <wps:cNvSpPr>
                          <a:spLocks noChangeArrowheads="1"/>
                        </wps:cNvSpPr>
                        <wps:spPr bwMode="auto">
                          <a:xfrm>
                            <a:off x="1753208" y="7130470"/>
                            <a:ext cx="1412204" cy="679501"/>
                          </a:xfrm>
                          <a:prstGeom prst="flowChartDecision">
                            <a:avLst/>
                          </a:prstGeom>
                          <a:gradFill rotWithShape="1">
                            <a:gsLst>
                              <a:gs pos="0">
                                <a:srgbClr val="9EEAFF"/>
                              </a:gs>
                              <a:gs pos="35001">
                                <a:srgbClr val="BBEFFF"/>
                              </a:gs>
                              <a:gs pos="100000">
                                <a:srgbClr val="E4F9FF"/>
                              </a:gs>
                            </a:gsLst>
                            <a:lin ang="16200000" scaled="1"/>
                          </a:gradFill>
                          <a:ln w="9525">
                            <a:solidFill>
                              <a:srgbClr val="40A7C2"/>
                            </a:solidFill>
                            <a:miter lim="800000"/>
                            <a:headEnd/>
                            <a:tailEnd/>
                          </a:ln>
                          <a:effectLst>
                            <a:outerShdw dist="20000" dir="5400000" rotWithShape="0">
                              <a:srgbClr val="000000">
                                <a:alpha val="37999"/>
                              </a:srgbClr>
                            </a:outerShdw>
                          </a:effectLst>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Hay orden de reingreso</w:t>
                              </w:r>
                            </w:p>
                          </w:txbxContent>
                        </wps:txbx>
                        <wps:bodyPr rot="0" vert="horz" wrap="square" lIns="64922" tIns="32461" rIns="64922" bIns="32461" anchor="t" anchorCtr="0" upright="1">
                          <a:noAutofit/>
                        </wps:bodyPr>
                      </wps:wsp>
                      <wps:wsp>
                        <wps:cNvPr id="277" name="Rectangle 194"/>
                        <wps:cNvSpPr>
                          <a:spLocks noChangeArrowheads="1"/>
                        </wps:cNvSpPr>
                        <wps:spPr bwMode="auto">
                          <a:xfrm>
                            <a:off x="915005" y="7378171"/>
                            <a:ext cx="347301" cy="183500"/>
                          </a:xfrm>
                          <a:prstGeom prst="rect">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No</w:t>
                              </w:r>
                            </w:p>
                          </w:txbxContent>
                        </wps:txbx>
                        <wps:bodyPr rot="0" vert="horz" wrap="square" lIns="64922" tIns="32461" rIns="64922" bIns="32461" anchor="t" anchorCtr="0" upright="1">
                          <a:noAutofit/>
                        </wps:bodyPr>
                      </wps:wsp>
                      <wps:wsp>
                        <wps:cNvPr id="278" name="Rectangle 195"/>
                        <wps:cNvSpPr>
                          <a:spLocks noChangeArrowheads="1"/>
                        </wps:cNvSpPr>
                        <wps:spPr bwMode="auto">
                          <a:xfrm>
                            <a:off x="3468013" y="7368471"/>
                            <a:ext cx="304468" cy="302411"/>
                          </a:xfrm>
                          <a:prstGeom prst="rect">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Si</w:t>
                              </w:r>
                            </w:p>
                          </w:txbxContent>
                        </wps:txbx>
                        <wps:bodyPr rot="0" vert="horz" wrap="square" lIns="64922" tIns="32461" rIns="64922" bIns="32461" anchor="t" anchorCtr="0" upright="1">
                          <a:spAutoFit/>
                        </wps:bodyPr>
                      </wps:wsp>
                      <wps:wsp>
                        <wps:cNvPr id="279" name="AutoShape 196"/>
                        <wps:cNvSpPr>
                          <a:spLocks noChangeArrowheads="1"/>
                        </wps:cNvSpPr>
                        <wps:spPr bwMode="auto">
                          <a:xfrm>
                            <a:off x="114802" y="7692471"/>
                            <a:ext cx="1943106" cy="390101"/>
                          </a:xfrm>
                          <a:prstGeom prst="flowChartProcess">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Permanezca en  el punto de reunión, Atienda instrucciones de los cuerpos de socorro</w:t>
                              </w:r>
                            </w:p>
                          </w:txbxContent>
                        </wps:txbx>
                        <wps:bodyPr rot="0" vert="horz" wrap="square" lIns="38340" tIns="7668" rIns="38340" bIns="7668" anchor="t" anchorCtr="0" upright="1">
                          <a:noAutofit/>
                        </wps:bodyPr>
                      </wps:wsp>
                      <wps:wsp>
                        <wps:cNvPr id="280" name="AutoShape 197"/>
                        <wps:cNvSpPr>
                          <a:spLocks noChangeArrowheads="1"/>
                        </wps:cNvSpPr>
                        <wps:spPr bwMode="auto">
                          <a:xfrm>
                            <a:off x="2993111" y="6054168"/>
                            <a:ext cx="1615105" cy="767101"/>
                          </a:xfrm>
                          <a:prstGeom prst="flowChartDecision">
                            <a:avLst/>
                          </a:prstGeom>
                          <a:gradFill rotWithShape="1">
                            <a:gsLst>
                              <a:gs pos="0">
                                <a:srgbClr val="9EEAFF"/>
                              </a:gs>
                              <a:gs pos="35001">
                                <a:srgbClr val="BBEFFF"/>
                              </a:gs>
                              <a:gs pos="100000">
                                <a:srgbClr val="E4F9FF"/>
                              </a:gs>
                            </a:gsLst>
                            <a:lin ang="16200000" scaled="1"/>
                          </a:gradFill>
                          <a:ln w="9525">
                            <a:solidFill>
                              <a:srgbClr val="40A7C2"/>
                            </a:solidFill>
                            <a:miter lim="800000"/>
                            <a:headEnd/>
                            <a:tailEnd/>
                          </a:ln>
                          <a:effectLst>
                            <a:outerShdw dist="20000" dir="5400000" rotWithShape="0">
                              <a:srgbClr val="000000">
                                <a:alpha val="37999"/>
                              </a:srgbClr>
                            </a:outerShdw>
                          </a:effectLst>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Hay orden de evacuación</w:t>
                              </w:r>
                            </w:p>
                          </w:txbxContent>
                        </wps:txbx>
                        <wps:bodyPr rot="0" vert="horz" wrap="square" lIns="12780" tIns="25560" rIns="12780" bIns="25560" anchor="t" anchorCtr="0" upright="1">
                          <a:noAutofit/>
                        </wps:bodyPr>
                      </wps:wsp>
                      <wps:wsp>
                        <wps:cNvPr id="282" name="AutoShape 198"/>
                        <wps:cNvSpPr>
                          <a:spLocks noChangeArrowheads="1"/>
                        </wps:cNvSpPr>
                        <wps:spPr bwMode="auto">
                          <a:xfrm>
                            <a:off x="4277316" y="6673270"/>
                            <a:ext cx="1609705" cy="231200"/>
                          </a:xfrm>
                          <a:prstGeom prst="flowChartProcess">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 xml:space="preserve">Regrese a su sitio de trabajo </w:t>
                              </w:r>
                            </w:p>
                          </w:txbxContent>
                        </wps:txbx>
                        <wps:bodyPr rot="0" vert="horz" wrap="square" lIns="64922" tIns="32461" rIns="64922" bIns="32461" anchor="t" anchorCtr="0" upright="1">
                          <a:noAutofit/>
                        </wps:bodyPr>
                      </wps:wsp>
                      <wps:wsp>
                        <wps:cNvPr id="283" name="Rectangle 199"/>
                        <wps:cNvSpPr>
                          <a:spLocks noChangeArrowheads="1"/>
                        </wps:cNvSpPr>
                        <wps:spPr bwMode="auto">
                          <a:xfrm>
                            <a:off x="2286409" y="6254069"/>
                            <a:ext cx="299388" cy="302411"/>
                          </a:xfrm>
                          <a:prstGeom prst="rect">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Si</w:t>
                              </w:r>
                            </w:p>
                          </w:txbxContent>
                        </wps:txbx>
                        <wps:bodyPr rot="0" vert="horz" wrap="square" lIns="64922" tIns="32461" rIns="64922" bIns="32461" anchor="t" anchorCtr="0" upright="1">
                          <a:spAutoFit/>
                        </wps:bodyPr>
                      </wps:wsp>
                      <wps:wsp>
                        <wps:cNvPr id="284" name="Rectangle 200"/>
                        <wps:cNvSpPr>
                          <a:spLocks noChangeArrowheads="1"/>
                        </wps:cNvSpPr>
                        <wps:spPr bwMode="auto">
                          <a:xfrm>
                            <a:off x="4904317" y="6254069"/>
                            <a:ext cx="363523" cy="302411"/>
                          </a:xfrm>
                          <a:prstGeom prst="rect">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No</w:t>
                              </w:r>
                            </w:p>
                          </w:txbxContent>
                        </wps:txbx>
                        <wps:bodyPr rot="0" vert="horz" wrap="square" lIns="64922" tIns="32461" rIns="64922" bIns="32461" anchor="t" anchorCtr="0" upright="1">
                          <a:spAutoFit/>
                        </wps:bodyPr>
                      </wps:wsp>
                      <wps:wsp>
                        <wps:cNvPr id="285" name="Rectangle 201"/>
                        <wps:cNvSpPr>
                          <a:spLocks noChangeArrowheads="1"/>
                        </wps:cNvSpPr>
                        <wps:spPr bwMode="auto">
                          <a:xfrm>
                            <a:off x="4344016" y="7140670"/>
                            <a:ext cx="1485905" cy="218400"/>
                          </a:xfrm>
                          <a:prstGeom prst="rect">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Evalué daños</w:t>
                              </w:r>
                            </w:p>
                          </w:txbxContent>
                        </wps:txbx>
                        <wps:bodyPr rot="0" vert="horz" wrap="square" lIns="64922" tIns="32461" rIns="64922" bIns="32461" anchor="t" anchorCtr="0" upright="1">
                          <a:noAutofit/>
                        </wps:bodyPr>
                      </wps:wsp>
                      <wps:wsp>
                        <wps:cNvPr id="286" name="Rectangle 202"/>
                        <wps:cNvSpPr>
                          <a:spLocks noChangeArrowheads="1"/>
                        </wps:cNvSpPr>
                        <wps:spPr bwMode="auto">
                          <a:xfrm>
                            <a:off x="4344016" y="7619471"/>
                            <a:ext cx="1485905" cy="311101"/>
                          </a:xfrm>
                          <a:prstGeom prst="rect">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Reporte a su superior inmediato</w:t>
                              </w:r>
                            </w:p>
                          </w:txbxContent>
                        </wps:txbx>
                        <wps:bodyPr rot="0" vert="horz" wrap="square" lIns="64922" tIns="32461" rIns="64922" bIns="32461" anchor="t" anchorCtr="0" upright="1">
                          <a:noAutofit/>
                        </wps:bodyPr>
                      </wps:wsp>
                      <wps:wsp>
                        <wps:cNvPr id="287" name="Rectangle 203"/>
                        <wps:cNvSpPr>
                          <a:spLocks noChangeArrowheads="1"/>
                        </wps:cNvSpPr>
                        <wps:spPr bwMode="auto">
                          <a:xfrm>
                            <a:off x="67202" y="8287472"/>
                            <a:ext cx="2338107" cy="352401"/>
                          </a:xfrm>
                          <a:prstGeom prst="rect">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Colabore con los Brigadistas para el conteo de personal, Atienda Instrucciones</w:t>
                              </w:r>
                            </w:p>
                          </w:txbxContent>
                        </wps:txbx>
                        <wps:bodyPr rot="0" vert="horz" wrap="square" lIns="64922" tIns="32461" rIns="64922" bIns="32461" anchor="t" anchorCtr="0" upright="1">
                          <a:noAutofit/>
                        </wps:bodyPr>
                      </wps:wsp>
                      <wps:wsp>
                        <wps:cNvPr id="1568" name="AutoShape 204">
                          <a:hlinkClick r:id="rId25"/>
                        </wps:cNvPr>
                        <wps:cNvSpPr>
                          <a:spLocks noChangeArrowheads="1"/>
                        </wps:cNvSpPr>
                        <wps:spPr bwMode="auto">
                          <a:xfrm>
                            <a:off x="5226019" y="5054067"/>
                            <a:ext cx="1080303" cy="813101"/>
                          </a:xfrm>
                          <a:prstGeom prst="flowChartOffpageConnector">
                            <a:avLst/>
                          </a:prstGeom>
                          <a:solidFill>
                            <a:srgbClr val="FFFFFF"/>
                          </a:solidFill>
                          <a:ln w="25400">
                            <a:solidFill>
                              <a:srgbClr val="9BBB59"/>
                            </a:solidFill>
                            <a:miter lim="800000"/>
                            <a:headEnd/>
                            <a:tailEnd/>
                          </a:ln>
                        </wps:spPr>
                        <wps:txbx>
                          <w:txbxContent>
                            <w:p w:rsidR="00802395" w:rsidRPr="00DA2CD6" w:rsidRDefault="00802395" w:rsidP="0028485B">
                              <w:pPr>
                                <w:autoSpaceDE w:val="0"/>
                                <w:autoSpaceDN w:val="0"/>
                                <w:adjustRightInd w:val="0"/>
                                <w:jc w:val="center"/>
                                <w:rPr>
                                  <w:rFonts w:ascii="Arial" w:hAnsi="Arial" w:cs="Arial"/>
                                  <w:sz w:val="16"/>
                                  <w:szCs w:val="16"/>
                                </w:rPr>
                              </w:pPr>
                              <w:r w:rsidRPr="00DA2CD6">
                                <w:rPr>
                                  <w:rFonts w:ascii="Arial" w:hAnsi="Arial" w:cs="Arial"/>
                                  <w:sz w:val="16"/>
                                  <w:szCs w:val="16"/>
                                </w:rPr>
                                <w:t>EVACUACION</w:t>
                              </w:r>
                            </w:p>
                            <w:p w:rsidR="00802395" w:rsidRPr="00DA2CD6" w:rsidRDefault="00802395" w:rsidP="0028485B">
                              <w:pPr>
                                <w:autoSpaceDE w:val="0"/>
                                <w:autoSpaceDN w:val="0"/>
                                <w:adjustRightInd w:val="0"/>
                                <w:jc w:val="center"/>
                                <w:rPr>
                                  <w:rFonts w:ascii="Arial" w:hAnsi="Arial" w:cs="Arial"/>
                                  <w:sz w:val="16"/>
                                  <w:szCs w:val="16"/>
                                </w:rPr>
                              </w:pPr>
                              <w:r w:rsidRPr="00DA2CD6">
                                <w:rPr>
                                  <w:rFonts w:ascii="Arial" w:hAnsi="Arial" w:cs="Arial"/>
                                  <w:sz w:val="16"/>
                                  <w:szCs w:val="16"/>
                                </w:rPr>
                                <w:t>DE</w:t>
                              </w:r>
                            </w:p>
                            <w:p w:rsidR="00802395" w:rsidRPr="00DA2CD6" w:rsidRDefault="00802395" w:rsidP="0028485B">
                              <w:pPr>
                                <w:jc w:val="center"/>
                                <w:rPr>
                                  <w:rFonts w:ascii="Arial" w:hAnsi="Arial" w:cs="Arial"/>
                                  <w:sz w:val="16"/>
                                  <w:szCs w:val="16"/>
                                </w:rPr>
                              </w:pPr>
                              <w:r w:rsidRPr="00DA2CD6">
                                <w:rPr>
                                  <w:rFonts w:ascii="Arial" w:hAnsi="Arial" w:cs="Arial"/>
                                  <w:sz w:val="16"/>
                                  <w:szCs w:val="16"/>
                                </w:rPr>
                                <w:t>LESIONADOS</w:t>
                              </w:r>
                            </w:p>
                          </w:txbxContent>
                        </wps:txbx>
                        <wps:bodyPr rot="0" vert="horz" wrap="square" lIns="64922" tIns="32461" rIns="64922" bIns="32461" anchor="t" anchorCtr="0" upright="1">
                          <a:noAutofit/>
                        </wps:bodyPr>
                      </wps:wsp>
                      <wps:wsp>
                        <wps:cNvPr id="1569" name="AutoShape 205"/>
                        <wps:cNvSpPr>
                          <a:spLocks noChangeArrowheads="1"/>
                        </wps:cNvSpPr>
                        <wps:spPr bwMode="auto">
                          <a:xfrm>
                            <a:off x="1486507" y="4215865"/>
                            <a:ext cx="1506605" cy="896002"/>
                          </a:xfrm>
                          <a:prstGeom prst="flowChartDecision">
                            <a:avLst/>
                          </a:prstGeom>
                          <a:gradFill rotWithShape="1">
                            <a:gsLst>
                              <a:gs pos="0">
                                <a:srgbClr val="9EEAFF"/>
                              </a:gs>
                              <a:gs pos="35001">
                                <a:srgbClr val="BBEFFF"/>
                              </a:gs>
                              <a:gs pos="100000">
                                <a:srgbClr val="E4F9FF"/>
                              </a:gs>
                            </a:gsLst>
                            <a:lin ang="16200000" scaled="1"/>
                          </a:gradFill>
                          <a:ln w="9525">
                            <a:solidFill>
                              <a:srgbClr val="40A7C2"/>
                            </a:solidFill>
                            <a:miter lim="800000"/>
                            <a:headEnd/>
                            <a:tailEnd/>
                          </a:ln>
                          <a:effectLst>
                            <a:outerShdw dist="20000" dir="5400000" rotWithShape="0">
                              <a:srgbClr val="000000">
                                <a:alpha val="37999"/>
                              </a:srgbClr>
                            </a:outerShdw>
                          </a:effectLst>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Hay lesionados</w:t>
                              </w:r>
                            </w:p>
                          </w:txbxContent>
                        </wps:txbx>
                        <wps:bodyPr rot="0" vert="horz" wrap="square" lIns="64922" tIns="32461" rIns="64922" bIns="32461" anchor="t" anchorCtr="0" upright="1">
                          <a:noAutofit/>
                        </wps:bodyPr>
                      </wps:wsp>
                      <wps:wsp>
                        <wps:cNvPr id="1570" name="AutoShape 206"/>
                        <wps:cNvSpPr>
                          <a:spLocks noChangeArrowheads="1"/>
                        </wps:cNvSpPr>
                        <wps:spPr bwMode="auto">
                          <a:xfrm>
                            <a:off x="3172412" y="4777866"/>
                            <a:ext cx="1355104" cy="334001"/>
                          </a:xfrm>
                          <a:prstGeom prst="flowChartProcess">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Preste atención a la víctima, no le abandone</w:t>
                              </w:r>
                            </w:p>
                          </w:txbxContent>
                        </wps:txbx>
                        <wps:bodyPr rot="0" vert="horz" wrap="square" lIns="64922" tIns="32461" rIns="64922" bIns="32461" anchor="t" anchorCtr="0" upright="1">
                          <a:noAutofit/>
                        </wps:bodyPr>
                      </wps:wsp>
                      <wps:wsp>
                        <wps:cNvPr id="1571" name="Rectangle 207"/>
                        <wps:cNvSpPr>
                          <a:spLocks noChangeArrowheads="1"/>
                        </wps:cNvSpPr>
                        <wps:spPr bwMode="auto">
                          <a:xfrm>
                            <a:off x="800705" y="4377766"/>
                            <a:ext cx="345401" cy="228600"/>
                          </a:xfrm>
                          <a:prstGeom prst="rect">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No</w:t>
                              </w:r>
                            </w:p>
                          </w:txbxContent>
                        </wps:txbx>
                        <wps:bodyPr rot="0" vert="horz" wrap="square" lIns="64922" tIns="32461" rIns="64922" bIns="32461" anchor="t" anchorCtr="0" upright="1">
                          <a:noAutofit/>
                        </wps:bodyPr>
                      </wps:wsp>
                      <wps:wsp>
                        <wps:cNvPr id="1572" name="Rectangle 208"/>
                        <wps:cNvSpPr>
                          <a:spLocks noChangeArrowheads="1"/>
                        </wps:cNvSpPr>
                        <wps:spPr bwMode="auto">
                          <a:xfrm>
                            <a:off x="3706414" y="4377766"/>
                            <a:ext cx="294701" cy="228600"/>
                          </a:xfrm>
                          <a:prstGeom prst="rect">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Si</w:t>
                              </w:r>
                            </w:p>
                          </w:txbxContent>
                        </wps:txbx>
                        <wps:bodyPr rot="0" vert="horz" wrap="square" lIns="64922" tIns="32461" rIns="64922" bIns="32461" anchor="t" anchorCtr="0" upright="1">
                          <a:noAutofit/>
                        </wps:bodyPr>
                      </wps:wsp>
                      <wps:wsp>
                        <wps:cNvPr id="1573" name="Rectangle 209"/>
                        <wps:cNvSpPr>
                          <a:spLocks noChangeArrowheads="1"/>
                        </wps:cNvSpPr>
                        <wps:spPr bwMode="auto">
                          <a:xfrm>
                            <a:off x="114902" y="5111867"/>
                            <a:ext cx="1714505" cy="532701"/>
                          </a:xfrm>
                          <a:prstGeom prst="rect">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Espere la llegada de la brigada de emergencias,  atienda instrucciones</w:t>
                              </w:r>
                            </w:p>
                          </w:txbxContent>
                        </wps:txbx>
                        <wps:bodyPr rot="0" vert="horz" wrap="square" lIns="64922" tIns="32461" rIns="64922" bIns="32461" anchor="t" anchorCtr="0" upright="1">
                          <a:noAutofit/>
                        </wps:bodyPr>
                      </wps:wsp>
                      <wps:wsp>
                        <wps:cNvPr id="1574" name="AutoShape 210"/>
                        <wps:cNvSpPr>
                          <a:spLocks noChangeArrowheads="1"/>
                        </wps:cNvSpPr>
                        <wps:spPr bwMode="auto">
                          <a:xfrm>
                            <a:off x="3162912" y="5282667"/>
                            <a:ext cx="1371604" cy="214600"/>
                          </a:xfrm>
                          <a:prstGeom prst="flowChartProcess">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Evacue a las víctimas</w:t>
                              </w:r>
                            </w:p>
                          </w:txbxContent>
                        </wps:txbx>
                        <wps:bodyPr rot="0" vert="horz" wrap="square" lIns="64922" tIns="32461" rIns="64922" bIns="32461" anchor="t" anchorCtr="0" upright="1">
                          <a:noAutofit/>
                        </wps:bodyPr>
                      </wps:wsp>
                      <wps:wsp>
                        <wps:cNvPr id="1575" name="AutoShape 211"/>
                        <wps:cNvSpPr>
                          <a:spLocks noChangeArrowheads="1"/>
                        </wps:cNvSpPr>
                        <wps:spPr bwMode="auto">
                          <a:xfrm>
                            <a:off x="2993111" y="5572868"/>
                            <a:ext cx="1911606" cy="371501"/>
                          </a:xfrm>
                          <a:prstGeom prst="flowChartPreparation">
                            <a:avLst/>
                          </a:prstGeom>
                          <a:solidFill>
                            <a:srgbClr val="FFFFFF"/>
                          </a:solidFill>
                          <a:ln w="9525">
                            <a:solidFill>
                              <a:srgbClr val="000000"/>
                            </a:solidFill>
                            <a:miter lim="800000"/>
                            <a:headEnd/>
                            <a:tailEnd/>
                          </a:ln>
                        </wps:spPr>
                        <wps:txbx>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Prepárese para evacuación</w:t>
                              </w:r>
                            </w:p>
                          </w:txbxContent>
                        </wps:txbx>
                        <wps:bodyPr rot="0" vert="horz" wrap="square" lIns="64922" tIns="32461" rIns="64922" bIns="32461" anchor="t" anchorCtr="0" upright="1">
                          <a:noAutofit/>
                        </wps:bodyPr>
                      </wps:wsp>
                      <wps:wsp>
                        <wps:cNvPr id="1576" name="AutoShape 215"/>
                        <wps:cNvCnPr>
                          <a:cxnSpLocks noChangeShapeType="1"/>
                        </wps:cNvCnPr>
                        <wps:spPr bwMode="auto">
                          <a:xfrm flipH="1">
                            <a:off x="3849914" y="4606366"/>
                            <a:ext cx="3800" cy="171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7" name="AutoShape 216"/>
                        <wps:cNvCnPr>
                          <a:cxnSpLocks noChangeShapeType="1"/>
                        </wps:cNvCnPr>
                        <wps:spPr bwMode="auto">
                          <a:xfrm flipH="1">
                            <a:off x="3848714" y="5111867"/>
                            <a:ext cx="1200" cy="170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8" name="AutoShape 217"/>
                        <wps:cNvCnPr>
                          <a:cxnSpLocks noChangeShapeType="1"/>
                        </wps:cNvCnPr>
                        <wps:spPr bwMode="auto">
                          <a:xfrm>
                            <a:off x="3848714" y="5497267"/>
                            <a:ext cx="1500" cy="75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9" name="AutoShape 219"/>
                        <wps:cNvCnPr>
                          <a:cxnSpLocks noChangeShapeType="1"/>
                        </wps:cNvCnPr>
                        <wps:spPr bwMode="auto">
                          <a:xfrm flipH="1">
                            <a:off x="3835614" y="5944368"/>
                            <a:ext cx="14600" cy="109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0" name="AutoShape 220"/>
                        <wps:cNvCnPr>
                          <a:cxnSpLocks noChangeShapeType="1"/>
                        </wps:cNvCnPr>
                        <wps:spPr bwMode="auto">
                          <a:xfrm>
                            <a:off x="4534516" y="5389967"/>
                            <a:ext cx="691502" cy="7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1" name="AutoShape 221"/>
                        <wps:cNvCnPr>
                          <a:cxnSpLocks noChangeShapeType="1"/>
                        </wps:cNvCnPr>
                        <wps:spPr bwMode="auto">
                          <a:xfrm>
                            <a:off x="4448716" y="6326569"/>
                            <a:ext cx="456001" cy="29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2" name="AutoShape 222"/>
                        <wps:cNvCnPr>
                          <a:cxnSpLocks noChangeShapeType="1"/>
                        </wps:cNvCnPr>
                        <wps:spPr bwMode="auto">
                          <a:xfrm flipH="1">
                            <a:off x="2586310" y="6326569"/>
                            <a:ext cx="636202" cy="29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3" name="AutoShape 223"/>
                        <wps:cNvCnPr>
                          <a:cxnSpLocks noChangeShapeType="1"/>
                        </wps:cNvCnPr>
                        <wps:spPr bwMode="auto">
                          <a:xfrm flipH="1">
                            <a:off x="5082118" y="6458669"/>
                            <a:ext cx="4200" cy="214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4" name="AutoShape 224"/>
                        <wps:cNvCnPr>
                          <a:cxnSpLocks noChangeShapeType="1"/>
                        </wps:cNvCnPr>
                        <wps:spPr bwMode="auto">
                          <a:xfrm>
                            <a:off x="3165412" y="7470271"/>
                            <a:ext cx="302901"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5" name="AutoShape 225"/>
                        <wps:cNvCnPr>
                          <a:cxnSpLocks noChangeShapeType="1"/>
                        </wps:cNvCnPr>
                        <wps:spPr bwMode="auto">
                          <a:xfrm flipV="1">
                            <a:off x="3772514" y="6788870"/>
                            <a:ext cx="504802" cy="68200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86" name="AutoShape 226"/>
                        <wps:cNvCnPr>
                          <a:cxnSpLocks noChangeShapeType="1"/>
                        </wps:cNvCnPr>
                        <wps:spPr bwMode="auto">
                          <a:xfrm>
                            <a:off x="5082118" y="6904470"/>
                            <a:ext cx="4800" cy="23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7" name="AutoShape 227"/>
                        <wps:cNvCnPr>
                          <a:cxnSpLocks noChangeShapeType="1"/>
                        </wps:cNvCnPr>
                        <wps:spPr bwMode="auto">
                          <a:xfrm>
                            <a:off x="5086918" y="7359071"/>
                            <a:ext cx="600" cy="260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8" name="AutoShape 228"/>
                        <wps:cNvCnPr>
                          <a:cxnSpLocks noChangeShapeType="1"/>
                        </wps:cNvCnPr>
                        <wps:spPr bwMode="auto">
                          <a:xfrm>
                            <a:off x="2436410" y="6458669"/>
                            <a:ext cx="2600" cy="195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9" name="AutoShape 229"/>
                        <wps:cNvCnPr>
                          <a:cxnSpLocks noChangeShapeType="1"/>
                        </wps:cNvCnPr>
                        <wps:spPr bwMode="auto">
                          <a:xfrm flipH="1" flipV="1">
                            <a:off x="1029305" y="6816170"/>
                            <a:ext cx="495302" cy="5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0" name="AutoShape 230"/>
                        <wps:cNvCnPr>
                          <a:cxnSpLocks noChangeShapeType="1"/>
                        </wps:cNvCnPr>
                        <wps:spPr bwMode="auto">
                          <a:xfrm>
                            <a:off x="2439010" y="6987670"/>
                            <a:ext cx="20300" cy="142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1" name="AutoShape 231"/>
                        <wps:cNvCnPr>
                          <a:cxnSpLocks noChangeShapeType="1"/>
                        </wps:cNvCnPr>
                        <wps:spPr bwMode="auto">
                          <a:xfrm flipH="1" flipV="1">
                            <a:off x="1262306" y="7469871"/>
                            <a:ext cx="490902" cy="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2" name="AutoShape 232"/>
                        <wps:cNvCnPr>
                          <a:cxnSpLocks noChangeShapeType="1"/>
                        </wps:cNvCnPr>
                        <wps:spPr bwMode="auto">
                          <a:xfrm flipH="1">
                            <a:off x="1086405" y="7561671"/>
                            <a:ext cx="2500" cy="130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3" name="AutoShape 233"/>
                        <wps:cNvCnPr>
                          <a:cxnSpLocks noChangeShapeType="1"/>
                        </wps:cNvCnPr>
                        <wps:spPr bwMode="auto">
                          <a:xfrm>
                            <a:off x="1086405" y="8149672"/>
                            <a:ext cx="149900" cy="13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4" name="AutoShape 234"/>
                        <wps:cNvCnPr>
                          <a:cxnSpLocks noChangeShapeType="1"/>
                        </wps:cNvCnPr>
                        <wps:spPr bwMode="auto">
                          <a:xfrm rot="5400000">
                            <a:off x="4338216" y="7715971"/>
                            <a:ext cx="534101" cy="96330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95" name="AutoShape 235"/>
                        <wps:cNvCnPr>
                          <a:cxnSpLocks noChangeShapeType="1"/>
                        </wps:cNvCnPr>
                        <wps:spPr bwMode="auto">
                          <a:xfrm>
                            <a:off x="2405310" y="8463673"/>
                            <a:ext cx="1024303" cy="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6" name="AutoShape 236"/>
                        <wps:cNvCnPr>
                          <a:cxnSpLocks noChangeShapeType="1"/>
                        </wps:cNvCnPr>
                        <wps:spPr bwMode="auto">
                          <a:xfrm flipH="1">
                            <a:off x="3759114" y="2329862"/>
                            <a:ext cx="380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7" name="AutoShape 237"/>
                        <wps:cNvCnPr>
                          <a:cxnSpLocks noChangeShapeType="1"/>
                        </wps:cNvCnPr>
                        <wps:spPr bwMode="auto">
                          <a:xfrm flipH="1">
                            <a:off x="3658114" y="2786163"/>
                            <a:ext cx="513502" cy="262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8" name="8 Conector recto de flecha"/>
                        <wps:cNvCnPr>
                          <a:cxnSpLocks noChangeShapeType="1"/>
                        </wps:cNvCnPr>
                        <wps:spPr bwMode="auto">
                          <a:xfrm>
                            <a:off x="1594707" y="4072965"/>
                            <a:ext cx="645102" cy="1429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9" name="9 Conector recto de flecha"/>
                        <wps:cNvCnPr>
                          <a:cxnSpLocks noChangeShapeType="1"/>
                        </wps:cNvCnPr>
                        <wps:spPr bwMode="auto">
                          <a:xfrm flipH="1" flipV="1">
                            <a:off x="1146106" y="4492066"/>
                            <a:ext cx="340401" cy="1718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00" name="10 Conector recto de flecha"/>
                        <wps:cNvCnPr>
                          <a:cxnSpLocks noChangeShapeType="1"/>
                        </wps:cNvCnPr>
                        <wps:spPr bwMode="auto">
                          <a:xfrm flipV="1">
                            <a:off x="2993111" y="4492066"/>
                            <a:ext cx="713302" cy="1718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01" name="12 Conector recto de flecha"/>
                        <wps:cNvCnPr>
                          <a:cxnSpLocks noChangeShapeType="1"/>
                        </wps:cNvCnPr>
                        <wps:spPr bwMode="auto">
                          <a:xfrm flipH="1" flipV="1">
                            <a:off x="1953208" y="3475764"/>
                            <a:ext cx="857203" cy="851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02" name="13 Conector recto de flecha"/>
                        <wps:cNvCnPr>
                          <a:cxnSpLocks noChangeShapeType="1"/>
                        </wps:cNvCnPr>
                        <wps:spPr bwMode="auto">
                          <a:xfrm flipV="1">
                            <a:off x="4448716" y="3502464"/>
                            <a:ext cx="354701" cy="584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03" name="14 Conector recto de flecha"/>
                        <wps:cNvCnPr>
                          <a:cxnSpLocks noChangeShapeType="1"/>
                        </wps:cNvCnPr>
                        <wps:spPr bwMode="auto">
                          <a:xfrm flipH="1">
                            <a:off x="1594707" y="3564364"/>
                            <a:ext cx="203901" cy="165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04" name="15 Conector recto de flecha"/>
                        <wps:cNvCnPr>
                          <a:cxnSpLocks noChangeShapeType="1"/>
                        </wps:cNvCnPr>
                        <wps:spPr bwMode="auto">
                          <a:xfrm flipH="1">
                            <a:off x="4933218" y="3616764"/>
                            <a:ext cx="41600" cy="2815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05" name="16 Conector recto de flecha"/>
                        <wps:cNvCnPr>
                          <a:cxnSpLocks noChangeShapeType="1"/>
                        </wps:cNvCnPr>
                        <wps:spPr bwMode="auto">
                          <a:xfrm flipH="1">
                            <a:off x="972105" y="4606366"/>
                            <a:ext cx="1300" cy="505501"/>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06" name="18 Conector angular"/>
                        <wps:cNvCnPr>
                          <a:cxnSpLocks noChangeShapeType="1"/>
                        </wps:cNvCnPr>
                        <wps:spPr bwMode="auto">
                          <a:xfrm rot="16200000" flipH="1">
                            <a:off x="1925608" y="4691065"/>
                            <a:ext cx="114000" cy="2021006"/>
                          </a:xfrm>
                          <a:prstGeom prst="bentConnector2">
                            <a:avLst/>
                          </a:prstGeom>
                          <a:noFill/>
                          <a:ln w="9525">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CDEBBD6" id="Lienzo 1607" o:spid="_x0000_s1226" editas="canvas" style="position:absolute;left:0;text-align:left;margin-left:27.35pt;margin-top:0;width:498.55pt;height:683.05pt;z-index:-251650048;mso-position-horizontal-relative:text;mso-position-vertical-relative:text" coordsize="63315,86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">
                <v:shape id="_x0000_s1227" type="#_x0000_t75" style="position:absolute;width:63315;height:86747;visibility:visible;mso-wrap-style:square">
                  <v:fill o:detectmouseclick="t"/>
                  <v:path o:connecttype="none"/>
                </v:shape>
                <v:shape id="AutoShape 161" o:spid="_x0000_s1228" type="#_x0000_t116" style="position:absolute;left:18294;top:7;width:9156;height:2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0bCMUA&#10;AADdAAAADwAAAGRycy9kb3ducmV2LnhtbERPTWsCMRC9F/wPYYTeaqKtVrZGUUFa6EFre2hvw2a6&#10;WdxMlk10t/56UxC8zeN9zmzRuUqcqAmlZw3DgQJBnHtTcqHh63PzMAURIrLByjNp+KMAi3nvboaZ&#10;8S1/0GkfC5FCOGSowcZYZ1KG3JLDMPA1ceJ+feMwJtgU0jTYpnBXyZFSE+mw5NRgsaa1pfywPzoN&#10;yj6/bh9/vt8Pq6fpMew2rTqXrdb3/W75AiJSF2/iq/vNpPnjyRD+v0kn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RsIxQAAAN0AAAAPAAAAAAAAAAAAAAAAAJgCAABkcnMv&#10;ZG93bnJldi54bWxQSwUGAAAAAAQABAD1AAAAigMAAAAA&#10;" fillcolor="#769535" strokecolor="#94b64e">
                  <v:fill color2="#9cc746" rotate="t" angle="180" colors="0 #769535;52429f #9bc348;1 #9cc746" focus="100%" type="gradient">
                    <o:fill v:ext="view" type="gradientUnscaled"/>
                  </v:fill>
                  <v:shadow on="t" color="black" opacity="22936f" origin=",.5" offset="0,.63889mm"/>
                  <v:textbox inset="1.80339mm,.90169mm,1.80339mm,.90169mm">
                    <w:txbxContent>
                      <w:p w:rsidR="00802395" w:rsidRPr="00DA2CD6" w:rsidRDefault="00802395" w:rsidP="0028485B">
                        <w:pPr>
                          <w:jc w:val="center"/>
                          <w:rPr>
                            <w:rFonts w:ascii="Arial" w:hAnsi="Arial" w:cs="Arial"/>
                            <w:b/>
                            <w:sz w:val="16"/>
                            <w:szCs w:val="16"/>
                          </w:rPr>
                        </w:pPr>
                        <w:r w:rsidRPr="00DA2CD6">
                          <w:rPr>
                            <w:rFonts w:ascii="Arial" w:hAnsi="Arial" w:cs="Arial"/>
                            <w:b/>
                            <w:sz w:val="16"/>
                            <w:szCs w:val="16"/>
                          </w:rPr>
                          <w:t>SISMO</w:t>
                        </w:r>
                      </w:p>
                    </w:txbxContent>
                  </v:textbox>
                </v:shape>
                <v:shape id="AutoShape 162" o:spid="_x0000_s1229" type="#_x0000_t109" style="position:absolute;left:9150;top:4248;width:2743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6FXsEA&#10;AADdAAAADwAAAGRycy9kb3ducmV2LnhtbERPyWrDMBC9B/oPYgq9JXINNcGNEkJKoLeS5ZDjxBov&#10;1BoJS5Htv68Khd7m8dbZ7CbTi0iD7ywreF1lIIgrqztuFFwvx+UahA/IGnvLpGAmD7vt02KDpbYj&#10;nyieQyNSCPsSFbQhuFJKX7Vk0K+sI05cbQeDIcGhkXrAMYWbXuZZVkiDHaeGFh0dWqq+zw+joJ7z&#10;GD+K2/3kvmLdGbl281gp9fI87d9BBJrCv/jP/anT/Lcih99v0gl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ehV7BAAAA3QAAAA8AAAAAAAAAAAAAAAAAmAIAAGRycy9kb3du&#10;cmV2LnhtbFBLBQYAAAAABAAEAPUAAACGAw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Mantenga la calma</w:t>
                        </w:r>
                      </w:p>
                    </w:txbxContent>
                  </v:textbox>
                </v:shape>
                <v:shape id="AutoShape 163" o:spid="_x0000_s1230" type="#_x0000_t109" style="position:absolute;left:9150;top:7582;width:2743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gxcIA&#10;AADdAAAADwAAAGRycy9kb3ducmV2LnhtbERPyWrDMBC9F/oPYgq9NXISYoIbJYSWQG4ly6HHqTVe&#10;qDUSliLbf18VArnN462z2Y2mE5F631pWMJ9lIIhLq1uuFVwvh7c1CB+QNXaWScFEHnbb56cNFtoO&#10;fKJ4DrVIIewLVNCE4AopfdmQQT+zjjhxle0NhgT7WuoehxRuOrnIslwabDk1NOjoo6Hy93wzCqpp&#10;EeNn/v1zcl+xao1cu2kolXp9GffvIAKN4SG+u486zV/lS/j/Jp0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UiDFwgAAAN0AAAAPAAAAAAAAAAAAAAAAAJgCAABkcnMvZG93&#10;bnJldi54bWxQSwUGAAAAAAQABAD1AAAAhwM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Suspenda las actividades que esté realizando</w:t>
                        </w:r>
                      </w:p>
                    </w:txbxContent>
                  </v:textbox>
                </v:shape>
                <v:shape id="AutoShape 164" o:spid="_x0000_s1231" type="#_x0000_t109" style="position:absolute;left:9150;top:11202;width:27432;height:3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4scIA&#10;AADdAAAADwAAAGRycy9kb3ducmV2LnhtbERPyWrDMBC9F/oPYgq9NXJCYoIbJYSWQG4ly6HHqTVe&#10;qDUSliLbf18VArnN462z2Y2mE5F631pWMJ9lIIhLq1uuFVwvh7c1CB+QNXaWScFEHnbb56cNFtoO&#10;fKJ4DrVIIewLVNCE4AopfdmQQT+zjjhxle0NhgT7WuoehxRuOrnIslwabDk1NOjoo6Hy93wzCqpp&#10;EeNn/v1zcl+xao1cu2kolXp9GffvIAKN4SG+u486zV/lS/j/Jp0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u7ixwgAAAN0AAAAPAAAAAAAAAAAAAAAAAJgCAABkcnMvZG93&#10;bnJldi54bWxQSwUGAAAAAAQABAD1AAAAhwM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Suspenda el suministro de energía a maquinaria y equipos</w:t>
                        </w:r>
                      </w:p>
                    </w:txbxContent>
                  </v:textbox>
                </v:shape>
                <v:shape id="AutoShape 165" o:spid="_x0000_s1232" type="#_x0000_t109" style="position:absolute;left:9150;top:15678;width:2743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dKsEA&#10;AADdAAAADwAAAGRycy9kb3ducmV2LnhtbERPyWrDMBC9B/oPYgq5JXIDMcGNEkJLobeQ5ZDj1Bov&#10;xBoJS5Xtv68Kgdzm8dbZ7kfTiUi9by0reFtmIIhLq1uuFVwvX4sNCB+QNXaWScFEHva7l9kWC20H&#10;PlE8h1qkEPYFKmhCcIWUvmzIoF9aR5y4yvYGQ4J9LXWPQwo3nVxlWS4NtpwaGnT00VB5P/8aBdW0&#10;ivEzv/2c3DFWrZEbNw2lUvPX8fAOItAYnuKH+1un+et8Df/fpBP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3HSrBAAAA3QAAAA8AAAAAAAAAAAAAAAAAmAIAAGRycy9kb3du&#10;cmV2LnhtbFBLBQYAAAAABAAEAPUAAACGAw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Permanezca en el lugar durante el evento</w:t>
                        </w:r>
                      </w:p>
                    </w:txbxContent>
                  </v:textbox>
                </v:shape>
                <v:shape id="AutoShape 166" o:spid="_x0000_s1233" type="#_x0000_t110" style="position:absolute;left:14865;top:17964;width:16002;height:10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unCcMA&#10;AADdAAAADwAAAGRycy9kb3ducmV2LnhtbERP32vCMBB+H/g/hBN8m6kDy6hGEUEYiMg6RXw7mrOt&#10;NpeSRFv31y+Dwd7u4/t582VvGvEg52vLCibjBARxYXXNpYLD1+b1HYQPyBoby6TgSR6Wi8HLHDNt&#10;O/6kRx5KEUPYZ6igCqHNpPRFRQb92LbEkbtYZzBE6EqpHXYx3DTyLUlSabDm2FBhS+uKilt+Nwo0&#10;7o7oTzrfPa/n727db13Yb5UaDfvVDESgPvyL/9wfOs6fpin8fhNPk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unCcMAAADdAAAADwAAAAAAAAAAAAAAAACYAgAAZHJzL2Rv&#10;d25yZXYueG1sUEsFBgAAAAAEAAQA9QAAAIgDAAAAAA==&#10;" fillcolor="#9eeaff" strokecolor="#40a7c2">
                  <v:fill color2="#e4f9ff" rotate="t" angle="180" colors="0 #9eeaff;22938f #bbefff;1 #e4f9ff" focus="100%" type="gradient"/>
                  <v:shadow on="t" color="black" opacity="24903f" origin=",.5" offset="0,.55556mm"/>
                  <v:textbox inset="1.065mm,.213mm,1.065mm,.213mm">
                    <w:txbxContent>
                      <w:p w:rsidR="00802395" w:rsidRPr="00DA2CD6" w:rsidRDefault="00802395" w:rsidP="0028485B">
                        <w:pPr>
                          <w:autoSpaceDE w:val="0"/>
                          <w:autoSpaceDN w:val="0"/>
                          <w:adjustRightInd w:val="0"/>
                          <w:jc w:val="center"/>
                          <w:rPr>
                            <w:rFonts w:ascii="Arial" w:hAnsi="Arial" w:cs="Arial"/>
                            <w:sz w:val="16"/>
                            <w:szCs w:val="16"/>
                          </w:rPr>
                        </w:pPr>
                        <w:r w:rsidRPr="00DA2CD6">
                          <w:rPr>
                            <w:rFonts w:ascii="Arial" w:hAnsi="Arial" w:cs="Arial"/>
                            <w:sz w:val="16"/>
                            <w:szCs w:val="16"/>
                          </w:rPr>
                          <w:t>Existe riesgo de colapso estructural o accidentes</w:t>
                        </w:r>
                      </w:p>
                    </w:txbxContent>
                  </v:textbox>
                </v:shape>
                <v:shape id="AutoShape 167" o:spid="_x0000_s1234" type="#_x0000_t109" style="position:absolute;left:28307;top:24822;width:27394;height:3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kmxsIA&#10;AADdAAAADwAAAGRycy9kb3ducmV2LnhtbERPyWrDMBC9F/IPYgK9NXICdYITJYSWQm8ly6HHqTVe&#10;iDUSlirbf18VArnN462zO4ymE5F631pWsFxkIIhLq1uuFVwvHy8bED4ga+wsk4KJPBz2s6cdFtoO&#10;fKJ4DrVIIewLVNCE4AopfdmQQb+wjjhxle0NhgT7WuoehxRuOrnKslwabDk1NOjoraHydv41Cqpp&#10;FeN7/v1zcl+xao3cuGkolXqej8ctiEBjeIjv7k+d5r/ma/j/Jp0g9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aSbGwgAAAN0AAAAPAAAAAAAAAAAAAAAAAJgCAABkcnMvZG93&#10;bnJldi54bWxQSwUGAAAAAAQABAD1AAAAhwM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Ubique el punto de reunión espere allí con sus compañeros hasta que pasen las réplicas</w:t>
                        </w:r>
                      </w:p>
                    </w:txbxContent>
                  </v:textbox>
                </v:shape>
                <v:rect id="Rectangle 168" o:spid="_x0000_s1235" style="position:absolute;left:8007;top:21108;width:361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o/8MA&#10;AADcAAAADwAAAGRycy9kb3ducmV2LnhtbESPT2vCQBDF7wW/wzJCb3WjpaFEVxFbixcPpiIeh+yY&#10;BLMzIbvG9Nt3hUKPj/fnx1usBteonjpfCxuYThJQxIXYmksDx+/tyzsoH5AtNsJk4Ic8rJajpwVm&#10;Vu58oD4PpYoj7DM0UIXQZlr7oiKHfiItcfQu0jkMUXalth3e47hr9CxJUu2w5kiosKVNRcU1v7nI&#10;PeyvhB9f0pzpM30VcfmuPxnzPB7Wc1CBhvAf/mvvrIHZWwqPM/EI6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Lo/8MAAADcAAAADwAAAAAAAAAAAAAAAACYAgAAZHJzL2Rv&#10;d25yZXYueG1sUEsFBgAAAAAEAAQA9QAAAIgDA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Si</w:t>
                        </w:r>
                      </w:p>
                    </w:txbxContent>
                  </v:textbox>
                </v:rect>
                <v:rect id="Rectangle 169" o:spid="_x0000_s1236" style="position:absolute;left:35915;top:21298;width:3429;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NZMIA&#10;AADcAAAADwAAAGRycy9kb3ducmV2LnhtbESPS2vCQBSF9wX/w3AFd3WiUivRUaQv3HRhKuLykrkm&#10;wcy9ITON6b93hILLw3l8nNWmd7XqqPWVsIHJOAFFnIutuDBw+Pl8XoDyAdliLUwG/sjDZj14WmFq&#10;5cp76rJQqDjCPkUDZQhNqrXPS3Lox9IQR+8srcMQZVto2+I1jrtaT5Nkrh1WHAklNvRWUn7Jfl3k&#10;7r8vhO9fUp/oYz4TcdmuOxozGvbbJahAfXiE/9s7a2D68gr3M/EI6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nk1kwgAAANwAAAAPAAAAAAAAAAAAAAAAAJgCAABkcnMvZG93&#10;bnJldi54bWxQSwUGAAAAAAQABAD1AAAAhwM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No</w:t>
                        </w:r>
                      </w:p>
                    </w:txbxContent>
                  </v:textbox>
                </v:rect>
                <v:shape id="AutoShape 170" o:spid="_x0000_s1237" type="#_x0000_t109" style="position:absolute;left:101;top:25584;width:1943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a3pcAA&#10;AADcAAAADwAAAGRycy9kb3ducmV2LnhtbERPy4rCMBTdD/gP4QruxnQKilSjDCOCO9GZhctrc/tg&#10;mpvQxLT9e7MYmOXhvHeH0XQiUu9bywo+lhkI4tLqlmsFP9+n9w0IH5A1dpZJwUQeDvvZ2w4LbQe+&#10;UryFWqQQ9gUqaEJwhZS+bMigX1pHnLjK9gZDgn0tdY9DCjedzLNsLQ22nBoadPTVUPl7exoF1ZTH&#10;eFzfH1d3iVVr5MZNQ6nUYj5+bkEEGsO/+M991gryVVqbzqQjIP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a3pcAAAADcAAAADwAAAAAAAAAAAAAAAACYAgAAZHJzL2Rvd25y&#10;ZXYueG1sUEsFBgAAAAAEAAQA9QAAAIUDAAAAAA==&#10;">
                  <v:textbox inset="1.80339mm,.90169mm,1.80339mm,.90169mm">
                    <w:txbxContent>
                      <w:p w:rsidR="00802395" w:rsidRPr="00DA2CD6" w:rsidRDefault="00802395" w:rsidP="0028485B">
                        <w:pPr>
                          <w:autoSpaceDE w:val="0"/>
                          <w:autoSpaceDN w:val="0"/>
                          <w:adjustRightInd w:val="0"/>
                          <w:jc w:val="center"/>
                          <w:rPr>
                            <w:rFonts w:ascii="Arial" w:hAnsi="Arial" w:cs="Arial"/>
                            <w:sz w:val="16"/>
                            <w:szCs w:val="16"/>
                          </w:rPr>
                        </w:pPr>
                        <w:r w:rsidRPr="00DA2CD6">
                          <w:rPr>
                            <w:rFonts w:ascii="Arial" w:hAnsi="Arial" w:cs="Arial"/>
                            <w:sz w:val="16"/>
                            <w:szCs w:val="16"/>
                          </w:rPr>
                          <w:t>Protéjase cerca de una estructura firme o solicite autorización para salir</w:t>
                        </w:r>
                      </w:p>
                    </w:txbxContent>
                  </v:textbox>
                </v:shape>
                <v:shape id="AutoShape 171" o:spid="_x0000_s1238" type="#_x0000_t110" style="position:absolute;left:28104;top:30486;width:16383;height:10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CecYA&#10;AADcAAAADwAAAGRycy9kb3ducmV2LnhtbESPQWvCQBSE7wX/w/IEb3WjJaVGN0EsFQURqr309sg+&#10;k2j2bZpdTfz3bqHQ4zAz3zCLrDe1uFHrKssKJuMIBHFudcWFgq/jx/MbCOeRNdaWScGdHGTp4GmB&#10;ibYdf9Lt4AsRIOwSVFB63yRSurwkg25sG+LgnWxr0AfZFlK32AW4qeU0il6lwYrDQokNrUrKL4er&#10;UfDd3zeyeKm73dlV6/efZRzvu61So2G/nIPw1Pv/8F97oxVM4xn8nglH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wCecYAAADcAAAADwAAAAAAAAAAAAAAAACYAgAAZHJz&#10;L2Rvd25yZXYueG1sUEsFBgAAAAAEAAQA9QAAAIsDAAAAAA==&#10;" fillcolor="#9eeaff" strokecolor="#40a7c2">
                  <v:fill color2="#e4f9ff" rotate="t" angle="180" colors="0 #9eeaff;22938f #bbefff;1 #e4f9ff" focus="100%" type="gradient"/>
                  <v:shadow on="t" color="black" opacity="24903f" origin=",.5" offset="0,.55556mm"/>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Terminó el movimiento telúrico</w:t>
                        </w:r>
                      </w:p>
                    </w:txbxContent>
                  </v:textbox>
                </v:shape>
                <v:shape id="AutoShape 172" o:spid="_x0000_s1239" type="#_x0000_t109" style="position:absolute;left:41236;top:38982;width:16192;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xxHsAA&#10;AADcAAAADwAAAGRycy9kb3ducmV2LnhtbERPu27CMBTdkfgH61ZiA6cZIpRiUAVCYkPQDh1v45uH&#10;Gl9bsXGSv8cDUsej894dJtOLSIPvLCt432QgiCurO24UfH+d11sQPiBr7C2Tgpk8HPbLxQ5LbUe+&#10;UbyHRqQQ9iUqaENwpZS+asmg31hHnLjaDgZDgkMj9YBjCje9zLOskAY7Tg0tOjq2VP3dH0ZBPecx&#10;noqf35u7xrozcuvmsVJq9TZ9foAINIV/8ct90QryIs1PZ9IRkP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xxHsAAAADcAAAADwAAAAAAAAAAAAAAAACYAgAAZHJzL2Rvd25y&#10;ZXYueG1sUEsFBgAAAAAEAAQA9QAAAIUDA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PERMANEZCA EN EL SITIO</w:t>
                        </w:r>
                      </w:p>
                    </w:txbxContent>
                  </v:textbox>
                </v:shape>
                <v:rect id="Rectangle 173" o:spid="_x0000_s1240" style="position:absolute;left:16439;top:33871;width:3093;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e6NsIA&#10;AADcAAAADwAAAGRycy9kb3ducmV2LnhtbESPT2vCQBDF7wW/wzKCt7pRIZToKqJWvPRgWsTjkB2T&#10;YHYmZLcxfvtuodDj4/358VabwTWqp87XwgZm0wQUcSG25tLA1+f76xsoH5AtNsJk4EkeNuvRywoz&#10;Kw8+U5+HUsUR9hkaqEJoM619UZFDP5WWOHo36RyGKLtS2w4fcdw1ep4kqXZYcyRU2NKuouKef7vI&#10;PX/cCfdHaa50SBciLj/1F2Mm42G7BBVoCP/hv/bJGpinM/g9E4+AX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7o2wgAAANwAAAAPAAAAAAAAAAAAAAAAAJgCAABkcnMvZG93&#10;bnJldi54bWxQSwUGAAAAAAQABAD1AAAAhwM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Si</w:t>
                        </w:r>
                      </w:p>
                    </w:txbxContent>
                  </v:textbox>
                </v:rect>
                <v:rect id="Rectangle 174" o:spid="_x0000_s1241" style="position:absolute;left:48034;top:33881;width:342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UkQcIA&#10;AADcAAAADwAAAGRycy9kb3ducmV2LnhtbESPT2vCQBDF7wW/wzKCt7oxQiipqxS14qUHo0iPQ3aa&#10;BLMzIbuN8dt3C4UeH+/Pj7fajK5VA/W+ETawmCegiEuxDVcGLuf35xdQPiBbbIXJwIM8bNaTpxXm&#10;Vu58oqEIlYoj7HM0UIfQ5Vr7siaHfi4dcfS+pHcYouwrbXu8x3HX6jRJMu2w4UiosaNtTeWt+HaR&#10;e/q4Ee4O0n7SPluKuOI4XI2ZTce3V1CBxvAf/msfrYE0S+H3TDw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SRBwgAAANwAAAAPAAAAAAAAAAAAAAAAAJgCAABkcnMvZG93&#10;bnJldi54bWxQSwUGAAAAAAQABAD1AAAAhwM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No</w:t>
                        </w:r>
                      </w:p>
                    </w:txbxContent>
                  </v:textbox>
                </v:rect>
                <v:shape id="AutoShape 175" o:spid="_x0000_s1242" type="#_x0000_t109" style="position:absolute;left:5422;top:37300;width:2105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7vacMA&#10;AADcAAAADwAAAGRycy9kb3ducmV2LnhtbESPS2vDMBCE74H+B7GF3hK5LpjgRgkhJdBbyeOQ48Za&#10;P6i1EpYi2/++KhR6HGbmG2azm0wvIg2+s6zgdZWBIK6s7rhRcL0cl2sQPiBr7C2Tgpk87LZPiw2W&#10;2o58ongOjUgQ9iUqaENwpZS+asmgX1lHnLzaDgZDkkMj9YBjgpte5llWSIMdp4UWHR1aqr7PD6Og&#10;nvMYP4rb/eS+Yt0ZuXbzWCn18jzt30EEmsJ/+K/9qRXkxRv8nk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7vacMAAADcAAAADwAAAAAAAAAAAAAAAACYAgAAZHJzL2Rv&#10;d25yZXYueG1sUEsFBgAAAAAEAAQA9QAAAIgDA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Verifique la existencia de personas afectadas física y/o emocionalmente</w:t>
                        </w:r>
                      </w:p>
                    </w:txbxContent>
                  </v:textbox>
                </v:shape>
                <v:shape id="AutoShape 176" o:spid="_x0000_s1243" type="#_x0000_t32" style="position:absolute;left:22866;top:2724;width:6;height:1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CMIAAADcAAAADwAAAGRycy9kb3ducmV2LnhtbESPQWsCMRSE70L/Q3gFb5qtqJTVKFYo&#10;iBdRC+3xsXnuBjcvyybdrP/eCILHYWa+YZbr3taio9Ybxwo+xhkI4sJpw6WCn/P36BOED8gaa8ek&#10;4EYe1qu3wRJz7SIfqTuFUiQI+xwVVCE0uZS+qMiiH7uGOHkX11oMSbal1C3GBLe1nGTZXFo0nBYq&#10;bGhbUXE9/VsFJh5M1+y28Wv/++d1JHObOaPU8L3fLEAE6sMr/GzvtILJfAq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nCMIAAADcAAAADwAAAAAAAAAAAAAA&#10;AAChAgAAZHJzL2Rvd25yZXYueG1sUEsFBgAAAAAEAAQA+QAAAJADAAAAAA==&#10;">
                  <v:stroke endarrow="block"/>
                </v:shape>
                <v:shape id="AutoShape 177" o:spid="_x0000_s1244" type="#_x0000_t32" style="position:absolute;left:22866;top:6534;width:0;height:1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IJ0MUAAADcAAAADwAAAGRycy9kb3ducmV2LnhtbESPQWsCMRSE70L/Q3gFb5pVUHQ1Sim0&#10;iOJBLUu9PTavu0s3L0sSdfXXG0HwOMzMN8x82ZpanMn5yrKCQT8BQZxbXXGh4Ofw1ZuA8AFZY22Z&#10;FFzJw3Lx1pljqu2Fd3Teh0JECPsUFZQhNKmUPi/JoO/bhjh6f9YZDFG6QmqHlwg3tRwmyVgarDgu&#10;lNjQZ0n5//5kFPxupqfsmm1pnQ2m6yM642+Hb6W67+3HDESgNrzCz/ZKKxiOR/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IJ0MUAAADcAAAADwAAAAAAAAAA&#10;AAAAAAChAgAAZHJzL2Rvd25yZXYueG1sUEsFBgAAAAAEAAQA+QAAAJMDAAAAAA==&#10;">
                  <v:stroke endarrow="block"/>
                </v:shape>
                <v:shape id="AutoShape 178" o:spid="_x0000_s1245" type="#_x0000_t32" style="position:absolute;left:22866;top:9868;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CXp8UAAADcAAAADwAAAGRycy9kb3ducmV2LnhtbESPQWvCQBSE70L/w/IK3nSjh1BTVykF&#10;RZQe1BLa2yP7TILZt2F31eivdwXB4zAz3zDTeWcacSbna8sKRsMEBHFhdc2lgt/9YvABwgdkjY1l&#10;UnAlD/PZW2+KmbYX3tJ5F0oRIewzVFCF0GZS+qIig35oW+LoHawzGKJ0pdQOLxFuGjlOklQarDku&#10;VNjSd0XFcXcyCv42k1N+zX9onY8m6390xt/2S6X6793XJ4hAXXiFn+2VVjBOU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CXp8UAAADcAAAADwAAAAAAAAAA&#10;AAAAAAChAgAAZHJzL2Rvd25yZXYueG1sUEsFBgAAAAAEAAQA+QAAAJMDAAAAAA==&#10;">
                  <v:stroke endarrow="block"/>
                </v:shape>
                <v:shape id="AutoShape 179" o:spid="_x0000_s1246" type="#_x0000_t32" style="position:absolute;left:22866;top:14675;width:0;height:10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wyPMYAAADcAAAADwAAAGRycy9kb3ducmV2LnhtbESPT2vCQBTE7wW/w/KE3upGD1ZjNiJC&#10;S7H04B+C3h7ZZxLMvg27q8Z++m6h0OMwM79hsmVvWnEj5xvLCsajBARxaXXDlYLD/u1lBsIHZI2t&#10;ZVLwIA/LfPCUYartnbd024VKRAj7FBXUIXSplL6syaAf2Y44emfrDIYoXSW1w3uEm1ZOkmQqDTYc&#10;F2rsaF1TedldjYLj5/xaPIov2hTj+eaEzvjv/btSz8N+tQARqA//4b/2h1Ywmb7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sMjzGAAAA3AAAAA8AAAAAAAAA&#10;AAAAAAAAoQIAAGRycy9kb3ducmV2LnhtbFBLBQYAAAAABAAEAPkAAACUAwAAAAA=&#10;">
                  <v:stroke endarrow="block"/>
                </v:shape>
                <v:shape id="AutoShape 180" o:spid="_x0000_s1247" type="#_x0000_t32" style="position:absolute;left:22866;top:17964;width: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OmTsMAAADcAAAADwAAAGRycy9kb3ducmV2LnhtbERPy2rCQBTdF/yH4Qrd1YkupKaOIoJS&#10;UrpQS2h3l8w1CWbuhJkxj369syh0eTjv9XYwjejI+dqygvksAUFcWF1zqeDrcnh5BeEDssbGMikY&#10;ycN2M3laY6ptzyfqzqEUMYR9igqqENpUSl9UZNDPbEscuat1BkOErpTaYR/DTSMXSbKUBmuODRW2&#10;tK+ouJ3vRsH3x+qej/knZfl8lf2gM/73clTqeTrs3kAEGsK/+M/9rhUslnFtPBOPgN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zpk7DAAAA3AAAAA8AAAAAAAAAAAAA&#10;AAAAoQIAAGRycy9kb3ducmV2LnhtbFBLBQYAAAAABAAEAPkAAACRAwAAAAA=&#10;">
                  <v:stroke endarrow="block"/>
                </v:shape>
                <v:shape id="AutoShape 181" o:spid="_x0000_s1248" type="#_x0000_t32" style="position:absolute;left:30867;top:22298;width:5048;height:3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5IlsQAAADcAAAADwAAAGRycy9kb3ducmV2LnhtbESPwWrDMBBE74X+g9hCbrVcQ0LrRDFp&#10;oBByCU0K7XGxNraItTKWajl/HwUKPQ4z84ZZVZPtxEiDN44VvGQ5COLaacONgq/Tx/MrCB+QNXaO&#10;ScGVPFTrx4cVltpF/qTxGBqRIOxLVNCG0JdS+roliz5zPXHyzm6wGJIcGqkHjAluO1nk+UJaNJwW&#10;Wuxp21J9Of5aBSYezNjvtvF9//3jdSRznTuj1Oxp2ixBBJrCf/ivvdMKisUb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bkiWxAAAANwAAAAPAAAAAAAAAAAA&#10;AAAAAKECAABkcnMvZG93bnJldi54bWxQSwUGAAAAAAQABAD5AAAAkgM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82" o:spid="_x0000_s1249" type="#_x0000_t34" style="position:absolute;left:19532;top:29178;width:15907;height:130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XnFsAAAADcAAAADwAAAGRycy9kb3ducmV2LnhtbERPyWrDMBC9F/IPYgK9NXJdSIQTJZSA&#10;oaVQyPIBgzW13VgjIyle/r46FHJ8vH13mGwnBvKhdazhdZWBIK6cabnWcL2ULwpEiMgGO8ekYaYA&#10;h/3iaYeFcSOfaDjHWqQQDgVqaGLsCylD1ZDFsHI9ceJ+nLcYE/S1NB7HFG47mWfZWlpsOTU02NOx&#10;oep2vlsNv/6Uqw3P+Zu6qc9afVH2XZLWz8vpfQsi0hQf4n/3h9GQb9L8dCYdAb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K15xbAAAAA3AAAAA8AAAAAAAAAAAAAAAAA&#10;oQIAAGRycy9kb3ducmV2LnhtbFBLBQYAAAAABAAEAPkAAACOAwAAAAA=&#10;" adj="4511">
                  <v:stroke endarrow="block"/>
                </v:shape>
                <v:shape id="AutoShape 188" o:spid="_x0000_s1250" type="#_x0000_t32" style="position:absolute;left:11620;top:22251;width:3245;height:4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rI/cQAAADcAAAADwAAAGRycy9kb3ducmV2LnhtbESPQWvCQBSE70L/w/IKvenGENRGVymW&#10;Qim9GD30+Mg+N6HZtyH71PTfdwsFj8PMfMNsdqPv1JWG2AY2MJ9loIjrYFt2Bk7Ht+kKVBRki11g&#10;MvBDEXbbh8kGSxtufKBrJU4lCMcSDTQifal1rBvyGGehJ07eOQweJcnBaTvgLcF9p/MsW2iPLaeF&#10;BnvaN1R/Vxdv4OvkP5/z4tW7wh3lIPTR5sXCmKfH8WUNSmiUe/i//W4N5Ms5/J1JR0B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Ssj9xAAAANwAAAAPAAAAAAAAAAAA&#10;AAAAAKECAABkcnMvZG93bnJldi54bWxQSwUGAAAAAAQABAD5AAAAkgMAAAAA&#10;">
                  <v:stroke endarrow="block"/>
                </v:shape>
                <v:shape id="AutoShape 189" o:spid="_x0000_s1251" type="#_x0000_t32" style="position:absolute;left:9816;top:23394;width:7;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AutoShape 190" o:spid="_x0000_s1252" type="#_x0000_t116" href="#Indice!A1" style="position:absolute;left:34296;top:83319;width:6940;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I+U8QA&#10;AADcAAAADwAAAGRycy9kb3ducmV2LnhtbESPzWrCQBSF94LvMFzBXZ2o0Jo0ExHF0o1ttYVur5lr&#10;EszcCZkxpj59p1BweTg/Hydd9qYWHbWusqxgOolAEOdWV1wo+PrcPixAOI+ssbZMCn7IwTIbDlJM&#10;tL3ynrqDL0QYYZeggtL7JpHS5SUZdBPbEAfvZFuDPsi2kLrFaxg3tZxF0aM0WHEglNjQuqT8fLiY&#10;ADnGbxu8dfmL23XM8fn9+8NIpcajfvUMwlPv7+H/9qtWMHuaw9+Zc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SPlPEAAAA3AAAAA8AAAAAAAAAAAAAAAAAmAIAAGRycy9k&#10;b3ducmV2LnhtbFBLBQYAAAAABAAEAPUAAACJAwAAAAA=&#10;" o:button="t" fillcolor="#ffa2a1" strokecolor="#bc4542">
                  <v:fill color2="#ffe5e5" rotate="t" o:detectmouseclick="t" angle="180" colors="0 #ffa2a1;22938f #ffbebd;1 #ffe5e5" focus="100%" type="gradient"/>
                  <v:shadow on="t" color="black" opacity="24903f" origin=",.5" offset="0,.55556mm"/>
                  <v:textbox inset="1.80339mm,.90169mm,1.80339mm,.90169mm">
                    <w:txbxContent>
                      <w:p w:rsidR="00802395" w:rsidRPr="00DA2CD6" w:rsidRDefault="00802395" w:rsidP="0028485B">
                        <w:pPr>
                          <w:jc w:val="center"/>
                          <w:rPr>
                            <w:rFonts w:ascii="Arial" w:hAnsi="Arial" w:cs="Arial"/>
                            <w:b/>
                            <w:sz w:val="16"/>
                            <w:szCs w:val="16"/>
                          </w:rPr>
                        </w:pPr>
                        <w:r w:rsidRPr="00DA2CD6">
                          <w:rPr>
                            <w:rFonts w:ascii="Arial" w:hAnsi="Arial" w:cs="Arial"/>
                            <w:b/>
                            <w:sz w:val="16"/>
                            <w:szCs w:val="16"/>
                          </w:rPr>
                          <w:t>FIN</w:t>
                        </w:r>
                      </w:p>
                    </w:txbxContent>
                  </v:textbox>
                </v:shape>
                <v:shape id="AutoShape 191" o:spid="_x0000_s1253" type="#_x0000_t177" href="#'Evacuación Edificio'!A1" style="position:absolute;left:1149;top:65304;width:9144;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IEZMUA&#10;AADcAAAADwAAAGRycy9kb3ducmV2LnhtbESPQWvCQBSE74X+h+UVvNWNQaxEVymFUi8eTKXY2zP7&#10;TILZt2H3qem/7wqFHoeZ+YZZrgfXqSuF2Ho2MBlnoIgrb1uuDew/35/noKIgW+w8k4EfirBePT4s&#10;sbD+xju6llKrBOFYoIFGpC+0jlVDDuPY98TJO/ngUJIMtbYBbwnuOp1n2Uw7bDktNNjTW0PVubw4&#10;A9uPuPnKyz7sJsdL+T2v5XCQrTGjp+F1AUpokP/wX3tjDeQvU7ifSUd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gRkxQAAANwAAAAPAAAAAAAAAAAAAAAAAJgCAABkcnMv&#10;ZG93bnJldi54bWxQSwUGAAAAAAQABAD1AAAAigMAAAAA&#10;" o:button="t">
                  <v:fill o:detectmouseclick="t"/>
                  <v:textbox inset="1.80339mm,.90169mm,1.80339mm,.90169mm">
                    <w:txbxContent>
                      <w:p w:rsidR="00802395" w:rsidRPr="00DA2CD6" w:rsidRDefault="00802395" w:rsidP="0028485B">
                        <w:pPr>
                          <w:autoSpaceDE w:val="0"/>
                          <w:autoSpaceDN w:val="0"/>
                          <w:adjustRightInd w:val="0"/>
                          <w:jc w:val="center"/>
                          <w:rPr>
                            <w:rFonts w:ascii="Arial" w:hAnsi="Arial" w:cs="Arial"/>
                            <w:sz w:val="16"/>
                            <w:szCs w:val="16"/>
                          </w:rPr>
                        </w:pPr>
                      </w:p>
                      <w:p w:rsidR="00802395" w:rsidRPr="00DA2CD6" w:rsidRDefault="00802395" w:rsidP="0028485B">
                        <w:pPr>
                          <w:jc w:val="center"/>
                          <w:rPr>
                            <w:rFonts w:ascii="Arial" w:hAnsi="Arial" w:cs="Arial"/>
                            <w:sz w:val="16"/>
                            <w:szCs w:val="16"/>
                          </w:rPr>
                        </w:pPr>
                        <w:r w:rsidRPr="00DA2CD6">
                          <w:rPr>
                            <w:rFonts w:ascii="Arial" w:hAnsi="Arial" w:cs="Arial"/>
                            <w:sz w:val="16"/>
                            <w:szCs w:val="16"/>
                          </w:rPr>
                          <w:t>EVACUACION</w:t>
                        </w:r>
                      </w:p>
                    </w:txbxContent>
                  </v:textbox>
                </v:shape>
                <v:shape id="AutoShape 192" o:spid="_x0000_s1254" type="#_x0000_t109" style="position:absolute;left:15246;top:66542;width:1828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JEW8MA&#10;AADcAAAADwAAAGRycy9kb3ducmV2LnhtbESPS2vDMBCE74X+B7GF3ho5hjxwo4TQEsit5HHocWut&#10;H9RaCUuR7X9fFQI5DjPzDbPZjaYTkXrfWlYwn2UgiEurW64VXC+HtzUIH5A1dpZJwUQedtvnpw0W&#10;2g58ongOtUgQ9gUqaEJwhZS+bMign1lHnLzK9gZDkn0tdY9DgptO5lm2lAZbTgsNOvpoqPw934yC&#10;aspj/Fx+/5zcV6xaI9duGkqlXl/G/TuIQGN4hO/to1aQrxbwfyYd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0JEW8MAAADcAAAADwAAAAAAAAAAAAAAAACYAgAAZHJzL2Rv&#10;d25yZXYueG1sUEsFBgAAAAAEAAQA9QAAAIgDA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Evacúe ordenadamente hacia el punto de reunión</w:t>
                        </w:r>
                      </w:p>
                    </w:txbxContent>
                  </v:textbox>
                </v:shape>
                <v:shape id="AutoShape 193" o:spid="_x0000_s1255" type="#_x0000_t110" style="position:absolute;left:17532;top:71304;width:14122;height:6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bKa8UA&#10;AADcAAAADwAAAGRycy9kb3ducmV2LnhtbESPQYvCMBSE74L/ITzBm6Yquks1iiguCiLo7sXbo3nb&#10;dm1eapO19d8bQfA4zMw3zGzRmELcqHK5ZQWDfgSCOLE651TBz/em9wnCeWSNhWVScCcHi3m7NcNY&#10;25qPdDv5VAQIuxgVZN6XsZQuycig69uSOHi/tjLog6xSqSusA9wUchhFE2kw57CQYUmrjJLL6d8o&#10;ODf3rUxHRb3/c/nX+rocjw/1Tqlup1lOQXhq/Dv8am+1guHHB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sprxQAAANwAAAAPAAAAAAAAAAAAAAAAAJgCAABkcnMv&#10;ZG93bnJldi54bWxQSwUGAAAAAAQABAD1AAAAigMAAAAA&#10;" fillcolor="#9eeaff" strokecolor="#40a7c2">
                  <v:fill color2="#e4f9ff" rotate="t" angle="180" colors="0 #9eeaff;22938f #bbefff;1 #e4f9ff" focus="100%" type="gradient"/>
                  <v:shadow on="t" color="black" opacity="24903f" origin=",.5" offset="0,.55556mm"/>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Hay orden de reingreso</w:t>
                        </w:r>
                      </w:p>
                    </w:txbxContent>
                  </v:textbox>
                </v:shape>
                <v:rect id="Rectangle 194" o:spid="_x0000_s1256" style="position:absolute;left:9150;top:73781;width:3473;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sRBMIA&#10;AADcAAAADwAAAGRycy9kb3ducmV2LnhtbESPT2vCQBDF7wW/wzJCb3WjgpboKtJq8dKDsYjHITsm&#10;wexMyK4xfnu3UOjx8f78eMt172rVUesrYQPjUQKKOBdbcWHg57h7ewflA7LFWpgMPMjDejV4WWJq&#10;5c4H6rJQqDjCPkUDZQhNqrXPS3LoR9IQR+8ircMQZVto2+I9jrtaT5Jkph1WHAklNvRRUn7Nbi5y&#10;D99Xws8vqc+0nU1FXLbvTsa8DvvNAlSgPvyH/9p7a2Ayn8PvmXgE9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KxEEwgAAANwAAAAPAAAAAAAAAAAAAAAAAJgCAABkcnMvZG93&#10;bnJldi54bWxQSwUGAAAAAAQABAD1AAAAhwM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No</w:t>
                        </w:r>
                      </w:p>
                    </w:txbxContent>
                  </v:textbox>
                </v:rect>
                <v:rect id="Rectangle 195" o:spid="_x0000_s1257" style="position:absolute;left:34680;top:73684;width:3044;height: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Rm0MMA&#10;AADcAAAADwAAAGRycy9kb3ducmV2LnhtbERPz2vCMBS+C/4P4Qm7aWrBqZ1RZFAZxYNz87Dbo3mm&#10;xealazLb/ffLQdjx4/u92Q22EXfqfO1YwXyWgCAuna7ZKPj8yKcrED4ga2wck4Jf8rDbjkcbzLTr&#10;+Z3u52BEDGGfoYIqhDaT0pcVWfQz1xJH7uo6iyHCzkjdYR/DbSPTJHmWFmuODRW29FpReTv/WAVf&#10;+ar/NuviYpr0VBTLhc8Pp6NST5Nh/wIi0BD+xQ/3m1aQLuPaeCYe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Rm0MMAAADcAAAADwAAAAAAAAAAAAAAAACYAgAAZHJzL2Rv&#10;d25yZXYueG1sUEsFBgAAAAAEAAQA9QAAAIgDAAAAAA==&#10;">
                  <v:textbox style="mso-fit-shape-to-text:t"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Si</w:t>
                        </w:r>
                      </w:p>
                    </w:txbxContent>
                  </v:textbox>
                </v:rect>
                <v:shape id="AutoShape 196" o:spid="_x0000_s1258" type="#_x0000_t109" style="position:absolute;left:1148;top:76924;width:19431;height:3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qkBsUA&#10;AADcAAAADwAAAGRycy9kb3ducmV2LnhtbESPT2vCQBTE7wW/w/IEb3WjB22jq4hYKAiSxj/nZ/aZ&#10;DWbfhuyqsZ++Wyj0OMzMb5j5srO1uFPrK8cKRsMEBHHhdMWlgsP+4/UNhA/IGmvHpOBJHpaL3ssc&#10;U+0e/EX3PJQiQtinqMCE0KRS+sKQRT90DXH0Lq61GKJsS6lbfES4reU4SSbSYsVxwWBDa0PFNb9Z&#10;BcdNlu2kzm9bczivJuG032bXb6UG/W41AxGoC//hv/anVjCevsPvmXg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qQGxQAAANwAAAAPAAAAAAAAAAAAAAAAAJgCAABkcnMv&#10;ZG93bnJldi54bWxQSwUGAAAAAAQABAD1AAAAigMAAAAA&#10;">
                  <v:textbox inset="1.065mm,.213mm,1.065mm,.213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Permanezca en  el punto de reunión, Atienda instrucciones de los cuerpos de socorro</w:t>
                        </w:r>
                      </w:p>
                    </w:txbxContent>
                  </v:textbox>
                </v:shape>
                <v:shape id="AutoShape 197" o:spid="_x0000_s1259" type="#_x0000_t110" style="position:absolute;left:29931;top:60541;width:16151;height:7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qsTcIA&#10;AADcAAAADwAAAGRycy9kb3ducmV2LnhtbERPW2vCMBR+H+w/hDPwZdh0Ik67RhljXkCYeHs/NMem&#10;rDkpTbT135uHwR4/vnu+6G0tbtT6yrGCtyQFQVw4XXGp4HRcDqcgfEDWWDsmBXfysJg/P+WYadfx&#10;nm6HUIoYwj5DBSaEJpPSF4Ys+sQ1xJG7uNZiiLAtpW6xi+G2lqM0nUiLFccGgw19GSp+D1er4Dwz&#10;+jIe6933/qdZd+vV9tXZd6UGL/3nB4hAffgX/7k3WsFoGufHM/E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xNwgAAANwAAAAPAAAAAAAAAAAAAAAAAJgCAABkcnMvZG93&#10;bnJldi54bWxQSwUGAAAAAAQABAD1AAAAhwMAAAAA&#10;" fillcolor="#9eeaff" strokecolor="#40a7c2">
                  <v:fill color2="#e4f9ff" rotate="t" angle="180" colors="0 #9eeaff;22938f #bbefff;1 #e4f9ff" focus="100%" type="gradient"/>
                  <v:shadow on="t" color="black" opacity="24903f" origin=",.5" offset="0,.55556mm"/>
                  <v:textbox inset=".355mm,.71mm,.355mm,.71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Hay orden de evacuación</w:t>
                        </w:r>
                      </w:p>
                    </w:txbxContent>
                  </v:textbox>
                </v:shape>
                <v:shape id="AutoShape 198" o:spid="_x0000_s1260" type="#_x0000_t109" style="position:absolute;left:42773;top:66732;width:16097;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6sCMMA&#10;AADcAAAADwAAAGRycy9kb3ducmV2LnhtbESPzWrDMBCE74G8g9hAb4lcH4JxooSQUuitJOmhx421&#10;/iHWSliqbL99VSjkOMzMN8z+OJleRBp8Z1nB6yYDQVxZ3XGj4Ov2vi5A+ICssbdMCmbycDwsF3ss&#10;tR35QvEaGpEg7EtU0IbgSil91ZJBv7GOOHm1HQyGJIdG6gHHBDe9zLNsKw12nBZadHRuqXpcf4yC&#10;es5jfNt+3y/uM9adkYWbx0qpl9V02oEINIVn+L/9oRXkRQ5/Z9IRk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6sCMMAAADcAAAADwAAAAAAAAAAAAAAAACYAgAAZHJzL2Rv&#10;d25yZXYueG1sUEsFBgAAAAAEAAQA9QAAAIgDA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 xml:space="preserve">Regrese a su sitio de trabajo </w:t>
                        </w:r>
                      </w:p>
                    </w:txbxContent>
                  </v:textbox>
                </v:shape>
                <v:rect id="Rectangle 199" o:spid="_x0000_s1261" style="position:absolute;left:22864;top:62540;width:2993;height: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WEhscA&#10;AADcAAAADwAAAGRycy9kb3ducmV2LnhtbESPT0vDQBTE74LfYXlCb3ZjiprGbosIKRI81P45eHtk&#10;Xzeh2bcxu23it3eFgsdhZn7DLFajbcWFet84VvAwTUAQV043bBTsd8V9BsIHZI2tY1LwQx5Wy9ub&#10;BebaDfxJl20wIkLY56igDqHLpfRVTRb91HXE0Tu63mKIsjdS9zhEuG1lmiRP0mLDcaHGjt5qqk7b&#10;s1XwVWTDt5mXB9Omm7J8fvTFevOh1ORufH0BEWgM/+Fr+10rSLMZ/J2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1hIbHAAAA3AAAAA8AAAAAAAAAAAAAAAAAmAIAAGRy&#10;cy9kb3ducmV2LnhtbFBLBQYAAAAABAAEAPUAAACMAwAAAAA=&#10;">
                  <v:textbox style="mso-fit-shape-to-text:t"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Si</w:t>
                        </w:r>
                      </w:p>
                    </w:txbxContent>
                  </v:textbox>
                </v:rect>
                <v:rect id="Rectangle 200" o:spid="_x0000_s1262" style="position:absolute;left:49043;top:62540;width:3635;height: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wc8scA&#10;AADcAAAADwAAAGRycy9kb3ducmV2LnhtbESPT0vDQBTE74LfYXlCb3ZjqJrGbosIKRI81P45eHtk&#10;Xzeh2bcxu23it3eFgsdhZn7DLFajbcWFet84VvAwTUAQV043bBTsd8V9BsIHZI2tY1LwQx5Wy9ub&#10;BebaDfxJl20wIkLY56igDqHLpfRVTRb91HXE0Tu63mKIsjdS9zhEuG1lmiRP0mLDcaHGjt5qqk7b&#10;s1XwVWTDt5mXB9Omm7J8fvTFevOh1ORufH0BEWgM/+Fr+10rSLMZ/J2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cHPLHAAAA3AAAAA8AAAAAAAAAAAAAAAAAmAIAAGRy&#10;cy9kb3ducmV2LnhtbFBLBQYAAAAABAAEAPUAAACMAwAAAAA=&#10;">
                  <v:textbox style="mso-fit-shape-to-text:t"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No</w:t>
                        </w:r>
                      </w:p>
                    </w:txbxContent>
                  </v:textbox>
                </v:rect>
                <v:rect id="Rectangle 201" o:spid="_x0000_s1263" style="position:absolute;left:43440;top:71406;width:14859;height:2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Baz8IA&#10;AADcAAAADwAAAGRycy9kb3ducmV2LnhtbESPT2vCQBDF70K/wzIFb7qpUpHUVaSt4sWDsZQeh+yY&#10;BLMzIbvG+O27guDx8f78eItV72rVUesrYQNv4wQUcS624sLAz3EzmoPyAdliLUwGbuRhtXwZLDC1&#10;cuUDdVkoVBxhn6KBMoQm1drnJTn0Y2mIo3eS1mGIsi20bfEax12tJ0ky0w4rjoQSG/osKT9nFxe5&#10;h/2Z8Gsr9R99z6YiLtt1v8YMX/v1B6hAfXiGH+2dNTCZv8P9TDwCe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YFrPwgAAANwAAAAPAAAAAAAAAAAAAAAAAJgCAABkcnMvZG93&#10;bnJldi54bWxQSwUGAAAAAAQABAD1AAAAhwM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Evalué daños</w:t>
                        </w:r>
                      </w:p>
                    </w:txbxContent>
                  </v:textbox>
                </v:rect>
                <v:rect id="Rectangle 202" o:spid="_x0000_s1264" style="position:absolute;left:43440;top:76194;width:14859;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LEuMIA&#10;AADcAAAADwAAAGRycy9kb3ducmV2LnhtbESPT2vCQBDF7wW/wzJCb3WjhSDRVUSreOnBtIjHITsm&#10;wexMyG5j/PZuodDj4/358ZbrwTWqp87XwgamkwQUcSG25tLA99f+bQ7KB2SLjTAZeJCH9Wr0ssTM&#10;yp1P1OehVHGEfYYGqhDaTGtfVOTQT6Qljt5VOochyq7UtsN7HHeNniVJqh3WHAkVtrStqLjlPy5y&#10;T583wt1Bmgt9pO8iLj/2Z2Nex8NmASrQEP7Df+2jNTCbp/B7Jh4Bv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sS4wgAAANwAAAAPAAAAAAAAAAAAAAAAAJgCAABkcnMvZG93&#10;bnJldi54bWxQSwUGAAAAAAQABAD1AAAAhwM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Reporte a su superior inmediato</w:t>
                        </w:r>
                      </w:p>
                    </w:txbxContent>
                  </v:textbox>
                </v:rect>
                <v:rect id="Rectangle 203" o:spid="_x0000_s1265" style="position:absolute;left:672;top:82874;width:23381;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5hI8MA&#10;AADcAAAADwAAAGRycy9kb3ducmV2LnhtbESPS2vCQBSF90L/w3AL7nRSBSupo0h94MaFsZQuL5lr&#10;EszcGzJjjP++UxC6PJzHx1mselerjlpfCRt4GyegiHOxFRcGvs670RyUD8gWa2Ey8CAPq+XLYIGp&#10;lTufqMtCoeII+xQNlCE0qdY+L8mhH0tDHL2LtA5DlG2hbYv3OO5qPUmSmXZYcSSU2NBnSfk1u7nI&#10;PR2vhJu91D+0nU1FXHbovo0ZvvbrD1CB+vAffrYP1sBk/g5/Z+IR0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5hI8MAAADcAAAADwAAAAAAAAAAAAAAAACYAgAAZHJzL2Rv&#10;d25yZXYueG1sUEsFBgAAAAAEAAQA9QAAAIgDA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Colabore con los Brigadistas para el conteo de personal, Atienda Instrucciones</w:t>
                        </w:r>
                      </w:p>
                    </w:txbxContent>
                  </v:textbox>
                </v:rect>
                <v:shape id="AutoShape 204" o:spid="_x0000_s1266" type="#_x0000_t177" href="#MEDEVAC!A1" style="position:absolute;left:52260;top:50540;width:10803;height:8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6fKsYA&#10;AADdAAAADwAAAGRycy9kb3ducmV2LnhtbESPT2vDMAzF74N+B6PCbquzlZWS1S1jrOtgvfTP7iJW&#10;k9BYDrYbZ99+Ogx2k3hP7/202oyuUwOF2Ho28DgrQBFX3rZcGziftg9LUDEhW+w8k4EfirBZT+5W&#10;WFqf+UDDMdVKQjiWaKBJqS+1jlVDDuPM98SiXXxwmGQNtbYBs4S7Tj8VxUI7bFkaGuzpraHqerw5&#10;A99F2C/DfNi379VX3m13+WN+y8bcT8fXF1CJxvRv/rv+tIL/vBBc+UZG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6fKsYAAADdAAAADwAAAAAAAAAAAAAAAACYAgAAZHJz&#10;L2Rvd25yZXYueG1sUEsFBgAAAAAEAAQA9QAAAIsDAAAAAA==&#10;" o:button="t" strokecolor="#9bbb59" strokeweight="2pt">
                  <v:fill o:detectmouseclick="t"/>
                  <v:textbox inset="1.80339mm,.90169mm,1.80339mm,.90169mm">
                    <w:txbxContent>
                      <w:p w:rsidR="00802395" w:rsidRPr="00DA2CD6" w:rsidRDefault="00802395" w:rsidP="0028485B">
                        <w:pPr>
                          <w:autoSpaceDE w:val="0"/>
                          <w:autoSpaceDN w:val="0"/>
                          <w:adjustRightInd w:val="0"/>
                          <w:jc w:val="center"/>
                          <w:rPr>
                            <w:rFonts w:ascii="Arial" w:hAnsi="Arial" w:cs="Arial"/>
                            <w:sz w:val="16"/>
                            <w:szCs w:val="16"/>
                          </w:rPr>
                        </w:pPr>
                        <w:r w:rsidRPr="00DA2CD6">
                          <w:rPr>
                            <w:rFonts w:ascii="Arial" w:hAnsi="Arial" w:cs="Arial"/>
                            <w:sz w:val="16"/>
                            <w:szCs w:val="16"/>
                          </w:rPr>
                          <w:t>EVACUACION</w:t>
                        </w:r>
                      </w:p>
                      <w:p w:rsidR="00802395" w:rsidRPr="00DA2CD6" w:rsidRDefault="00802395" w:rsidP="0028485B">
                        <w:pPr>
                          <w:autoSpaceDE w:val="0"/>
                          <w:autoSpaceDN w:val="0"/>
                          <w:adjustRightInd w:val="0"/>
                          <w:jc w:val="center"/>
                          <w:rPr>
                            <w:rFonts w:ascii="Arial" w:hAnsi="Arial" w:cs="Arial"/>
                            <w:sz w:val="16"/>
                            <w:szCs w:val="16"/>
                          </w:rPr>
                        </w:pPr>
                        <w:r w:rsidRPr="00DA2CD6">
                          <w:rPr>
                            <w:rFonts w:ascii="Arial" w:hAnsi="Arial" w:cs="Arial"/>
                            <w:sz w:val="16"/>
                            <w:szCs w:val="16"/>
                          </w:rPr>
                          <w:t>DE</w:t>
                        </w:r>
                      </w:p>
                      <w:p w:rsidR="00802395" w:rsidRPr="00DA2CD6" w:rsidRDefault="00802395" w:rsidP="0028485B">
                        <w:pPr>
                          <w:jc w:val="center"/>
                          <w:rPr>
                            <w:rFonts w:ascii="Arial" w:hAnsi="Arial" w:cs="Arial"/>
                            <w:sz w:val="16"/>
                            <w:szCs w:val="16"/>
                          </w:rPr>
                        </w:pPr>
                        <w:r w:rsidRPr="00DA2CD6">
                          <w:rPr>
                            <w:rFonts w:ascii="Arial" w:hAnsi="Arial" w:cs="Arial"/>
                            <w:sz w:val="16"/>
                            <w:szCs w:val="16"/>
                          </w:rPr>
                          <w:t>LESIONADOS</w:t>
                        </w:r>
                      </w:p>
                    </w:txbxContent>
                  </v:textbox>
                </v:shape>
                <v:shape id="AutoShape 205" o:spid="_x0000_s1267" type="#_x0000_t110" style="position:absolute;left:14865;top:42158;width:15066;height:8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ey8QA&#10;AADdAAAADwAAAGRycy9kb3ducmV2LnhtbERPS2vCQBC+C/6HZYTe6saWiEZXEUWxUAQfF29Ddkyi&#10;2dk0u5r477uFgrf5+J4znbemFA+qXWFZwaAfgSBOrS44U3A6rt9HIJxH1lhaJgVPcjCfdTtTTLRt&#10;eE+Pg89ECGGXoILc+yqR0qU5GXR9WxEH7mJrgz7AOpO6xiaEm1J+RNFQGiw4NORY0TKn9Ha4GwXn&#10;9rmV2WfZfF9dsVn9LOJ413wp9dZrFxMQnlr/Ev+7tzrMj4dj+PsmnC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lXsvEAAAA3QAAAA8AAAAAAAAAAAAAAAAAmAIAAGRycy9k&#10;b3ducmV2LnhtbFBLBQYAAAAABAAEAPUAAACJAwAAAAA=&#10;" fillcolor="#9eeaff" strokecolor="#40a7c2">
                  <v:fill color2="#e4f9ff" rotate="t" angle="180" colors="0 #9eeaff;22938f #bbefff;1 #e4f9ff" focus="100%" type="gradient"/>
                  <v:shadow on="t" color="black" opacity="24903f" origin=",.5" offset="0,.55556mm"/>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Hay lesionados</w:t>
                        </w:r>
                      </w:p>
                    </w:txbxContent>
                  </v:textbox>
                </v:shape>
                <v:shape id="AutoShape 206" o:spid="_x0000_s1268" type="#_x0000_t109" style="position:absolute;left:31724;top:47778;width:13551;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kob8UA&#10;AADdAAAADwAAAGRycy9kb3ducmV2LnhtbESPT2vDMAzF74N9B6PCbqvTwrqS1S1lo9DbaLfDjlqs&#10;/KGxbGLPSb79dBjsJvGe3vtpd5hcrzINsfNsYLUsQBFX3nbcGPj8OD1uQcWEbLH3TAZminDY39/t&#10;sLR+5Avla2qUhHAs0UCbUii1jlVLDuPSB2LRaj84TLIOjbYDjhLuer0uio122LE0tBjotaXqdv1x&#10;Bup5nfPb5uv7Et5z3Tm9DfNYGfOwmI4voBJN6d/8d322gv/0LPzyjYyg9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ShvxQAAAN0AAAAPAAAAAAAAAAAAAAAAAJgCAABkcnMv&#10;ZG93bnJldi54bWxQSwUGAAAAAAQABAD1AAAAigM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Preste atención a la víctima, no le abandone</w:t>
                        </w:r>
                      </w:p>
                    </w:txbxContent>
                  </v:textbox>
                </v:shape>
                <v:rect id="Rectangle 207" o:spid="_x0000_s1269" style="position:absolute;left:8007;top:43777;width:34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NVkMUA&#10;AADdAAAADwAAAGRycy9kb3ducmV2LnhtbESPQWvCQBCF70L/wzIFb7pRqZbUVUrV4qUHYxGPQ3aa&#10;BLMzIbvG+O+7hYK3Gd6b971ZrntXq45aXwkbmIwTUMS52IoLA9/H3egVlA/IFmthMnAnD+vV02CJ&#10;qZUbH6jLQqFiCPsUDZQhNKnWPi/JoR9LQxy1H2kdhri2hbYt3mK4q/U0SebaYcWRUGJDHyXll+zq&#10;IvfwdSHcfEp9pu18JuKyfXcyZvjcv7+BCtSHh/n/em9j/ZfFBP6+iS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01WQxQAAAN0AAAAPAAAAAAAAAAAAAAAAAJgCAABkcnMv&#10;ZG93bnJldi54bWxQSwUGAAAAAAQABAD1AAAAigM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No</w:t>
                        </w:r>
                      </w:p>
                    </w:txbxContent>
                  </v:textbox>
                </v:rect>
                <v:rect id="Rectangle 208" o:spid="_x0000_s1270" style="position:absolute;left:37064;top:43777;width:294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L58QA&#10;AADdAAAADwAAAGRycy9kb3ducmV2LnhtbESPT2vCQBDF7wW/wzKCt7pRqZXoKtJ/eOnBVMTjkB2T&#10;YHYmZLcx/fauUPA2w3vzfm9Wm97VqqPWV8IGJuMEFHEutuLCwOHn83kBygdki7UwGfgjD5v14GmF&#10;qZUr76nLQqFiCPsUDZQhNKnWPi/JoR9LQxy1s7QOQ1zbQtsWrzHc1XqaJHPtsOJIKLGht5LyS/br&#10;Inf/fSF8/5L6RB/zmYjLdt3RmNGw3y5BBerDw/x/vbOx/svrFO7fxBH0+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By+fEAAAA3QAAAA8AAAAAAAAAAAAAAAAAmAIAAGRycy9k&#10;b3ducmV2LnhtbFBLBQYAAAAABAAEAPUAAACJAw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Si</w:t>
                        </w:r>
                      </w:p>
                    </w:txbxContent>
                  </v:textbox>
                </v:rect>
                <v:rect id="Rectangle 209" o:spid="_x0000_s1271" style="position:absolute;left:1149;top:51118;width:17145;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1ufMUA&#10;AADdAAAADwAAAGRycy9kb3ducmV2LnhtbESPQWvCQBCF70L/wzIFb7qpUi2pqxRrixcPxiIeh+w0&#10;CWZnQnYb03/vCoK3Gd6b971ZrHpXq45aXwkbeBknoIhzsRUXBn4OX6M3UD4gW6yFycA/eVgtnwYL&#10;TK1ceE9dFgoVQ9inaKAMoUm19nlJDv1YGuKo/UrrMMS1LbRt8RLDXa0nSTLTDiuOhBIbWpeUn7M/&#10;F7n73Znw81vqE21mUxGXbbujMcPn/uMdVKA+PMz3662N9V/nU7h9E0f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TW58xQAAAN0AAAAPAAAAAAAAAAAAAAAAAJgCAABkcnMv&#10;ZG93bnJldi54bWxQSwUGAAAAAAQABAD1AAAAigM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Espere la llegada de la brigada de emergencias,  atienda instrucciones</w:t>
                        </w:r>
                      </w:p>
                    </w:txbxContent>
                  </v:textbox>
                </v:rect>
                <v:shape id="AutoShape 210" o:spid="_x0000_s1272" type="#_x0000_t109" style="position:absolute;left:31629;top:52826;width:13716;height:2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IubMIA&#10;AADdAAAADwAAAGRycy9kb3ducmV2LnhtbERPS2sCMRC+C/6HMII3zVZau2yNIpaCN9H20ON0M/ug&#10;m0nYpNndf28Khd7m43vO7jCaTkTqfWtZwcM6A0FcWt1yreDj/W2Vg/ABWWNnmRRM5OGwn892WGg7&#10;8JXiLdQihbAvUEETgiuk9GVDBv3aOuLEVbY3GBLsa6l7HFK46eQmy7bSYMupoUFHp4bK79uPUVBN&#10;mxhft59fV3eJVWtk7qahVGq5GI8vIAKN4V/85z7rNP/p+RF+v0kn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Yi5swgAAAN0AAAAPAAAAAAAAAAAAAAAAAJgCAABkcnMvZG93&#10;bnJldi54bWxQSwUGAAAAAAQABAD1AAAAhwM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Evacue a las víctimas</w:t>
                        </w:r>
                      </w:p>
                    </w:txbxContent>
                  </v:textbox>
                </v:shape>
                <v:shape id="AutoShape 211" o:spid="_x0000_s1273" type="#_x0000_t117" style="position:absolute;left:29931;top:55728;width:19116;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Fmj8QA&#10;AADdAAAADwAAAGRycy9kb3ducmV2LnhtbERPTWvCQBC9F/oflin0VjcWYiW6ShQK9VS1LcHbJDsm&#10;wezskt1q/PeuUOhtHu9z5svBdOJMvW8tKxiPEhDEldUt1wq+v95fpiB8QNbYWSYFV/KwXDw+zDHT&#10;9sI7Ou9DLWII+wwVNCG4TEpfNWTQj6wjjtzR9gZDhH0tdY+XGG46+ZokE2mw5djQoKN1Q9Vp/2sU&#10;lIX+qVZOh21BGzfk5edhMz0q9fw05DMQgYbwL/5zf+g4P31L4f5NPEE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xZo/EAAAA3QAAAA8AAAAAAAAAAAAAAAAAmAIAAGRycy9k&#10;b3ducmV2LnhtbFBLBQYAAAAABAAEAPUAAACJAwAAAAA=&#10;">
                  <v:textbox inset="1.80339mm,.90169mm,1.80339mm,.90169mm">
                    <w:txbxContent>
                      <w:p w:rsidR="00802395" w:rsidRPr="00DA2CD6" w:rsidRDefault="00802395" w:rsidP="0028485B">
                        <w:pPr>
                          <w:jc w:val="center"/>
                          <w:rPr>
                            <w:rFonts w:ascii="Arial" w:hAnsi="Arial" w:cs="Arial"/>
                            <w:sz w:val="16"/>
                            <w:szCs w:val="16"/>
                          </w:rPr>
                        </w:pPr>
                        <w:r w:rsidRPr="00DA2CD6">
                          <w:rPr>
                            <w:rFonts w:ascii="Arial" w:hAnsi="Arial" w:cs="Arial"/>
                            <w:sz w:val="16"/>
                            <w:szCs w:val="16"/>
                          </w:rPr>
                          <w:t>Prepárese para evacuación</w:t>
                        </w:r>
                      </w:p>
                    </w:txbxContent>
                  </v:textbox>
                </v:shape>
                <v:shape id="AutoShape 215" o:spid="_x0000_s1274" type="#_x0000_t32" style="position:absolute;left:38499;top:46063;width:38;height:1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do3cIAAADdAAAADwAAAGRycy9kb3ducmV2LnhtbERP32vCMBB+F/Y/hBv4ZtMN1NEZy1YQ&#10;ZC+iDrbHo7m1Yc2lNFlT//tFEHy7j+/nbcrJdmKkwRvHCp6yHARx7bThRsHnebd4AeEDssbOMSm4&#10;kIdy+zDbYKFd5CONp9CIFMK+QAVtCH0hpa9bsugz1xMn7scNFkOCQyP1gDGF204+5/lKWjScGlrs&#10;qWqp/j39WQUmHszY76v4/vH17XUkc1k6o9T8cXp7BRFoCnfxzb3Xaf5yvYLrN+kE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do3cIAAADdAAAADwAAAAAAAAAAAAAA&#10;AAChAgAAZHJzL2Rvd25yZXYueG1sUEsFBgAAAAAEAAQA+QAAAJADAAAAAA==&#10;">
                  <v:stroke endarrow="block"/>
                </v:shape>
                <v:shape id="AutoShape 216" o:spid="_x0000_s1275" type="#_x0000_t32" style="position:absolute;left:38487;top:51118;width:12;height:17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vNRsIAAADdAAAADwAAAGRycy9kb3ducmV2LnhtbERP32vCMBB+H+x/CDfwbaYbOEc1FlcQ&#10;xJehDrbHoznbYHMpTdbU/94Igm/38f28ZTHaVgzUe+NYwds0A0FcOW24VvBz3Lx+gvABWWPrmBRc&#10;yEOxen5aYq5d5D0Nh1CLFMI+RwVNCF0upa8asuinriNO3Mn1FkOCfS11jzGF21a+Z9mHtGg4NTTY&#10;UdlQdT78WwUmfpuh25bxa/f753Ukc5k5o9TkZVwvQAQaw0N8d291mj+bz+H2TTpB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jvNRsIAAADdAAAADwAAAAAAAAAAAAAA&#10;AAChAgAAZHJzL2Rvd25yZXYueG1sUEsFBgAAAAAEAAQA+QAAAJADAAAAAA==&#10;">
                  <v:stroke endarrow="block"/>
                </v:shape>
                <v:shape id="AutoShape 217" o:spid="_x0000_s1276" type="#_x0000_t32" style="position:absolute;left:38487;top:54972;width:15;height: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qXsgAAADdAAAADwAAAGRycy9kb3ducmV2LnhtbESPT2vCQBDF74V+h2UKvdWNQluNrlIK&#10;lmLpwT8EvQ3ZMQlmZ8PuqrGfvnMo9DbDe/Peb2aL3rXqQiE2ng0MBxko4tLbhisDu+3yaQwqJmSL&#10;rWcycKMIi/n93Qxz66+8pssmVUpCOOZooE6py7WOZU0O48B3xKIdfXCYZA2VtgGvEu5aPcqyF+2w&#10;YWmosaP3msrT5uwM7L8m5+JWfNOqGE5WBwwu/mw/jHl86N+moBL16d/8d/1pBf/5V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qXsgAAADdAAAADwAAAAAA&#10;AAAAAAAAAAChAgAAZHJzL2Rvd25yZXYueG1sUEsFBgAAAAAEAAQA+QAAAJYDAAAAAA==&#10;">
                  <v:stroke endarrow="block"/>
                </v:shape>
                <v:shape id="AutoShape 219" o:spid="_x0000_s1277" type="#_x0000_t32" style="position:absolute;left:38356;top:59443;width:146;height:10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j8r8IAAADdAAAADwAAAGRycy9kb3ducmV2LnhtbERP32vCMBB+F/Y/hBv4pukE59Y1lSkI&#10;shdRB9vj0dzasOZSmtjU/94Ig73dx/fzivVoWzFQ741jBU/zDARx5bThWsHneTd7AeEDssbWMSm4&#10;kod1+TApMNcu8pGGU6hFCmGfo4ImhC6X0lcNWfRz1xEn7sf1FkOCfS11jzGF21YusuxZWjScGhrs&#10;aNtQ9Xu6WAUmHszQ7bdx8/H17XUkc106o9T0cXx/AxFoDP/iP/dep/nL1Svcv0kny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j8r8IAAADdAAAADwAAAAAAAAAAAAAA&#10;AAChAgAAZHJzL2Rvd25yZXYueG1sUEsFBgAAAAAEAAQA+QAAAJADAAAAAA==&#10;">
                  <v:stroke endarrow="block"/>
                </v:shape>
                <v:shape id="AutoShape 220" o:spid="_x0000_s1278" type="#_x0000_t32" style="position:absolute;left:45345;top:53899;width:6915;height: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zWf8cAAADdAAAADwAAAGRycy9kb3ducmV2LnhtbESPQWvCQBCF74X+h2UK3upGoUWjq0ih&#10;UpQeqiXobciOSTA7G3ZXjf31nUOhtxnem/e+mS9716orhdh4NjAaZqCIS28brgx879+fJ6BiQrbY&#10;eiYDd4qwXDw+zDG3/sZfdN2lSkkIxxwN1Cl1udaxrMlhHPqOWLSTDw6TrKHSNuBNwl2rx1n2qh02&#10;LA01dvRWU3neXZyBw3Z6Ke7FJ22K0XRzxODiz35tzOCpX81AJerTv/nv+sMK/stE+OUbGUE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bNZ/xwAAAN0AAAAPAAAAAAAA&#10;AAAAAAAAAKECAABkcnMvZG93bnJldi54bWxQSwUGAAAAAAQABAD5AAAAlQMAAAAA&#10;">
                  <v:stroke endarrow="block"/>
                </v:shape>
                <v:shape id="AutoShape 221" o:spid="_x0000_s1279" type="#_x0000_t32" style="position:absolute;left:44487;top:63265;width:4560;height:2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Bz5MQAAADdAAAADwAAAGRycy9kb3ducmV2LnhtbERPTWvCQBC9C/6HZYTedJOCotFVSqFF&#10;LB7UEtrbkB2T0Oxs2F01+utdQehtHu9zFqvONOJMzteWFaSjBARxYXXNpYLvw8dwCsIHZI2NZVJw&#10;JQ+rZb+3wEzbC+/ovA+liCHsM1RQhdBmUvqiIoN+ZFviyB2tMxgidKXUDi8x3DTyNUkm0mDNsaHC&#10;lt4rKv72J6Pg52t2yq/5ljZ5Otv8ojP+dvhU6mXQvc1BBOrCv/jpXus4fzxN4fFNPEE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IHPkxAAAAN0AAAAPAAAAAAAAAAAA&#10;AAAAAKECAABkcnMvZG93bnJldi54bWxQSwUGAAAAAAQABAD5AAAAkgMAAAAA&#10;">
                  <v:stroke endarrow="block"/>
                </v:shape>
                <v:shape id="AutoShape 222" o:spid="_x0000_s1280" type="#_x0000_t32" style="position:absolute;left:25863;top:63265;width:6362;height:2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ke+cIAAADdAAAADwAAAGRycy9kb3ducmV2LnhtbERPTWvDMAy9F/YfjAa7tc4KGSWtW7rC&#10;IOwymhW2o4jVxDSWQ+zFyb+fC4Pd9Hif2h0m24mRBm8cK3heZSCIa6cNNwoun2/LDQgfkDV2jknB&#10;TB4O+4fFDgvtIp9prEIjUgj7AhW0IfSFlL5uyaJfuZ44cVc3WAwJDo3UA8YUbju5zrIXadFwamix&#10;p1NL9a36sQpM/DBjX57i6/vXt9eRzJw7o9TT43Tcggg0hX/xn7vUaX6+WcP9m3SC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5ke+cIAAADdAAAADwAAAAAAAAAAAAAA&#10;AAChAgAAZHJzL2Rvd25yZXYueG1sUEsFBgAAAAAEAAQA+QAAAJADAAAAAA==&#10;">
                  <v:stroke endarrow="block"/>
                </v:shape>
                <v:shape id="AutoShape 223" o:spid="_x0000_s1281" type="#_x0000_t32" style="position:absolute;left:50821;top:64586;width:42;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W7YsEAAADdAAAADwAAAGRycy9kb3ducmV2LnhtbERPTYvCMBC9C/6HMII3TXdFkWqUXWFB&#10;vCyrgh6HZmyDzaQ02ab+e7Ow4G0e73PW297WoqPWG8cK3qYZCOLCacOlgvPpa7IE4QOyxtoxKXiQ&#10;h+1mOFhjrl3kH+qOoRQphH2OCqoQmlxKX1Rk0U9dQ5y4m2sthgTbUuoWYwq3tXzPsoW0aDg1VNjQ&#10;rqLifvy1Ckz8Nl2z38XPw+XqdSTzmDuj1HjUf6xABOrDS/zv3us0f76cwd836QS5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1btiwQAAAN0AAAAPAAAAAAAAAAAAAAAA&#10;AKECAABkcnMvZG93bnJldi54bWxQSwUGAAAAAAQABAD5AAAAjwMAAAAA&#10;">
                  <v:stroke endarrow="block"/>
                </v:shape>
                <v:shape id="AutoShape 224" o:spid="_x0000_s1282" type="#_x0000_t32" style="position:absolute;left:31654;top:74702;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fQfMUAAADdAAAADwAAAGRycy9kb3ducmV2LnhtbERPTWvCQBC9C/0PyxR6042lLRqzSim0&#10;FMWDWkK9DdkxCWZnw+5GY3+9KxS8zeN9TrboTSNO5HxtWcF4lIAgLqyuuVTws/scTkD4gKyxsUwK&#10;LuRhMX8YZJhqe+YNnbahFDGEfYoKqhDaVEpfVGTQj2xLHLmDdQZDhK6U2uE5hptGPifJmzRYc2yo&#10;sKWPiorjtjMKflfTLr/ka1rm4+lyj874v92XUk+P/fsMRKA+3MX/7m8d579OXuD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FfQfMUAAADdAAAADwAAAAAAAAAA&#10;AAAAAAChAgAAZHJzL2Rvd25yZXYueG1sUEsFBgAAAAAEAAQA+QAAAJMDAAAAAA==&#10;">
                  <v:stroke endarrow="block"/>
                </v:shape>
                <v:shape id="AutoShape 225" o:spid="_x0000_s1283" type="#_x0000_t34" style="position:absolute;left:37725;top:67888;width:5048;height:682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mrbsMAAADdAAAADwAAAGRycy9kb3ducmV2LnhtbERPTYvCMBC9C/6HMAteRFMFl1KNsoiK&#10;Xlx01fPQzLZdm0lpolZ/vRGEvc3jfc5k1phSXKl2hWUFg34Egji1uuBMweFn2YtBOI+ssbRMCu7k&#10;YDZttyaYaHvjHV33PhMhhF2CCnLvq0RKl+Zk0PVtRRy4X1sb9AHWmdQ13kK4KeUwij6lwYJDQ44V&#10;zXNKz/uLUbCj40A+vstTd7XQf2m8OUTb9VmpzkfzNQbhqfH/4rd7rcP8UTyC1zfhB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Zq27DAAAA3QAAAA8AAAAAAAAAAAAA&#10;AAAAoQIAAGRycy9kb3ducmV2LnhtbFBLBQYAAAAABAAEAPkAAACRAwAAAAA=&#10;">
                  <v:stroke endarrow="block"/>
                </v:shape>
                <v:shape id="AutoShape 226" o:spid="_x0000_s1284" type="#_x0000_t32" style="position:absolute;left:50821;top:69044;width:48;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nrkMQAAADdAAAADwAAAGRycy9kb3ducmV2LnhtbERPTWvCQBC9F/oflin0VjcKFY2uUgqW&#10;onjQSNDbkJ0modnZsLtq9Ne7guBtHu9zpvPONOJEzteWFfR7CQjiwuqaSwW7bPExAuEDssbGMim4&#10;kIf57PVliqm2Z97QaRtKEUPYp6igCqFNpfRFRQZ9z7bEkfuzzmCI0JVSOzzHcNPIQZIMpcGaY0OF&#10;LX1XVPxvj0bBfjU+5pd8Tcu8P14e0Bl/zX6Uen/rviYgAnXhKX64f3Wc/zkawv2beIK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yeuQxAAAAN0AAAAPAAAAAAAAAAAA&#10;AAAAAKECAABkcnMvZG93bnJldi54bWxQSwUGAAAAAAQABAD5AAAAkgMAAAAA&#10;">
                  <v:stroke endarrow="block"/>
                </v:shape>
                <v:shape id="AutoShape 227" o:spid="_x0000_s1285" type="#_x0000_t32" style="position:absolute;left:50869;top:73590;width:6;height:2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VOC8UAAADdAAAADwAAAGRycy9kb3ducmV2LnhtbERPTWvCQBC9C/0PyxR6042FthqzSim0&#10;FMWDWkK9DdkxCWZnw+5GY3+9KxS8zeN9TrboTSNO5HxtWcF4lIAgLqyuuVTws/scTkD4gKyxsUwK&#10;LuRhMX8YZJhqe+YNnbahFDGEfYoKqhDaVEpfVGTQj2xLHLmDdQZDhK6U2uE5hptGPifJqzRYc2yo&#10;sKWPiorjtjMKflfTLr/ka1rm4+lyj874v92XUk+P/fsMRKA+3MX/7m8d579M3uD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VOC8UAAADdAAAADwAAAAAAAAAA&#10;AAAAAAChAgAAZHJzL2Rvd25yZXYueG1sUEsFBgAAAAAEAAQA+QAAAJMDAAAAAA==&#10;">
                  <v:stroke endarrow="block"/>
                </v:shape>
                <v:shape id="AutoShape 228" o:spid="_x0000_s1286" type="#_x0000_t32" style="position:absolute;left:24364;top:64586;width:26;height:19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raeccAAADdAAAADwAAAGRycy9kb3ducmV2LnhtbESPQWvCQBCF74X+h2UK3upGoUWjq0ih&#10;UpQeqiXobciOSTA7G3ZXjf31nUOhtxnem/e+mS9716orhdh4NjAaZqCIS28brgx879+fJ6BiQrbY&#10;eiYDd4qwXDw+zDG3/sZfdN2lSkkIxxwN1Cl1udaxrMlhHPqOWLSTDw6TrKHSNuBNwl2rx1n2qh02&#10;LA01dvRWU3neXZyBw3Z6Ke7FJ22K0XRzxODiz35tzOCpX81AJerTv/nv+sMK/stEcOUbGUE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Gtp5xwAAAN0AAAAPAAAAAAAA&#10;AAAAAAAAAKECAABkcnMvZG93bnJldi54bWxQSwUGAAAAAAQABAD5AAAAlQMAAAAA&#10;">
                  <v:stroke endarrow="block"/>
                </v:shape>
                <v:shape id="AutoShape 229" o:spid="_x0000_s1287" type="#_x0000_t32" style="position:absolute;left:10293;top:68161;width:4953;height: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eM4sMAAADdAAAADwAAAGRycy9kb3ducmV2LnhtbERPTWvCQBC9F/oflin0VjcNqWh0lWIp&#10;lOLF6MHjkB03wexsyI6a/vtuoeBtHu9zluvRd+pKQ2wDG3idZKCI62BbdgYO+8+XGagoyBa7wGTg&#10;hyKsV48PSyxtuPGOrpU4lUI4lmigEelLrWPdkMc4CT1x4k5h8CgJDk7bAW8p3Hc6z7Kp9thyamiw&#10;p01D9bm6eAPHg9/O8+LDu8LtZSf03ebF1Jjnp/F9AUpolLv43/1l0/y32Rz+vkkn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HjOLDAAAA3QAAAA8AAAAAAAAAAAAA&#10;AAAAoQIAAGRycy9kb3ducmV2LnhtbFBLBQYAAAAABAAEAPkAAACRAwAAAAA=&#10;">
                  <v:stroke endarrow="block"/>
                </v:shape>
                <v:shape id="AutoShape 230" o:spid="_x0000_s1288" type="#_x0000_t32" style="position:absolute;left:24390;top:69876;width:203;height:1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VAoscAAADdAAAADwAAAGRycy9kb3ducmV2LnhtbESPQWvCQBCF70L/wzIFb7qxYGlSVymF&#10;ilg8VEtob0N2moRmZ8PuqrG/vnMQvM3w3rz3zWI1uE6dKMTWs4HZNANFXHnbcm3g8/A2eQIVE7LF&#10;zjMZuFCE1fJutMDC+jN/0GmfaiUhHAs00KTUF1rHqiGHcep7YtF+fHCYZA21tgHPEu46/ZBlj9ph&#10;y9LQYE+vDVW/+6Mz8PWeH8tLuaNtOcu33xhc/DusjRnfDy/PoBIN6Wa+Xm+s4M9z4ZdvZAS9/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tUCixwAAAN0AAAAPAAAAAAAA&#10;AAAAAAAAAKECAABkcnMvZG93bnJldi54bWxQSwUGAAAAAAQABAD5AAAAlQMAAAAA&#10;">
                  <v:stroke endarrow="block"/>
                </v:shape>
                <v:shape id="AutoShape 231" o:spid="_x0000_s1289" type="#_x0000_t32" style="position:absolute;left:12623;top:74698;width:4909;height: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gWOcMAAADdAAAADwAAAGRycy9kb3ducmV2LnhtbERPTWvCQBC9F/oflhF6qxtDKpq6SrEU&#10;SvFi9OBxyE43wexsyI6a/vtuoeBtHu9zVpvRd+pKQ2wDG5hNM1DEdbAtOwPHw8fzAlQUZItdYDLw&#10;QxE268eHFZY23HhP10qcSiEcSzTQiPSl1rFuyGOchp44cd9h8CgJDk7bAW8p3Hc6z7K59thyamiw&#10;p21D9bm6eAOno98t8+Ldu8IdZC/01ebF3Jinyfj2CkpolLv43/1p0/yX5Qz+vkkn6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oFjnDAAAA3QAAAA8AAAAAAAAAAAAA&#10;AAAAoQIAAGRycy9kb3ducmV2LnhtbFBLBQYAAAAABAAEAPkAAACRAwAAAAA=&#10;">
                  <v:stroke endarrow="block"/>
                </v:shape>
                <v:shape id="AutoShape 232" o:spid="_x0000_s1290" type="#_x0000_t32" style="position:absolute;left:10864;top:75616;width:25;height:13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CIJMEAAADdAAAADwAAAGRycy9kb3ducmV2LnhtbERPS4vCMBC+L/gfwgje1lRBWbtGWYUF&#10;8SI+QI9DM9uGbSalyTb13xtB2Nt8fM9Zrntbi45abxwrmIwzEMSF04ZLBZfz9/sHCB+QNdaOScGd&#10;PKxXg7cl5tpFPlJ3CqVIIexzVFCF0ORS+qIii37sGuLE/bjWYkiwLaVuMaZwW8tpls2lRcOpocKG&#10;thUVv6c/q8DEg+ma3TZu9teb15HMfeaMUqNh//UJIlAf/sUv906n+bPFFJ7fpBPk6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QIgkwQAAAN0AAAAPAAAAAAAAAAAAAAAA&#10;AKECAABkcnMvZG93bnJldi54bWxQSwUGAAAAAAQABAD5AAAAjwMAAAAA&#10;">
                  <v:stroke endarrow="block"/>
                </v:shape>
                <v:shape id="AutoShape 233" o:spid="_x0000_s1291" type="#_x0000_t32" style="position:absolute;left:10864;top:81496;width:1499;height:1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fe1cUAAADdAAAADwAAAGRycy9kb3ducmV2LnhtbERPS2vCQBC+F/wPywi91Y2VFhNdRYRK&#10;sfTgg6C3ITsmwexs2F019td3CwVv8/E9ZzrvTCOu5HxtWcFwkIAgLqyuuVSw3328jEH4gKyxsUwK&#10;7uRhPus9TTHT9sYbum5DKWII+wwVVCG0mZS+qMigH9iWOHIn6wyGCF0ptcNbDDeNfE2Sd2mw5thQ&#10;YUvLiorz9mIUHL7SS37Pv2mdD9P1EZ3xP7uVUs/9bjEBEagLD/G/+1PH+W/pC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fe1cUAAADdAAAADwAAAAAAAAAA&#10;AAAAAAChAgAAZHJzL2Rvd25yZXYueG1sUEsFBgAAAAAEAAQA+QAAAJMDAAAAAA==&#10;">
                  <v:stroke endarrow="block"/>
                </v:shape>
                <v:shape id="AutoShape 234" o:spid="_x0000_s1292" type="#_x0000_t33" style="position:absolute;left:43382;top:77159;width:5341;height:963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1pMQAAADdAAAADwAAAGRycy9kb3ducmV2LnhtbERP3UrDMBS+F/YO4Qy8c6lzFq3LxtiU&#10;lV0MrT7AoTk2xeakJFnXvf0iCN6dj+/3LNej7cRAPrSOFdzPMhDEtdMtNwq+Pt/unkCEiKyxc0wK&#10;LhRgvZrcLLHQ7swfNFSxESmEQ4EKTIx9IWWoDVkMM9cTJ+7beYsxQd9I7fGcwm0n51mWS4stpwaD&#10;PW0N1T/VySrIHzbZ/nTc2dKUB7LVsPWv761St9Nx8wIi0hj/xX/uUqf5j88L+P0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WkxAAAAN0AAAAPAAAAAAAAAAAA&#10;AAAAAKECAABkcnMvZG93bnJldi54bWxQSwUGAAAAAAQABAD5AAAAkgMAAAAA&#10;">
                  <v:stroke endarrow="block"/>
                </v:shape>
                <v:shape id="AutoShape 235" o:spid="_x0000_s1293" type="#_x0000_t32" style="position:absolute;left:24053;top:84636;width:10243;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LjOsQAAADdAAAADwAAAGRycy9kb3ducmV2LnhtbERPTWvCQBC9C/6HZQRvulFQ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wuM6xAAAAN0AAAAPAAAAAAAAAAAA&#10;AAAAAKECAABkcnMvZG93bnJldi54bWxQSwUGAAAAAAQABAD5AAAAkgMAAAAA&#10;">
                  <v:stroke endarrow="block"/>
                </v:shape>
                <v:shape id="AutoShape 236" o:spid="_x0000_s1294" type="#_x0000_t32" style="position:absolute;left:37591;top:23298;width:38;height:1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uOJ8IAAADdAAAADwAAAGRycy9kb3ducmV2LnhtbERP32vCMBB+F/Y/hBv4ZtMNFNcZy1YQ&#10;ZC+iDrbHo7m1Yc2lNFlT//tFEHy7j+/nbcrJdmKkwRvHCp6yHARx7bThRsHnebdYg/ABWWPnmBRc&#10;yEO5fZhtsNAu8pHGU2hECmFfoII2hL6Q0tctWfSZ64kT9+MGiyHBoZF6wJjCbSef83wlLRpODS32&#10;VLVU/57+rAITD2bs91V8//j69jqSuSydUWr+OL29ggg0hbv45t7rNH/5soLrN+kE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uOJ8IAAADdAAAADwAAAAAAAAAAAAAA&#10;AAChAgAAZHJzL2Rvd25yZXYueG1sUEsFBgAAAAAEAAQA+QAAAJADAAAAAA==&#10;">
                  <v:stroke endarrow="block"/>
                </v:shape>
                <v:shape id="AutoShape 237" o:spid="_x0000_s1295" type="#_x0000_t32" style="position:absolute;left:36581;top:27861;width:5135;height:26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crvMIAAADdAAAADwAAAGRycy9kb3ducmV2LnhtbERP32vCMBB+F/Y/hBv4pukE59Y1lSkI&#10;shdRB9vj0dzasOZSmtjU/94Ig73dx/fzivVoWzFQ741jBU/zDARx5bThWsHneTd7AeEDssbWMSm4&#10;kod1+TApMNcu8pGGU6hFCmGfo4ImhC6X0lcNWfRz1xEn7sf1FkOCfS11jzGF21YusuxZWjScGhrs&#10;aNtQ9Xu6WAUmHszQ7bdx8/H17XUkc106o9T0cXx/AxFoDP/iP/dep/nL1xXcv0kny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crvMIAAADdAAAADwAAAAAAAAAAAAAA&#10;AAChAgAAZHJzL2Rvd25yZXYueG1sUEsFBgAAAAAEAAQA+QAAAJADAAAAAA==&#10;">
                  <v:stroke endarrow="block"/>
                </v:shape>
                <v:shape id="8 Conector recto de flecha" o:spid="_x0000_s1296" type="#_x0000_t32" style="position:absolute;left:15947;top:40729;width:6451;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0jScYAAADdAAAADwAAAGRycy9kb3ducmV2LnhtbESPQWvCQBCF70L/wzKFXkQ3ptja1FWK&#10;0FrwVCt4HbKTbDA7G7LbmP77zkHobYb35r1v1tvRt2qgPjaBDSzmGSjiMtiGawOn7/fZClRMyBbb&#10;wGTglyJsN3eTNRY2XPmLhmOqlYRwLNCAS6krtI6lI49xHjpi0arQe0yy9rW2PV4l3Lc6z7In7bFh&#10;aXDY0c5ReTn+eANVbmkxvZzd/nmJ1e7wmA9D+2HMw/349goq0Zj+zbfrTyv4yxfBlW9kBL3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9I0nGAAAA3QAAAA8AAAAAAAAA&#10;AAAAAAAAoQIAAGRycy9kb3ducmV2LnhtbFBLBQYAAAAABAAEAPkAAACUAwAAAAA=&#10;">
                  <v:stroke endarrow="open"/>
                </v:shape>
                <v:shape id="9 Conector recto de flecha" o:spid="_x0000_s1297" type="#_x0000_t32" style="position:absolute;left:11461;top:44920;width:3404;height:17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mMsIAAADdAAAADwAAAGRycy9kb3ducmV2LnhtbERPTYvCMBC9L/gfwgjeNFVYqdUoIgjC&#10;elGX1eOYjG2xmdQmav33mwVhb/N4nzNbtLYSD2p86VjBcJCAINbOlJwr+D6s+ykIH5ANVo5JwYs8&#10;LOadjxlmxj15R499yEUMYZ+hgiKEOpPS64Is+oGriSN3cY3FEGGTS9PgM4bbSo6SZCwtlhwbCqxp&#10;VZC+7u9Wga7OXze+pMPrwR9Pxy2l+sdulep12+UURKA2/Ivf7o2J8z8nE/j7Jp4g5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T+mMsIAAADdAAAADwAAAAAAAAAAAAAA&#10;AAChAgAAZHJzL2Rvd25yZXYueG1sUEsFBgAAAAAEAAQA+QAAAJADAAAAAA==&#10;">
                  <v:stroke endarrow="open"/>
                </v:shape>
                <v:shape id="10 Conector recto de flecha" o:spid="_x0000_s1298" type="#_x0000_t32" style="position:absolute;left:29931;top:44920;width:7133;height:17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1JB8cAAADdAAAADwAAAGRycy9kb3ducmV2LnhtbESPT2vDMAzF74N9B6PBLmO1t0EpWd1S&#10;CoMxBqV/Lr2JWIlDYzmN3TTdp58Og90k3tN7P82XY2jVQH1qIlt4mRhQxGV0DdcWDvuP5xmolJEd&#10;tpHJwo0SLBf3d3MsXLzyloZdrpWEcCrQgs+5K7ROpaeAaRI7YtGq2AfMsva1dj1eJTy0+tWYqQ7Y&#10;sDR47GjtqTztLsHC0/bY1FV1+b6lt5/NzHxtzr4crH18GFfvoDKN+d/8d/3pBH9qhF++kRH0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rUkHxwAAAN0AAAAPAAAAAAAA&#10;AAAAAAAAAKECAABkcnMvZG93bnJldi54bWxQSwUGAAAAAAQABAD5AAAAlQMAAAAA&#10;">
                  <v:stroke endarrow="open"/>
                </v:shape>
                <v:shape id="12 Conector recto de flecha" o:spid="_x0000_s1299" type="#_x0000_t32" style="position:absolute;left:19532;top:34757;width:8572;height:8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Zez8MAAADdAAAADwAAAGRycy9kb3ducmV2LnhtbERPTWvCQBC9F/wPywi9NZv0ICHNKiII&#10;Qr00KbXHcXdMgtnZmN1q+u9dodDbPN7nlKvJ9uJKo+8cK8iSFASxdqbjRsFnvX3JQfiAbLB3TAp+&#10;ycNqOXsqsTDuxh90rUIjYgj7AhW0IQyFlF63ZNEnbiCO3MmNFkOEYyPNiLcYbnv5mqYLabHj2NDi&#10;QJuW9Ln6sQp0f3y/8CnPzrU/fB/2lOsvu1fqeT6t30AEmsK/+M+9M3H+Is3g8U08QS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mXs/DAAAA3QAAAA8AAAAAAAAAAAAA&#10;AAAAoQIAAGRycy9kb3ducmV2LnhtbFBLBQYAAAAABAAEAPkAAACRAwAAAAA=&#10;">
                  <v:stroke endarrow="open"/>
                </v:shape>
                <v:shape id="13 Conector recto de flecha" o:spid="_x0000_s1300" type="#_x0000_t32" style="position:absolute;left:44487;top:35024;width:3547;height:5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Ny68QAAADdAAAADwAAAGRycy9kb3ducmV2LnhtbERPS2sCMRC+F/ofwhR6KTVRQWRrFBGE&#10;Ugri4+Jt2MxuFjeTdRPX1V9vhEJv8/E9Z7boXS06akPlWcNwoEAQ595UXGo47NefUxAhIhusPZOG&#10;GwVYzF9fZpgZf+UtdbtYihTCIUMNNsYmkzLklhyGgW+IE1f41mFMsC2lafGawl0tR0pNpMOKU4PF&#10;hlaW8tPu4jR8bI9VWRSX31sY3zdT9bM527zT+v2tX36BiNTHf/Gf+9uk+RM1guc36QQ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3LrxAAAAN0AAAAPAAAAAAAAAAAA&#10;AAAAAKECAABkcnMvZG93bnJldi54bWxQSwUGAAAAAAQABAD5AAAAkgMAAAAA&#10;">
                  <v:stroke endarrow="open"/>
                </v:shape>
                <v:shape id="14 Conector recto de flecha" o:spid="_x0000_s1301" type="#_x0000_t32" style="position:absolute;left:15947;top:35643;width:2039;height:16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XcMQAAADdAAAADwAAAGRycy9kb3ducmV2LnhtbERPTWsCMRC9C/6HMEIvUpNWENkaRYRC&#10;KYKovfQ2bGY3i5vJuonr6q83QqG3ebzPWax6V4uO2lB51vA2USCIc28qLjX8HD9f5yBCRDZYeyYN&#10;NwqwWg4HC8yMv/KeukMsRQrhkKEGG2OTSRlySw7DxDfEiSt86zAm2JbStHhN4a6W70rNpMOKU4PF&#10;hjaW8tPh4jSM979VWRSX7S1M77u5+t6dbd5p/TLq1x8gIvXxX/zn/jJp/kxN4flNOkE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f9dwxAAAAN0AAAAPAAAAAAAAAAAA&#10;AAAAAKECAABkcnMvZG93bnJldi54bWxQSwUGAAAAAAQABAD5AAAAkgMAAAAA&#10;">
                  <v:stroke endarrow="open"/>
                </v:shape>
                <v:shape id="15 Conector recto de flecha" o:spid="_x0000_s1302" type="#_x0000_t32" style="position:absolute;left:49332;top:36167;width:416;height:28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ZPBMUAAADdAAAADwAAAGRycy9kb3ducmV2LnhtbERPS2sCMRC+C/0PYQq9iCa2RWRrFBEE&#10;KQXxcfE2bGY3SzeTdRPXtb++KRS8zcf3nPmyd7XoqA2VZw2TsQJBnHtTcanhdNyMZiBCRDZYeyYN&#10;dwqwXDwN5pgZf+M9dYdYihTCIUMNNsYmkzLklhyGsW+IE1f41mFMsC2lafGWwl0tX5WaSocVpwaL&#10;Da0t5d+Hq9Mw3J+rsiiuX/fw9rObqc/dxead1i/P/eoDRKQ+PsT/7q1J86fqHf6+SS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ZPBMUAAADdAAAADwAAAAAAAAAA&#10;AAAAAAChAgAAZHJzL2Rvd25yZXYueG1sUEsFBgAAAAAEAAQA+QAAAJMDAAAAAA==&#10;">
                  <v:stroke endarrow="open"/>
                </v:shape>
                <v:shape id="16 Conector recto de flecha" o:spid="_x0000_s1303" type="#_x0000_t32" style="position:absolute;left:9721;top:46063;width:13;height:5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rqn8UAAADdAAAADwAAAGRycy9kb3ducmV2LnhtbERPS2sCMRC+C/0PYQq9iCa2VGRrFBEE&#10;KQXxcfE2bGY3SzeTdRPXtb++KRS8zcf3nPmyd7XoqA2VZw2TsQJBnHtTcanhdNyMZiBCRDZYeyYN&#10;dwqwXDwN5pgZf+M9dYdYihTCIUMNNsYmkzLklhyGsW+IE1f41mFMsC2lafGWwl0tX5WaSocVpwaL&#10;Da0t5d+Hq9Mw3J+rsiiuX/fw9rObqc/dxead1i/P/eoDRKQ+PsT/7q1J86fqHf6+SS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rqn8UAAADdAAAADwAAAAAAAAAA&#10;AAAAAAChAgAAZHJzL2Rvd25yZXYueG1sUEsFBgAAAAAEAAQA+QAAAJMDAAAAAA==&#10;">
                  <v:stroke endarrow="open"/>
                </v:shape>
                <v:shape id="18 Conector angular" o:spid="_x0000_s1304" type="#_x0000_t33" style="position:absolute;left:19256;top:46910;width:1140;height:202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ZxB8IAAADdAAAADwAAAGRycy9kb3ducmV2LnhtbERPO2/CMBDeK/U/WIfEVhwY0hIwCFWq&#10;2iVDwmM+2UcSiM9R7JLw72skpG736XveejvaVtyo941jBfNZAoJYO9NwpeCw/3r7AOEDssHWMSm4&#10;k4ft5vVljZlxAxd0K0MlYgj7DBXUIXSZlF7XZNHPXEccubPrLYYI+0qaHocYblu5SJJUWmw4NtTY&#10;0WdN+lr+WgXHvDKn93xZnBf75YXlt07HoJWaTsbdCkSgMfyLn+4fE+enSQqPb+IJ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nZxB8IAAADdAAAADwAAAAAAAAAAAAAA&#10;AAChAgAAZHJzL2Rvd25yZXYueG1sUEsFBgAAAAAEAAQA+QAAAJADAAAAAA==&#10;">
                  <v:stroke endarrow="open"/>
                </v:shape>
                <w10:wrap type="topAndBottom"/>
              </v:group>
            </w:pict>
          </mc:Fallback>
        </mc:AlternateContent>
      </w:r>
    </w:p>
    <w:tbl>
      <w:tblPr>
        <w:tblStyle w:val="Tablaconcuadrcula"/>
        <w:tblW w:w="8991" w:type="dxa"/>
        <w:tblInd w:w="360" w:type="dxa"/>
        <w:tblLook w:val="04A0" w:firstRow="1" w:lastRow="0" w:firstColumn="1" w:lastColumn="0" w:noHBand="0" w:noVBand="1"/>
      </w:tblPr>
      <w:tblGrid>
        <w:gridCol w:w="2003"/>
        <w:gridCol w:w="6988"/>
      </w:tblGrid>
      <w:tr w:rsidR="006E0EB9" w:rsidRPr="00B77E30" w:rsidTr="006E0EB9">
        <w:trPr>
          <w:trHeight w:val="603"/>
        </w:trPr>
        <w:tc>
          <w:tcPr>
            <w:tcW w:w="8991" w:type="dxa"/>
            <w:gridSpan w:val="2"/>
          </w:tcPr>
          <w:p w:rsidR="006E0EB9" w:rsidRPr="00B77E30" w:rsidRDefault="006E0EB9" w:rsidP="00EB53D8">
            <w:pPr>
              <w:pStyle w:val="Prrafodelista"/>
              <w:numPr>
                <w:ilvl w:val="1"/>
                <w:numId w:val="5"/>
              </w:numPr>
              <w:jc w:val="both"/>
              <w:outlineLvl w:val="0"/>
              <w:rPr>
                <w:rFonts w:ascii="Arial" w:eastAsia="Times New Roman" w:hAnsi="Arial" w:cs="Arial"/>
                <w:b/>
                <w:sz w:val="24"/>
                <w:szCs w:val="24"/>
                <w:lang w:eastAsia="es-ES"/>
              </w:rPr>
            </w:pPr>
            <w:bookmarkStart w:id="69" w:name="_Toc441945184"/>
            <w:bookmarkStart w:id="70" w:name="_Toc486078535"/>
            <w:bookmarkStart w:id="71" w:name="_Toc514406831"/>
            <w:r w:rsidRPr="00B77E30">
              <w:rPr>
                <w:rFonts w:ascii="Arial" w:eastAsia="Times New Roman" w:hAnsi="Arial" w:cs="Arial"/>
                <w:b/>
                <w:sz w:val="24"/>
                <w:szCs w:val="24"/>
                <w:lang w:eastAsia="es-ES"/>
              </w:rPr>
              <w:lastRenderedPageBreak/>
              <w:t>PROCEDIMIENTO OPERATIVO NORMALIZADO DE ACTUACIÓN EN CASO DE TORMEN</w:t>
            </w:r>
            <w:r w:rsidR="00576719" w:rsidRPr="00B77E30">
              <w:rPr>
                <w:rFonts w:ascii="Arial" w:eastAsia="Times New Roman" w:hAnsi="Arial" w:cs="Arial"/>
                <w:b/>
                <w:sz w:val="24"/>
                <w:szCs w:val="24"/>
                <w:lang w:eastAsia="es-ES"/>
              </w:rPr>
              <w:t>T</w:t>
            </w:r>
            <w:r w:rsidRPr="00B77E30">
              <w:rPr>
                <w:rFonts w:ascii="Arial" w:eastAsia="Times New Roman" w:hAnsi="Arial" w:cs="Arial"/>
                <w:b/>
                <w:sz w:val="24"/>
                <w:szCs w:val="24"/>
                <w:lang w:eastAsia="es-ES"/>
              </w:rPr>
              <w:t>A ELÉCTRICAS</w:t>
            </w:r>
            <w:r w:rsidR="00784AFF" w:rsidRPr="00B77E30">
              <w:rPr>
                <w:rFonts w:ascii="Arial" w:eastAsia="Times New Roman" w:hAnsi="Arial" w:cs="Arial"/>
                <w:b/>
                <w:sz w:val="24"/>
                <w:szCs w:val="24"/>
                <w:lang w:eastAsia="es-ES"/>
              </w:rPr>
              <w:t xml:space="preserve"> Y FLUJOGRAMA</w:t>
            </w:r>
            <w:r w:rsidRPr="00B77E30">
              <w:rPr>
                <w:rFonts w:ascii="Arial" w:eastAsia="Times New Roman" w:hAnsi="Arial" w:cs="Arial"/>
                <w:b/>
                <w:sz w:val="24"/>
                <w:szCs w:val="24"/>
                <w:lang w:eastAsia="es-ES"/>
              </w:rPr>
              <w:t>.</w:t>
            </w:r>
          </w:p>
        </w:tc>
      </w:tr>
      <w:tr w:rsidR="006E0EB9" w:rsidRPr="00B77E30" w:rsidTr="006259CC">
        <w:tc>
          <w:tcPr>
            <w:tcW w:w="2003" w:type="dxa"/>
          </w:tcPr>
          <w:p w:rsidR="006E0EB9" w:rsidRPr="00B77E30" w:rsidRDefault="006E0EB9" w:rsidP="006E0EB9">
            <w:pPr>
              <w:rPr>
                <w:rFonts w:ascii="Arial" w:eastAsia="Times New Roman" w:hAnsi="Arial" w:cs="Arial"/>
                <w:b/>
                <w:sz w:val="24"/>
                <w:szCs w:val="24"/>
                <w:lang w:eastAsia="es-ES"/>
              </w:rPr>
            </w:pPr>
            <w:r w:rsidRPr="00B77E30">
              <w:rPr>
                <w:rFonts w:ascii="Arial" w:eastAsia="Times New Roman" w:hAnsi="Arial" w:cs="Arial"/>
                <w:b/>
                <w:sz w:val="24"/>
                <w:szCs w:val="24"/>
                <w:lang w:eastAsia="es-ES"/>
              </w:rPr>
              <w:t>OBJETIVOS</w:t>
            </w:r>
          </w:p>
        </w:tc>
        <w:tc>
          <w:tcPr>
            <w:tcW w:w="6988" w:type="dxa"/>
          </w:tcPr>
          <w:p w:rsidR="006E0EB9" w:rsidRPr="00B77E30" w:rsidRDefault="006E0EB9" w:rsidP="006E0EB9">
            <w:pPr>
              <w:rPr>
                <w:rFonts w:ascii="Arial" w:eastAsia="Times New Roman" w:hAnsi="Arial" w:cs="Arial"/>
                <w:sz w:val="24"/>
                <w:szCs w:val="24"/>
                <w:lang w:eastAsia="es-ES"/>
              </w:rPr>
            </w:pPr>
            <w:r w:rsidRPr="00B77E30">
              <w:rPr>
                <w:rFonts w:ascii="Arial" w:hAnsi="Arial" w:cs="Arial"/>
                <w:sz w:val="24"/>
                <w:szCs w:val="24"/>
              </w:rPr>
              <w:t>Establecer Procedimientos estánda</w:t>
            </w:r>
            <w:r w:rsidR="00BA3861" w:rsidRPr="00B77E30">
              <w:rPr>
                <w:rFonts w:ascii="Arial" w:hAnsi="Arial" w:cs="Arial"/>
                <w:sz w:val="24"/>
                <w:szCs w:val="24"/>
              </w:rPr>
              <w:t>r de operación en caso de Tormentas Eléctricas</w:t>
            </w:r>
          </w:p>
        </w:tc>
      </w:tr>
      <w:tr w:rsidR="006E0EB9" w:rsidRPr="00B77E30" w:rsidTr="006259CC">
        <w:tc>
          <w:tcPr>
            <w:tcW w:w="2003" w:type="dxa"/>
          </w:tcPr>
          <w:p w:rsidR="006E0EB9" w:rsidRPr="00B77E30" w:rsidRDefault="006E0EB9" w:rsidP="006E0EB9">
            <w:pPr>
              <w:rPr>
                <w:rFonts w:ascii="Arial" w:hAnsi="Arial" w:cs="Arial"/>
                <w:b/>
                <w:sz w:val="24"/>
                <w:szCs w:val="24"/>
              </w:rPr>
            </w:pPr>
          </w:p>
          <w:p w:rsidR="006E0EB9" w:rsidRPr="00B77E30" w:rsidRDefault="006E0EB9" w:rsidP="006E0EB9">
            <w:pPr>
              <w:rPr>
                <w:rFonts w:ascii="Arial" w:hAnsi="Arial" w:cs="Arial"/>
                <w:b/>
                <w:sz w:val="24"/>
                <w:szCs w:val="24"/>
              </w:rPr>
            </w:pPr>
          </w:p>
          <w:p w:rsidR="006E0EB9" w:rsidRPr="00B77E30" w:rsidRDefault="006E0EB9" w:rsidP="006E0EB9">
            <w:pPr>
              <w:rPr>
                <w:rFonts w:ascii="Arial" w:eastAsia="Times New Roman" w:hAnsi="Arial" w:cs="Arial"/>
                <w:sz w:val="24"/>
                <w:szCs w:val="24"/>
                <w:lang w:eastAsia="es-ES"/>
              </w:rPr>
            </w:pPr>
            <w:r w:rsidRPr="00B77E30">
              <w:rPr>
                <w:rFonts w:ascii="Arial" w:hAnsi="Arial" w:cs="Arial"/>
                <w:b/>
                <w:sz w:val="24"/>
                <w:szCs w:val="24"/>
              </w:rPr>
              <w:t>PUBLICO EN GENERAL</w:t>
            </w:r>
          </w:p>
        </w:tc>
        <w:tc>
          <w:tcPr>
            <w:tcW w:w="6988" w:type="dxa"/>
          </w:tcPr>
          <w:p w:rsidR="006E0EB9" w:rsidRPr="00B77E30" w:rsidRDefault="006E0EB9" w:rsidP="00EB53D8">
            <w:pPr>
              <w:numPr>
                <w:ilvl w:val="0"/>
                <w:numId w:val="27"/>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CONSERVE la calma</w:t>
            </w:r>
          </w:p>
          <w:p w:rsidR="006E0EB9" w:rsidRPr="00B77E30" w:rsidRDefault="006E0EB9" w:rsidP="00EB53D8">
            <w:pPr>
              <w:numPr>
                <w:ilvl w:val="0"/>
                <w:numId w:val="27"/>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Suspender inmediatamente las actividades que desarrolla.</w:t>
            </w:r>
          </w:p>
          <w:p w:rsidR="006E0EB9" w:rsidRPr="00B77E30" w:rsidRDefault="006E0EB9" w:rsidP="00EB53D8">
            <w:pPr>
              <w:numPr>
                <w:ilvl w:val="0"/>
                <w:numId w:val="27"/>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Resguárdese lejos de estructuras metálicas.</w:t>
            </w:r>
          </w:p>
          <w:p w:rsidR="006E0EB9" w:rsidRPr="00B77E30" w:rsidRDefault="006E0EB9" w:rsidP="00EB53D8">
            <w:pPr>
              <w:numPr>
                <w:ilvl w:val="0"/>
                <w:numId w:val="27"/>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Aléjese de ventanas y áreas abiertas externas e internas.</w:t>
            </w:r>
          </w:p>
          <w:p w:rsidR="006E0EB9" w:rsidRPr="00B77E30" w:rsidRDefault="006E0EB9" w:rsidP="00EB53D8">
            <w:pPr>
              <w:numPr>
                <w:ilvl w:val="0"/>
                <w:numId w:val="27"/>
              </w:numPr>
              <w:jc w:val="both"/>
              <w:rPr>
                <w:rFonts w:ascii="Arial" w:eastAsia="Times New Roman" w:hAnsi="Arial" w:cs="Arial"/>
                <w:sz w:val="24"/>
                <w:szCs w:val="24"/>
                <w:lang w:val="es-MX" w:eastAsia="es-ES"/>
              </w:rPr>
            </w:pPr>
            <w:r w:rsidRPr="00B77E30">
              <w:rPr>
                <w:rFonts w:ascii="Arial" w:eastAsia="Times New Roman" w:hAnsi="Arial" w:cs="Arial"/>
                <w:b/>
                <w:sz w:val="24"/>
                <w:szCs w:val="24"/>
                <w:lang w:val="es-MX" w:eastAsia="es-ES"/>
              </w:rPr>
              <w:t>ESTE ATENTO A LAS INSTRUCCIONES DE LOS GRUPOS DE SOCORRO.</w:t>
            </w:r>
          </w:p>
          <w:p w:rsidR="006E0EB9" w:rsidRPr="00B77E30" w:rsidRDefault="006E0EB9" w:rsidP="006E0EB9">
            <w:pPr>
              <w:rPr>
                <w:rFonts w:ascii="Arial" w:hAnsi="Arial" w:cs="Arial"/>
                <w:sz w:val="24"/>
                <w:szCs w:val="24"/>
                <w:lang w:val="es-MX"/>
              </w:rPr>
            </w:pPr>
          </w:p>
        </w:tc>
      </w:tr>
      <w:tr w:rsidR="006E0EB9" w:rsidRPr="00B77E30" w:rsidTr="006259CC">
        <w:tc>
          <w:tcPr>
            <w:tcW w:w="2003" w:type="dxa"/>
          </w:tcPr>
          <w:p w:rsidR="006E0EB9" w:rsidRPr="00B77E30" w:rsidRDefault="006E0EB9" w:rsidP="006E0EB9">
            <w:pPr>
              <w:rPr>
                <w:rFonts w:ascii="Arial" w:hAnsi="Arial" w:cs="Arial"/>
                <w:b/>
                <w:sz w:val="24"/>
                <w:szCs w:val="24"/>
              </w:rPr>
            </w:pPr>
            <w:r w:rsidRPr="00B77E30">
              <w:rPr>
                <w:rFonts w:ascii="Arial" w:hAnsi="Arial" w:cs="Arial"/>
                <w:b/>
                <w:sz w:val="24"/>
                <w:szCs w:val="24"/>
              </w:rPr>
              <w:t xml:space="preserve">       </w:t>
            </w:r>
          </w:p>
          <w:p w:rsidR="006E0EB9" w:rsidRPr="00B77E30" w:rsidRDefault="006E0EB9" w:rsidP="006E0EB9">
            <w:pPr>
              <w:rPr>
                <w:rFonts w:ascii="Arial" w:hAnsi="Arial" w:cs="Arial"/>
                <w:b/>
                <w:sz w:val="24"/>
                <w:szCs w:val="24"/>
              </w:rPr>
            </w:pPr>
          </w:p>
          <w:p w:rsidR="006E0EB9" w:rsidRPr="00B77E30" w:rsidRDefault="006E0EB9" w:rsidP="006E0EB9">
            <w:pPr>
              <w:rPr>
                <w:rFonts w:ascii="Arial" w:hAnsi="Arial" w:cs="Arial"/>
                <w:b/>
                <w:sz w:val="24"/>
                <w:szCs w:val="24"/>
              </w:rPr>
            </w:pPr>
          </w:p>
          <w:p w:rsidR="006E0EB9" w:rsidRPr="00B77E30" w:rsidRDefault="006E0EB9" w:rsidP="006E0EB9">
            <w:pPr>
              <w:rPr>
                <w:rFonts w:ascii="Arial" w:hAnsi="Arial" w:cs="Arial"/>
                <w:b/>
                <w:sz w:val="24"/>
                <w:szCs w:val="24"/>
              </w:rPr>
            </w:pPr>
          </w:p>
          <w:p w:rsidR="006E0EB9" w:rsidRPr="00B77E30" w:rsidRDefault="006E0EB9" w:rsidP="006E0EB9">
            <w:pPr>
              <w:rPr>
                <w:rFonts w:ascii="Arial" w:hAnsi="Arial" w:cs="Arial"/>
                <w:b/>
                <w:sz w:val="24"/>
                <w:szCs w:val="24"/>
              </w:rPr>
            </w:pPr>
          </w:p>
          <w:p w:rsidR="006E0EB9" w:rsidRPr="00B77E30" w:rsidRDefault="006E0EB9" w:rsidP="006E0EB9">
            <w:pPr>
              <w:rPr>
                <w:rFonts w:ascii="Arial" w:hAnsi="Arial" w:cs="Arial"/>
                <w:b/>
                <w:sz w:val="24"/>
                <w:szCs w:val="24"/>
              </w:rPr>
            </w:pPr>
          </w:p>
          <w:p w:rsidR="006E0EB9" w:rsidRPr="00B77E30" w:rsidRDefault="006E0EB9" w:rsidP="006E0EB9">
            <w:pPr>
              <w:rPr>
                <w:rFonts w:ascii="Arial" w:hAnsi="Arial" w:cs="Arial"/>
                <w:b/>
                <w:sz w:val="24"/>
                <w:szCs w:val="24"/>
              </w:rPr>
            </w:pPr>
          </w:p>
          <w:p w:rsidR="006E0EB9" w:rsidRPr="00B77E30" w:rsidRDefault="006E0EB9" w:rsidP="006E0EB9">
            <w:pPr>
              <w:rPr>
                <w:rFonts w:ascii="Arial" w:hAnsi="Arial" w:cs="Arial"/>
                <w:b/>
                <w:sz w:val="24"/>
                <w:szCs w:val="24"/>
              </w:rPr>
            </w:pPr>
          </w:p>
          <w:p w:rsidR="006E0EB9" w:rsidRPr="00B77E30" w:rsidRDefault="006E0EB9" w:rsidP="006E0EB9">
            <w:pPr>
              <w:rPr>
                <w:rFonts w:ascii="Arial" w:hAnsi="Arial" w:cs="Arial"/>
                <w:b/>
                <w:sz w:val="24"/>
                <w:szCs w:val="24"/>
              </w:rPr>
            </w:pPr>
          </w:p>
          <w:p w:rsidR="006E0EB9" w:rsidRPr="00B77E30" w:rsidRDefault="006E0EB9" w:rsidP="006E0EB9">
            <w:pPr>
              <w:rPr>
                <w:rFonts w:ascii="Arial" w:hAnsi="Arial" w:cs="Arial"/>
                <w:b/>
                <w:sz w:val="24"/>
                <w:szCs w:val="24"/>
              </w:rPr>
            </w:pPr>
          </w:p>
          <w:p w:rsidR="006E0EB9" w:rsidRPr="00B77E30" w:rsidRDefault="006E0EB9" w:rsidP="006E0EB9">
            <w:pPr>
              <w:rPr>
                <w:rFonts w:ascii="Arial" w:hAnsi="Arial" w:cs="Arial"/>
                <w:b/>
                <w:sz w:val="24"/>
                <w:szCs w:val="24"/>
              </w:rPr>
            </w:pPr>
            <w:r w:rsidRPr="00B77E30">
              <w:rPr>
                <w:rFonts w:ascii="Arial" w:hAnsi="Arial" w:cs="Arial"/>
                <w:b/>
                <w:sz w:val="24"/>
                <w:szCs w:val="24"/>
              </w:rPr>
              <w:t xml:space="preserve">       C.O.E</w:t>
            </w:r>
          </w:p>
        </w:tc>
        <w:tc>
          <w:tcPr>
            <w:tcW w:w="6988" w:type="dxa"/>
          </w:tcPr>
          <w:p w:rsidR="006E0EB9" w:rsidRPr="00B77E30" w:rsidRDefault="006E0EB9" w:rsidP="006E0EB9">
            <w:pPr>
              <w:rPr>
                <w:rFonts w:ascii="Arial" w:eastAsia="Times New Roman" w:hAnsi="Arial" w:cs="Arial"/>
                <w:b/>
                <w:sz w:val="24"/>
                <w:szCs w:val="24"/>
                <w:lang w:eastAsia="es-ES"/>
              </w:rPr>
            </w:pPr>
            <w:r w:rsidRPr="00B77E30">
              <w:rPr>
                <w:rFonts w:ascii="Arial" w:eastAsia="Times New Roman" w:hAnsi="Arial" w:cs="Arial"/>
                <w:b/>
                <w:sz w:val="24"/>
                <w:szCs w:val="24"/>
                <w:lang w:eastAsia="es-ES"/>
              </w:rPr>
              <w:t>Director de emergencias</w:t>
            </w:r>
          </w:p>
          <w:p w:rsidR="006E0EB9" w:rsidRPr="00B77E30" w:rsidRDefault="006E0EB9" w:rsidP="006E0EB9">
            <w:pPr>
              <w:rPr>
                <w:rFonts w:ascii="Arial" w:eastAsia="Times New Roman" w:hAnsi="Arial" w:cs="Arial"/>
                <w:sz w:val="24"/>
                <w:szCs w:val="24"/>
                <w:lang w:eastAsia="es-ES"/>
              </w:rPr>
            </w:pPr>
          </w:p>
          <w:p w:rsidR="006E0EB9" w:rsidRPr="00B77E30" w:rsidRDefault="006E0EB9" w:rsidP="00EB53D8">
            <w:pPr>
              <w:numPr>
                <w:ilvl w:val="0"/>
                <w:numId w:val="18"/>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Determina el tamaño de los daños y la necesidad de evacuación parcial o total.</w:t>
            </w:r>
          </w:p>
          <w:p w:rsidR="006E0EB9" w:rsidRPr="00B77E30" w:rsidRDefault="006E0EB9" w:rsidP="00EB53D8">
            <w:pPr>
              <w:numPr>
                <w:ilvl w:val="0"/>
                <w:numId w:val="18"/>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Activa el Plan General de Emergencia convocando a los grupos de apoyo externo si es necesario.</w:t>
            </w:r>
          </w:p>
          <w:p w:rsidR="006E0EB9" w:rsidRPr="00B77E30" w:rsidRDefault="006E0EB9" w:rsidP="00EB53D8">
            <w:pPr>
              <w:numPr>
                <w:ilvl w:val="0"/>
                <w:numId w:val="18"/>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Activa la cadena de llamadas a grupos de socorro.</w:t>
            </w:r>
          </w:p>
          <w:p w:rsidR="006E0EB9" w:rsidRPr="00B77E30" w:rsidRDefault="006E0EB9" w:rsidP="00EB53D8">
            <w:pPr>
              <w:numPr>
                <w:ilvl w:val="0"/>
                <w:numId w:val="18"/>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Verifica la suspensión del fluido eléctrico y de alimentación de producto.</w:t>
            </w:r>
          </w:p>
          <w:p w:rsidR="006E0EB9" w:rsidRPr="00B77E30" w:rsidRDefault="006E0EB9" w:rsidP="00EB53D8">
            <w:pPr>
              <w:numPr>
                <w:ilvl w:val="0"/>
                <w:numId w:val="18"/>
              </w:numPr>
              <w:contextualSpacing/>
              <w:jc w:val="both"/>
              <w:rPr>
                <w:rFonts w:ascii="Arial" w:eastAsia="Times New Roman" w:hAnsi="Arial" w:cs="Arial"/>
                <w:b/>
                <w:sz w:val="24"/>
                <w:szCs w:val="24"/>
                <w:lang w:val="es-MX" w:eastAsia="es-ES"/>
              </w:rPr>
            </w:pPr>
            <w:r w:rsidRPr="00B77E30">
              <w:rPr>
                <w:rFonts w:ascii="Arial" w:eastAsia="Times New Roman" w:hAnsi="Arial" w:cs="Arial"/>
                <w:sz w:val="24"/>
                <w:szCs w:val="24"/>
                <w:lang w:val="es-MX" w:eastAsia="es-ES"/>
              </w:rPr>
              <w:t>Interrumpir inmediatamente suministro eléctrico a equipos, maquinaría y suspenda el suministro de productos químicos o combustibles, de acuerdo a protocolos</w:t>
            </w:r>
          </w:p>
          <w:p w:rsidR="006E0EB9" w:rsidRPr="00B77E30" w:rsidRDefault="006E0EB9" w:rsidP="00EB53D8">
            <w:pPr>
              <w:numPr>
                <w:ilvl w:val="0"/>
                <w:numId w:val="19"/>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Coordina actividades con los líderes de los grupos de socorro externo en el Puesto de Mando Unificado.</w:t>
            </w:r>
          </w:p>
          <w:p w:rsidR="006E0EB9" w:rsidRPr="00B77E30" w:rsidRDefault="006E0EB9" w:rsidP="00EB53D8">
            <w:pPr>
              <w:numPr>
                <w:ilvl w:val="0"/>
                <w:numId w:val="19"/>
              </w:numPr>
              <w:contextualSpacing/>
              <w:rPr>
                <w:rFonts w:ascii="Arial" w:eastAsia="Times New Roman" w:hAnsi="Arial" w:cs="Arial"/>
                <w:b/>
                <w:sz w:val="24"/>
                <w:szCs w:val="24"/>
                <w:lang w:val="es-MX" w:eastAsia="es-ES"/>
              </w:rPr>
            </w:pPr>
            <w:r w:rsidRPr="00B77E30">
              <w:rPr>
                <w:rFonts w:ascii="Arial" w:eastAsia="Times New Roman" w:hAnsi="Arial" w:cs="Arial"/>
                <w:sz w:val="24"/>
                <w:szCs w:val="24"/>
                <w:lang w:val="es-MX" w:eastAsia="es-ES"/>
              </w:rPr>
              <w:t>Coordina y realiza censo del personal trasladado a los centros asistenciales.</w:t>
            </w:r>
          </w:p>
          <w:p w:rsidR="006E0EB9" w:rsidRPr="00B77E30" w:rsidRDefault="006E0EB9" w:rsidP="00EB53D8">
            <w:pPr>
              <w:numPr>
                <w:ilvl w:val="0"/>
                <w:numId w:val="20"/>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Establece el boletín de prensa</w:t>
            </w:r>
          </w:p>
          <w:p w:rsidR="006E0EB9" w:rsidRPr="00B77E30" w:rsidRDefault="006E0EB9" w:rsidP="00EB53D8">
            <w:pPr>
              <w:numPr>
                <w:ilvl w:val="0"/>
                <w:numId w:val="20"/>
              </w:numPr>
              <w:contextualSpacing/>
              <w:jc w:val="both"/>
              <w:rPr>
                <w:rFonts w:ascii="Arial" w:eastAsia="Times New Roman" w:hAnsi="Arial" w:cs="Arial"/>
                <w:b/>
                <w:sz w:val="24"/>
                <w:szCs w:val="24"/>
                <w:lang w:val="es-MX" w:eastAsia="es-ES"/>
              </w:rPr>
            </w:pPr>
            <w:r w:rsidRPr="00B77E30">
              <w:rPr>
                <w:rFonts w:ascii="Arial" w:eastAsia="Times New Roman" w:hAnsi="Arial" w:cs="Arial"/>
                <w:sz w:val="24"/>
                <w:szCs w:val="24"/>
                <w:lang w:val="es-MX" w:eastAsia="es-ES"/>
              </w:rPr>
              <w:t>De acuerdo con los requerimientos de Coordinador de Emergencias realiza la comunicación con los grupos de apoyo externo que se necesiten.</w:t>
            </w:r>
          </w:p>
          <w:p w:rsidR="006E0EB9" w:rsidRPr="00B77E30" w:rsidRDefault="006E0EB9" w:rsidP="006E0EB9">
            <w:pPr>
              <w:ind w:left="360"/>
              <w:jc w:val="both"/>
              <w:rPr>
                <w:rFonts w:ascii="Arial" w:eastAsia="Times New Roman" w:hAnsi="Arial" w:cs="Arial"/>
                <w:sz w:val="24"/>
                <w:szCs w:val="24"/>
                <w:lang w:val="es-MX" w:eastAsia="es-ES"/>
              </w:rPr>
            </w:pPr>
          </w:p>
        </w:tc>
      </w:tr>
      <w:tr w:rsidR="006E0EB9" w:rsidRPr="00B77E30" w:rsidTr="006259CC">
        <w:tc>
          <w:tcPr>
            <w:tcW w:w="2003" w:type="dxa"/>
          </w:tcPr>
          <w:p w:rsidR="00784AFF" w:rsidRPr="00B77E30" w:rsidRDefault="00784AFF" w:rsidP="006E0EB9">
            <w:pPr>
              <w:rPr>
                <w:rFonts w:ascii="Arial" w:eastAsia="Times New Roman" w:hAnsi="Arial" w:cs="Arial"/>
                <w:b/>
                <w:sz w:val="24"/>
                <w:szCs w:val="24"/>
                <w:lang w:val="es-MX" w:eastAsia="es-ES"/>
              </w:rPr>
            </w:pPr>
          </w:p>
          <w:p w:rsidR="00784AFF" w:rsidRPr="00B77E30" w:rsidRDefault="00784AFF" w:rsidP="006E0EB9">
            <w:pPr>
              <w:rPr>
                <w:rFonts w:ascii="Arial" w:eastAsia="Times New Roman" w:hAnsi="Arial" w:cs="Arial"/>
                <w:b/>
                <w:sz w:val="24"/>
                <w:szCs w:val="24"/>
                <w:lang w:val="es-MX" w:eastAsia="es-ES"/>
              </w:rPr>
            </w:pPr>
          </w:p>
          <w:p w:rsidR="00784AFF" w:rsidRPr="00B77E30" w:rsidRDefault="00784AFF" w:rsidP="006E0EB9">
            <w:pPr>
              <w:rPr>
                <w:rFonts w:ascii="Arial" w:eastAsia="Times New Roman" w:hAnsi="Arial" w:cs="Arial"/>
                <w:b/>
                <w:sz w:val="24"/>
                <w:szCs w:val="24"/>
                <w:lang w:val="es-MX" w:eastAsia="es-ES"/>
              </w:rPr>
            </w:pPr>
          </w:p>
          <w:p w:rsidR="00784AFF" w:rsidRPr="00B77E30" w:rsidRDefault="00784AFF" w:rsidP="006E0EB9">
            <w:pPr>
              <w:rPr>
                <w:rFonts w:ascii="Arial" w:eastAsia="Times New Roman" w:hAnsi="Arial" w:cs="Arial"/>
                <w:b/>
                <w:sz w:val="24"/>
                <w:szCs w:val="24"/>
                <w:lang w:val="es-MX" w:eastAsia="es-ES"/>
              </w:rPr>
            </w:pPr>
          </w:p>
          <w:p w:rsidR="00784AFF" w:rsidRPr="00B77E30" w:rsidRDefault="00784AFF" w:rsidP="006E0EB9">
            <w:pPr>
              <w:rPr>
                <w:rFonts w:ascii="Arial" w:eastAsia="Times New Roman" w:hAnsi="Arial" w:cs="Arial"/>
                <w:b/>
                <w:sz w:val="24"/>
                <w:szCs w:val="24"/>
                <w:lang w:val="es-MX" w:eastAsia="es-ES"/>
              </w:rPr>
            </w:pPr>
          </w:p>
          <w:p w:rsidR="00784AFF" w:rsidRPr="00B77E30" w:rsidRDefault="00784AFF" w:rsidP="006E0EB9">
            <w:pPr>
              <w:rPr>
                <w:rFonts w:ascii="Arial" w:eastAsia="Times New Roman" w:hAnsi="Arial" w:cs="Arial"/>
                <w:b/>
                <w:sz w:val="24"/>
                <w:szCs w:val="24"/>
                <w:lang w:val="es-MX" w:eastAsia="es-ES"/>
              </w:rPr>
            </w:pPr>
          </w:p>
          <w:p w:rsidR="00784AFF" w:rsidRPr="00B77E30" w:rsidRDefault="00784AFF" w:rsidP="006E0EB9">
            <w:pPr>
              <w:rPr>
                <w:rFonts w:ascii="Arial" w:eastAsia="Times New Roman" w:hAnsi="Arial" w:cs="Arial"/>
                <w:b/>
                <w:sz w:val="24"/>
                <w:szCs w:val="24"/>
                <w:lang w:val="es-MX" w:eastAsia="es-ES"/>
              </w:rPr>
            </w:pPr>
          </w:p>
          <w:p w:rsidR="00784AFF" w:rsidRPr="00B77E30" w:rsidRDefault="00784AFF" w:rsidP="006E0EB9">
            <w:pPr>
              <w:rPr>
                <w:rFonts w:ascii="Arial" w:eastAsia="Times New Roman" w:hAnsi="Arial" w:cs="Arial"/>
                <w:b/>
                <w:sz w:val="24"/>
                <w:szCs w:val="24"/>
                <w:lang w:val="es-MX" w:eastAsia="es-ES"/>
              </w:rPr>
            </w:pPr>
          </w:p>
          <w:p w:rsidR="006E0EB9" w:rsidRPr="00B77E30" w:rsidRDefault="00784AFF" w:rsidP="006E0EB9">
            <w:pP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 xml:space="preserve">  </w:t>
            </w:r>
            <w:r w:rsidR="00F30A40" w:rsidRPr="00B77E30">
              <w:rPr>
                <w:rFonts w:ascii="Arial" w:eastAsia="Times New Roman" w:hAnsi="Arial" w:cs="Arial"/>
                <w:b/>
                <w:sz w:val="24"/>
                <w:szCs w:val="24"/>
                <w:lang w:val="es-MX" w:eastAsia="es-ES"/>
              </w:rPr>
              <w:t>BRIGADA DE EMERGENCIAS</w:t>
            </w:r>
          </w:p>
          <w:p w:rsidR="006E0EB9" w:rsidRPr="00B77E30" w:rsidRDefault="006E0EB9" w:rsidP="006E0EB9">
            <w:pPr>
              <w:rPr>
                <w:rFonts w:ascii="Arial" w:hAnsi="Arial" w:cs="Arial"/>
                <w:b/>
                <w:sz w:val="24"/>
                <w:szCs w:val="24"/>
                <w:lang w:val="es-ES"/>
              </w:rPr>
            </w:pPr>
          </w:p>
        </w:tc>
        <w:tc>
          <w:tcPr>
            <w:tcW w:w="6988" w:type="dxa"/>
          </w:tcPr>
          <w:p w:rsidR="00784AFF" w:rsidRPr="00B77E30" w:rsidRDefault="00784AFF" w:rsidP="00EB53D8">
            <w:pPr>
              <w:numPr>
                <w:ilvl w:val="0"/>
                <w:numId w:val="21"/>
              </w:numPr>
              <w:rPr>
                <w:rFonts w:ascii="Arial" w:eastAsia="Times New Roman" w:hAnsi="Arial" w:cs="Arial"/>
                <w:b/>
                <w:sz w:val="24"/>
                <w:szCs w:val="24"/>
                <w:lang w:val="es-MX" w:eastAsia="es-ES"/>
              </w:rPr>
            </w:pPr>
            <w:r w:rsidRPr="00B77E30">
              <w:rPr>
                <w:rFonts w:ascii="Arial" w:eastAsia="Times New Roman" w:hAnsi="Arial" w:cs="Arial"/>
                <w:sz w:val="24"/>
                <w:szCs w:val="24"/>
                <w:lang w:val="es-MX" w:eastAsia="es-ES"/>
              </w:rPr>
              <w:t>Determina acciones específicas de ataque de conatos de incendio según la necesidad.</w:t>
            </w:r>
          </w:p>
          <w:p w:rsidR="00784AFF" w:rsidRPr="00B77E30" w:rsidRDefault="00784AFF" w:rsidP="00EB53D8">
            <w:pPr>
              <w:numPr>
                <w:ilvl w:val="0"/>
                <w:numId w:val="21"/>
              </w:numPr>
              <w:rPr>
                <w:rFonts w:ascii="Arial" w:eastAsia="Times New Roman" w:hAnsi="Arial" w:cs="Arial"/>
                <w:b/>
                <w:sz w:val="24"/>
                <w:szCs w:val="24"/>
                <w:lang w:val="es-MX" w:eastAsia="es-ES"/>
              </w:rPr>
            </w:pPr>
            <w:r w:rsidRPr="00B77E30">
              <w:rPr>
                <w:rFonts w:ascii="Arial" w:eastAsia="Times New Roman" w:hAnsi="Arial" w:cs="Arial"/>
                <w:sz w:val="24"/>
                <w:szCs w:val="24"/>
                <w:lang w:val="es-MX" w:eastAsia="es-ES"/>
              </w:rPr>
              <w:t>Determina acciones de primeros auxilios según el número de heridos.</w:t>
            </w:r>
          </w:p>
          <w:p w:rsidR="00784AFF" w:rsidRPr="00B77E30" w:rsidRDefault="00784AFF" w:rsidP="00EB53D8">
            <w:pPr>
              <w:numPr>
                <w:ilvl w:val="0"/>
                <w:numId w:val="21"/>
              </w:numPr>
              <w:rPr>
                <w:rFonts w:ascii="Arial" w:eastAsia="Times New Roman" w:hAnsi="Arial" w:cs="Arial"/>
                <w:b/>
                <w:sz w:val="24"/>
                <w:szCs w:val="24"/>
                <w:lang w:val="es-MX" w:eastAsia="es-ES"/>
              </w:rPr>
            </w:pPr>
            <w:r w:rsidRPr="00B77E30">
              <w:rPr>
                <w:rFonts w:ascii="Arial" w:eastAsia="Times New Roman" w:hAnsi="Arial" w:cs="Arial"/>
                <w:sz w:val="24"/>
                <w:szCs w:val="24"/>
                <w:lang w:val="es-MX" w:eastAsia="es-ES"/>
              </w:rPr>
              <w:t xml:space="preserve">Establece punto de atención de heridos y </w:t>
            </w:r>
            <w:proofErr w:type="spellStart"/>
            <w:r w:rsidRPr="00B77E30">
              <w:rPr>
                <w:rFonts w:ascii="Arial" w:eastAsia="Times New Roman" w:hAnsi="Arial" w:cs="Arial"/>
                <w:sz w:val="24"/>
                <w:szCs w:val="24"/>
                <w:lang w:val="es-MX" w:eastAsia="es-ES"/>
              </w:rPr>
              <w:t>triaje</w:t>
            </w:r>
            <w:proofErr w:type="spellEnd"/>
            <w:r w:rsidRPr="00B77E30">
              <w:rPr>
                <w:rFonts w:ascii="Arial" w:eastAsia="Times New Roman" w:hAnsi="Arial" w:cs="Arial"/>
                <w:sz w:val="24"/>
                <w:szCs w:val="24"/>
                <w:lang w:val="es-MX" w:eastAsia="es-ES"/>
              </w:rPr>
              <w:t xml:space="preserve"> según el número de heridos.</w:t>
            </w:r>
          </w:p>
          <w:p w:rsidR="00784AFF" w:rsidRPr="00B77E30" w:rsidRDefault="00784AFF" w:rsidP="00EB53D8">
            <w:pPr>
              <w:numPr>
                <w:ilvl w:val="0"/>
                <w:numId w:val="21"/>
              </w:numPr>
              <w:contextualSpacing/>
              <w:jc w:val="both"/>
              <w:rPr>
                <w:rFonts w:ascii="Arial" w:eastAsia="Times New Roman" w:hAnsi="Arial" w:cs="Arial"/>
                <w:b/>
                <w:sz w:val="24"/>
                <w:szCs w:val="24"/>
                <w:lang w:val="es-MX" w:eastAsia="es-ES"/>
              </w:rPr>
            </w:pPr>
            <w:r w:rsidRPr="00B77E30">
              <w:rPr>
                <w:rFonts w:ascii="Arial" w:eastAsia="Times New Roman" w:hAnsi="Arial" w:cs="Arial"/>
                <w:sz w:val="24"/>
                <w:szCs w:val="24"/>
                <w:lang w:val="es-MX" w:eastAsia="es-ES"/>
              </w:rPr>
              <w:t>Establece prioridades de acción y necesidades para el control de la situación interna y externamente.</w:t>
            </w:r>
          </w:p>
          <w:p w:rsidR="00784AFF" w:rsidRPr="00B77E30" w:rsidRDefault="00784AFF" w:rsidP="00EB53D8">
            <w:pPr>
              <w:numPr>
                <w:ilvl w:val="0"/>
                <w:numId w:val="26"/>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Participan en la acción de evacuación del 100% del personal a puntos de encuentro.</w:t>
            </w:r>
          </w:p>
          <w:p w:rsidR="00784AFF" w:rsidRPr="00B77E30" w:rsidRDefault="00784AFF" w:rsidP="00EB53D8">
            <w:pPr>
              <w:numPr>
                <w:ilvl w:val="0"/>
                <w:numId w:val="26"/>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 xml:space="preserve">Realizan evacuación o resguardo del personal en PUNTOS </w:t>
            </w:r>
            <w:r w:rsidRPr="00B77E30">
              <w:rPr>
                <w:rFonts w:ascii="Arial" w:eastAsia="Times New Roman" w:hAnsi="Arial" w:cs="Arial"/>
                <w:sz w:val="24"/>
                <w:szCs w:val="24"/>
                <w:lang w:val="es-MX" w:eastAsia="es-ES"/>
              </w:rPr>
              <w:lastRenderedPageBreak/>
              <w:t>DE ENCUENTRO.</w:t>
            </w:r>
          </w:p>
          <w:p w:rsidR="00784AFF" w:rsidRPr="00B77E30" w:rsidRDefault="00784AFF" w:rsidP="00EB53D8">
            <w:pPr>
              <w:numPr>
                <w:ilvl w:val="0"/>
                <w:numId w:val="26"/>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Verifica la salida y condiciones de los evacuados</w:t>
            </w:r>
          </w:p>
          <w:p w:rsidR="00784AFF" w:rsidRPr="00B77E30" w:rsidRDefault="00784AFF" w:rsidP="00784AFF">
            <w:pPr>
              <w:jc w:val="both"/>
              <w:rPr>
                <w:rFonts w:ascii="Arial" w:eastAsia="Times New Roman" w:hAnsi="Arial" w:cs="Arial"/>
                <w:sz w:val="24"/>
                <w:szCs w:val="24"/>
                <w:lang w:val="es-MX" w:eastAsia="es-ES"/>
              </w:rPr>
            </w:pPr>
          </w:p>
          <w:p w:rsidR="00784AFF" w:rsidRPr="00B77E30" w:rsidRDefault="00784AFF" w:rsidP="00784AFF">
            <w:pP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Brigada de Control de Fuego.</w:t>
            </w:r>
          </w:p>
          <w:p w:rsidR="00784AFF" w:rsidRPr="00B77E30" w:rsidRDefault="00784AFF" w:rsidP="00784AFF">
            <w:pPr>
              <w:rPr>
                <w:rFonts w:ascii="Arial" w:eastAsia="Times New Roman" w:hAnsi="Arial" w:cs="Arial"/>
                <w:b/>
                <w:sz w:val="24"/>
                <w:szCs w:val="24"/>
                <w:lang w:val="es-MX" w:eastAsia="es-ES"/>
              </w:rPr>
            </w:pPr>
          </w:p>
          <w:p w:rsidR="00784AFF" w:rsidRPr="00B77E30" w:rsidRDefault="00784AFF" w:rsidP="00EB53D8">
            <w:pPr>
              <w:numPr>
                <w:ilvl w:val="0"/>
                <w:numId w:val="28"/>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Actúan en combate contraincendios si existen</w:t>
            </w:r>
          </w:p>
          <w:p w:rsidR="00784AFF" w:rsidRPr="00B77E30" w:rsidRDefault="00784AFF" w:rsidP="00EB53D8">
            <w:pPr>
              <w:numPr>
                <w:ilvl w:val="0"/>
                <w:numId w:val="28"/>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Apoyan proceso de Evacuación.</w:t>
            </w:r>
          </w:p>
          <w:p w:rsidR="00784AFF" w:rsidRPr="00B77E30" w:rsidRDefault="00784AFF" w:rsidP="00EB53D8">
            <w:pPr>
              <w:numPr>
                <w:ilvl w:val="0"/>
                <w:numId w:val="28"/>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Apoyo a los grupos externos de socorro.</w:t>
            </w:r>
          </w:p>
          <w:p w:rsidR="00784AFF" w:rsidRPr="00B77E30" w:rsidRDefault="00784AFF" w:rsidP="00784AFF">
            <w:pPr>
              <w:rPr>
                <w:rFonts w:ascii="Arial" w:eastAsia="Times New Roman" w:hAnsi="Arial" w:cs="Arial"/>
                <w:sz w:val="24"/>
                <w:szCs w:val="24"/>
                <w:lang w:val="es-MX" w:eastAsia="es-ES"/>
              </w:rPr>
            </w:pPr>
          </w:p>
          <w:p w:rsidR="00784AFF" w:rsidRPr="00B77E30" w:rsidRDefault="00784AFF" w:rsidP="00784AFF">
            <w:pP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Brigada de Primeros Auxilios.</w:t>
            </w:r>
          </w:p>
          <w:p w:rsidR="00784AFF" w:rsidRPr="00B77E30" w:rsidRDefault="00784AFF" w:rsidP="00784AFF">
            <w:pPr>
              <w:rPr>
                <w:rFonts w:ascii="Arial" w:eastAsia="Times New Roman" w:hAnsi="Arial" w:cs="Arial"/>
                <w:b/>
                <w:sz w:val="24"/>
                <w:szCs w:val="24"/>
                <w:lang w:val="es-MX" w:eastAsia="es-ES"/>
              </w:rPr>
            </w:pPr>
          </w:p>
          <w:p w:rsidR="00784AFF" w:rsidRPr="00B77E30" w:rsidRDefault="00784AFF" w:rsidP="00EB53D8">
            <w:pPr>
              <w:numPr>
                <w:ilvl w:val="0"/>
                <w:numId w:val="29"/>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Atienden primeros auxilios en caso de requerirse</w:t>
            </w:r>
          </w:p>
          <w:p w:rsidR="00784AFF" w:rsidRPr="00B77E30" w:rsidRDefault="00784AFF" w:rsidP="00EB53D8">
            <w:pPr>
              <w:numPr>
                <w:ilvl w:val="0"/>
                <w:numId w:val="29"/>
              </w:numPr>
              <w:jc w:val="both"/>
              <w:rPr>
                <w:rFonts w:ascii="Arial" w:eastAsia="Times New Roman" w:hAnsi="Arial" w:cs="Arial"/>
                <w:b/>
                <w:sz w:val="24"/>
                <w:szCs w:val="24"/>
                <w:lang w:val="es-MX" w:eastAsia="es-ES"/>
              </w:rPr>
            </w:pPr>
            <w:r w:rsidRPr="00B77E30">
              <w:rPr>
                <w:rFonts w:ascii="Arial" w:eastAsia="Times New Roman" w:hAnsi="Arial" w:cs="Arial"/>
                <w:sz w:val="24"/>
                <w:szCs w:val="24"/>
                <w:lang w:val="es-MX" w:eastAsia="es-ES"/>
              </w:rPr>
              <w:t>Apoyan proceso de Búsqueda y rescate inicial.</w:t>
            </w:r>
          </w:p>
          <w:p w:rsidR="006E0EB9" w:rsidRPr="00B77E30" w:rsidRDefault="006E0EB9" w:rsidP="006E0EB9">
            <w:pPr>
              <w:rPr>
                <w:rFonts w:ascii="Arial" w:eastAsia="Times New Roman" w:hAnsi="Arial" w:cs="Arial"/>
                <w:b/>
                <w:sz w:val="24"/>
                <w:szCs w:val="24"/>
                <w:lang w:val="es-MX" w:eastAsia="es-ES"/>
              </w:rPr>
            </w:pPr>
          </w:p>
        </w:tc>
      </w:tr>
      <w:bookmarkEnd w:id="69"/>
    </w:tbl>
    <w:p w:rsidR="006E0EB9" w:rsidRPr="00B77E30" w:rsidRDefault="006E0EB9" w:rsidP="006E0EB9">
      <w:pPr>
        <w:spacing w:after="0" w:line="240" w:lineRule="auto"/>
        <w:rPr>
          <w:rFonts w:ascii="Arial" w:eastAsia="Times New Roman" w:hAnsi="Arial" w:cs="Arial"/>
          <w:sz w:val="24"/>
          <w:szCs w:val="24"/>
          <w:u w:val="single"/>
          <w:lang w:eastAsia="es-ES"/>
        </w:rPr>
      </w:pPr>
    </w:p>
    <w:p w:rsidR="00BA3861" w:rsidRPr="00B77E30" w:rsidRDefault="00FC2619" w:rsidP="006E0EB9">
      <w:pPr>
        <w:spacing w:after="0" w:line="240" w:lineRule="auto"/>
        <w:rPr>
          <w:rFonts w:ascii="Arial" w:eastAsia="Times New Roman" w:hAnsi="Arial" w:cs="Arial"/>
          <w:sz w:val="24"/>
          <w:szCs w:val="24"/>
          <w:u w:val="single"/>
          <w:lang w:eastAsia="es-ES"/>
        </w:rPr>
      </w:pPr>
      <w:r w:rsidRPr="00B77E30">
        <w:rPr>
          <w:rFonts w:ascii="Arial" w:eastAsia="Times New Roman" w:hAnsi="Arial" w:cs="Arial"/>
          <w:b/>
          <w:noProof/>
          <w:sz w:val="24"/>
          <w:szCs w:val="24"/>
          <w:lang w:val="es-CO" w:eastAsia="es-CO"/>
        </w:rPr>
        <mc:AlternateContent>
          <mc:Choice Requires="wpg">
            <w:drawing>
              <wp:anchor distT="0" distB="0" distL="114300" distR="114300" simplePos="0" relativeHeight="251670528" behindDoc="0" locked="0" layoutInCell="1" allowOverlap="1" wp14:anchorId="09BE6455" wp14:editId="681BCD58">
                <wp:simplePos x="0" y="0"/>
                <wp:positionH relativeFrom="column">
                  <wp:posOffset>-3810</wp:posOffset>
                </wp:positionH>
                <wp:positionV relativeFrom="paragraph">
                  <wp:posOffset>4445</wp:posOffset>
                </wp:positionV>
                <wp:extent cx="4142740" cy="4143375"/>
                <wp:effectExtent l="0" t="0" r="48260" b="28575"/>
                <wp:wrapSquare wrapText="bothSides"/>
                <wp:docPr id="152" name="152 Grupo"/>
                <wp:cNvGraphicFramePr/>
                <a:graphic xmlns:a="http://schemas.openxmlformats.org/drawingml/2006/main">
                  <a:graphicData uri="http://schemas.microsoft.com/office/word/2010/wordprocessingGroup">
                    <wpg:wgp>
                      <wpg:cNvGrpSpPr/>
                      <wpg:grpSpPr>
                        <a:xfrm>
                          <a:off x="0" y="0"/>
                          <a:ext cx="4142740" cy="4143375"/>
                          <a:chOff x="0" y="0"/>
                          <a:chExt cx="4142740" cy="4143375"/>
                        </a:xfrm>
                      </wpg:grpSpPr>
                      <wpg:grpSp>
                        <wpg:cNvPr id="126" name="126 Grupo"/>
                        <wpg:cNvGrpSpPr/>
                        <wpg:grpSpPr>
                          <a:xfrm>
                            <a:off x="0" y="0"/>
                            <a:ext cx="4142740" cy="4143375"/>
                            <a:chOff x="57785" y="0"/>
                            <a:chExt cx="4142740" cy="4143375"/>
                          </a:xfrm>
                        </wpg:grpSpPr>
                        <wps:wsp>
                          <wps:cNvPr id="127" name="127 Proceso"/>
                          <wps:cNvSpPr/>
                          <wps:spPr>
                            <a:xfrm>
                              <a:off x="57785" y="2143125"/>
                              <a:ext cx="1809750" cy="676275"/>
                            </a:xfrm>
                            <a:prstGeom prst="flowChartProcess">
                              <a:avLst/>
                            </a:prstGeom>
                            <a:solidFill>
                              <a:srgbClr val="FFC000">
                                <a:lumMod val="60000"/>
                                <a:lumOff val="40000"/>
                              </a:srgbClr>
                            </a:solidFill>
                            <a:ln w="12700" cap="flat" cmpd="sng" algn="ctr">
                              <a:solidFill>
                                <a:srgbClr val="5B9BD5">
                                  <a:shade val="50000"/>
                                </a:srgbClr>
                              </a:solidFill>
                              <a:prstDash val="solid"/>
                              <a:miter lim="800000"/>
                            </a:ln>
                            <a:effectLst/>
                          </wps:spPr>
                          <wps:txbx>
                            <w:txbxContent>
                              <w:p w:rsidR="00802395" w:rsidRPr="00EF24D8" w:rsidRDefault="00802395" w:rsidP="00FC2619">
                                <w:pPr>
                                  <w:jc w:val="center"/>
                                  <w:rPr>
                                    <w:rFonts w:asciiTheme="majorHAnsi" w:hAnsiTheme="majorHAnsi" w:cstheme="majorHAnsi"/>
                                    <w:b/>
                                    <w:color w:val="000000" w:themeColor="text1"/>
                                    <w:sz w:val="18"/>
                                    <w:szCs w:val="18"/>
                                  </w:rPr>
                                </w:pPr>
                                <w:r w:rsidRPr="00EF24D8">
                                  <w:rPr>
                                    <w:rFonts w:asciiTheme="majorHAnsi" w:hAnsiTheme="majorHAnsi" w:cstheme="majorHAnsi"/>
                                    <w:b/>
                                    <w:color w:val="000000" w:themeColor="text1"/>
                                    <w:sz w:val="18"/>
                                    <w:szCs w:val="18"/>
                                  </w:rPr>
                                  <w:t>Si está capacitado preste los primeros Auxilios, de lo contrario acompañe a la víctima mientras llegan los grupos de apoyo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8" name="128 Grupo"/>
                          <wpg:cNvGrpSpPr/>
                          <wpg:grpSpPr>
                            <a:xfrm>
                              <a:off x="943610" y="0"/>
                              <a:ext cx="3256915" cy="4143375"/>
                              <a:chOff x="943610" y="0"/>
                              <a:chExt cx="3256915" cy="4143375"/>
                            </a:xfrm>
                          </wpg:grpSpPr>
                          <wps:wsp>
                            <wps:cNvPr id="129" name="129 Terminador"/>
                            <wps:cNvSpPr/>
                            <wps:spPr>
                              <a:xfrm>
                                <a:off x="2428875" y="0"/>
                                <a:ext cx="1504949" cy="304800"/>
                              </a:xfrm>
                              <a:prstGeom prst="flowChartTerminator">
                                <a:avLst/>
                              </a:prstGeom>
                              <a:solidFill>
                                <a:srgbClr val="FFC000">
                                  <a:lumMod val="60000"/>
                                  <a:lumOff val="40000"/>
                                </a:srgbClr>
                              </a:solidFill>
                              <a:ln w="12700" cap="flat" cmpd="sng" algn="ctr">
                                <a:solidFill>
                                  <a:srgbClr val="5B9BD5">
                                    <a:shade val="50000"/>
                                  </a:srgbClr>
                                </a:solidFill>
                                <a:prstDash val="solid"/>
                                <a:miter lim="800000"/>
                              </a:ln>
                              <a:effectLst/>
                            </wps:spPr>
                            <wps:txbx>
                              <w:txbxContent>
                                <w:p w:rsidR="00802395" w:rsidRPr="00EF24D8" w:rsidRDefault="00802395" w:rsidP="00FC2619">
                                  <w:pPr>
                                    <w:jc w:val="center"/>
                                    <w:rPr>
                                      <w:rFonts w:asciiTheme="majorHAnsi" w:hAnsiTheme="majorHAnsi" w:cstheme="majorHAnsi"/>
                                      <w:b/>
                                      <w:color w:val="000000" w:themeColor="text1"/>
                                      <w:sz w:val="18"/>
                                      <w:szCs w:val="18"/>
                                    </w:rPr>
                                  </w:pPr>
                                  <w:r w:rsidRPr="00EF24D8">
                                    <w:rPr>
                                      <w:rFonts w:asciiTheme="majorHAnsi" w:hAnsiTheme="majorHAnsi" w:cstheme="majorHAnsi"/>
                                      <w:b/>
                                      <w:color w:val="000000" w:themeColor="text1"/>
                                      <w:sz w:val="18"/>
                                      <w:szCs w:val="18"/>
                                    </w:rPr>
                                    <w:t>TORMENTA ELÉCTRICA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130 Conector recto de flecha"/>
                            <wps:cNvCnPr/>
                            <wps:spPr>
                              <a:xfrm>
                                <a:off x="3133725" y="304800"/>
                                <a:ext cx="0" cy="114300"/>
                              </a:xfrm>
                              <a:prstGeom prst="straightConnector1">
                                <a:avLst/>
                              </a:prstGeom>
                              <a:noFill/>
                              <a:ln w="12700" cap="flat" cmpd="sng" algn="ctr">
                                <a:solidFill>
                                  <a:sysClr val="windowText" lastClr="000000"/>
                                </a:solidFill>
                                <a:prstDash val="solid"/>
                                <a:miter lim="800000"/>
                                <a:tailEnd type="arrow"/>
                              </a:ln>
                              <a:effectLst/>
                            </wps:spPr>
                            <wps:bodyPr/>
                          </wps:wsp>
                          <wps:wsp>
                            <wps:cNvPr id="131" name="131 Proceso"/>
                            <wps:cNvSpPr/>
                            <wps:spPr>
                              <a:xfrm>
                                <a:off x="2428875" y="419100"/>
                                <a:ext cx="1390650" cy="209550"/>
                              </a:xfrm>
                              <a:prstGeom prst="flowChartProcess">
                                <a:avLst/>
                              </a:prstGeom>
                              <a:solidFill>
                                <a:srgbClr val="FFC000">
                                  <a:lumMod val="60000"/>
                                  <a:lumOff val="40000"/>
                                </a:srgbClr>
                              </a:solidFill>
                              <a:ln w="12700" cap="flat" cmpd="sng" algn="ctr">
                                <a:solidFill>
                                  <a:srgbClr val="5B9BD5">
                                    <a:shade val="50000"/>
                                  </a:srgbClr>
                                </a:solidFill>
                                <a:prstDash val="solid"/>
                                <a:miter lim="800000"/>
                              </a:ln>
                              <a:effectLst/>
                            </wps:spPr>
                            <wps:txbx>
                              <w:txbxContent>
                                <w:p w:rsidR="00802395" w:rsidRPr="00EF24D8" w:rsidRDefault="00802395" w:rsidP="00FC2619">
                                  <w:pPr>
                                    <w:jc w:val="center"/>
                                    <w:rPr>
                                      <w:rFonts w:asciiTheme="majorHAnsi" w:hAnsiTheme="majorHAnsi" w:cstheme="majorHAnsi"/>
                                      <w:b/>
                                      <w:color w:val="000000" w:themeColor="text1"/>
                                      <w:sz w:val="18"/>
                                      <w:szCs w:val="18"/>
                                    </w:rPr>
                                  </w:pPr>
                                  <w:r w:rsidRPr="00EF24D8">
                                    <w:rPr>
                                      <w:rFonts w:asciiTheme="majorHAnsi" w:hAnsiTheme="majorHAnsi" w:cstheme="majorHAnsi"/>
                                      <w:b/>
                                      <w:color w:val="000000" w:themeColor="text1"/>
                                      <w:sz w:val="18"/>
                                      <w:szCs w:val="18"/>
                                    </w:rPr>
                                    <w:t>Mantenga la calma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132 Proceso"/>
                            <wps:cNvSpPr/>
                            <wps:spPr>
                              <a:xfrm>
                                <a:off x="2428875" y="752475"/>
                                <a:ext cx="1390650" cy="228600"/>
                              </a:xfrm>
                              <a:prstGeom prst="flowChartProcess">
                                <a:avLst/>
                              </a:prstGeom>
                              <a:solidFill>
                                <a:srgbClr val="FFC000">
                                  <a:lumMod val="60000"/>
                                  <a:lumOff val="40000"/>
                                </a:srgbClr>
                              </a:solidFill>
                              <a:ln w="12700" cap="flat" cmpd="sng" algn="ctr">
                                <a:solidFill>
                                  <a:srgbClr val="5B9BD5">
                                    <a:shade val="50000"/>
                                  </a:srgbClr>
                                </a:solidFill>
                                <a:prstDash val="solid"/>
                                <a:miter lim="800000"/>
                              </a:ln>
                              <a:effectLst/>
                            </wps:spPr>
                            <wps:txbx>
                              <w:txbxContent>
                                <w:p w:rsidR="00802395" w:rsidRPr="00EF24D8" w:rsidRDefault="00802395" w:rsidP="00FC2619">
                                  <w:pPr>
                                    <w:jc w:val="center"/>
                                    <w:rPr>
                                      <w:rFonts w:asciiTheme="majorHAnsi" w:hAnsiTheme="majorHAnsi" w:cstheme="majorHAnsi"/>
                                      <w:b/>
                                      <w:color w:val="000000" w:themeColor="text1"/>
                                      <w:sz w:val="18"/>
                                      <w:szCs w:val="18"/>
                                    </w:rPr>
                                  </w:pPr>
                                  <w:r w:rsidRPr="00EF24D8">
                                    <w:rPr>
                                      <w:rFonts w:asciiTheme="majorHAnsi" w:hAnsiTheme="majorHAnsi" w:cstheme="majorHAnsi"/>
                                      <w:b/>
                                      <w:color w:val="000000" w:themeColor="text1"/>
                                      <w:sz w:val="18"/>
                                      <w:szCs w:val="18"/>
                                    </w:rPr>
                                    <w:t>Suspenda Actividades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133 Conector recto de flecha"/>
                            <wps:cNvCnPr/>
                            <wps:spPr>
                              <a:xfrm>
                                <a:off x="3114675" y="619125"/>
                                <a:ext cx="0" cy="171450"/>
                              </a:xfrm>
                              <a:prstGeom prst="straightConnector1">
                                <a:avLst/>
                              </a:prstGeom>
                              <a:noFill/>
                              <a:ln w="12700" cap="flat" cmpd="sng" algn="ctr">
                                <a:solidFill>
                                  <a:sysClr val="windowText" lastClr="000000"/>
                                </a:solidFill>
                                <a:prstDash val="solid"/>
                                <a:miter lim="800000"/>
                                <a:tailEnd type="arrow"/>
                              </a:ln>
                              <a:effectLst/>
                            </wps:spPr>
                            <wps:bodyPr/>
                          </wps:wsp>
                          <wps:wsp>
                            <wps:cNvPr id="134" name="134 Proceso"/>
                            <wps:cNvSpPr/>
                            <wps:spPr>
                              <a:xfrm>
                                <a:off x="2428875" y="1152525"/>
                                <a:ext cx="1390650" cy="400050"/>
                              </a:xfrm>
                              <a:prstGeom prst="flowChartProcess">
                                <a:avLst/>
                              </a:prstGeom>
                              <a:solidFill>
                                <a:srgbClr val="FFC000">
                                  <a:lumMod val="60000"/>
                                  <a:lumOff val="40000"/>
                                </a:srgbClr>
                              </a:solidFill>
                              <a:ln w="12700" cap="flat" cmpd="sng" algn="ctr">
                                <a:solidFill>
                                  <a:srgbClr val="5B9BD5">
                                    <a:shade val="50000"/>
                                  </a:srgbClr>
                                </a:solidFill>
                                <a:prstDash val="solid"/>
                                <a:miter lim="800000"/>
                              </a:ln>
                              <a:effectLst/>
                            </wps:spPr>
                            <wps:txbx>
                              <w:txbxContent>
                                <w:p w:rsidR="00802395" w:rsidRPr="00EF24D8" w:rsidRDefault="00802395" w:rsidP="00FC2619">
                                  <w:pPr>
                                    <w:jc w:val="center"/>
                                    <w:rPr>
                                      <w:rFonts w:asciiTheme="majorHAnsi" w:hAnsiTheme="majorHAnsi" w:cstheme="majorHAnsi"/>
                                      <w:b/>
                                      <w:color w:val="000000" w:themeColor="text1"/>
                                      <w:sz w:val="18"/>
                                      <w:szCs w:val="18"/>
                                    </w:rPr>
                                  </w:pPr>
                                  <w:r w:rsidRPr="00EF24D8">
                                    <w:rPr>
                                      <w:rFonts w:asciiTheme="majorHAnsi" w:hAnsiTheme="majorHAnsi" w:cstheme="majorHAnsi"/>
                                      <w:b/>
                                      <w:color w:val="000000" w:themeColor="text1"/>
                                      <w:sz w:val="18"/>
                                      <w:szCs w:val="18"/>
                                    </w:rPr>
                                    <w:t>Resguárdese lejos de estructuras metálicas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135 Conector recto de flecha"/>
                            <wps:cNvCnPr/>
                            <wps:spPr>
                              <a:xfrm>
                                <a:off x="3114675" y="981075"/>
                                <a:ext cx="9525" cy="171450"/>
                              </a:xfrm>
                              <a:prstGeom prst="straightConnector1">
                                <a:avLst/>
                              </a:prstGeom>
                              <a:noFill/>
                              <a:ln w="12700" cap="flat" cmpd="sng" algn="ctr">
                                <a:solidFill>
                                  <a:sysClr val="windowText" lastClr="000000"/>
                                </a:solidFill>
                                <a:prstDash val="solid"/>
                                <a:miter lim="800000"/>
                                <a:tailEnd type="arrow"/>
                              </a:ln>
                              <a:effectLst/>
                            </wps:spPr>
                            <wps:bodyPr/>
                          </wps:wsp>
                          <wps:wsp>
                            <wps:cNvPr id="136" name="136 Proceso"/>
                            <wps:cNvSpPr/>
                            <wps:spPr>
                              <a:xfrm>
                                <a:off x="2333624" y="1704975"/>
                                <a:ext cx="1600200" cy="419100"/>
                              </a:xfrm>
                              <a:prstGeom prst="flowChartProcess">
                                <a:avLst/>
                              </a:prstGeom>
                              <a:solidFill>
                                <a:srgbClr val="FFC000">
                                  <a:lumMod val="60000"/>
                                  <a:lumOff val="40000"/>
                                </a:srgbClr>
                              </a:solidFill>
                              <a:ln w="12700" cap="flat" cmpd="sng" algn="ctr">
                                <a:solidFill>
                                  <a:srgbClr val="5B9BD5">
                                    <a:shade val="50000"/>
                                  </a:srgbClr>
                                </a:solidFill>
                                <a:prstDash val="solid"/>
                                <a:miter lim="800000"/>
                              </a:ln>
                              <a:effectLst/>
                            </wps:spPr>
                            <wps:txbx>
                              <w:txbxContent>
                                <w:p w:rsidR="00802395" w:rsidRPr="00EF24D8" w:rsidRDefault="00802395" w:rsidP="00FC2619">
                                  <w:pPr>
                                    <w:jc w:val="center"/>
                                    <w:rPr>
                                      <w:rFonts w:asciiTheme="majorHAnsi" w:hAnsiTheme="majorHAnsi" w:cstheme="majorHAnsi"/>
                                      <w:b/>
                                      <w:color w:val="000000" w:themeColor="text1"/>
                                      <w:sz w:val="18"/>
                                      <w:szCs w:val="18"/>
                                    </w:rPr>
                                  </w:pPr>
                                  <w:r w:rsidRPr="00EF24D8">
                                    <w:rPr>
                                      <w:rFonts w:asciiTheme="majorHAnsi" w:hAnsiTheme="majorHAnsi" w:cstheme="majorHAnsi"/>
                                      <w:b/>
                                      <w:color w:val="000000" w:themeColor="text1"/>
                                      <w:sz w:val="18"/>
                                      <w:szCs w:val="18"/>
                                    </w:rPr>
                                    <w:t>Aléjese de ventanas y áreas abiertas externas e internas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137 Conector recto de flecha"/>
                            <wps:cNvCnPr/>
                            <wps:spPr>
                              <a:xfrm>
                                <a:off x="3114675" y="1552575"/>
                                <a:ext cx="0" cy="152400"/>
                              </a:xfrm>
                              <a:prstGeom prst="straightConnector1">
                                <a:avLst/>
                              </a:prstGeom>
                              <a:noFill/>
                              <a:ln w="12700" cap="flat" cmpd="sng" algn="ctr">
                                <a:solidFill>
                                  <a:sysClr val="windowText" lastClr="000000"/>
                                </a:solidFill>
                                <a:prstDash val="solid"/>
                                <a:miter lim="800000"/>
                                <a:tailEnd type="arrow"/>
                              </a:ln>
                              <a:effectLst/>
                            </wps:spPr>
                            <wps:bodyPr/>
                          </wps:wsp>
                          <wps:wsp>
                            <wps:cNvPr id="139" name="139 Conector recto de flecha"/>
                            <wps:cNvCnPr/>
                            <wps:spPr>
                              <a:xfrm flipH="1">
                                <a:off x="3114675" y="2124075"/>
                                <a:ext cx="8890" cy="133350"/>
                              </a:xfrm>
                              <a:prstGeom prst="straightConnector1">
                                <a:avLst/>
                              </a:prstGeom>
                              <a:noFill/>
                              <a:ln w="12700" cap="flat" cmpd="sng" algn="ctr">
                                <a:solidFill>
                                  <a:sysClr val="windowText" lastClr="000000"/>
                                </a:solidFill>
                                <a:prstDash val="solid"/>
                                <a:miter lim="800000"/>
                                <a:tailEnd type="arrow"/>
                              </a:ln>
                              <a:effectLst/>
                            </wps:spPr>
                            <wps:bodyPr/>
                          </wps:wsp>
                          <wps:wsp>
                            <wps:cNvPr id="140" name="140 Conector recto de flecha"/>
                            <wps:cNvCnPr>
                              <a:stCxn id="142" idx="2"/>
                            </wps:cNvCnPr>
                            <wps:spPr>
                              <a:xfrm>
                                <a:off x="3109913" y="2705100"/>
                                <a:ext cx="4762" cy="266700"/>
                              </a:xfrm>
                              <a:prstGeom prst="straightConnector1">
                                <a:avLst/>
                              </a:prstGeom>
                              <a:noFill/>
                              <a:ln w="12700" cap="flat" cmpd="sng" algn="ctr">
                                <a:solidFill>
                                  <a:sysClr val="windowText" lastClr="000000"/>
                                </a:solidFill>
                                <a:prstDash val="solid"/>
                                <a:miter lim="800000"/>
                                <a:tailEnd type="arrow"/>
                              </a:ln>
                              <a:effectLst/>
                            </wps:spPr>
                            <wps:bodyPr/>
                          </wps:wsp>
                          <wps:wsp>
                            <wps:cNvPr id="141" name="141 Conector recto de flecha"/>
                            <wps:cNvCnPr/>
                            <wps:spPr>
                              <a:xfrm>
                                <a:off x="943610" y="3248025"/>
                                <a:ext cx="1151890" cy="0"/>
                              </a:xfrm>
                              <a:prstGeom prst="straightConnector1">
                                <a:avLst/>
                              </a:prstGeom>
                              <a:noFill/>
                              <a:ln w="12700" cap="flat" cmpd="sng" algn="ctr">
                                <a:solidFill>
                                  <a:sysClr val="windowText" lastClr="000000"/>
                                </a:solidFill>
                                <a:prstDash val="solid"/>
                                <a:miter lim="800000"/>
                                <a:tailEnd type="arrow"/>
                              </a:ln>
                              <a:effectLst/>
                            </wps:spPr>
                            <wps:bodyPr/>
                          </wps:wsp>
                          <wps:wsp>
                            <wps:cNvPr id="142" name="142 Decisión"/>
                            <wps:cNvSpPr/>
                            <wps:spPr>
                              <a:xfrm>
                                <a:off x="2019300" y="2257425"/>
                                <a:ext cx="2181225" cy="447675"/>
                              </a:xfrm>
                              <a:prstGeom prst="flowChartDecision">
                                <a:avLst/>
                              </a:prstGeom>
                              <a:solidFill>
                                <a:srgbClr val="FFC000">
                                  <a:lumMod val="60000"/>
                                  <a:lumOff val="40000"/>
                                </a:srgbClr>
                              </a:solidFill>
                              <a:ln w="12700" cap="flat" cmpd="sng" algn="ctr">
                                <a:solidFill>
                                  <a:srgbClr val="5B9BD5">
                                    <a:shade val="50000"/>
                                  </a:srgbClr>
                                </a:solidFill>
                                <a:prstDash val="solid"/>
                                <a:miter lim="800000"/>
                              </a:ln>
                              <a:effectLst/>
                            </wps:spPr>
                            <wps:txbx>
                              <w:txbxContent>
                                <w:p w:rsidR="00802395" w:rsidRPr="00EF24D8" w:rsidRDefault="00802395" w:rsidP="00FC2619">
                                  <w:pPr>
                                    <w:jc w:val="center"/>
                                    <w:rPr>
                                      <w:rFonts w:asciiTheme="majorHAnsi" w:hAnsiTheme="majorHAnsi" w:cstheme="majorHAnsi"/>
                                      <w:b/>
                                      <w:color w:val="000000" w:themeColor="text1"/>
                                      <w:sz w:val="18"/>
                                      <w:szCs w:val="18"/>
                                    </w:rPr>
                                  </w:pPr>
                                  <w:r w:rsidRPr="00EF24D8">
                                    <w:rPr>
                                      <w:rFonts w:asciiTheme="majorHAnsi" w:hAnsiTheme="majorHAnsi" w:cstheme="majorHAnsi"/>
                                      <w:b/>
                                      <w:color w:val="000000" w:themeColor="text1"/>
                                      <w:sz w:val="18"/>
                                      <w:szCs w:val="18"/>
                                    </w:rPr>
                                    <w:t>¿Existen Víctimas?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143 Proceso"/>
                            <wps:cNvSpPr/>
                            <wps:spPr>
                              <a:xfrm>
                                <a:off x="1867535" y="2276475"/>
                                <a:ext cx="295275" cy="238125"/>
                              </a:xfrm>
                              <a:prstGeom prst="flowChartProcess">
                                <a:avLst/>
                              </a:prstGeom>
                              <a:noFill/>
                              <a:ln w="12700" cap="flat" cmpd="sng" algn="ctr">
                                <a:noFill/>
                                <a:prstDash val="solid"/>
                                <a:miter lim="800000"/>
                              </a:ln>
                              <a:effectLst/>
                            </wps:spPr>
                            <wps:txbx>
                              <w:txbxContent>
                                <w:p w:rsidR="00802395" w:rsidRPr="007F56D9" w:rsidRDefault="00802395" w:rsidP="00FC2619">
                                  <w:pPr>
                                    <w:rPr>
                                      <w:rFonts w:asciiTheme="majorHAnsi" w:hAnsiTheme="majorHAnsi" w:cstheme="majorHAnsi"/>
                                      <w:color w:val="000000" w:themeColor="text1"/>
                                      <w:sz w:val="18"/>
                                      <w:szCs w:val="18"/>
                                    </w:rPr>
                                  </w:pPr>
                                  <w:r>
                                    <w:rPr>
                                      <w:rFonts w:asciiTheme="majorHAnsi" w:hAnsiTheme="majorHAnsi" w:cstheme="majorHAnsi"/>
                                      <w:color w:val="000000" w:themeColor="text1"/>
                                      <w:sz w:val="18"/>
                                      <w:szCs w:val="18"/>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145 Proceso"/>
                            <wps:cNvSpPr/>
                            <wps:spPr>
                              <a:xfrm>
                                <a:off x="3038475" y="2733675"/>
                                <a:ext cx="381000" cy="238125"/>
                              </a:xfrm>
                              <a:prstGeom prst="flowChartProcess">
                                <a:avLst/>
                              </a:prstGeom>
                              <a:noFill/>
                              <a:ln w="12700" cap="flat" cmpd="sng" algn="ctr">
                                <a:noFill/>
                                <a:prstDash val="solid"/>
                                <a:miter lim="800000"/>
                              </a:ln>
                              <a:effectLst/>
                            </wps:spPr>
                            <wps:txbx>
                              <w:txbxContent>
                                <w:p w:rsidR="00802395" w:rsidRPr="007F56D9" w:rsidRDefault="00802395" w:rsidP="00FC2619">
                                  <w:pPr>
                                    <w:rPr>
                                      <w:rFonts w:asciiTheme="majorHAnsi" w:hAnsiTheme="majorHAnsi" w:cstheme="majorHAnsi"/>
                                      <w:color w:val="000000" w:themeColor="text1"/>
                                      <w:sz w:val="18"/>
                                      <w:szCs w:val="18"/>
                                    </w:rPr>
                                  </w:pPr>
                                  <w:r>
                                    <w:rPr>
                                      <w:rFonts w:asciiTheme="majorHAnsi" w:hAnsiTheme="majorHAnsi" w:cstheme="majorHAnsi"/>
                                      <w:color w:val="000000" w:themeColor="text1"/>
                                      <w:sz w:val="18"/>
                                      <w:szCs w:val="18"/>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146 Conector recto de flecha"/>
                            <wps:cNvCnPr/>
                            <wps:spPr>
                              <a:xfrm flipH="1">
                                <a:off x="1857375" y="2486025"/>
                                <a:ext cx="238125" cy="0"/>
                              </a:xfrm>
                              <a:prstGeom prst="straightConnector1">
                                <a:avLst/>
                              </a:prstGeom>
                              <a:noFill/>
                              <a:ln w="12700" cap="flat" cmpd="sng" algn="ctr">
                                <a:solidFill>
                                  <a:sysClr val="windowText" lastClr="000000"/>
                                </a:solidFill>
                                <a:prstDash val="solid"/>
                                <a:miter lim="800000"/>
                                <a:tailEnd type="arrow"/>
                              </a:ln>
                              <a:effectLst/>
                            </wps:spPr>
                            <wps:bodyPr/>
                          </wps:wsp>
                          <wps:wsp>
                            <wps:cNvPr id="147" name="147 Proceso"/>
                            <wps:cNvSpPr/>
                            <wps:spPr>
                              <a:xfrm>
                                <a:off x="2219325" y="2971800"/>
                                <a:ext cx="1809750" cy="581025"/>
                              </a:xfrm>
                              <a:prstGeom prst="flowChartProcess">
                                <a:avLst/>
                              </a:prstGeom>
                              <a:solidFill>
                                <a:srgbClr val="FFC000">
                                  <a:lumMod val="60000"/>
                                  <a:lumOff val="40000"/>
                                </a:srgbClr>
                              </a:solidFill>
                              <a:ln w="12700" cap="flat" cmpd="sng" algn="ctr">
                                <a:solidFill>
                                  <a:srgbClr val="5B9BD5">
                                    <a:shade val="50000"/>
                                  </a:srgbClr>
                                </a:solidFill>
                                <a:prstDash val="solid"/>
                                <a:miter lim="800000"/>
                              </a:ln>
                              <a:effectLst/>
                            </wps:spPr>
                            <wps:txbx>
                              <w:txbxContent>
                                <w:p w:rsidR="00802395" w:rsidRPr="00EF24D8" w:rsidRDefault="00802395" w:rsidP="00FC2619">
                                  <w:pPr>
                                    <w:jc w:val="center"/>
                                    <w:rPr>
                                      <w:rFonts w:asciiTheme="majorHAnsi" w:hAnsiTheme="majorHAnsi" w:cstheme="majorHAnsi"/>
                                      <w:b/>
                                      <w:color w:val="000000" w:themeColor="text1"/>
                                      <w:sz w:val="18"/>
                                      <w:szCs w:val="18"/>
                                    </w:rPr>
                                  </w:pPr>
                                  <w:r w:rsidRPr="00EF24D8">
                                    <w:rPr>
                                      <w:rFonts w:asciiTheme="majorHAnsi" w:hAnsiTheme="majorHAnsi" w:cstheme="majorHAnsi"/>
                                      <w:b/>
                                      <w:color w:val="000000" w:themeColor="text1"/>
                                      <w:sz w:val="18"/>
                                      <w:szCs w:val="18"/>
                                    </w:rPr>
                                    <w:t>Esté atento a las instrucciones de la Brigada y los organismos de socorro.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149 Conector recto de flecha"/>
                            <wps:cNvCnPr>
                              <a:stCxn id="147" idx="2"/>
                              <a:endCxn id="150" idx="0"/>
                            </wps:cNvCnPr>
                            <wps:spPr>
                              <a:xfrm>
                                <a:off x="3124200" y="3552825"/>
                                <a:ext cx="0" cy="285750"/>
                              </a:xfrm>
                              <a:prstGeom prst="straightConnector1">
                                <a:avLst/>
                              </a:prstGeom>
                              <a:noFill/>
                              <a:ln w="12700" cap="flat" cmpd="sng" algn="ctr">
                                <a:solidFill>
                                  <a:sysClr val="windowText" lastClr="000000"/>
                                </a:solidFill>
                                <a:prstDash val="solid"/>
                                <a:miter lim="800000"/>
                                <a:tailEnd type="arrow"/>
                              </a:ln>
                              <a:effectLst/>
                            </wps:spPr>
                            <wps:bodyPr/>
                          </wps:wsp>
                          <wps:wsp>
                            <wps:cNvPr id="150" name="150 Terminador"/>
                            <wps:cNvSpPr/>
                            <wps:spPr>
                              <a:xfrm>
                                <a:off x="2638425" y="3838575"/>
                                <a:ext cx="971550" cy="304800"/>
                              </a:xfrm>
                              <a:prstGeom prst="flowChartTerminator">
                                <a:avLst/>
                              </a:prstGeom>
                              <a:solidFill>
                                <a:srgbClr val="FFC000">
                                  <a:lumMod val="60000"/>
                                  <a:lumOff val="40000"/>
                                </a:srgbClr>
                              </a:solidFill>
                              <a:ln w="12700" cap="flat" cmpd="sng" algn="ctr">
                                <a:solidFill>
                                  <a:srgbClr val="5B9BD5">
                                    <a:shade val="50000"/>
                                  </a:srgbClr>
                                </a:solidFill>
                                <a:prstDash val="solid"/>
                                <a:miter lim="800000"/>
                              </a:ln>
                              <a:effectLst/>
                            </wps:spPr>
                            <wps:txbx>
                              <w:txbxContent>
                                <w:p w:rsidR="00802395" w:rsidRPr="00EF24D8" w:rsidRDefault="00802395" w:rsidP="00FC2619">
                                  <w:pPr>
                                    <w:jc w:val="center"/>
                                    <w:rPr>
                                      <w:rFonts w:asciiTheme="majorHAnsi" w:hAnsiTheme="majorHAnsi" w:cstheme="majorHAnsi"/>
                                      <w:b/>
                                      <w:color w:val="000000" w:themeColor="text1"/>
                                      <w:sz w:val="18"/>
                                      <w:szCs w:val="18"/>
                                    </w:rPr>
                                  </w:pPr>
                                  <w:r w:rsidRPr="00EF24D8">
                                    <w:rPr>
                                      <w:rFonts w:asciiTheme="majorHAnsi" w:hAnsiTheme="majorHAnsi" w:cstheme="majorHAnsi"/>
                                      <w:b/>
                                      <w:color w:val="000000" w:themeColor="text1"/>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1" name="151 Conector recto"/>
                        <wps:cNvCnPr/>
                        <wps:spPr>
                          <a:xfrm>
                            <a:off x="885825" y="2819400"/>
                            <a:ext cx="0" cy="428625"/>
                          </a:xfrm>
                          <a:prstGeom prst="line">
                            <a:avLst/>
                          </a:prstGeom>
                          <a:noFill/>
                          <a:ln w="6350" cap="flat" cmpd="sng" algn="ctr">
                            <a:solidFill>
                              <a:sysClr val="windowText" lastClr="000000"/>
                            </a:solidFill>
                            <a:prstDash val="solid"/>
                            <a:miter lim="800000"/>
                          </a:ln>
                          <a:effectLst/>
                        </wps:spPr>
                        <wps:bodyPr/>
                      </wps:wsp>
                    </wpg:wgp>
                  </a:graphicData>
                </a:graphic>
                <wp14:sizeRelH relativeFrom="margin">
                  <wp14:pctWidth>0</wp14:pctWidth>
                </wp14:sizeRelH>
              </wp:anchor>
            </w:drawing>
          </mc:Choice>
          <mc:Fallback>
            <w:pict>
              <v:group w14:anchorId="09BE6455" id="152 Grupo" o:spid="_x0000_s1305" style="position:absolute;margin-left:-.3pt;margin-top:.35pt;width:326.2pt;height:326.25pt;z-index:251670528;mso-position-horizontal-relative:text;mso-position-vertical-relative:text;mso-width-relative:margin" coordsize="41427,41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">
                <v:group id="126 Grupo" o:spid="_x0000_s1306" style="position:absolute;width:41427;height:41433" coordorigin="577" coordsize="41427,41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shape id="127 Proceso" o:spid="_x0000_s1307" type="#_x0000_t109" style="position:absolute;left:577;top:21431;width:1809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HY5sAA&#10;AADcAAAADwAAAGRycy9kb3ducmV2LnhtbERPTYvCMBC9L/gfwgh7W1MraKlGEUERb1YPHsdmbIvN&#10;pDSx7f77zYLgbR7vc1abwdSio9ZVlhVMJxEI4tzqigsF18v+JwHhPLLG2jIp+CUHm/Xoa4Wptj2f&#10;qct8IUIIuxQVlN43qZQuL8mgm9iGOHAP2xr0AbaF1C32IdzUMo6iuTRYcWgosaFdSfkzexkFcdI9&#10;itNtmsyzQz+YmcT7hU9KfY+H7RKEp8F/xG/3UYf58QL+nw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ZHY5sAAAADcAAAADwAAAAAAAAAAAAAAAACYAgAAZHJzL2Rvd25y&#10;ZXYueG1sUEsFBgAAAAAEAAQA9QAAAIUDAAAAAA==&#10;" fillcolor="#ffd966" strokecolor="#41719c" strokeweight="1pt">
                    <v:textbox>
                      <w:txbxContent>
                        <w:p w:rsidR="00802395" w:rsidRPr="00EF24D8" w:rsidRDefault="00802395" w:rsidP="00FC2619">
                          <w:pPr>
                            <w:jc w:val="center"/>
                            <w:rPr>
                              <w:rFonts w:asciiTheme="majorHAnsi" w:hAnsiTheme="majorHAnsi" w:cstheme="majorHAnsi"/>
                              <w:b/>
                              <w:color w:val="000000" w:themeColor="text1"/>
                              <w:sz w:val="18"/>
                              <w:szCs w:val="18"/>
                            </w:rPr>
                          </w:pPr>
                          <w:r w:rsidRPr="00EF24D8">
                            <w:rPr>
                              <w:rFonts w:asciiTheme="majorHAnsi" w:hAnsiTheme="majorHAnsi" w:cstheme="majorHAnsi"/>
                              <w:b/>
                              <w:color w:val="000000" w:themeColor="text1"/>
                              <w:sz w:val="18"/>
                              <w:szCs w:val="18"/>
                            </w:rPr>
                            <w:t>Si está capacitado preste los primeros Auxilios, de lo contrario acompañe a la víctima mientras llegan los grupos de apoyo</w:t>
                          </w:r>
                        </w:p>
                      </w:txbxContent>
                    </v:textbox>
                  </v:shape>
                  <v:group id="128 Grupo" o:spid="_x0000_s1308" style="position:absolute;left:9436;width:32569;height:41433" coordorigin="9436" coordsize="32569,41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129 Terminador" o:spid="_x0000_s1309" type="#_x0000_t116" style="position:absolute;left:24288;width:1505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2icMA&#10;AADcAAAADwAAAGRycy9kb3ducmV2LnhtbERP32vCMBB+F/Y/hBvsTVN9EO2ayhiKg8lAN99vzdkU&#10;m0ttMhv/+2Uw8O0+vp9XrKJtxZV63zhWMJ1kIIgrpxuuFXx9bsYLED4ga2wdk4IbeViVD6MCc+0G&#10;3tP1EGqRQtjnqMCE0OVS+sqQRT9xHXHiTq63GBLsa6l7HFK4beUsy+bSYsOpwWBHr4aq8+HHKhg+&#10;zGW3rb8Xx2Edq7jJju/z9VSpp8f48gwiUAx38b/7Taf5syX8PZMuk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U2icMAAADcAAAADwAAAAAAAAAAAAAAAACYAgAAZHJzL2Rv&#10;d25yZXYueG1sUEsFBgAAAAAEAAQA9QAAAIgDAAAAAA==&#10;" fillcolor="#ffd966" strokecolor="#41719c" strokeweight="1pt">
                      <v:textbox>
                        <w:txbxContent>
                          <w:p w:rsidR="00802395" w:rsidRPr="00EF24D8" w:rsidRDefault="00802395" w:rsidP="00FC2619">
                            <w:pPr>
                              <w:jc w:val="center"/>
                              <w:rPr>
                                <w:rFonts w:asciiTheme="majorHAnsi" w:hAnsiTheme="majorHAnsi" w:cstheme="majorHAnsi"/>
                                <w:b/>
                                <w:color w:val="000000" w:themeColor="text1"/>
                                <w:sz w:val="18"/>
                                <w:szCs w:val="18"/>
                              </w:rPr>
                            </w:pPr>
                            <w:r w:rsidRPr="00EF24D8">
                              <w:rPr>
                                <w:rFonts w:asciiTheme="majorHAnsi" w:hAnsiTheme="majorHAnsi" w:cstheme="majorHAnsi"/>
                                <w:b/>
                                <w:color w:val="000000" w:themeColor="text1"/>
                                <w:sz w:val="18"/>
                                <w:szCs w:val="18"/>
                              </w:rPr>
                              <w:t>TORMENTA ELÉCTRICA</w:t>
                            </w:r>
                          </w:p>
                        </w:txbxContent>
                      </v:textbox>
                    </v:shape>
                    <v:shape id="130 Conector recto de flecha" o:spid="_x0000_s1310" type="#_x0000_t32" style="position:absolute;left:31337;top:3048;width:0;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TMMUAAADcAAAADwAAAGRycy9kb3ducmV2LnhtbESP0UrDQBBF34X+wzIFX8RutLWUmE0R&#10;oSAFK0Y/YMiOSUh2ds1um/j3zoPg2wz3zr1niv3sBnWhMXaeDdytMlDEtbcdNwY+Pw63O1AxIVsc&#10;PJOBH4qwLxdXBebWT/xOlyo1SkI45migTSnkWse6JYdx5QOxaF9+dJhkHRttR5wk3A36Psu22mHH&#10;0tBioOeW6r46OwPTzes3bfu3sBv05uGY9V0Kp8qY6+X89Agq0Zz+zX/XL1bw14Ivz8gEuv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KxTMMUAAADcAAAADwAAAAAAAAAA&#10;AAAAAAChAgAAZHJzL2Rvd25yZXYueG1sUEsFBgAAAAAEAAQA+QAAAJMDAAAAAA==&#10;" strokecolor="windowText" strokeweight="1pt">
                      <v:stroke endarrow="open" joinstyle="miter"/>
                    </v:shape>
                    <v:shape id="131 Proceso" o:spid="_x0000_s1311" type="#_x0000_t109" style="position:absolute;left:24288;top:4191;width:13907;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z1MEA&#10;AADcAAAADwAAAGRycy9kb3ducmV2LnhtbERPS2vCQBC+F/wPywje6iYKIUQ3IoKleGvSQ4/T7OSB&#10;2dmQXZP477uFQm/z8T3neFpMLyYaXWdZQbyNQBBXVnfcKPgsr68pCOeRNfaWScGTHJzy1csRM21n&#10;/qCp8I0IIewyVNB6P2RSuqolg25rB+LA1XY06AMcG6lHnEO46eUuihJpsOPQ0OJAl5aqe/EwCnbp&#10;VDe3rzhNird5MXuJ3yXflNqsl/MBhKfF/4v/3O86zN/H8PtMuEDm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tc9TBAAAA3AAAAA8AAAAAAAAAAAAAAAAAmAIAAGRycy9kb3du&#10;cmV2LnhtbFBLBQYAAAAABAAEAPUAAACGAwAAAAA=&#10;" fillcolor="#ffd966" strokecolor="#41719c" strokeweight="1pt">
                      <v:textbox>
                        <w:txbxContent>
                          <w:p w:rsidR="00802395" w:rsidRPr="00EF24D8" w:rsidRDefault="00802395" w:rsidP="00FC2619">
                            <w:pPr>
                              <w:jc w:val="center"/>
                              <w:rPr>
                                <w:rFonts w:asciiTheme="majorHAnsi" w:hAnsiTheme="majorHAnsi" w:cstheme="majorHAnsi"/>
                                <w:b/>
                                <w:color w:val="000000" w:themeColor="text1"/>
                                <w:sz w:val="18"/>
                                <w:szCs w:val="18"/>
                              </w:rPr>
                            </w:pPr>
                            <w:r w:rsidRPr="00EF24D8">
                              <w:rPr>
                                <w:rFonts w:asciiTheme="majorHAnsi" w:hAnsiTheme="majorHAnsi" w:cstheme="majorHAnsi"/>
                                <w:b/>
                                <w:color w:val="000000" w:themeColor="text1"/>
                                <w:sz w:val="18"/>
                                <w:szCs w:val="18"/>
                              </w:rPr>
                              <w:t>Mantenga la calma</w:t>
                            </w:r>
                          </w:p>
                        </w:txbxContent>
                      </v:textbox>
                    </v:shape>
                    <v:shape id="132 Proceso" o:spid="_x0000_s1312" type="#_x0000_t109" style="position:absolute;left:24288;top:7524;width:13907;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o8AA&#10;AADcAAAADwAAAGRycy9kb3ducmV2LnhtbERPTYvCMBC9C/sfwizsTdNWkNI1FhFWxJvVg8exGduy&#10;zaQ02bb7740geJvH+5x1PplWDNS7xrKCeBGBIC6tbrhScDn/zFMQziNrbC2Tgn9ykG8+ZmvMtB35&#10;REPhKxFC2GWooPa+y6R0ZU0G3cJ2xIG7296gD7CvpO5xDOGmlUkUraTBhkNDjR3taip/iz+jIEmH&#10;e3W8xumq2I+TWUq8nfmo1NfntP0G4Wnyb/HLfdBh/jKB5zPhAr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to8AAAADcAAAADwAAAAAAAAAAAAAAAACYAgAAZHJzL2Rvd25y&#10;ZXYueG1sUEsFBgAAAAAEAAQA9QAAAIUDAAAAAA==&#10;" fillcolor="#ffd966" strokecolor="#41719c" strokeweight="1pt">
                      <v:textbox>
                        <w:txbxContent>
                          <w:p w:rsidR="00802395" w:rsidRPr="00EF24D8" w:rsidRDefault="00802395" w:rsidP="00FC2619">
                            <w:pPr>
                              <w:jc w:val="center"/>
                              <w:rPr>
                                <w:rFonts w:asciiTheme="majorHAnsi" w:hAnsiTheme="majorHAnsi" w:cstheme="majorHAnsi"/>
                                <w:b/>
                                <w:color w:val="000000" w:themeColor="text1"/>
                                <w:sz w:val="18"/>
                                <w:szCs w:val="18"/>
                              </w:rPr>
                            </w:pPr>
                            <w:r w:rsidRPr="00EF24D8">
                              <w:rPr>
                                <w:rFonts w:asciiTheme="majorHAnsi" w:hAnsiTheme="majorHAnsi" w:cstheme="majorHAnsi"/>
                                <w:b/>
                                <w:color w:val="000000" w:themeColor="text1"/>
                                <w:sz w:val="18"/>
                                <w:szCs w:val="18"/>
                              </w:rPr>
                              <w:t>Suspenda Actividades</w:t>
                            </w:r>
                          </w:p>
                        </w:txbxContent>
                      </v:textbox>
                    </v:shape>
                    <v:shape id="133 Conector recto de flecha" o:spid="_x0000_s1313" type="#_x0000_t32" style="position:absolute;left:31146;top:6191;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7NR8MAAADcAAAADwAAAGRycy9kb3ducmV2LnhtbERP3WrCMBS+H/gO4Qi7GZpuTpFqWmQw&#10;GIMpVh/g0Bzb0uYkNpnt3n4ZCLs7H9/v2eaj6cSNet9YVvA8T0AQl1Y3XCk4n95naxA+IGvsLJOC&#10;H/KQZ5OHLabaDnykWxEqEUPYp6igDsGlUvqyJoN+bh1x5C62Nxgi7CupexxiuOnkS5KspMGGY0ON&#10;jt5qKtvi2ygYnr6utGoPbt3J1+Vn0jbB7QulHqfjbgMi0Bj+xXf3h47zFwv4eyZeI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zUfDAAAA3AAAAA8AAAAAAAAAAAAA&#10;AAAAoQIAAGRycy9kb3ducmV2LnhtbFBLBQYAAAAABAAEAPkAAACRAwAAAAA=&#10;" strokecolor="windowText" strokeweight="1pt">
                      <v:stroke endarrow="open" joinstyle="miter"/>
                    </v:shape>
                    <v:shape id="134 Proceso" o:spid="_x0000_s1314" type="#_x0000_t109" style="position:absolute;left:24288;top:11525;width:13907;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QTL8A&#10;AADcAAAADwAAAGRycy9kb3ducmV2LnhtbERPy6rCMBDdC/5DGMGdpj6QUo0igpeLO6sLl2MztsVm&#10;UprY1r+/uSC4m8N5zmbXm0q01LjSsoLZNAJBnFldcq7gejlOYhDOI2usLJOCNznYbYeDDSbadnym&#10;NvW5CCHsElRQeF8nUrqsIINuamviwD1sY9AH2ORSN9iFcFPJeRStpMGSQ0OBNR0Kyp7pyyiYx+0j&#10;P91m8Sr96XqzkHi/8Emp8ajfr0F46v1X/HH/6jB/sYT/Z8IF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mtBMvwAAANwAAAAPAAAAAAAAAAAAAAAAAJgCAABkcnMvZG93bnJl&#10;di54bWxQSwUGAAAAAAQABAD1AAAAhAMAAAAA&#10;" fillcolor="#ffd966" strokecolor="#41719c" strokeweight="1pt">
                      <v:textbox>
                        <w:txbxContent>
                          <w:p w:rsidR="00802395" w:rsidRPr="00EF24D8" w:rsidRDefault="00802395" w:rsidP="00FC2619">
                            <w:pPr>
                              <w:jc w:val="center"/>
                              <w:rPr>
                                <w:rFonts w:asciiTheme="majorHAnsi" w:hAnsiTheme="majorHAnsi" w:cstheme="majorHAnsi"/>
                                <w:b/>
                                <w:color w:val="000000" w:themeColor="text1"/>
                                <w:sz w:val="18"/>
                                <w:szCs w:val="18"/>
                              </w:rPr>
                            </w:pPr>
                            <w:r w:rsidRPr="00EF24D8">
                              <w:rPr>
                                <w:rFonts w:asciiTheme="majorHAnsi" w:hAnsiTheme="majorHAnsi" w:cstheme="majorHAnsi"/>
                                <w:b/>
                                <w:color w:val="000000" w:themeColor="text1"/>
                                <w:sz w:val="18"/>
                                <w:szCs w:val="18"/>
                              </w:rPr>
                              <w:t>Resguárdese lejos de estructuras metálicas</w:t>
                            </w:r>
                          </w:p>
                        </w:txbxContent>
                      </v:textbox>
                    </v:shape>
                    <v:shape id="135 Conector recto de flecha" o:spid="_x0000_s1315" type="#_x0000_t32" style="position:absolute;left:31146;top:9810;width:96;height:1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vwqMIAAADcAAAADwAAAGRycy9kb3ducmV2LnhtbERP22rCQBB9F/oPyxT6InVjvSCpq0ih&#10;UAQVUz9gyI5JSHZ2m92a+PeuIPg2h3Od5bo3jbhQ6yvLCsajBARxbnXFhYLT7/f7AoQPyBoby6Tg&#10;Sh7Wq5fBElNtOz7SJQuFiCHsU1RQhuBSKX1ekkE/so44cmfbGgwRtoXULXYx3DTyI0nm0mDFsaFE&#10;R18l5XX2bxR0w90fzeuDWzRyOtsmdRXcPlPq7bXffIII1Ien+OH+0XH+ZAb3Z+IFc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NvwqMIAAADcAAAADwAAAAAAAAAAAAAA&#10;AAChAgAAZHJzL2Rvd25yZXYueG1sUEsFBgAAAAAEAAQA+QAAAJADAAAAAA==&#10;" strokecolor="windowText" strokeweight="1pt">
                      <v:stroke endarrow="open" joinstyle="miter"/>
                    </v:shape>
                    <v:shape id="136 Proceso" o:spid="_x0000_s1316" type="#_x0000_t109" style="position:absolute;left:23336;top:17049;width:1600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TroMAA&#10;AADcAAAADwAAAGRycy9kb3ducmV2LnhtbERPTYvCMBC9C/sfwizsTdMqlNI1FhFWxJvVg8exGduy&#10;zaQ02bb7740geJvH+5x1PplWDNS7xrKCeBGBIC6tbrhScDn/zFMQziNrbC2Tgn9ykG8+ZmvMtB35&#10;REPhKxFC2GWooPa+y6R0ZU0G3cJ2xIG7296gD7CvpO5xDOGmlcsoSqTBhkNDjR3taip/iz+jYJkO&#10;9+p4jdOk2I+TWUm8nfmo1NfntP0G4Wnyb/HLfdBh/iqB5zPhAr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wTroMAAAADcAAAADwAAAAAAAAAAAAAAAACYAgAAZHJzL2Rvd25y&#10;ZXYueG1sUEsFBgAAAAAEAAQA9QAAAIUDAAAAAA==&#10;" fillcolor="#ffd966" strokecolor="#41719c" strokeweight="1pt">
                      <v:textbox>
                        <w:txbxContent>
                          <w:p w:rsidR="00802395" w:rsidRPr="00EF24D8" w:rsidRDefault="00802395" w:rsidP="00FC2619">
                            <w:pPr>
                              <w:jc w:val="center"/>
                              <w:rPr>
                                <w:rFonts w:asciiTheme="majorHAnsi" w:hAnsiTheme="majorHAnsi" w:cstheme="majorHAnsi"/>
                                <w:b/>
                                <w:color w:val="000000" w:themeColor="text1"/>
                                <w:sz w:val="18"/>
                                <w:szCs w:val="18"/>
                              </w:rPr>
                            </w:pPr>
                            <w:r w:rsidRPr="00EF24D8">
                              <w:rPr>
                                <w:rFonts w:asciiTheme="majorHAnsi" w:hAnsiTheme="majorHAnsi" w:cstheme="majorHAnsi"/>
                                <w:b/>
                                <w:color w:val="000000" w:themeColor="text1"/>
                                <w:sz w:val="18"/>
                                <w:szCs w:val="18"/>
                              </w:rPr>
                              <w:t>Aléjese de ventanas y áreas abiertas externas e internas</w:t>
                            </w:r>
                          </w:p>
                        </w:txbxContent>
                      </v:textbox>
                    </v:shape>
                    <v:shape id="137 Conector recto de flecha" o:spid="_x0000_s1317" type="#_x0000_t32" style="position:absolute;left:31146;top:15525;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XLRMMAAADcAAAADwAAAGRycy9kb3ducmV2LnhtbERP3WrCMBS+F/YO4Qy8EU3ntEpnlDEY&#10;jIEbVh/g0Jy1pc1J1mS2vr0ZCN6dj+/3bHaDacWZOl9bVvA0S0AQF1bXXCo4Hd+naxA+IGtsLZOC&#10;C3nYbR9GG8y07flA5zyUIoawz1BBFYLLpPRFRQb9zDriyP3YzmCIsCul7rCP4aaV8yRJpcGaY0OF&#10;jt4qKpr8zyjoJ/tfSptvt27lYvmZNHVwX7lS48fh9QVEoCHcxTf3h47zn1fw/0y8QG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Fy0TDAAAA3AAAAA8AAAAAAAAAAAAA&#10;AAAAoQIAAGRycy9kb3ducmV2LnhtbFBLBQYAAAAABAAEAPkAAACRAwAAAAA=&#10;" strokecolor="windowText" strokeweight="1pt">
                      <v:stroke endarrow="open" joinstyle="miter"/>
                    </v:shape>
                    <v:shape id="139 Conector recto de flecha" o:spid="_x0000_s1318" type="#_x0000_t32" style="position:absolute;left:31146;top:21240;width:89;height:1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wUsEAAADcAAAADwAAAGRycy9kb3ducmV2LnhtbERPzYrCMBC+C/sOYRb2Ippql0WrUUQQ&#10;FjzV9QHGZmyrzSQkUbtvvxGEvc3H9zvLdW86cScfWssKJuMMBHFldcu1guPPbjQDESKyxs4yKfil&#10;AOvV22CJhbYPLul+iLVIIRwKVNDE6AopQ9WQwTC2jjhxZ+sNxgR9LbXHRwo3nZxm2Zc02HJqaNDR&#10;tqHqergZBddj5XL36ctLPs2l2cz2+2F5Uurjvd8sQETq47/45f7WaX4+h+cz6QK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3/BSwQAAANwAAAAPAAAAAAAAAAAAAAAA&#10;AKECAABkcnMvZG93bnJldi54bWxQSwUGAAAAAAQABAD5AAAAjwMAAAAA&#10;" strokecolor="windowText" strokeweight="1pt">
                      <v:stroke endarrow="open" joinstyle="miter"/>
                    </v:shape>
                    <v:shape id="140 Conector recto de flecha" o:spid="_x0000_s1319" type="#_x0000_t32" style="position:absolute;left:31099;top:27051;width:47;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ogTcUAAADcAAAADwAAAGRycy9kb3ducmV2LnhtbESP0WrCQBBF3wv9h2UKfSm6UaxI6ioi&#10;CFJoi9EPGLLTJCQ7u2ZXk/5956HQtxnunXvPrLej69Sd+th4NjCbZqCIS28brgxczofJClRMyBY7&#10;z2TghyJsN48Pa8ytH/hE9yJVSkI45migTinkWseyJodx6gOxaN++d5hk7Sttexwk3HV6nmVL7bBh&#10;aagx0L6msi1uzsDw8nGlZfsVVp1evL5nbZPCZ2HM89O4ewOVaEz/5r/roxX8heDLMzKB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ogTcUAAADcAAAADwAAAAAAAAAA&#10;AAAAAAChAgAAZHJzL2Rvd25yZXYueG1sUEsFBgAAAAAEAAQA+QAAAJMDAAAAAA==&#10;" strokecolor="windowText" strokeweight="1pt">
                      <v:stroke endarrow="open" joinstyle="miter"/>
                    </v:shape>
                    <v:shape id="141 Conector recto de flecha" o:spid="_x0000_s1320" type="#_x0000_t32" style="position:absolute;left:9436;top:32480;width:115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1sIAAADcAAAADwAAAGRycy9kb3ducmV2LnhtbERP3WrCMBS+F/YO4Qy8kZkqrkg1yhCE&#10;Icxh3QMcmmNb2pxkTWbr2y+C4N35+H7PejuYVlyp87VlBbNpAoK4sLrmUsHPef+2BOEDssbWMim4&#10;kYft5mW0xkzbnk90zUMpYgj7DBVUIbhMSl9UZNBPrSOO3MV2BkOEXSl1h30MN62cJ0kqDdYcGyp0&#10;tKuoaPI/o6CffP1S2ny7ZSsX74ekqYM75kqNX4ePFYhAQ3iKH+5PHecvZnB/Jl4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F1sIAAADcAAAADwAAAAAAAAAAAAAA&#10;AAChAgAAZHJzL2Rvd25yZXYueG1sUEsFBgAAAAAEAAQA+QAAAJADAAAAAA==&#10;" strokecolor="windowText" strokeweight="1pt">
                      <v:stroke endarrow="open" joinstyle="miter"/>
                    </v:shape>
                    <v:shape id="142 Decisión" o:spid="_x0000_s1321" type="#_x0000_t110" style="position:absolute;left:20193;top:22574;width:21812;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OKjcMA&#10;AADcAAAADwAAAGRycy9kb3ducmV2LnhtbERPTWsCMRC9F/wPYQRvNauUIqtRRGzroQhVEbwNmzG7&#10;uJksSVbX/vpGKHibx/uc2aKztbiSD5VjBaNhBoK4cLpio+Cw/3idgAgRWWPtmBTcKcBi3nuZYa7d&#10;jX/ouotGpBAOOSooY2xyKUNRksUwdA1x4s7OW4wJeiO1x1sKt7UcZ9m7tFhxaiixoVVJxWXXWgX2&#10;4s15cl9+HU/Hz3X1Hbftr2mVGvS75RREpC4+xf/ujU7z38bweCZd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OKjcMAAADcAAAADwAAAAAAAAAAAAAAAACYAgAAZHJzL2Rv&#10;d25yZXYueG1sUEsFBgAAAAAEAAQA9QAAAIgDAAAAAA==&#10;" fillcolor="#ffd966" strokecolor="#41719c" strokeweight="1pt">
                      <v:textbox>
                        <w:txbxContent>
                          <w:p w:rsidR="00802395" w:rsidRPr="00EF24D8" w:rsidRDefault="00802395" w:rsidP="00FC2619">
                            <w:pPr>
                              <w:jc w:val="center"/>
                              <w:rPr>
                                <w:rFonts w:asciiTheme="majorHAnsi" w:hAnsiTheme="majorHAnsi" w:cstheme="majorHAnsi"/>
                                <w:b/>
                                <w:color w:val="000000" w:themeColor="text1"/>
                                <w:sz w:val="18"/>
                                <w:szCs w:val="18"/>
                              </w:rPr>
                            </w:pPr>
                            <w:r w:rsidRPr="00EF24D8">
                              <w:rPr>
                                <w:rFonts w:asciiTheme="majorHAnsi" w:hAnsiTheme="majorHAnsi" w:cstheme="majorHAnsi"/>
                                <w:b/>
                                <w:color w:val="000000" w:themeColor="text1"/>
                                <w:sz w:val="18"/>
                                <w:szCs w:val="18"/>
                              </w:rPr>
                              <w:t>¿Existen Víctimas?</w:t>
                            </w:r>
                          </w:p>
                        </w:txbxContent>
                      </v:textbox>
                    </v:shape>
                    <v:shape id="143 Proceso" o:spid="_x0000_s1322" type="#_x0000_t109" style="position:absolute;left:18675;top:22764;width:2953;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F2DcIA&#10;AADcAAAADwAAAGRycy9kb3ducmV2LnhtbERPTWuDQBC9B/oflin0Epo1aQliXUMIJLXHJl56G9yp&#10;iu6suKvRf98tFHqbx/uc9DCbTkw0uMaygu0mAkFcWt1wpaC4nZ9jEM4ja+wsk4KFHByyh1WKibZ3&#10;/qTp6isRQtglqKD2vk+kdGVNBt3G9sSB+7aDQR/gUEk94D2Em07uomgvDTYcGmrs6VRT2V5Ho6At&#10;249d/lWNcRG/d2t9ORU9L0o9Pc7HNxCeZv8v/nPnOsx/fYHfZ8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XYNwgAAANwAAAAPAAAAAAAAAAAAAAAAAJgCAABkcnMvZG93&#10;bnJldi54bWxQSwUGAAAAAAQABAD1AAAAhwMAAAAA&#10;" filled="f" stroked="f" strokeweight="1pt">
                      <v:textbox>
                        <w:txbxContent>
                          <w:p w:rsidR="00802395" w:rsidRPr="007F56D9" w:rsidRDefault="00802395" w:rsidP="00FC2619">
                            <w:pPr>
                              <w:rPr>
                                <w:rFonts w:asciiTheme="majorHAnsi" w:hAnsiTheme="majorHAnsi" w:cstheme="majorHAnsi"/>
                                <w:color w:val="000000" w:themeColor="text1"/>
                                <w:sz w:val="18"/>
                                <w:szCs w:val="18"/>
                              </w:rPr>
                            </w:pPr>
                            <w:r>
                              <w:rPr>
                                <w:rFonts w:asciiTheme="majorHAnsi" w:hAnsiTheme="majorHAnsi" w:cstheme="majorHAnsi"/>
                                <w:color w:val="000000" w:themeColor="text1"/>
                                <w:sz w:val="18"/>
                                <w:szCs w:val="18"/>
                              </w:rPr>
                              <w:t>SI</w:t>
                            </w:r>
                          </w:p>
                        </w:txbxContent>
                      </v:textbox>
                    </v:shape>
                    <v:shape id="145 Proceso" o:spid="_x0000_s1323" type="#_x0000_t109" style="position:absolute;left:30384;top:27336;width:3810;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RL4sIA&#10;AADcAAAADwAAAGRycy9kb3ducmV2LnhtbERPTWuDQBC9B/oflin0Epo1oQ1iXUMIJLXHJl56G9yp&#10;iu6suKvRf98tFHqbx/uc9DCbTkw0uMaygu0mAkFcWt1wpaC4nZ9jEM4ja+wsk4KFHByyh1WKibZ3&#10;/qTp6isRQtglqKD2vk+kdGVNBt3G9sSB+7aDQR/gUEk94D2Em07uomgvDTYcGmrs6VRT2V5Ho6At&#10;249d/lWNcRG/d2t9ORU9L0o9Pc7HNxCeZv8v/nPnOsx/eYXfZ8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5EviwgAAANwAAAAPAAAAAAAAAAAAAAAAAJgCAABkcnMvZG93&#10;bnJldi54bWxQSwUGAAAAAAQABAD1AAAAhwMAAAAA&#10;" filled="f" stroked="f" strokeweight="1pt">
                      <v:textbox>
                        <w:txbxContent>
                          <w:p w:rsidR="00802395" w:rsidRPr="007F56D9" w:rsidRDefault="00802395" w:rsidP="00FC2619">
                            <w:pPr>
                              <w:rPr>
                                <w:rFonts w:asciiTheme="majorHAnsi" w:hAnsiTheme="majorHAnsi" w:cstheme="majorHAnsi"/>
                                <w:color w:val="000000" w:themeColor="text1"/>
                                <w:sz w:val="18"/>
                                <w:szCs w:val="18"/>
                              </w:rPr>
                            </w:pPr>
                            <w:r>
                              <w:rPr>
                                <w:rFonts w:asciiTheme="majorHAnsi" w:hAnsiTheme="majorHAnsi" w:cstheme="majorHAnsi"/>
                                <w:color w:val="000000" w:themeColor="text1"/>
                                <w:sz w:val="18"/>
                                <w:szCs w:val="18"/>
                              </w:rPr>
                              <w:t>NO</w:t>
                            </w:r>
                          </w:p>
                        </w:txbxContent>
                      </v:textbox>
                    </v:shape>
                    <v:shape id="146 Conector recto de flecha" o:spid="_x0000_s1324" type="#_x0000_t32" style="position:absolute;left:18573;top:24860;width:23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YXXcEAAADcAAAADwAAAGRycy9kb3ducmV2LnhtbERPzYrCMBC+C75DGMGLaKoVka5RRFgQ&#10;PNX1AcZmbLs2k5Bktfv2G0HY23x8v7PZ9aYTD/KhtaxgPstAEFdWt1wruHx9TtcgQkTW2FkmBb8U&#10;YLcdDjZYaPvkkh7nWIsUwqFABU2MrpAyVA0ZDDPriBN3s95gTNDXUnt8pnDTyUWWraTBllNDg44O&#10;DVX3849RcL9ULndLX37ni1ya/fp0mpRXpcajfv8BIlIf/8Vv91Gn+csVvJ5JF8jt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RhddwQAAANwAAAAPAAAAAAAAAAAAAAAA&#10;AKECAABkcnMvZG93bnJldi54bWxQSwUGAAAAAAQABAD5AAAAjwMAAAAA&#10;" strokecolor="windowText" strokeweight="1pt">
                      <v:stroke endarrow="open" joinstyle="miter"/>
                    </v:shape>
                    <v:shape id="147 Proceso" o:spid="_x0000_s1325" type="#_x0000_t109" style="position:absolute;left:22193;top:29718;width:18097;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49RsIA&#10;AADcAAAADwAAAGRycy9kb3ducmV2LnhtbERPTWuDQBC9F/Iflgn01qzakojJRkIhoXirySHHiTtR&#10;iTsr7lbtv+8WCr3N433OLp9NJ0YaXGtZQbyKQBBXVrdcK7icjy8pCOeRNXaWScE3Ocj3i6cdZtpO&#10;/Elj6WsRQthlqKDxvs+kdFVDBt3K9sSBu9vBoA9wqKUecArhppNJFK2lwZZDQ4M9vTdUPcovoyBJ&#10;x3tdXON0XZ6m2bxKvJ25UOp5OR+2IDzN/l/85/7QYf7bBn6fCRfI/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Tj1GwgAAANwAAAAPAAAAAAAAAAAAAAAAAJgCAABkcnMvZG93&#10;bnJldi54bWxQSwUGAAAAAAQABAD1AAAAhwMAAAAA&#10;" fillcolor="#ffd966" strokecolor="#41719c" strokeweight="1pt">
                      <v:textbox>
                        <w:txbxContent>
                          <w:p w:rsidR="00802395" w:rsidRPr="00EF24D8" w:rsidRDefault="00802395" w:rsidP="00FC2619">
                            <w:pPr>
                              <w:jc w:val="center"/>
                              <w:rPr>
                                <w:rFonts w:asciiTheme="majorHAnsi" w:hAnsiTheme="majorHAnsi" w:cstheme="majorHAnsi"/>
                                <w:b/>
                                <w:color w:val="000000" w:themeColor="text1"/>
                                <w:sz w:val="18"/>
                                <w:szCs w:val="18"/>
                              </w:rPr>
                            </w:pPr>
                            <w:r w:rsidRPr="00EF24D8">
                              <w:rPr>
                                <w:rFonts w:asciiTheme="majorHAnsi" w:hAnsiTheme="majorHAnsi" w:cstheme="majorHAnsi"/>
                                <w:b/>
                                <w:color w:val="000000" w:themeColor="text1"/>
                                <w:sz w:val="18"/>
                                <w:szCs w:val="18"/>
                              </w:rPr>
                              <w:t>Esté atento a las instrucciones de la Brigada y los organismos de socorro.</w:t>
                            </w:r>
                          </w:p>
                        </w:txbxContent>
                      </v:textbox>
                    </v:shape>
                    <v:shape id="149 Conector recto de flecha" o:spid="_x0000_s1326" type="#_x0000_t32" style="position:absolute;left:31242;top:35528;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CJ0MIAAADcAAAADwAAAGRycy9kb3ducmV2LnhtbERP3WrCMBS+F/YO4Qy8kZkqKtoZZQiC&#10;CG6s8wEOzVlb2pxkTbT17Y0w8O58fL9nve1NI67U+sqygsk4AUGcW11xoeD8s39bgvABWWNjmRTc&#10;yMN28zJYY6ptx990zUIhYgj7FBWUIbhUSp+XZNCPrSOO3K9tDYYI20LqFrsYbho5TZKFNFhxbCjR&#10;0a6kvM4uRkE3Ov3Rov5yy0bO5sekroL7zJQavvYf7yAC9eEp/ncfdJw/W8HjmXiB3N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CJ0MIAAADcAAAADwAAAAAAAAAAAAAA&#10;AAChAgAAZHJzL2Rvd25yZXYueG1sUEsFBgAAAAAEAAQA+QAAAJADAAAAAA==&#10;" strokecolor="windowText" strokeweight="1pt">
                      <v:stroke endarrow="open" joinstyle="miter"/>
                    </v:shape>
                    <v:shape id="150 Terminador" o:spid="_x0000_s1327" type="#_x0000_t116" style="position:absolute;left:26384;top:38385;width:971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sacUA&#10;AADcAAAADwAAAGRycy9kb3ducmV2LnhtbESPQWsCMRCF70L/Q5iCN80qKLI1SimKhZaCWu/TzXSz&#10;dDPZblI3/fedQ8HbDO/Ne9+st9m36kp9bAIbmE0LUMRVsA3XBt7P+8kKVEzIFtvAZOCXImw3d6M1&#10;ljYMfKTrKdVKQjiWaMCl1JVax8qRxzgNHbFon6H3mGTta217HCTct3peFEvtsWFpcNjRk6Pq6/Tj&#10;DQxv7vv1UH+sLsMuV3lfXF6Wu5kx4/v8+AAqUU438//1sxX8heDLMzKB3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OexpxQAAANwAAAAPAAAAAAAAAAAAAAAAAJgCAABkcnMv&#10;ZG93bnJldi54bWxQSwUGAAAAAAQABAD1AAAAigMAAAAA&#10;" fillcolor="#ffd966" strokecolor="#41719c" strokeweight="1pt">
                      <v:textbox>
                        <w:txbxContent>
                          <w:p w:rsidR="00802395" w:rsidRPr="00EF24D8" w:rsidRDefault="00802395" w:rsidP="00FC2619">
                            <w:pPr>
                              <w:jc w:val="center"/>
                              <w:rPr>
                                <w:rFonts w:asciiTheme="majorHAnsi" w:hAnsiTheme="majorHAnsi" w:cstheme="majorHAnsi"/>
                                <w:b/>
                                <w:color w:val="000000" w:themeColor="text1"/>
                                <w:sz w:val="18"/>
                                <w:szCs w:val="18"/>
                              </w:rPr>
                            </w:pPr>
                            <w:r w:rsidRPr="00EF24D8">
                              <w:rPr>
                                <w:rFonts w:asciiTheme="majorHAnsi" w:hAnsiTheme="majorHAnsi" w:cstheme="majorHAnsi"/>
                                <w:b/>
                                <w:color w:val="000000" w:themeColor="text1"/>
                                <w:sz w:val="18"/>
                                <w:szCs w:val="18"/>
                              </w:rPr>
                              <w:t>FIN</w:t>
                            </w:r>
                          </w:p>
                        </w:txbxContent>
                      </v:textbox>
                    </v:shape>
                  </v:group>
                </v:group>
                <v:line id="151 Conector recto" o:spid="_x0000_s1328" style="position:absolute;visibility:visible;mso-wrap-style:square" from="8858,28194" to="8858,32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EYm8MAAADcAAAADwAAAGRycy9kb3ducmV2LnhtbERPPWvDMBDdC/kP4gLdajmBFuNGCU2g&#10;kCFDHWfxdrGutql1MpIa2/++KgSy3eN93mY3mV7cyPnOsoJVkoIgrq3uuFFwKT9fMhA+IGvsLZOC&#10;mTzstounDebajlzQ7RwaEUPY56igDWHIpfR1SwZ9YgfiyH1bZzBE6BqpHY4x3PRynaZv0mDHsaHF&#10;gQ4t1T/nX6PglDVjVlTVVxiz63pf1pfSzalSz8vp4x1EoCk8xHf3Ucf5ryv4fyZeI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RGJvDAAAA3AAAAA8AAAAAAAAAAAAA&#10;AAAAoQIAAGRycy9kb3ducmV2LnhtbFBLBQYAAAAABAAEAPkAAACRAwAAAAA=&#10;" strokecolor="windowText" strokeweight=".5pt">
                  <v:stroke joinstyle="miter"/>
                </v:line>
                <w10:wrap type="square"/>
              </v:group>
            </w:pict>
          </mc:Fallback>
        </mc:AlternateContent>
      </w:r>
    </w:p>
    <w:p w:rsidR="00FC2619" w:rsidRPr="00B77E30" w:rsidRDefault="00FC2619" w:rsidP="006E0EB9">
      <w:pPr>
        <w:spacing w:after="0" w:line="240" w:lineRule="auto"/>
        <w:rPr>
          <w:rFonts w:ascii="Arial" w:eastAsia="Times New Roman" w:hAnsi="Arial" w:cs="Arial"/>
          <w:sz w:val="24"/>
          <w:szCs w:val="24"/>
          <w:u w:val="single"/>
          <w:lang w:eastAsia="es-ES"/>
        </w:rPr>
      </w:pPr>
    </w:p>
    <w:p w:rsidR="00FC2619" w:rsidRPr="00B77E30" w:rsidRDefault="00FC2619" w:rsidP="006E0EB9">
      <w:pPr>
        <w:spacing w:after="0" w:line="240" w:lineRule="auto"/>
        <w:rPr>
          <w:rFonts w:ascii="Arial" w:eastAsia="Times New Roman" w:hAnsi="Arial" w:cs="Arial"/>
          <w:sz w:val="24"/>
          <w:szCs w:val="24"/>
          <w:u w:val="single"/>
          <w:lang w:eastAsia="es-ES"/>
        </w:rPr>
      </w:pPr>
    </w:p>
    <w:p w:rsidR="00FC2619" w:rsidRPr="00B77E30" w:rsidRDefault="00FC2619" w:rsidP="006E0EB9">
      <w:pPr>
        <w:spacing w:after="0" w:line="240" w:lineRule="auto"/>
        <w:rPr>
          <w:rFonts w:ascii="Arial" w:eastAsia="Times New Roman" w:hAnsi="Arial" w:cs="Arial"/>
          <w:sz w:val="24"/>
          <w:szCs w:val="24"/>
          <w:u w:val="single"/>
          <w:lang w:eastAsia="es-ES"/>
        </w:rPr>
      </w:pPr>
    </w:p>
    <w:p w:rsidR="00FC2619" w:rsidRPr="00B77E30" w:rsidRDefault="00FC2619" w:rsidP="006E0EB9">
      <w:pPr>
        <w:spacing w:after="0" w:line="240" w:lineRule="auto"/>
        <w:rPr>
          <w:rFonts w:ascii="Arial" w:eastAsia="Times New Roman" w:hAnsi="Arial" w:cs="Arial"/>
          <w:sz w:val="24"/>
          <w:szCs w:val="24"/>
          <w:u w:val="single"/>
          <w:lang w:eastAsia="es-ES"/>
        </w:rPr>
      </w:pPr>
    </w:p>
    <w:p w:rsidR="00FC2619" w:rsidRPr="00B77E30" w:rsidRDefault="00FC2619" w:rsidP="006E0EB9">
      <w:pPr>
        <w:spacing w:after="0" w:line="240" w:lineRule="auto"/>
        <w:rPr>
          <w:rFonts w:ascii="Arial" w:eastAsia="Times New Roman" w:hAnsi="Arial" w:cs="Arial"/>
          <w:sz w:val="24"/>
          <w:szCs w:val="24"/>
          <w:u w:val="single"/>
          <w:lang w:eastAsia="es-ES"/>
        </w:rPr>
      </w:pPr>
    </w:p>
    <w:p w:rsidR="00FC2619" w:rsidRPr="00B77E30" w:rsidRDefault="00FC2619" w:rsidP="006E0EB9">
      <w:pPr>
        <w:spacing w:after="0" w:line="240" w:lineRule="auto"/>
        <w:rPr>
          <w:rFonts w:ascii="Arial" w:eastAsia="Times New Roman" w:hAnsi="Arial" w:cs="Arial"/>
          <w:sz w:val="24"/>
          <w:szCs w:val="24"/>
          <w:u w:val="single"/>
          <w:lang w:eastAsia="es-ES"/>
        </w:rPr>
      </w:pPr>
    </w:p>
    <w:p w:rsidR="00FC2619" w:rsidRPr="00B77E30" w:rsidRDefault="00FC2619" w:rsidP="006E0EB9">
      <w:pPr>
        <w:spacing w:after="0" w:line="240" w:lineRule="auto"/>
        <w:rPr>
          <w:rFonts w:ascii="Arial" w:eastAsia="Times New Roman" w:hAnsi="Arial" w:cs="Arial"/>
          <w:sz w:val="24"/>
          <w:szCs w:val="24"/>
          <w:u w:val="single"/>
          <w:lang w:eastAsia="es-ES"/>
        </w:rPr>
      </w:pPr>
    </w:p>
    <w:p w:rsidR="00FC2619" w:rsidRPr="00B77E30" w:rsidRDefault="00FC2619" w:rsidP="006E0EB9">
      <w:pPr>
        <w:spacing w:after="0" w:line="240" w:lineRule="auto"/>
        <w:rPr>
          <w:rFonts w:ascii="Arial" w:eastAsia="Times New Roman" w:hAnsi="Arial" w:cs="Arial"/>
          <w:sz w:val="24"/>
          <w:szCs w:val="24"/>
          <w:u w:val="single"/>
          <w:lang w:eastAsia="es-ES"/>
        </w:rPr>
      </w:pPr>
    </w:p>
    <w:p w:rsidR="0012349C" w:rsidRPr="00B77E30" w:rsidRDefault="0012349C" w:rsidP="006E0EB9">
      <w:pPr>
        <w:spacing w:after="0" w:line="240" w:lineRule="auto"/>
        <w:rPr>
          <w:rFonts w:ascii="Arial" w:eastAsia="Times New Roman" w:hAnsi="Arial" w:cs="Arial"/>
          <w:sz w:val="24"/>
          <w:szCs w:val="24"/>
          <w:u w:val="single"/>
          <w:lang w:eastAsia="es-ES"/>
        </w:rPr>
      </w:pPr>
    </w:p>
    <w:p w:rsidR="0012349C" w:rsidRPr="00B77E30" w:rsidRDefault="0012349C" w:rsidP="006E0EB9">
      <w:pPr>
        <w:spacing w:after="0" w:line="240" w:lineRule="auto"/>
        <w:rPr>
          <w:rFonts w:ascii="Arial" w:eastAsia="Times New Roman" w:hAnsi="Arial" w:cs="Arial"/>
          <w:sz w:val="24"/>
          <w:szCs w:val="24"/>
          <w:u w:val="single"/>
          <w:lang w:eastAsia="es-ES"/>
        </w:rPr>
      </w:pPr>
    </w:p>
    <w:p w:rsidR="0012349C" w:rsidRPr="00B77E30" w:rsidRDefault="0012349C" w:rsidP="006E0EB9">
      <w:pPr>
        <w:spacing w:after="0" w:line="240" w:lineRule="auto"/>
        <w:rPr>
          <w:rFonts w:ascii="Arial" w:eastAsia="Times New Roman" w:hAnsi="Arial" w:cs="Arial"/>
          <w:sz w:val="24"/>
          <w:szCs w:val="24"/>
          <w:u w:val="single"/>
          <w:lang w:eastAsia="es-ES"/>
        </w:rPr>
      </w:pPr>
    </w:p>
    <w:p w:rsidR="0012349C" w:rsidRPr="00B77E30" w:rsidRDefault="0012349C" w:rsidP="006E0EB9">
      <w:pPr>
        <w:spacing w:after="0" w:line="240" w:lineRule="auto"/>
        <w:rPr>
          <w:rFonts w:ascii="Arial" w:eastAsia="Times New Roman" w:hAnsi="Arial" w:cs="Arial"/>
          <w:sz w:val="24"/>
          <w:szCs w:val="24"/>
          <w:u w:val="single"/>
          <w:lang w:eastAsia="es-ES"/>
        </w:rPr>
      </w:pPr>
    </w:p>
    <w:p w:rsidR="0012349C" w:rsidRPr="00B77E30" w:rsidRDefault="0012349C" w:rsidP="006E0EB9">
      <w:pPr>
        <w:spacing w:after="0" w:line="240" w:lineRule="auto"/>
        <w:rPr>
          <w:rFonts w:ascii="Arial" w:eastAsia="Times New Roman" w:hAnsi="Arial" w:cs="Arial"/>
          <w:sz w:val="24"/>
          <w:szCs w:val="24"/>
          <w:u w:val="single"/>
          <w:lang w:eastAsia="es-ES"/>
        </w:rPr>
      </w:pPr>
    </w:p>
    <w:p w:rsidR="0012349C" w:rsidRPr="00B77E30" w:rsidRDefault="0012349C" w:rsidP="006E0EB9">
      <w:pPr>
        <w:spacing w:after="0" w:line="240" w:lineRule="auto"/>
        <w:rPr>
          <w:rFonts w:ascii="Arial" w:eastAsia="Times New Roman" w:hAnsi="Arial" w:cs="Arial"/>
          <w:sz w:val="24"/>
          <w:szCs w:val="24"/>
          <w:u w:val="single"/>
          <w:lang w:eastAsia="es-ES"/>
        </w:rPr>
      </w:pPr>
    </w:p>
    <w:p w:rsidR="0012349C" w:rsidRPr="00B77E30" w:rsidRDefault="0012349C" w:rsidP="006E0EB9">
      <w:pPr>
        <w:spacing w:after="0" w:line="240" w:lineRule="auto"/>
        <w:rPr>
          <w:rFonts w:ascii="Arial" w:eastAsia="Times New Roman" w:hAnsi="Arial" w:cs="Arial"/>
          <w:sz w:val="24"/>
          <w:szCs w:val="24"/>
          <w:u w:val="single"/>
          <w:lang w:eastAsia="es-ES"/>
        </w:rPr>
      </w:pPr>
    </w:p>
    <w:p w:rsidR="0012349C" w:rsidRPr="00B77E30" w:rsidRDefault="0012349C" w:rsidP="006E0EB9">
      <w:pPr>
        <w:spacing w:after="0" w:line="240" w:lineRule="auto"/>
        <w:rPr>
          <w:rFonts w:ascii="Arial" w:eastAsia="Times New Roman" w:hAnsi="Arial" w:cs="Arial"/>
          <w:sz w:val="24"/>
          <w:szCs w:val="24"/>
          <w:u w:val="single"/>
          <w:lang w:eastAsia="es-ES"/>
        </w:rPr>
      </w:pPr>
    </w:p>
    <w:p w:rsidR="0012349C" w:rsidRPr="00B77E30" w:rsidRDefault="0012349C" w:rsidP="006E0EB9">
      <w:pPr>
        <w:spacing w:after="0" w:line="240" w:lineRule="auto"/>
        <w:rPr>
          <w:rFonts w:ascii="Arial" w:eastAsia="Times New Roman" w:hAnsi="Arial" w:cs="Arial"/>
          <w:sz w:val="24"/>
          <w:szCs w:val="24"/>
          <w:u w:val="single"/>
          <w:lang w:eastAsia="es-ES"/>
        </w:rPr>
      </w:pPr>
    </w:p>
    <w:p w:rsidR="00FC2619" w:rsidRPr="00B77E30" w:rsidRDefault="00FC2619" w:rsidP="006E0EB9">
      <w:pPr>
        <w:spacing w:after="0" w:line="240" w:lineRule="auto"/>
        <w:rPr>
          <w:rFonts w:ascii="Arial" w:eastAsia="Times New Roman" w:hAnsi="Arial" w:cs="Arial"/>
          <w:sz w:val="24"/>
          <w:szCs w:val="24"/>
          <w:u w:val="single"/>
          <w:lang w:eastAsia="es-ES"/>
        </w:rPr>
      </w:pPr>
    </w:p>
    <w:p w:rsidR="00FC2619" w:rsidRDefault="00FC2619" w:rsidP="006E0EB9">
      <w:pPr>
        <w:spacing w:after="0" w:line="240" w:lineRule="auto"/>
        <w:rPr>
          <w:rFonts w:ascii="Arial" w:eastAsia="Times New Roman" w:hAnsi="Arial" w:cs="Arial"/>
          <w:sz w:val="24"/>
          <w:szCs w:val="24"/>
          <w:u w:val="single"/>
          <w:lang w:eastAsia="es-ES"/>
        </w:rPr>
      </w:pPr>
    </w:p>
    <w:p w:rsidR="00F20465" w:rsidRDefault="00F20465" w:rsidP="006E0EB9">
      <w:pPr>
        <w:spacing w:after="0" w:line="240" w:lineRule="auto"/>
        <w:rPr>
          <w:rFonts w:ascii="Arial" w:eastAsia="Times New Roman" w:hAnsi="Arial" w:cs="Arial"/>
          <w:sz w:val="24"/>
          <w:szCs w:val="24"/>
          <w:u w:val="single"/>
          <w:lang w:eastAsia="es-ES"/>
        </w:rPr>
      </w:pPr>
    </w:p>
    <w:p w:rsidR="00F20465" w:rsidRDefault="00F20465" w:rsidP="006E0EB9">
      <w:pPr>
        <w:spacing w:after="0" w:line="240" w:lineRule="auto"/>
        <w:rPr>
          <w:rFonts w:ascii="Arial" w:eastAsia="Times New Roman" w:hAnsi="Arial" w:cs="Arial"/>
          <w:sz w:val="24"/>
          <w:szCs w:val="24"/>
          <w:u w:val="single"/>
          <w:lang w:eastAsia="es-ES"/>
        </w:rPr>
      </w:pPr>
    </w:p>
    <w:p w:rsidR="00F20465" w:rsidRDefault="00F20465" w:rsidP="006E0EB9">
      <w:pPr>
        <w:spacing w:after="0" w:line="240" w:lineRule="auto"/>
        <w:rPr>
          <w:rFonts w:ascii="Arial" w:eastAsia="Times New Roman" w:hAnsi="Arial" w:cs="Arial"/>
          <w:sz w:val="24"/>
          <w:szCs w:val="24"/>
          <w:u w:val="single"/>
          <w:lang w:eastAsia="es-ES"/>
        </w:rPr>
      </w:pPr>
    </w:p>
    <w:p w:rsidR="00F20465" w:rsidRDefault="00F20465" w:rsidP="006E0EB9">
      <w:pPr>
        <w:spacing w:after="0" w:line="240" w:lineRule="auto"/>
        <w:rPr>
          <w:rFonts w:ascii="Arial" w:eastAsia="Times New Roman" w:hAnsi="Arial" w:cs="Arial"/>
          <w:sz w:val="24"/>
          <w:szCs w:val="24"/>
          <w:u w:val="single"/>
          <w:lang w:eastAsia="es-ES"/>
        </w:rPr>
      </w:pPr>
    </w:p>
    <w:p w:rsidR="00F20465" w:rsidRDefault="00F20465" w:rsidP="006E0EB9">
      <w:pPr>
        <w:spacing w:after="0" w:line="240" w:lineRule="auto"/>
        <w:rPr>
          <w:rFonts w:ascii="Arial" w:eastAsia="Times New Roman" w:hAnsi="Arial" w:cs="Arial"/>
          <w:sz w:val="24"/>
          <w:szCs w:val="24"/>
          <w:u w:val="single"/>
          <w:lang w:eastAsia="es-ES"/>
        </w:rPr>
      </w:pPr>
    </w:p>
    <w:p w:rsidR="00F20465" w:rsidRDefault="00F20465" w:rsidP="006E0EB9">
      <w:pPr>
        <w:spacing w:after="0" w:line="240" w:lineRule="auto"/>
        <w:rPr>
          <w:rFonts w:ascii="Arial" w:eastAsia="Times New Roman" w:hAnsi="Arial" w:cs="Arial"/>
          <w:sz w:val="24"/>
          <w:szCs w:val="24"/>
          <w:u w:val="single"/>
          <w:lang w:eastAsia="es-ES"/>
        </w:rPr>
      </w:pPr>
    </w:p>
    <w:p w:rsidR="00F20465" w:rsidRDefault="00F20465" w:rsidP="006E0EB9">
      <w:pPr>
        <w:spacing w:after="0" w:line="240" w:lineRule="auto"/>
        <w:rPr>
          <w:rFonts w:ascii="Arial" w:eastAsia="Times New Roman" w:hAnsi="Arial" w:cs="Arial"/>
          <w:sz w:val="24"/>
          <w:szCs w:val="24"/>
          <w:u w:val="single"/>
          <w:lang w:eastAsia="es-ES"/>
        </w:rPr>
      </w:pPr>
    </w:p>
    <w:p w:rsidR="00F20465" w:rsidRDefault="00F20465" w:rsidP="006E0EB9">
      <w:pPr>
        <w:spacing w:after="0" w:line="240" w:lineRule="auto"/>
        <w:rPr>
          <w:rFonts w:ascii="Arial" w:eastAsia="Times New Roman" w:hAnsi="Arial" w:cs="Arial"/>
          <w:sz w:val="24"/>
          <w:szCs w:val="24"/>
          <w:u w:val="single"/>
          <w:lang w:eastAsia="es-ES"/>
        </w:rPr>
      </w:pPr>
    </w:p>
    <w:p w:rsidR="00F20465" w:rsidRPr="00B77E30" w:rsidRDefault="00F20465" w:rsidP="006E0EB9">
      <w:pPr>
        <w:spacing w:after="0" w:line="240" w:lineRule="auto"/>
        <w:rPr>
          <w:rFonts w:ascii="Arial" w:eastAsia="Times New Roman" w:hAnsi="Arial" w:cs="Arial"/>
          <w:sz w:val="24"/>
          <w:szCs w:val="24"/>
          <w:u w:val="single"/>
          <w:lang w:eastAsia="es-ES"/>
        </w:rPr>
      </w:pPr>
    </w:p>
    <w:tbl>
      <w:tblPr>
        <w:tblStyle w:val="Tablaconcuadrcula"/>
        <w:tblW w:w="9351" w:type="dxa"/>
        <w:tblLook w:val="04A0" w:firstRow="1" w:lastRow="0" w:firstColumn="1" w:lastColumn="0" w:noHBand="0" w:noVBand="1"/>
      </w:tblPr>
      <w:tblGrid>
        <w:gridCol w:w="2332"/>
        <w:gridCol w:w="7019"/>
      </w:tblGrid>
      <w:tr w:rsidR="00BA3861" w:rsidRPr="00B77E30" w:rsidTr="00BA3861">
        <w:tc>
          <w:tcPr>
            <w:tcW w:w="9351" w:type="dxa"/>
            <w:gridSpan w:val="2"/>
          </w:tcPr>
          <w:p w:rsidR="00BA3861" w:rsidRPr="00B77E30" w:rsidRDefault="00BA3861" w:rsidP="00EB53D8">
            <w:pPr>
              <w:pStyle w:val="Prrafodelista"/>
              <w:numPr>
                <w:ilvl w:val="1"/>
                <w:numId w:val="5"/>
              </w:numPr>
              <w:jc w:val="both"/>
              <w:outlineLvl w:val="0"/>
              <w:rPr>
                <w:rFonts w:ascii="Arial" w:eastAsia="Times New Roman" w:hAnsi="Arial" w:cs="Arial"/>
                <w:b/>
                <w:sz w:val="24"/>
                <w:szCs w:val="24"/>
                <w:lang w:eastAsia="es-ES"/>
              </w:rPr>
            </w:pPr>
            <w:r w:rsidRPr="00B77E30">
              <w:rPr>
                <w:rFonts w:ascii="Arial" w:eastAsia="Times New Roman" w:hAnsi="Arial" w:cs="Arial"/>
                <w:b/>
                <w:sz w:val="24"/>
                <w:szCs w:val="24"/>
                <w:lang w:eastAsia="es-ES"/>
              </w:rPr>
              <w:lastRenderedPageBreak/>
              <w:t>PROCEDIMIENTO OPERATIVO NORMALIZADO DE ACTUACIÓN EN CASO DE ACCIONES TERRORISTAS O ROBOS.</w:t>
            </w:r>
          </w:p>
        </w:tc>
      </w:tr>
      <w:tr w:rsidR="00BA3861" w:rsidRPr="00B77E30" w:rsidTr="00BA3861">
        <w:tc>
          <w:tcPr>
            <w:tcW w:w="2332" w:type="dxa"/>
          </w:tcPr>
          <w:p w:rsidR="00BA3861" w:rsidRPr="00B77E30" w:rsidRDefault="00BA3861" w:rsidP="00BA3861">
            <w:pPr>
              <w:jc w:val="both"/>
              <w:outlineLvl w:val="0"/>
              <w:rPr>
                <w:rFonts w:ascii="Arial" w:eastAsia="Times New Roman" w:hAnsi="Arial" w:cs="Arial"/>
                <w:b/>
                <w:sz w:val="24"/>
                <w:szCs w:val="24"/>
                <w:lang w:eastAsia="es-ES"/>
              </w:rPr>
            </w:pPr>
            <w:r w:rsidRPr="00B77E30">
              <w:rPr>
                <w:rFonts w:ascii="Arial" w:eastAsia="Times New Roman" w:hAnsi="Arial" w:cs="Arial"/>
                <w:b/>
                <w:sz w:val="24"/>
                <w:szCs w:val="24"/>
                <w:lang w:eastAsia="es-ES"/>
              </w:rPr>
              <w:t>OBJETIVOS</w:t>
            </w:r>
          </w:p>
        </w:tc>
        <w:tc>
          <w:tcPr>
            <w:tcW w:w="7019" w:type="dxa"/>
          </w:tcPr>
          <w:p w:rsidR="00BA3861" w:rsidRPr="00B77E30" w:rsidRDefault="00BA3861" w:rsidP="00BA3861">
            <w:pPr>
              <w:jc w:val="both"/>
              <w:outlineLvl w:val="0"/>
              <w:rPr>
                <w:rFonts w:ascii="Arial" w:eastAsia="Times New Roman" w:hAnsi="Arial" w:cs="Arial"/>
                <w:b/>
                <w:sz w:val="24"/>
                <w:szCs w:val="24"/>
                <w:lang w:eastAsia="es-ES"/>
              </w:rPr>
            </w:pPr>
            <w:r w:rsidRPr="00B77E30">
              <w:rPr>
                <w:rFonts w:ascii="Arial" w:hAnsi="Arial" w:cs="Arial"/>
                <w:sz w:val="24"/>
                <w:szCs w:val="24"/>
              </w:rPr>
              <w:t>Establecer Procedimientos estándar de operación en caso de Acciones Terroristas o Robos</w:t>
            </w:r>
          </w:p>
        </w:tc>
      </w:tr>
      <w:tr w:rsidR="00BA3861" w:rsidRPr="00B77E30" w:rsidTr="00BA3861">
        <w:tc>
          <w:tcPr>
            <w:tcW w:w="2332" w:type="dxa"/>
          </w:tcPr>
          <w:p w:rsidR="00664FD9" w:rsidRPr="00B77E30" w:rsidRDefault="00664FD9" w:rsidP="00BA3861">
            <w:pPr>
              <w:jc w:val="both"/>
              <w:outlineLvl w:val="0"/>
              <w:rPr>
                <w:rFonts w:ascii="Arial" w:hAnsi="Arial" w:cs="Arial"/>
                <w:b/>
                <w:sz w:val="24"/>
                <w:szCs w:val="24"/>
              </w:rPr>
            </w:pPr>
          </w:p>
          <w:p w:rsidR="00664FD9" w:rsidRPr="00B77E30" w:rsidRDefault="00664FD9" w:rsidP="00BA3861">
            <w:pPr>
              <w:jc w:val="both"/>
              <w:outlineLvl w:val="0"/>
              <w:rPr>
                <w:rFonts w:ascii="Arial" w:hAnsi="Arial" w:cs="Arial"/>
                <w:b/>
                <w:sz w:val="24"/>
                <w:szCs w:val="24"/>
              </w:rPr>
            </w:pPr>
          </w:p>
          <w:p w:rsidR="00664FD9" w:rsidRPr="00B77E30" w:rsidRDefault="00664FD9" w:rsidP="00BA3861">
            <w:pPr>
              <w:jc w:val="both"/>
              <w:outlineLvl w:val="0"/>
              <w:rPr>
                <w:rFonts w:ascii="Arial" w:hAnsi="Arial" w:cs="Arial"/>
                <w:b/>
                <w:sz w:val="24"/>
                <w:szCs w:val="24"/>
              </w:rPr>
            </w:pPr>
          </w:p>
          <w:p w:rsidR="00664FD9" w:rsidRPr="00B77E30" w:rsidRDefault="00664FD9" w:rsidP="00BA3861">
            <w:pPr>
              <w:jc w:val="both"/>
              <w:outlineLvl w:val="0"/>
              <w:rPr>
                <w:rFonts w:ascii="Arial" w:hAnsi="Arial" w:cs="Arial"/>
                <w:b/>
                <w:sz w:val="24"/>
                <w:szCs w:val="24"/>
              </w:rPr>
            </w:pPr>
          </w:p>
          <w:p w:rsidR="00664FD9" w:rsidRPr="00B77E30" w:rsidRDefault="00664FD9" w:rsidP="00BA3861">
            <w:pPr>
              <w:jc w:val="both"/>
              <w:outlineLvl w:val="0"/>
              <w:rPr>
                <w:rFonts w:ascii="Arial" w:hAnsi="Arial" w:cs="Arial"/>
                <w:b/>
                <w:sz w:val="24"/>
                <w:szCs w:val="24"/>
              </w:rPr>
            </w:pPr>
          </w:p>
          <w:p w:rsidR="00664FD9" w:rsidRPr="00B77E30" w:rsidRDefault="00664FD9" w:rsidP="00BA3861">
            <w:pPr>
              <w:jc w:val="both"/>
              <w:outlineLvl w:val="0"/>
              <w:rPr>
                <w:rFonts w:ascii="Arial" w:hAnsi="Arial" w:cs="Arial"/>
                <w:b/>
                <w:sz w:val="24"/>
                <w:szCs w:val="24"/>
              </w:rPr>
            </w:pPr>
          </w:p>
          <w:p w:rsidR="00664FD9" w:rsidRPr="00B77E30" w:rsidRDefault="00664FD9" w:rsidP="00BA3861">
            <w:pPr>
              <w:jc w:val="both"/>
              <w:outlineLvl w:val="0"/>
              <w:rPr>
                <w:rFonts w:ascii="Arial" w:hAnsi="Arial" w:cs="Arial"/>
                <w:b/>
                <w:sz w:val="24"/>
                <w:szCs w:val="24"/>
              </w:rPr>
            </w:pPr>
          </w:p>
          <w:p w:rsidR="00664FD9" w:rsidRPr="00B77E30" w:rsidRDefault="00664FD9" w:rsidP="00BA3861">
            <w:pPr>
              <w:jc w:val="both"/>
              <w:outlineLvl w:val="0"/>
              <w:rPr>
                <w:rFonts w:ascii="Arial" w:hAnsi="Arial" w:cs="Arial"/>
                <w:b/>
                <w:sz w:val="24"/>
                <w:szCs w:val="24"/>
              </w:rPr>
            </w:pPr>
          </w:p>
          <w:p w:rsidR="00664FD9" w:rsidRPr="00B77E30" w:rsidRDefault="00664FD9" w:rsidP="00BA3861">
            <w:pPr>
              <w:jc w:val="both"/>
              <w:outlineLvl w:val="0"/>
              <w:rPr>
                <w:rFonts w:ascii="Arial" w:hAnsi="Arial" w:cs="Arial"/>
                <w:b/>
                <w:sz w:val="24"/>
                <w:szCs w:val="24"/>
              </w:rPr>
            </w:pPr>
          </w:p>
          <w:p w:rsidR="00664FD9" w:rsidRPr="00B77E30" w:rsidRDefault="00664FD9" w:rsidP="00BA3861">
            <w:pPr>
              <w:jc w:val="both"/>
              <w:outlineLvl w:val="0"/>
              <w:rPr>
                <w:rFonts w:ascii="Arial" w:hAnsi="Arial" w:cs="Arial"/>
                <w:b/>
                <w:sz w:val="24"/>
                <w:szCs w:val="24"/>
              </w:rPr>
            </w:pPr>
          </w:p>
          <w:p w:rsidR="00664FD9" w:rsidRPr="00B77E30" w:rsidRDefault="00664FD9" w:rsidP="00BA3861">
            <w:pPr>
              <w:jc w:val="both"/>
              <w:outlineLvl w:val="0"/>
              <w:rPr>
                <w:rFonts w:ascii="Arial" w:hAnsi="Arial" w:cs="Arial"/>
                <w:b/>
                <w:sz w:val="24"/>
                <w:szCs w:val="24"/>
              </w:rPr>
            </w:pPr>
          </w:p>
          <w:p w:rsidR="00664FD9" w:rsidRPr="00B77E30" w:rsidRDefault="00664FD9" w:rsidP="00BA3861">
            <w:pPr>
              <w:jc w:val="both"/>
              <w:outlineLvl w:val="0"/>
              <w:rPr>
                <w:rFonts w:ascii="Arial" w:hAnsi="Arial" w:cs="Arial"/>
                <w:b/>
                <w:sz w:val="24"/>
                <w:szCs w:val="24"/>
              </w:rPr>
            </w:pPr>
          </w:p>
          <w:p w:rsidR="00664FD9" w:rsidRPr="00B77E30" w:rsidRDefault="00664FD9" w:rsidP="00BA3861">
            <w:pPr>
              <w:jc w:val="both"/>
              <w:outlineLvl w:val="0"/>
              <w:rPr>
                <w:rFonts w:ascii="Arial" w:hAnsi="Arial" w:cs="Arial"/>
                <w:b/>
                <w:sz w:val="24"/>
                <w:szCs w:val="24"/>
              </w:rPr>
            </w:pPr>
          </w:p>
          <w:p w:rsidR="00BA3861" w:rsidRPr="00B77E30" w:rsidRDefault="00BA3861" w:rsidP="00BA3861">
            <w:pPr>
              <w:jc w:val="both"/>
              <w:outlineLvl w:val="0"/>
              <w:rPr>
                <w:rFonts w:ascii="Arial" w:eastAsia="Times New Roman" w:hAnsi="Arial" w:cs="Arial"/>
                <w:b/>
                <w:sz w:val="24"/>
                <w:szCs w:val="24"/>
                <w:lang w:eastAsia="es-ES"/>
              </w:rPr>
            </w:pPr>
            <w:r w:rsidRPr="00B77E30">
              <w:rPr>
                <w:rFonts w:ascii="Arial" w:hAnsi="Arial" w:cs="Arial"/>
                <w:b/>
                <w:sz w:val="24"/>
                <w:szCs w:val="24"/>
              </w:rPr>
              <w:t>PUBLICO EN GENERAL</w:t>
            </w:r>
          </w:p>
        </w:tc>
        <w:tc>
          <w:tcPr>
            <w:tcW w:w="7019" w:type="dxa"/>
          </w:tcPr>
          <w:p w:rsidR="00F30A40" w:rsidRPr="00B77E30" w:rsidRDefault="00F30A40" w:rsidP="00EB53D8">
            <w:pPr>
              <w:numPr>
                <w:ilvl w:val="0"/>
                <w:numId w:val="27"/>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CONSERVE la calma, no genere pánico, ni propicie rumores</w:t>
            </w:r>
          </w:p>
          <w:p w:rsidR="00F30A40" w:rsidRPr="00B77E30" w:rsidRDefault="00F30A40" w:rsidP="00EB53D8">
            <w:pPr>
              <w:numPr>
                <w:ilvl w:val="0"/>
                <w:numId w:val="27"/>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Suspender inmediatamente las actividades que desarrolla.</w:t>
            </w:r>
          </w:p>
          <w:p w:rsidR="00F30A40" w:rsidRPr="00B77E30" w:rsidRDefault="00F30A40" w:rsidP="00EB53D8">
            <w:pPr>
              <w:numPr>
                <w:ilvl w:val="0"/>
                <w:numId w:val="27"/>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Notificar inmediatamente al Panel de Seguridad</w:t>
            </w:r>
          </w:p>
          <w:p w:rsidR="00F30A40" w:rsidRPr="00B77E30" w:rsidRDefault="00F30A40" w:rsidP="00EB53D8">
            <w:pPr>
              <w:numPr>
                <w:ilvl w:val="0"/>
                <w:numId w:val="27"/>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Resguárdese.</w:t>
            </w:r>
          </w:p>
          <w:p w:rsidR="00F30A40" w:rsidRPr="00B77E30" w:rsidRDefault="00F30A40" w:rsidP="00EB53D8">
            <w:pPr>
              <w:numPr>
                <w:ilvl w:val="0"/>
                <w:numId w:val="27"/>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Aléjese de ventanales y áreas abiertas internas.</w:t>
            </w:r>
          </w:p>
          <w:p w:rsidR="00F30A40" w:rsidRPr="00B77E30" w:rsidRDefault="00F30A40" w:rsidP="00EB53D8">
            <w:pPr>
              <w:numPr>
                <w:ilvl w:val="0"/>
                <w:numId w:val="27"/>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Si usted recibe una llamada telefónica, Intente mantener contacto con la persona que hace la amenaza y obtener la información que pueda orientarle sobre:</w:t>
            </w:r>
          </w:p>
          <w:p w:rsidR="00F30A40" w:rsidRPr="00B77E30" w:rsidRDefault="00F30A40" w:rsidP="00EB53D8">
            <w:pPr>
              <w:numPr>
                <w:ilvl w:val="0"/>
                <w:numId w:val="37"/>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 xml:space="preserve">Naturaleza de la acción (Bomba, carro-bomba, atentado a trabajadores, ocupación armada, </w:t>
            </w:r>
            <w:proofErr w:type="spellStart"/>
            <w:r w:rsidRPr="00B77E30">
              <w:rPr>
                <w:rFonts w:ascii="Arial" w:eastAsia="Times New Roman" w:hAnsi="Arial" w:cs="Arial"/>
                <w:sz w:val="24"/>
                <w:szCs w:val="24"/>
                <w:lang w:val="es-MX" w:eastAsia="es-ES"/>
              </w:rPr>
              <w:t>etc</w:t>
            </w:r>
            <w:proofErr w:type="spellEnd"/>
            <w:r w:rsidRPr="00B77E30">
              <w:rPr>
                <w:rFonts w:ascii="Arial" w:eastAsia="Times New Roman" w:hAnsi="Arial" w:cs="Arial"/>
                <w:sz w:val="24"/>
                <w:szCs w:val="24"/>
                <w:lang w:val="es-MX" w:eastAsia="es-ES"/>
              </w:rPr>
              <w:t>)</w:t>
            </w:r>
          </w:p>
          <w:p w:rsidR="00F30A40" w:rsidRPr="00B77E30" w:rsidRDefault="00F30A40" w:rsidP="00EB53D8">
            <w:pPr>
              <w:numPr>
                <w:ilvl w:val="0"/>
                <w:numId w:val="37"/>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 xml:space="preserve">Ocurrencia de la acción (lugar, hora, como es, cuantas hay, </w:t>
            </w:r>
            <w:proofErr w:type="spellStart"/>
            <w:r w:rsidRPr="00B77E30">
              <w:rPr>
                <w:rFonts w:ascii="Arial" w:eastAsia="Times New Roman" w:hAnsi="Arial" w:cs="Arial"/>
                <w:sz w:val="24"/>
                <w:szCs w:val="24"/>
                <w:lang w:val="es-MX" w:eastAsia="es-ES"/>
              </w:rPr>
              <w:t>etc</w:t>
            </w:r>
            <w:proofErr w:type="spellEnd"/>
            <w:r w:rsidRPr="00B77E30">
              <w:rPr>
                <w:rFonts w:ascii="Arial" w:eastAsia="Times New Roman" w:hAnsi="Arial" w:cs="Arial"/>
                <w:sz w:val="24"/>
                <w:szCs w:val="24"/>
                <w:lang w:val="es-MX" w:eastAsia="es-ES"/>
              </w:rPr>
              <w:t>)</w:t>
            </w:r>
          </w:p>
          <w:p w:rsidR="00F30A40" w:rsidRPr="00B77E30" w:rsidRDefault="00F30A40" w:rsidP="00EB53D8">
            <w:pPr>
              <w:numPr>
                <w:ilvl w:val="0"/>
                <w:numId w:val="37"/>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 xml:space="preserve">Naturaleza del actor (Grupo guerrillero, delincuencia común, usuarios de la Empresa, empleados o exempleados, </w:t>
            </w:r>
            <w:proofErr w:type="spellStart"/>
            <w:r w:rsidRPr="00B77E30">
              <w:rPr>
                <w:rFonts w:ascii="Arial" w:eastAsia="Times New Roman" w:hAnsi="Arial" w:cs="Arial"/>
                <w:sz w:val="24"/>
                <w:szCs w:val="24"/>
                <w:lang w:val="es-MX" w:eastAsia="es-ES"/>
              </w:rPr>
              <w:t>etc</w:t>
            </w:r>
            <w:proofErr w:type="spellEnd"/>
            <w:r w:rsidRPr="00B77E30">
              <w:rPr>
                <w:rFonts w:ascii="Arial" w:eastAsia="Times New Roman" w:hAnsi="Arial" w:cs="Arial"/>
                <w:sz w:val="24"/>
                <w:szCs w:val="24"/>
                <w:lang w:val="es-MX" w:eastAsia="es-ES"/>
              </w:rPr>
              <w:t>).</w:t>
            </w:r>
          </w:p>
          <w:p w:rsidR="00F30A40" w:rsidRPr="00B77E30" w:rsidRDefault="00F30A40" w:rsidP="00EB53D8">
            <w:pPr>
              <w:numPr>
                <w:ilvl w:val="0"/>
                <w:numId w:val="27"/>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Si la amenaza es escrita, debe conservarla y leerla cuando la reporte a seguridad</w:t>
            </w:r>
          </w:p>
          <w:p w:rsidR="00F30A40" w:rsidRPr="00B77E30" w:rsidRDefault="00F30A40" w:rsidP="00F30A40">
            <w:pPr>
              <w:jc w:val="both"/>
              <w:rPr>
                <w:rFonts w:ascii="Arial" w:eastAsia="Times New Roman" w:hAnsi="Arial" w:cs="Arial"/>
                <w:sz w:val="24"/>
                <w:szCs w:val="24"/>
                <w:lang w:val="es-MX" w:eastAsia="es-ES"/>
              </w:rPr>
            </w:pPr>
          </w:p>
          <w:p w:rsidR="00BA3861" w:rsidRPr="00B77E30" w:rsidRDefault="00F30A40" w:rsidP="00F20465">
            <w:pPr>
              <w:jc w:val="center"/>
              <w:rPr>
                <w:rFonts w:ascii="Arial" w:hAnsi="Arial" w:cs="Arial"/>
                <w:sz w:val="24"/>
                <w:szCs w:val="24"/>
                <w:lang w:val="es-MX"/>
              </w:rPr>
            </w:pPr>
            <w:r w:rsidRPr="00B77E30">
              <w:rPr>
                <w:rFonts w:ascii="Arial" w:eastAsia="Times New Roman" w:hAnsi="Arial" w:cs="Arial"/>
                <w:b/>
                <w:sz w:val="24"/>
                <w:szCs w:val="24"/>
                <w:lang w:val="es-MX" w:eastAsia="es-ES"/>
              </w:rPr>
              <w:t>ESTE ATENTO A LAS INSTRUCC</w:t>
            </w:r>
            <w:r w:rsidR="00F20465">
              <w:rPr>
                <w:rFonts w:ascii="Arial" w:eastAsia="Times New Roman" w:hAnsi="Arial" w:cs="Arial"/>
                <w:b/>
                <w:sz w:val="24"/>
                <w:szCs w:val="24"/>
                <w:lang w:val="es-MX" w:eastAsia="es-ES"/>
              </w:rPr>
              <w:t>IONES DE LOS GRUPOS DE SOCORRO</w:t>
            </w:r>
          </w:p>
        </w:tc>
      </w:tr>
      <w:tr w:rsidR="00BA3861" w:rsidRPr="00B77E30" w:rsidTr="00BA3861">
        <w:tc>
          <w:tcPr>
            <w:tcW w:w="2332" w:type="dxa"/>
          </w:tcPr>
          <w:p w:rsidR="00664FD9" w:rsidRPr="00B77E30" w:rsidRDefault="00F30A40" w:rsidP="00BA3861">
            <w:pPr>
              <w:jc w:val="both"/>
              <w:outlineLvl w:val="0"/>
              <w:rPr>
                <w:rFonts w:ascii="Arial" w:hAnsi="Arial" w:cs="Arial"/>
                <w:b/>
                <w:sz w:val="24"/>
                <w:szCs w:val="24"/>
              </w:rPr>
            </w:pPr>
            <w:r w:rsidRPr="00B77E30">
              <w:rPr>
                <w:rFonts w:ascii="Arial" w:hAnsi="Arial" w:cs="Arial"/>
                <w:b/>
                <w:sz w:val="24"/>
                <w:szCs w:val="24"/>
              </w:rPr>
              <w:t xml:space="preserve">       </w:t>
            </w:r>
          </w:p>
          <w:p w:rsidR="00664FD9" w:rsidRPr="00B77E30" w:rsidRDefault="00664FD9" w:rsidP="00BA3861">
            <w:pPr>
              <w:jc w:val="both"/>
              <w:outlineLvl w:val="0"/>
              <w:rPr>
                <w:rFonts w:ascii="Arial" w:hAnsi="Arial" w:cs="Arial"/>
                <w:b/>
                <w:sz w:val="24"/>
                <w:szCs w:val="24"/>
              </w:rPr>
            </w:pPr>
          </w:p>
          <w:p w:rsidR="00664FD9" w:rsidRPr="00B77E30" w:rsidRDefault="00664FD9" w:rsidP="00BA3861">
            <w:pPr>
              <w:jc w:val="both"/>
              <w:outlineLvl w:val="0"/>
              <w:rPr>
                <w:rFonts w:ascii="Arial" w:hAnsi="Arial" w:cs="Arial"/>
                <w:b/>
                <w:sz w:val="24"/>
                <w:szCs w:val="24"/>
              </w:rPr>
            </w:pPr>
          </w:p>
          <w:p w:rsidR="00664FD9" w:rsidRPr="00B77E30" w:rsidRDefault="00664FD9" w:rsidP="00BA3861">
            <w:pPr>
              <w:jc w:val="both"/>
              <w:outlineLvl w:val="0"/>
              <w:rPr>
                <w:rFonts w:ascii="Arial" w:hAnsi="Arial" w:cs="Arial"/>
                <w:b/>
                <w:sz w:val="24"/>
                <w:szCs w:val="24"/>
              </w:rPr>
            </w:pPr>
          </w:p>
          <w:p w:rsidR="00664FD9" w:rsidRPr="00B77E30" w:rsidRDefault="00664FD9" w:rsidP="00BA3861">
            <w:pPr>
              <w:jc w:val="both"/>
              <w:outlineLvl w:val="0"/>
              <w:rPr>
                <w:rFonts w:ascii="Arial" w:hAnsi="Arial" w:cs="Arial"/>
                <w:b/>
                <w:sz w:val="24"/>
                <w:szCs w:val="24"/>
              </w:rPr>
            </w:pPr>
          </w:p>
          <w:p w:rsidR="00664FD9" w:rsidRPr="00B77E30" w:rsidRDefault="00664FD9" w:rsidP="00BA3861">
            <w:pPr>
              <w:jc w:val="both"/>
              <w:outlineLvl w:val="0"/>
              <w:rPr>
                <w:rFonts w:ascii="Arial" w:hAnsi="Arial" w:cs="Arial"/>
                <w:b/>
                <w:sz w:val="24"/>
                <w:szCs w:val="24"/>
              </w:rPr>
            </w:pPr>
          </w:p>
          <w:p w:rsidR="00664FD9" w:rsidRPr="00B77E30" w:rsidRDefault="00664FD9" w:rsidP="00BA3861">
            <w:pPr>
              <w:jc w:val="both"/>
              <w:outlineLvl w:val="0"/>
              <w:rPr>
                <w:rFonts w:ascii="Arial" w:hAnsi="Arial" w:cs="Arial"/>
                <w:b/>
                <w:sz w:val="24"/>
                <w:szCs w:val="24"/>
              </w:rPr>
            </w:pPr>
          </w:p>
          <w:p w:rsidR="00664FD9" w:rsidRPr="00B77E30" w:rsidRDefault="00664FD9" w:rsidP="00BA3861">
            <w:pPr>
              <w:jc w:val="both"/>
              <w:outlineLvl w:val="0"/>
              <w:rPr>
                <w:rFonts w:ascii="Arial" w:hAnsi="Arial" w:cs="Arial"/>
                <w:b/>
                <w:sz w:val="24"/>
                <w:szCs w:val="24"/>
              </w:rPr>
            </w:pPr>
          </w:p>
          <w:p w:rsidR="00BA3861" w:rsidRPr="00B77E30" w:rsidRDefault="00664FD9" w:rsidP="00BA3861">
            <w:pPr>
              <w:jc w:val="both"/>
              <w:outlineLvl w:val="0"/>
              <w:rPr>
                <w:rFonts w:ascii="Arial" w:eastAsia="Times New Roman" w:hAnsi="Arial" w:cs="Arial"/>
                <w:b/>
                <w:sz w:val="24"/>
                <w:szCs w:val="24"/>
                <w:lang w:eastAsia="es-ES"/>
              </w:rPr>
            </w:pPr>
            <w:r w:rsidRPr="00B77E30">
              <w:rPr>
                <w:rFonts w:ascii="Arial" w:hAnsi="Arial" w:cs="Arial"/>
                <w:b/>
                <w:sz w:val="24"/>
                <w:szCs w:val="24"/>
              </w:rPr>
              <w:t xml:space="preserve">            </w:t>
            </w:r>
            <w:r w:rsidR="00F30A40" w:rsidRPr="00B77E30">
              <w:rPr>
                <w:rFonts w:ascii="Arial" w:hAnsi="Arial" w:cs="Arial"/>
                <w:b/>
                <w:sz w:val="24"/>
                <w:szCs w:val="24"/>
              </w:rPr>
              <w:t>C.O.E</w:t>
            </w:r>
          </w:p>
        </w:tc>
        <w:tc>
          <w:tcPr>
            <w:tcW w:w="7019" w:type="dxa"/>
          </w:tcPr>
          <w:p w:rsidR="00AD288B" w:rsidRPr="00B77E30" w:rsidRDefault="00AD288B" w:rsidP="00AD288B">
            <w:pPr>
              <w:rPr>
                <w:rFonts w:ascii="Arial" w:eastAsia="Times New Roman" w:hAnsi="Arial" w:cs="Arial"/>
                <w:b/>
                <w:sz w:val="24"/>
                <w:szCs w:val="24"/>
                <w:lang w:eastAsia="es-ES"/>
              </w:rPr>
            </w:pPr>
            <w:r w:rsidRPr="00B77E30">
              <w:rPr>
                <w:rFonts w:ascii="Arial" w:eastAsia="Times New Roman" w:hAnsi="Arial" w:cs="Arial"/>
                <w:b/>
                <w:sz w:val="24"/>
                <w:szCs w:val="24"/>
                <w:lang w:eastAsia="es-ES"/>
              </w:rPr>
              <w:t>Director de Emergencia</w:t>
            </w:r>
          </w:p>
          <w:p w:rsidR="00AD288B" w:rsidRPr="00B77E30" w:rsidRDefault="00AD288B" w:rsidP="00AD288B">
            <w:pPr>
              <w:rPr>
                <w:rFonts w:ascii="Arial" w:eastAsia="Times New Roman" w:hAnsi="Arial" w:cs="Arial"/>
                <w:sz w:val="24"/>
                <w:szCs w:val="24"/>
                <w:lang w:eastAsia="es-ES"/>
              </w:rPr>
            </w:pPr>
          </w:p>
          <w:p w:rsidR="00AD288B" w:rsidRPr="00B77E30" w:rsidRDefault="00AD288B" w:rsidP="00EB53D8">
            <w:pPr>
              <w:numPr>
                <w:ilvl w:val="0"/>
                <w:numId w:val="18"/>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Determina la veracidad y el tamaño del acto terrorista o robo y los daños y la necesidad de evacuación parcial o total.</w:t>
            </w:r>
          </w:p>
          <w:p w:rsidR="00AD288B" w:rsidRPr="00B77E30" w:rsidRDefault="00AD288B" w:rsidP="00EB53D8">
            <w:pPr>
              <w:numPr>
                <w:ilvl w:val="0"/>
                <w:numId w:val="18"/>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Activa el Plan de Emergencia convocando a los grupos de apoyo externo.</w:t>
            </w:r>
          </w:p>
          <w:p w:rsidR="00AD288B" w:rsidRPr="00B77E30" w:rsidRDefault="00AD288B" w:rsidP="00EB53D8">
            <w:pPr>
              <w:numPr>
                <w:ilvl w:val="0"/>
                <w:numId w:val="18"/>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Activa la cadena de llamadas.</w:t>
            </w:r>
          </w:p>
          <w:p w:rsidR="00AD288B" w:rsidRPr="00B77E30" w:rsidRDefault="00AD288B" w:rsidP="00EB53D8">
            <w:pPr>
              <w:numPr>
                <w:ilvl w:val="0"/>
                <w:numId w:val="18"/>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Coordina actividades con los líderes de los grupos de apoyo externo en el Puesto de Mando Unificado.</w:t>
            </w:r>
          </w:p>
          <w:p w:rsidR="00AD288B" w:rsidRPr="00B77E30" w:rsidRDefault="00AD288B" w:rsidP="00EB53D8">
            <w:pPr>
              <w:numPr>
                <w:ilvl w:val="0"/>
                <w:numId w:val="19"/>
              </w:numPr>
              <w:contextualSpacing/>
              <w:rPr>
                <w:rFonts w:ascii="Arial" w:eastAsia="Times New Roman" w:hAnsi="Arial" w:cs="Arial"/>
                <w:b/>
                <w:sz w:val="24"/>
                <w:szCs w:val="24"/>
                <w:lang w:val="es-MX" w:eastAsia="es-ES"/>
              </w:rPr>
            </w:pPr>
            <w:r w:rsidRPr="00B77E30">
              <w:rPr>
                <w:rFonts w:ascii="Arial" w:eastAsia="Times New Roman" w:hAnsi="Arial" w:cs="Arial"/>
                <w:sz w:val="24"/>
                <w:szCs w:val="24"/>
                <w:lang w:val="es-MX" w:eastAsia="es-ES"/>
              </w:rPr>
              <w:t>Coordina y realiza censo del personal trasladado a los centros asistenciales.</w:t>
            </w:r>
          </w:p>
          <w:p w:rsidR="00AD288B" w:rsidRPr="00B77E30" w:rsidRDefault="00AD288B" w:rsidP="00EB53D8">
            <w:pPr>
              <w:numPr>
                <w:ilvl w:val="0"/>
                <w:numId w:val="20"/>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Establece el boletín de prensa</w:t>
            </w:r>
          </w:p>
          <w:p w:rsidR="00BA3861" w:rsidRPr="00B77E30" w:rsidRDefault="00AD288B" w:rsidP="00F20465">
            <w:pPr>
              <w:numPr>
                <w:ilvl w:val="0"/>
                <w:numId w:val="20"/>
              </w:numPr>
              <w:contextualSpacing/>
              <w:jc w:val="both"/>
              <w:rPr>
                <w:rFonts w:ascii="Arial" w:hAnsi="Arial" w:cs="Arial"/>
                <w:sz w:val="24"/>
                <w:szCs w:val="24"/>
                <w:lang w:val="es-MX"/>
              </w:rPr>
            </w:pPr>
            <w:r w:rsidRPr="00B77E30">
              <w:rPr>
                <w:rFonts w:ascii="Arial" w:eastAsia="Times New Roman" w:hAnsi="Arial" w:cs="Arial"/>
                <w:sz w:val="24"/>
                <w:szCs w:val="24"/>
                <w:lang w:val="es-MX" w:eastAsia="es-ES"/>
              </w:rPr>
              <w:t>De acuerdo con los requerimientos del Director del COE realiza la comunicación con los grupos de apoyo externo que se necesiten.</w:t>
            </w:r>
          </w:p>
        </w:tc>
      </w:tr>
      <w:tr w:rsidR="00BA3861" w:rsidRPr="00B77E30" w:rsidTr="00BA3861">
        <w:tc>
          <w:tcPr>
            <w:tcW w:w="2332" w:type="dxa"/>
          </w:tcPr>
          <w:p w:rsidR="00664FD9" w:rsidRPr="00B77E30" w:rsidRDefault="00664FD9" w:rsidP="00BA3861">
            <w:pPr>
              <w:jc w:val="both"/>
              <w:outlineLvl w:val="0"/>
              <w:rPr>
                <w:rFonts w:ascii="Arial" w:eastAsia="Times New Roman" w:hAnsi="Arial" w:cs="Arial"/>
                <w:b/>
                <w:sz w:val="24"/>
                <w:szCs w:val="24"/>
                <w:lang w:val="es-MX" w:eastAsia="es-ES"/>
              </w:rPr>
            </w:pPr>
          </w:p>
          <w:p w:rsidR="00664FD9" w:rsidRPr="00B77E30" w:rsidRDefault="00664FD9" w:rsidP="00BA3861">
            <w:pPr>
              <w:jc w:val="both"/>
              <w:outlineLvl w:val="0"/>
              <w:rPr>
                <w:rFonts w:ascii="Arial" w:eastAsia="Times New Roman" w:hAnsi="Arial" w:cs="Arial"/>
                <w:b/>
                <w:sz w:val="24"/>
                <w:szCs w:val="24"/>
                <w:lang w:val="es-MX" w:eastAsia="es-ES"/>
              </w:rPr>
            </w:pPr>
          </w:p>
          <w:p w:rsidR="00664FD9" w:rsidRPr="00B77E30" w:rsidRDefault="00664FD9" w:rsidP="00BA3861">
            <w:pPr>
              <w:jc w:val="both"/>
              <w:outlineLvl w:val="0"/>
              <w:rPr>
                <w:rFonts w:ascii="Arial" w:eastAsia="Times New Roman" w:hAnsi="Arial" w:cs="Arial"/>
                <w:b/>
                <w:sz w:val="24"/>
                <w:szCs w:val="24"/>
                <w:lang w:val="es-MX" w:eastAsia="es-ES"/>
              </w:rPr>
            </w:pPr>
          </w:p>
          <w:p w:rsidR="00664FD9" w:rsidRPr="00B77E30" w:rsidRDefault="00664FD9" w:rsidP="00BA3861">
            <w:pPr>
              <w:jc w:val="both"/>
              <w:outlineLvl w:val="0"/>
              <w:rPr>
                <w:rFonts w:ascii="Arial" w:eastAsia="Times New Roman" w:hAnsi="Arial" w:cs="Arial"/>
                <w:b/>
                <w:sz w:val="24"/>
                <w:szCs w:val="24"/>
                <w:lang w:val="es-MX" w:eastAsia="es-ES"/>
              </w:rPr>
            </w:pPr>
          </w:p>
          <w:p w:rsidR="00664FD9" w:rsidRPr="00B77E30" w:rsidRDefault="00664FD9" w:rsidP="00BA3861">
            <w:pPr>
              <w:jc w:val="both"/>
              <w:outlineLvl w:val="0"/>
              <w:rPr>
                <w:rFonts w:ascii="Arial" w:eastAsia="Times New Roman" w:hAnsi="Arial" w:cs="Arial"/>
                <w:b/>
                <w:sz w:val="24"/>
                <w:szCs w:val="24"/>
                <w:lang w:val="es-MX" w:eastAsia="es-ES"/>
              </w:rPr>
            </w:pPr>
          </w:p>
          <w:p w:rsidR="00664FD9" w:rsidRPr="00B77E30" w:rsidRDefault="00664FD9" w:rsidP="00BA3861">
            <w:pPr>
              <w:jc w:val="both"/>
              <w:outlineLvl w:val="0"/>
              <w:rPr>
                <w:rFonts w:ascii="Arial" w:eastAsia="Times New Roman" w:hAnsi="Arial" w:cs="Arial"/>
                <w:b/>
                <w:sz w:val="24"/>
                <w:szCs w:val="24"/>
                <w:lang w:val="es-MX" w:eastAsia="es-ES"/>
              </w:rPr>
            </w:pPr>
          </w:p>
          <w:p w:rsidR="00664FD9" w:rsidRPr="00B77E30" w:rsidRDefault="00664FD9" w:rsidP="00BA3861">
            <w:pPr>
              <w:jc w:val="both"/>
              <w:outlineLvl w:val="0"/>
              <w:rPr>
                <w:rFonts w:ascii="Arial" w:eastAsia="Times New Roman" w:hAnsi="Arial" w:cs="Arial"/>
                <w:b/>
                <w:sz w:val="24"/>
                <w:szCs w:val="24"/>
                <w:lang w:val="es-MX" w:eastAsia="es-ES"/>
              </w:rPr>
            </w:pPr>
          </w:p>
          <w:p w:rsidR="00664FD9" w:rsidRPr="00B77E30" w:rsidRDefault="00664FD9" w:rsidP="00BA3861">
            <w:pPr>
              <w:jc w:val="both"/>
              <w:outlineLvl w:val="0"/>
              <w:rPr>
                <w:rFonts w:ascii="Arial" w:eastAsia="Times New Roman" w:hAnsi="Arial" w:cs="Arial"/>
                <w:b/>
                <w:sz w:val="24"/>
                <w:szCs w:val="24"/>
                <w:lang w:val="es-MX" w:eastAsia="es-ES"/>
              </w:rPr>
            </w:pPr>
          </w:p>
          <w:p w:rsidR="00664FD9" w:rsidRPr="00B77E30" w:rsidRDefault="00664FD9" w:rsidP="00BA3861">
            <w:pPr>
              <w:jc w:val="both"/>
              <w:outlineLvl w:val="0"/>
              <w:rPr>
                <w:rFonts w:ascii="Arial" w:eastAsia="Times New Roman" w:hAnsi="Arial" w:cs="Arial"/>
                <w:b/>
                <w:sz w:val="24"/>
                <w:szCs w:val="24"/>
                <w:lang w:val="es-MX" w:eastAsia="es-ES"/>
              </w:rPr>
            </w:pPr>
          </w:p>
          <w:p w:rsidR="00664FD9" w:rsidRPr="00B77E30" w:rsidRDefault="00664FD9" w:rsidP="00BA3861">
            <w:pPr>
              <w:jc w:val="both"/>
              <w:outlineLvl w:val="0"/>
              <w:rPr>
                <w:rFonts w:ascii="Arial" w:eastAsia="Times New Roman" w:hAnsi="Arial" w:cs="Arial"/>
                <w:b/>
                <w:sz w:val="24"/>
                <w:szCs w:val="24"/>
                <w:lang w:val="es-MX" w:eastAsia="es-ES"/>
              </w:rPr>
            </w:pPr>
          </w:p>
          <w:p w:rsidR="00664FD9" w:rsidRPr="00B77E30" w:rsidRDefault="00664FD9" w:rsidP="00BA3861">
            <w:pPr>
              <w:jc w:val="both"/>
              <w:outlineLvl w:val="0"/>
              <w:rPr>
                <w:rFonts w:ascii="Arial" w:eastAsia="Times New Roman" w:hAnsi="Arial" w:cs="Arial"/>
                <w:b/>
                <w:sz w:val="24"/>
                <w:szCs w:val="24"/>
                <w:lang w:val="es-MX" w:eastAsia="es-ES"/>
              </w:rPr>
            </w:pPr>
          </w:p>
          <w:p w:rsidR="00664FD9" w:rsidRPr="00B77E30" w:rsidRDefault="00664FD9" w:rsidP="00BA3861">
            <w:pPr>
              <w:jc w:val="both"/>
              <w:outlineLvl w:val="0"/>
              <w:rPr>
                <w:rFonts w:ascii="Arial" w:eastAsia="Times New Roman" w:hAnsi="Arial" w:cs="Arial"/>
                <w:b/>
                <w:sz w:val="24"/>
                <w:szCs w:val="24"/>
                <w:lang w:val="es-MX" w:eastAsia="es-ES"/>
              </w:rPr>
            </w:pPr>
          </w:p>
          <w:p w:rsidR="00664FD9" w:rsidRPr="00B77E30" w:rsidRDefault="00664FD9" w:rsidP="00BA3861">
            <w:pPr>
              <w:jc w:val="both"/>
              <w:outlineLvl w:val="0"/>
              <w:rPr>
                <w:rFonts w:ascii="Arial" w:eastAsia="Times New Roman" w:hAnsi="Arial" w:cs="Arial"/>
                <w:b/>
                <w:sz w:val="24"/>
                <w:szCs w:val="24"/>
                <w:lang w:val="es-MX" w:eastAsia="es-ES"/>
              </w:rPr>
            </w:pPr>
          </w:p>
          <w:p w:rsidR="00BA3861" w:rsidRPr="00B77E30" w:rsidRDefault="00F30A40" w:rsidP="00BA3861">
            <w:pPr>
              <w:jc w:val="both"/>
              <w:outlineLvl w:val="0"/>
              <w:rPr>
                <w:rFonts w:ascii="Arial" w:eastAsia="Times New Roman" w:hAnsi="Arial" w:cs="Arial"/>
                <w:b/>
                <w:sz w:val="24"/>
                <w:szCs w:val="24"/>
                <w:lang w:eastAsia="es-ES"/>
              </w:rPr>
            </w:pPr>
            <w:r w:rsidRPr="00B77E30">
              <w:rPr>
                <w:rFonts w:ascii="Arial" w:eastAsia="Times New Roman" w:hAnsi="Arial" w:cs="Arial"/>
                <w:b/>
                <w:sz w:val="24"/>
                <w:szCs w:val="24"/>
                <w:lang w:val="es-MX" w:eastAsia="es-ES"/>
              </w:rPr>
              <w:t>BRIGADA DE EMERGENCIAS</w:t>
            </w:r>
          </w:p>
        </w:tc>
        <w:tc>
          <w:tcPr>
            <w:tcW w:w="7019" w:type="dxa"/>
          </w:tcPr>
          <w:p w:rsidR="00AD288B" w:rsidRPr="00B77E30" w:rsidRDefault="00AD288B" w:rsidP="00AD288B">
            <w:pP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lastRenderedPageBreak/>
              <w:t xml:space="preserve">Brigada de </w:t>
            </w:r>
            <w:r w:rsidR="00664FD9" w:rsidRPr="00B77E30">
              <w:rPr>
                <w:rFonts w:ascii="Arial" w:eastAsia="Times New Roman" w:hAnsi="Arial" w:cs="Arial"/>
                <w:b/>
                <w:sz w:val="24"/>
                <w:szCs w:val="24"/>
                <w:lang w:val="es-MX" w:eastAsia="es-ES"/>
              </w:rPr>
              <w:t>Evacuación</w:t>
            </w:r>
          </w:p>
          <w:p w:rsidR="00AD288B" w:rsidRPr="00B77E30" w:rsidRDefault="00AD288B" w:rsidP="00EB53D8">
            <w:pPr>
              <w:pStyle w:val="Prrafodelista"/>
              <w:numPr>
                <w:ilvl w:val="0"/>
                <w:numId w:val="38"/>
              </w:numPr>
              <w:jc w:val="left"/>
              <w:rPr>
                <w:rFonts w:ascii="Arial" w:eastAsia="Times New Roman" w:hAnsi="Arial" w:cs="Arial"/>
                <w:b/>
                <w:sz w:val="24"/>
                <w:szCs w:val="24"/>
                <w:lang w:val="es-MX" w:eastAsia="es-ES"/>
              </w:rPr>
            </w:pPr>
            <w:r w:rsidRPr="00B77E30">
              <w:rPr>
                <w:rFonts w:ascii="Arial" w:eastAsia="Times New Roman" w:hAnsi="Arial" w:cs="Arial"/>
                <w:sz w:val="24"/>
                <w:szCs w:val="24"/>
                <w:lang w:val="es-MX" w:eastAsia="es-ES"/>
              </w:rPr>
              <w:t xml:space="preserve">Determina acciones específicas de ataque de conatos de </w:t>
            </w:r>
            <w:r w:rsidRPr="00B77E30">
              <w:rPr>
                <w:rFonts w:ascii="Arial" w:eastAsia="Times New Roman" w:hAnsi="Arial" w:cs="Arial"/>
                <w:sz w:val="24"/>
                <w:szCs w:val="24"/>
                <w:lang w:val="es-MX" w:eastAsia="es-ES"/>
              </w:rPr>
              <w:lastRenderedPageBreak/>
              <w:t>incendio si estos existieran.</w:t>
            </w:r>
          </w:p>
          <w:p w:rsidR="00AD288B" w:rsidRPr="00B77E30" w:rsidRDefault="00AD288B" w:rsidP="00EB53D8">
            <w:pPr>
              <w:pStyle w:val="Prrafodelista"/>
              <w:numPr>
                <w:ilvl w:val="0"/>
                <w:numId w:val="38"/>
              </w:numPr>
              <w:jc w:val="left"/>
              <w:rPr>
                <w:rFonts w:ascii="Arial" w:eastAsia="Times New Roman" w:hAnsi="Arial" w:cs="Arial"/>
                <w:b/>
                <w:sz w:val="24"/>
                <w:szCs w:val="24"/>
                <w:lang w:val="es-MX" w:eastAsia="es-ES"/>
              </w:rPr>
            </w:pPr>
            <w:r w:rsidRPr="00B77E30">
              <w:rPr>
                <w:rFonts w:ascii="Arial" w:eastAsia="Times New Roman" w:hAnsi="Arial" w:cs="Arial"/>
                <w:sz w:val="24"/>
                <w:szCs w:val="24"/>
                <w:lang w:val="es-MX" w:eastAsia="es-ES"/>
              </w:rPr>
              <w:t>Determina acciones de primeros auxilios según el número de heridos.</w:t>
            </w:r>
          </w:p>
          <w:p w:rsidR="00AD288B" w:rsidRPr="00B77E30" w:rsidRDefault="00AD288B" w:rsidP="00EB53D8">
            <w:pPr>
              <w:pStyle w:val="Prrafodelista"/>
              <w:numPr>
                <w:ilvl w:val="0"/>
                <w:numId w:val="38"/>
              </w:numPr>
              <w:jc w:val="left"/>
              <w:rPr>
                <w:rFonts w:ascii="Arial" w:eastAsia="Times New Roman" w:hAnsi="Arial" w:cs="Arial"/>
                <w:b/>
                <w:sz w:val="24"/>
                <w:szCs w:val="24"/>
                <w:lang w:val="es-MX" w:eastAsia="es-ES"/>
              </w:rPr>
            </w:pPr>
            <w:r w:rsidRPr="00B77E30">
              <w:rPr>
                <w:rFonts w:ascii="Arial" w:eastAsia="Times New Roman" w:hAnsi="Arial" w:cs="Arial"/>
                <w:sz w:val="24"/>
                <w:szCs w:val="24"/>
                <w:lang w:val="es-MX" w:eastAsia="es-ES"/>
              </w:rPr>
              <w:t xml:space="preserve">Establece punto de atención de heridos y </w:t>
            </w:r>
            <w:proofErr w:type="spellStart"/>
            <w:r w:rsidRPr="00B77E30">
              <w:rPr>
                <w:rFonts w:ascii="Arial" w:eastAsia="Times New Roman" w:hAnsi="Arial" w:cs="Arial"/>
                <w:sz w:val="24"/>
                <w:szCs w:val="24"/>
                <w:lang w:val="es-MX" w:eastAsia="es-ES"/>
              </w:rPr>
              <w:t>triaje</w:t>
            </w:r>
            <w:proofErr w:type="spellEnd"/>
            <w:r w:rsidRPr="00B77E30">
              <w:rPr>
                <w:rFonts w:ascii="Arial" w:eastAsia="Times New Roman" w:hAnsi="Arial" w:cs="Arial"/>
                <w:sz w:val="24"/>
                <w:szCs w:val="24"/>
                <w:lang w:val="es-MX" w:eastAsia="es-ES"/>
              </w:rPr>
              <w:t xml:space="preserve"> según el número de heridos.</w:t>
            </w:r>
          </w:p>
          <w:p w:rsidR="00AD288B" w:rsidRPr="00B77E30" w:rsidRDefault="00AD288B" w:rsidP="00EB53D8">
            <w:pPr>
              <w:pStyle w:val="Prrafodelista"/>
              <w:numPr>
                <w:ilvl w:val="0"/>
                <w:numId w:val="38"/>
              </w:numPr>
              <w:jc w:val="left"/>
              <w:rPr>
                <w:rFonts w:ascii="Arial" w:eastAsia="Times New Roman" w:hAnsi="Arial" w:cs="Arial"/>
                <w:b/>
                <w:sz w:val="24"/>
                <w:szCs w:val="24"/>
                <w:lang w:val="es-MX" w:eastAsia="es-ES"/>
              </w:rPr>
            </w:pPr>
            <w:r w:rsidRPr="00B77E30">
              <w:rPr>
                <w:rFonts w:ascii="Arial" w:eastAsia="Times New Roman" w:hAnsi="Arial" w:cs="Arial"/>
                <w:sz w:val="24"/>
                <w:szCs w:val="24"/>
                <w:lang w:val="es-MX" w:eastAsia="es-ES"/>
              </w:rPr>
              <w:t>Establece prioridades de acción y necesidades para el control de la situación interna y externamente.</w:t>
            </w:r>
          </w:p>
          <w:p w:rsidR="00AD288B" w:rsidRPr="00B77E30" w:rsidRDefault="00AD288B" w:rsidP="00EB53D8">
            <w:pPr>
              <w:numPr>
                <w:ilvl w:val="0"/>
                <w:numId w:val="26"/>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Participan en la acción de evacuación del 100% del personal a puntos de encuentro.</w:t>
            </w:r>
          </w:p>
          <w:p w:rsidR="00AD288B" w:rsidRPr="00B77E30" w:rsidRDefault="00AD288B" w:rsidP="00EB53D8">
            <w:pPr>
              <w:numPr>
                <w:ilvl w:val="0"/>
                <w:numId w:val="26"/>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Realizan evacuación o resguardo del personal en PUNTOS DE ENCUENTRO.</w:t>
            </w:r>
          </w:p>
          <w:p w:rsidR="00AD288B" w:rsidRPr="00B77E30" w:rsidRDefault="00AD288B" w:rsidP="00EB53D8">
            <w:pPr>
              <w:numPr>
                <w:ilvl w:val="0"/>
                <w:numId w:val="26"/>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Verifica la salida y condiciones de los evacuados</w:t>
            </w:r>
          </w:p>
          <w:p w:rsidR="00AD288B" w:rsidRPr="00B77E30" w:rsidRDefault="00AD288B" w:rsidP="00AD288B">
            <w:pPr>
              <w:rPr>
                <w:rFonts w:ascii="Arial" w:eastAsia="Times New Roman" w:hAnsi="Arial" w:cs="Arial"/>
                <w:sz w:val="24"/>
                <w:szCs w:val="24"/>
                <w:lang w:val="es-MX" w:eastAsia="es-ES"/>
              </w:rPr>
            </w:pPr>
          </w:p>
          <w:p w:rsidR="00AD288B" w:rsidRPr="00B77E30" w:rsidRDefault="00AD288B" w:rsidP="00AD288B">
            <w:pP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Brigada de Control de Fuego.</w:t>
            </w:r>
          </w:p>
          <w:p w:rsidR="00AD288B" w:rsidRPr="00B77E30" w:rsidRDefault="00AD288B" w:rsidP="00AD288B">
            <w:pPr>
              <w:rPr>
                <w:rFonts w:ascii="Arial" w:eastAsia="Times New Roman" w:hAnsi="Arial" w:cs="Arial"/>
                <w:b/>
                <w:sz w:val="24"/>
                <w:szCs w:val="24"/>
                <w:lang w:val="es-MX" w:eastAsia="es-ES"/>
              </w:rPr>
            </w:pPr>
          </w:p>
          <w:p w:rsidR="00AD288B" w:rsidRPr="00B77E30" w:rsidRDefault="00AD288B" w:rsidP="00EB53D8">
            <w:pPr>
              <w:numPr>
                <w:ilvl w:val="0"/>
                <w:numId w:val="28"/>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Actúan en combate contraincendios si existen</w:t>
            </w:r>
          </w:p>
          <w:p w:rsidR="00AD288B" w:rsidRPr="00B77E30" w:rsidRDefault="00AD288B" w:rsidP="00EB53D8">
            <w:pPr>
              <w:numPr>
                <w:ilvl w:val="0"/>
                <w:numId w:val="28"/>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Apoyan proceso de Evacuación.</w:t>
            </w:r>
          </w:p>
          <w:p w:rsidR="00AD288B" w:rsidRPr="00B77E30" w:rsidRDefault="00AD288B" w:rsidP="00EB53D8">
            <w:pPr>
              <w:numPr>
                <w:ilvl w:val="0"/>
                <w:numId w:val="28"/>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Apoyo a los grupos externos de socorro.</w:t>
            </w:r>
          </w:p>
          <w:p w:rsidR="00AD288B" w:rsidRPr="00B77E30" w:rsidRDefault="00AD288B" w:rsidP="00AD288B">
            <w:pPr>
              <w:rPr>
                <w:rFonts w:ascii="Arial" w:eastAsia="Times New Roman" w:hAnsi="Arial" w:cs="Arial"/>
                <w:sz w:val="24"/>
                <w:szCs w:val="24"/>
                <w:lang w:val="es-MX" w:eastAsia="es-ES"/>
              </w:rPr>
            </w:pPr>
          </w:p>
          <w:p w:rsidR="00AD288B" w:rsidRPr="00B77E30" w:rsidRDefault="00AD288B" w:rsidP="00AD288B">
            <w:pP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Brigada de Primeros Auxilios.</w:t>
            </w:r>
          </w:p>
          <w:p w:rsidR="00AD288B" w:rsidRPr="00B77E30" w:rsidRDefault="00AD288B" w:rsidP="00AD288B">
            <w:pPr>
              <w:rPr>
                <w:rFonts w:ascii="Arial" w:eastAsia="Times New Roman" w:hAnsi="Arial" w:cs="Arial"/>
                <w:b/>
                <w:sz w:val="24"/>
                <w:szCs w:val="24"/>
                <w:lang w:val="es-MX" w:eastAsia="es-ES"/>
              </w:rPr>
            </w:pPr>
          </w:p>
          <w:p w:rsidR="00AD288B" w:rsidRPr="00B77E30" w:rsidRDefault="00AD288B" w:rsidP="00EB53D8">
            <w:pPr>
              <w:numPr>
                <w:ilvl w:val="0"/>
                <w:numId w:val="29"/>
              </w:numPr>
              <w:rPr>
                <w:rFonts w:ascii="Arial" w:eastAsia="Times New Roman" w:hAnsi="Arial" w:cs="Arial"/>
                <w:b/>
                <w:sz w:val="24"/>
                <w:szCs w:val="24"/>
                <w:lang w:eastAsia="es-ES"/>
              </w:rPr>
            </w:pPr>
            <w:r w:rsidRPr="00B77E30">
              <w:rPr>
                <w:rFonts w:ascii="Arial" w:eastAsia="Times New Roman" w:hAnsi="Arial" w:cs="Arial"/>
                <w:sz w:val="24"/>
                <w:szCs w:val="24"/>
                <w:lang w:val="es-MX" w:eastAsia="es-ES"/>
              </w:rPr>
              <w:t>Atienden primeros auxilios en caso de requerirse</w:t>
            </w:r>
          </w:p>
          <w:p w:rsidR="00BA3861" w:rsidRPr="00B77E30" w:rsidRDefault="00AD288B" w:rsidP="00F20465">
            <w:pPr>
              <w:numPr>
                <w:ilvl w:val="0"/>
                <w:numId w:val="29"/>
              </w:numPr>
              <w:rPr>
                <w:rFonts w:ascii="Arial" w:hAnsi="Arial" w:cs="Arial"/>
                <w:sz w:val="24"/>
                <w:szCs w:val="24"/>
              </w:rPr>
            </w:pPr>
            <w:r w:rsidRPr="00B77E30">
              <w:rPr>
                <w:rFonts w:ascii="Arial" w:eastAsia="Times New Roman" w:hAnsi="Arial" w:cs="Arial"/>
                <w:sz w:val="24"/>
                <w:szCs w:val="24"/>
                <w:lang w:val="es-MX" w:eastAsia="es-ES"/>
              </w:rPr>
              <w:t>Apoyan proceso de Búsqueda y rescate inicial</w:t>
            </w:r>
          </w:p>
        </w:tc>
      </w:tr>
    </w:tbl>
    <w:p w:rsidR="00784AFF" w:rsidRPr="00B77E30" w:rsidRDefault="00784AFF" w:rsidP="00C80718">
      <w:pPr>
        <w:spacing w:after="0" w:line="240" w:lineRule="auto"/>
        <w:rPr>
          <w:rFonts w:ascii="Arial" w:eastAsia="Times New Roman" w:hAnsi="Arial" w:cs="Arial"/>
          <w:b/>
          <w:color w:val="FF0000"/>
          <w:sz w:val="24"/>
          <w:szCs w:val="24"/>
          <w:lang w:eastAsia="es-ES"/>
        </w:rPr>
      </w:pPr>
    </w:p>
    <w:p w:rsidR="00FC2619" w:rsidRPr="00B77E30" w:rsidRDefault="00FC2619" w:rsidP="00C80718">
      <w:pPr>
        <w:spacing w:after="0" w:line="240" w:lineRule="auto"/>
        <w:rPr>
          <w:rFonts w:ascii="Arial" w:eastAsia="Times New Roman" w:hAnsi="Arial" w:cs="Arial"/>
          <w:b/>
          <w:color w:val="FF0000"/>
          <w:sz w:val="24"/>
          <w:szCs w:val="24"/>
          <w:lang w:eastAsia="es-ES"/>
        </w:rPr>
      </w:pPr>
    </w:p>
    <w:p w:rsidR="008E64B9" w:rsidRDefault="008E64B9" w:rsidP="00FC2619">
      <w:pPr>
        <w:rPr>
          <w:rFonts w:ascii="Arial" w:eastAsia="Times New Roman" w:hAnsi="Arial" w:cs="Arial"/>
          <w:b/>
          <w:sz w:val="24"/>
          <w:szCs w:val="24"/>
          <w:lang w:eastAsia="es-ES"/>
        </w:rPr>
      </w:pPr>
    </w:p>
    <w:p w:rsidR="008E64B9" w:rsidRDefault="008E64B9" w:rsidP="00FC2619">
      <w:pPr>
        <w:rPr>
          <w:rFonts w:ascii="Arial" w:eastAsia="Times New Roman" w:hAnsi="Arial" w:cs="Arial"/>
          <w:b/>
          <w:sz w:val="24"/>
          <w:szCs w:val="24"/>
          <w:lang w:eastAsia="es-ES"/>
        </w:rPr>
      </w:pPr>
    </w:p>
    <w:p w:rsidR="008E64B9" w:rsidRDefault="008E64B9" w:rsidP="00FC2619">
      <w:pPr>
        <w:rPr>
          <w:rFonts w:ascii="Arial" w:eastAsia="Times New Roman" w:hAnsi="Arial" w:cs="Arial"/>
          <w:b/>
          <w:sz w:val="24"/>
          <w:szCs w:val="24"/>
          <w:lang w:eastAsia="es-ES"/>
        </w:rPr>
      </w:pPr>
    </w:p>
    <w:p w:rsidR="008E64B9" w:rsidRDefault="008E64B9" w:rsidP="00FC2619">
      <w:pPr>
        <w:rPr>
          <w:rFonts w:ascii="Arial" w:eastAsia="Times New Roman" w:hAnsi="Arial" w:cs="Arial"/>
          <w:b/>
          <w:sz w:val="24"/>
          <w:szCs w:val="24"/>
          <w:lang w:eastAsia="es-ES"/>
        </w:rPr>
      </w:pPr>
    </w:p>
    <w:p w:rsidR="008E64B9" w:rsidRDefault="008E64B9" w:rsidP="00FC2619">
      <w:pPr>
        <w:rPr>
          <w:rFonts w:ascii="Arial" w:eastAsia="Times New Roman" w:hAnsi="Arial" w:cs="Arial"/>
          <w:b/>
          <w:sz w:val="24"/>
          <w:szCs w:val="24"/>
          <w:lang w:eastAsia="es-ES"/>
        </w:rPr>
      </w:pPr>
    </w:p>
    <w:p w:rsidR="008E64B9" w:rsidRDefault="008E64B9" w:rsidP="00FC2619">
      <w:pPr>
        <w:rPr>
          <w:rFonts w:ascii="Arial" w:eastAsia="Times New Roman" w:hAnsi="Arial" w:cs="Arial"/>
          <w:b/>
          <w:sz w:val="24"/>
          <w:szCs w:val="24"/>
          <w:lang w:eastAsia="es-ES"/>
        </w:rPr>
      </w:pPr>
    </w:p>
    <w:p w:rsidR="008E64B9" w:rsidRDefault="008E64B9" w:rsidP="00FC2619">
      <w:pPr>
        <w:rPr>
          <w:rFonts w:ascii="Arial" w:eastAsia="Times New Roman" w:hAnsi="Arial" w:cs="Arial"/>
          <w:b/>
          <w:sz w:val="24"/>
          <w:szCs w:val="24"/>
          <w:lang w:eastAsia="es-ES"/>
        </w:rPr>
      </w:pPr>
    </w:p>
    <w:p w:rsidR="008E64B9" w:rsidRDefault="008E64B9" w:rsidP="00FC2619">
      <w:pPr>
        <w:rPr>
          <w:rFonts w:ascii="Arial" w:eastAsia="Times New Roman" w:hAnsi="Arial" w:cs="Arial"/>
          <w:b/>
          <w:sz w:val="24"/>
          <w:szCs w:val="24"/>
          <w:lang w:eastAsia="es-ES"/>
        </w:rPr>
      </w:pPr>
    </w:p>
    <w:p w:rsidR="008E64B9" w:rsidRDefault="008E64B9" w:rsidP="00FC2619">
      <w:pPr>
        <w:rPr>
          <w:rFonts w:ascii="Arial" w:eastAsia="Times New Roman" w:hAnsi="Arial" w:cs="Arial"/>
          <w:b/>
          <w:sz w:val="24"/>
          <w:szCs w:val="24"/>
          <w:lang w:eastAsia="es-ES"/>
        </w:rPr>
      </w:pPr>
    </w:p>
    <w:p w:rsidR="008E64B9" w:rsidRDefault="008E64B9" w:rsidP="00FC2619">
      <w:pPr>
        <w:rPr>
          <w:rFonts w:ascii="Arial" w:eastAsia="Times New Roman" w:hAnsi="Arial" w:cs="Arial"/>
          <w:b/>
          <w:sz w:val="24"/>
          <w:szCs w:val="24"/>
          <w:lang w:eastAsia="es-ES"/>
        </w:rPr>
      </w:pPr>
    </w:p>
    <w:p w:rsidR="008E64B9" w:rsidRPr="00B77E30" w:rsidRDefault="008E64B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Pr="00B77E30" w:rsidRDefault="00F20465" w:rsidP="00FC2619">
      <w:pPr>
        <w:rPr>
          <w:rFonts w:ascii="Arial" w:eastAsia="Times New Roman" w:hAnsi="Arial" w:cs="Arial"/>
          <w:b/>
          <w:sz w:val="24"/>
          <w:szCs w:val="24"/>
          <w:lang w:eastAsia="es-ES"/>
        </w:rPr>
      </w:pPr>
      <w:r w:rsidRPr="00B77E30">
        <w:rPr>
          <w:rFonts w:ascii="Arial" w:eastAsia="Times New Roman" w:hAnsi="Arial" w:cs="Arial"/>
          <w:b/>
          <w:noProof/>
          <w:sz w:val="24"/>
          <w:szCs w:val="24"/>
          <w:lang w:val="es-CO" w:eastAsia="es-CO"/>
        </w:rPr>
        <mc:AlternateContent>
          <mc:Choice Requires="wpg">
            <w:drawing>
              <wp:anchor distT="0" distB="0" distL="114300" distR="114300" simplePos="0" relativeHeight="251594752" behindDoc="0" locked="0" layoutInCell="1" allowOverlap="1" wp14:anchorId="0DA19937" wp14:editId="0B7F8A35">
                <wp:simplePos x="0" y="0"/>
                <wp:positionH relativeFrom="column">
                  <wp:posOffset>-3810</wp:posOffset>
                </wp:positionH>
                <wp:positionV relativeFrom="paragraph">
                  <wp:posOffset>6985</wp:posOffset>
                </wp:positionV>
                <wp:extent cx="5116195" cy="5722620"/>
                <wp:effectExtent l="0" t="0" r="65405" b="11430"/>
                <wp:wrapNone/>
                <wp:docPr id="153" name="153 Grupo"/>
                <wp:cNvGraphicFramePr/>
                <a:graphic xmlns:a="http://schemas.openxmlformats.org/drawingml/2006/main">
                  <a:graphicData uri="http://schemas.microsoft.com/office/word/2010/wordprocessingGroup">
                    <wpg:wgp>
                      <wpg:cNvGrpSpPr/>
                      <wpg:grpSpPr>
                        <a:xfrm>
                          <a:off x="0" y="0"/>
                          <a:ext cx="5116195" cy="5722620"/>
                          <a:chOff x="-209550" y="0"/>
                          <a:chExt cx="4962525" cy="5857875"/>
                        </a:xfrm>
                      </wpg:grpSpPr>
                      <wps:wsp>
                        <wps:cNvPr id="154" name="154 Conector recto de flecha"/>
                        <wps:cNvCnPr/>
                        <wps:spPr>
                          <a:xfrm>
                            <a:off x="3286125" y="3524250"/>
                            <a:ext cx="0" cy="190500"/>
                          </a:xfrm>
                          <a:prstGeom prst="straightConnector1">
                            <a:avLst/>
                          </a:prstGeom>
                          <a:noFill/>
                          <a:ln w="12700" cap="flat" cmpd="sng" algn="ctr">
                            <a:solidFill>
                              <a:sysClr val="windowText" lastClr="000000"/>
                            </a:solidFill>
                            <a:prstDash val="solid"/>
                            <a:miter lim="800000"/>
                            <a:tailEnd type="arrow"/>
                          </a:ln>
                          <a:effectLst/>
                        </wps:spPr>
                        <wps:bodyPr/>
                      </wps:wsp>
                      <wpg:grpSp>
                        <wpg:cNvPr id="155" name="155 Grupo"/>
                        <wpg:cNvGrpSpPr/>
                        <wpg:grpSpPr>
                          <a:xfrm>
                            <a:off x="-209550" y="0"/>
                            <a:ext cx="4962525" cy="5857875"/>
                            <a:chOff x="-209550" y="0"/>
                            <a:chExt cx="4962525" cy="5857875"/>
                          </a:xfrm>
                        </wpg:grpSpPr>
                        <wps:wsp>
                          <wps:cNvPr id="156" name="156 Proceso"/>
                          <wps:cNvSpPr/>
                          <wps:spPr>
                            <a:xfrm>
                              <a:off x="-209550" y="2990850"/>
                              <a:ext cx="1809750" cy="381000"/>
                            </a:xfrm>
                            <a:prstGeom prst="flowChartProcess">
                              <a:avLst/>
                            </a:prstGeom>
                            <a:solidFill>
                              <a:srgbClr val="ED7D31">
                                <a:lumMod val="75000"/>
                              </a:srgbClr>
                            </a:solidFill>
                            <a:ln w="12700" cap="flat" cmpd="sng" algn="ctr">
                              <a:solidFill>
                                <a:srgbClr val="5B9BD5">
                                  <a:shade val="50000"/>
                                </a:srgbClr>
                              </a:solidFill>
                              <a:prstDash val="solid"/>
                              <a:miter lim="800000"/>
                            </a:ln>
                            <a:effectLst/>
                          </wps:spPr>
                          <wps:txbx>
                            <w:txbxContent>
                              <w:p w:rsidR="00802395" w:rsidRPr="00347A88" w:rsidRDefault="00802395" w:rsidP="00664FD9">
                                <w:pPr>
                                  <w:jc w:val="center"/>
                                  <w:rPr>
                                    <w:rFonts w:asciiTheme="majorHAnsi" w:hAnsiTheme="majorHAnsi" w:cstheme="majorHAnsi"/>
                                    <w:b/>
                                    <w:sz w:val="18"/>
                                    <w:szCs w:val="18"/>
                                  </w:rPr>
                                </w:pPr>
                                <w:r>
                                  <w:rPr>
                                    <w:rFonts w:asciiTheme="majorHAnsi" w:hAnsiTheme="majorHAnsi" w:cstheme="majorHAnsi"/>
                                    <w:b/>
                                    <w:sz w:val="18"/>
                                    <w:szCs w:val="18"/>
                                  </w:rPr>
                                  <w:t xml:space="preserve">Si la amenaza es escrita, </w:t>
                                </w:r>
                                <w:proofErr w:type="spellStart"/>
                                <w:r>
                                  <w:rPr>
                                    <w:rFonts w:asciiTheme="majorHAnsi" w:hAnsiTheme="majorHAnsi" w:cstheme="majorHAnsi"/>
                                    <w:b/>
                                    <w:sz w:val="18"/>
                                    <w:szCs w:val="18"/>
                                  </w:rPr>
                                  <w:t>conservela</w:t>
                                </w:r>
                                <w:proofErr w:type="spellEnd"/>
                                <w:r>
                                  <w:rPr>
                                    <w:rFonts w:asciiTheme="majorHAnsi" w:hAnsiTheme="majorHAnsi" w:cstheme="majorHAnsi"/>
                                    <w:b/>
                                    <w:sz w:val="18"/>
                                    <w:szCs w:val="18"/>
                                  </w:rPr>
                                  <w:t xml:space="preserve"> y léala cuando reporte a seguridad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7" name="157 Grupo"/>
                          <wpg:cNvGrpSpPr/>
                          <wpg:grpSpPr>
                            <a:xfrm>
                              <a:off x="685800" y="0"/>
                              <a:ext cx="4067175" cy="5857875"/>
                              <a:chOff x="514350" y="0"/>
                              <a:chExt cx="4067175" cy="5857875"/>
                            </a:xfrm>
                          </wpg:grpSpPr>
                          <wps:wsp>
                            <wps:cNvPr id="158" name="158 Proceso"/>
                            <wps:cNvSpPr/>
                            <wps:spPr>
                              <a:xfrm>
                                <a:off x="1962150" y="3705225"/>
                                <a:ext cx="2314575" cy="942975"/>
                              </a:xfrm>
                              <a:prstGeom prst="flowChartProcess">
                                <a:avLst/>
                              </a:prstGeom>
                              <a:solidFill>
                                <a:srgbClr val="ED7D31">
                                  <a:lumMod val="75000"/>
                                </a:srgbClr>
                              </a:solidFill>
                              <a:ln w="12700" cap="flat" cmpd="sng" algn="ctr">
                                <a:solidFill>
                                  <a:srgbClr val="5B9BD5">
                                    <a:shade val="50000"/>
                                  </a:srgbClr>
                                </a:solidFill>
                                <a:prstDash val="solid"/>
                                <a:miter lim="800000"/>
                              </a:ln>
                              <a:effectLst/>
                            </wps:spPr>
                            <wps:txbx>
                              <w:txbxContent>
                                <w:p w:rsidR="00802395" w:rsidRPr="00347A88" w:rsidRDefault="00802395" w:rsidP="00664FD9">
                                  <w:pPr>
                                    <w:jc w:val="center"/>
                                    <w:rPr>
                                      <w:rFonts w:asciiTheme="majorHAnsi" w:hAnsiTheme="majorHAnsi" w:cstheme="majorHAnsi"/>
                                      <w:b/>
                                      <w:sz w:val="18"/>
                                      <w:szCs w:val="18"/>
                                    </w:rPr>
                                  </w:pPr>
                                  <w:r w:rsidRPr="00347A88">
                                    <w:rPr>
                                      <w:rFonts w:asciiTheme="majorHAnsi" w:hAnsiTheme="majorHAnsi" w:cstheme="majorHAnsi"/>
                                      <w:b/>
                                      <w:sz w:val="18"/>
                                      <w:szCs w:val="18"/>
                                    </w:rPr>
                                    <w:t xml:space="preserve"> </w:t>
                                  </w:r>
                                  <w:r>
                                    <w:rPr>
                                      <w:rFonts w:asciiTheme="majorHAnsi" w:hAnsiTheme="majorHAnsi" w:cstheme="majorHAnsi"/>
                                      <w:b/>
                                      <w:sz w:val="18"/>
                                      <w:szCs w:val="18"/>
                                    </w:rPr>
                                    <w:t>Intente mantener contacto con la persona que hace la amenaza para obtener información que pueda ser de utilidad (cómo, cuándo, dónde, por qué, quién)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9" name="159 Grupo"/>
                            <wpg:cNvGrpSpPr/>
                            <wpg:grpSpPr>
                              <a:xfrm>
                                <a:off x="514350" y="0"/>
                                <a:ext cx="4067175" cy="5857875"/>
                                <a:chOff x="514350" y="0"/>
                                <a:chExt cx="4067175" cy="5857875"/>
                              </a:xfrm>
                            </wpg:grpSpPr>
                            <wps:wsp>
                              <wps:cNvPr id="160" name="160 Terminador"/>
                              <wps:cNvSpPr/>
                              <wps:spPr>
                                <a:xfrm>
                                  <a:off x="1905000" y="0"/>
                                  <a:ext cx="2428875" cy="304800"/>
                                </a:xfrm>
                                <a:prstGeom prst="flowChartTerminator">
                                  <a:avLst/>
                                </a:prstGeom>
                                <a:solidFill>
                                  <a:srgbClr val="ED7D31">
                                    <a:lumMod val="75000"/>
                                  </a:srgbClr>
                                </a:solidFill>
                                <a:ln w="12700" cap="flat" cmpd="sng" algn="ctr">
                                  <a:solidFill>
                                    <a:srgbClr val="5B9BD5">
                                      <a:shade val="50000"/>
                                    </a:srgbClr>
                                  </a:solidFill>
                                  <a:prstDash val="solid"/>
                                  <a:miter lim="800000"/>
                                </a:ln>
                                <a:effectLst/>
                              </wps:spPr>
                              <wps:txbx>
                                <w:txbxContent>
                                  <w:p w:rsidR="00802395" w:rsidRPr="00347A88" w:rsidRDefault="00802395" w:rsidP="00664FD9">
                                    <w:pPr>
                                      <w:jc w:val="center"/>
                                      <w:rPr>
                                        <w:rFonts w:asciiTheme="majorHAnsi" w:hAnsiTheme="majorHAnsi" w:cstheme="majorHAnsi"/>
                                        <w:b/>
                                        <w:sz w:val="18"/>
                                        <w:szCs w:val="18"/>
                                      </w:rPr>
                                    </w:pPr>
                                    <w:r>
                                      <w:rPr>
                                        <w:rFonts w:asciiTheme="majorHAnsi" w:hAnsiTheme="majorHAnsi" w:cstheme="majorHAnsi"/>
                                        <w:b/>
                                        <w:sz w:val="18"/>
                                        <w:szCs w:val="18"/>
                                      </w:rPr>
                                      <w:t>ACCIONES TERRORISTAS O ROBOS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161 Conector recto de flecha"/>
                              <wps:cNvCnPr/>
                              <wps:spPr>
                                <a:xfrm>
                                  <a:off x="3133725" y="304800"/>
                                  <a:ext cx="0" cy="114300"/>
                                </a:xfrm>
                                <a:prstGeom prst="straightConnector1">
                                  <a:avLst/>
                                </a:prstGeom>
                                <a:noFill/>
                                <a:ln w="12700" cap="flat" cmpd="sng" algn="ctr">
                                  <a:solidFill>
                                    <a:sysClr val="windowText" lastClr="000000"/>
                                  </a:solidFill>
                                  <a:prstDash val="solid"/>
                                  <a:miter lim="800000"/>
                                  <a:tailEnd type="arrow"/>
                                </a:ln>
                                <a:effectLst/>
                              </wps:spPr>
                              <wps:bodyPr/>
                            </wps:wsp>
                            <wps:wsp>
                              <wps:cNvPr id="162" name="162 Proceso"/>
                              <wps:cNvSpPr/>
                              <wps:spPr>
                                <a:xfrm>
                                  <a:off x="2428875" y="419100"/>
                                  <a:ext cx="1390650" cy="209550"/>
                                </a:xfrm>
                                <a:prstGeom prst="flowChartProcess">
                                  <a:avLst/>
                                </a:prstGeom>
                                <a:solidFill>
                                  <a:srgbClr val="ED7D31">
                                    <a:lumMod val="75000"/>
                                  </a:srgbClr>
                                </a:solidFill>
                                <a:ln w="12700" cap="flat" cmpd="sng" algn="ctr">
                                  <a:solidFill>
                                    <a:srgbClr val="5B9BD5">
                                      <a:shade val="50000"/>
                                    </a:srgbClr>
                                  </a:solidFill>
                                  <a:prstDash val="solid"/>
                                  <a:miter lim="800000"/>
                                </a:ln>
                                <a:effectLst/>
                              </wps:spPr>
                              <wps:txbx>
                                <w:txbxContent>
                                  <w:p w:rsidR="00802395" w:rsidRPr="00347A88" w:rsidRDefault="00802395" w:rsidP="00664FD9">
                                    <w:pPr>
                                      <w:jc w:val="center"/>
                                      <w:rPr>
                                        <w:rFonts w:asciiTheme="majorHAnsi" w:hAnsiTheme="majorHAnsi" w:cstheme="majorHAnsi"/>
                                        <w:b/>
                                        <w:sz w:val="18"/>
                                        <w:szCs w:val="18"/>
                                      </w:rPr>
                                    </w:pPr>
                                    <w:r w:rsidRPr="00347A88">
                                      <w:rPr>
                                        <w:rFonts w:asciiTheme="majorHAnsi" w:hAnsiTheme="majorHAnsi" w:cstheme="majorHAnsi"/>
                                        <w:b/>
                                        <w:sz w:val="18"/>
                                        <w:szCs w:val="18"/>
                                      </w:rPr>
                                      <w:t>Mantenga la calma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163 Proceso"/>
                              <wps:cNvSpPr/>
                              <wps:spPr>
                                <a:xfrm>
                                  <a:off x="2428875" y="752475"/>
                                  <a:ext cx="1390650" cy="228600"/>
                                </a:xfrm>
                                <a:prstGeom prst="flowChartProcess">
                                  <a:avLst/>
                                </a:prstGeom>
                                <a:solidFill>
                                  <a:srgbClr val="ED7D31">
                                    <a:lumMod val="75000"/>
                                  </a:srgbClr>
                                </a:solidFill>
                                <a:ln w="12700" cap="flat" cmpd="sng" algn="ctr">
                                  <a:solidFill>
                                    <a:srgbClr val="5B9BD5">
                                      <a:shade val="50000"/>
                                    </a:srgbClr>
                                  </a:solidFill>
                                  <a:prstDash val="solid"/>
                                  <a:miter lim="800000"/>
                                </a:ln>
                                <a:effectLst/>
                              </wps:spPr>
                              <wps:txbx>
                                <w:txbxContent>
                                  <w:p w:rsidR="00802395" w:rsidRPr="00347A88" w:rsidRDefault="00802395" w:rsidP="00664FD9">
                                    <w:pPr>
                                      <w:jc w:val="center"/>
                                      <w:rPr>
                                        <w:rFonts w:asciiTheme="majorHAnsi" w:hAnsiTheme="majorHAnsi" w:cstheme="majorHAnsi"/>
                                        <w:b/>
                                        <w:sz w:val="18"/>
                                        <w:szCs w:val="18"/>
                                      </w:rPr>
                                    </w:pPr>
                                    <w:r w:rsidRPr="00347A88">
                                      <w:rPr>
                                        <w:rFonts w:asciiTheme="majorHAnsi" w:hAnsiTheme="majorHAnsi" w:cstheme="majorHAnsi"/>
                                        <w:b/>
                                        <w:sz w:val="18"/>
                                        <w:szCs w:val="18"/>
                                      </w:rPr>
                                      <w:t>Suspenda Actividades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164 Conector recto de flecha"/>
                              <wps:cNvCnPr/>
                              <wps:spPr>
                                <a:xfrm>
                                  <a:off x="3114675" y="619125"/>
                                  <a:ext cx="0" cy="171450"/>
                                </a:xfrm>
                                <a:prstGeom prst="straightConnector1">
                                  <a:avLst/>
                                </a:prstGeom>
                                <a:noFill/>
                                <a:ln w="12700" cap="flat" cmpd="sng" algn="ctr">
                                  <a:solidFill>
                                    <a:sysClr val="windowText" lastClr="000000"/>
                                  </a:solidFill>
                                  <a:prstDash val="solid"/>
                                  <a:miter lim="800000"/>
                                  <a:tailEnd type="arrow"/>
                                </a:ln>
                                <a:effectLst/>
                              </wps:spPr>
                              <wps:bodyPr/>
                            </wps:wsp>
                            <wps:wsp>
                              <wps:cNvPr id="165" name="165 Proceso"/>
                              <wps:cNvSpPr/>
                              <wps:spPr>
                                <a:xfrm>
                                  <a:off x="2428875" y="1152525"/>
                                  <a:ext cx="1390650" cy="400050"/>
                                </a:xfrm>
                                <a:prstGeom prst="flowChartProcess">
                                  <a:avLst/>
                                </a:prstGeom>
                                <a:solidFill>
                                  <a:srgbClr val="ED7D31">
                                    <a:lumMod val="75000"/>
                                  </a:srgbClr>
                                </a:solidFill>
                                <a:ln w="12700" cap="flat" cmpd="sng" algn="ctr">
                                  <a:solidFill>
                                    <a:srgbClr val="5B9BD5">
                                      <a:shade val="50000"/>
                                    </a:srgbClr>
                                  </a:solidFill>
                                  <a:prstDash val="solid"/>
                                  <a:miter lim="800000"/>
                                </a:ln>
                                <a:effectLst/>
                              </wps:spPr>
                              <wps:txbx>
                                <w:txbxContent>
                                  <w:p w:rsidR="00802395" w:rsidRPr="00347A88" w:rsidRDefault="00802395" w:rsidP="00664FD9">
                                    <w:pPr>
                                      <w:jc w:val="center"/>
                                      <w:rPr>
                                        <w:rFonts w:asciiTheme="majorHAnsi" w:hAnsiTheme="majorHAnsi" w:cstheme="majorHAnsi"/>
                                        <w:b/>
                                        <w:sz w:val="18"/>
                                        <w:szCs w:val="18"/>
                                      </w:rPr>
                                    </w:pPr>
                                    <w:r>
                                      <w:rPr>
                                        <w:rFonts w:asciiTheme="majorHAnsi" w:hAnsiTheme="majorHAnsi" w:cstheme="majorHAnsi"/>
                                        <w:b/>
                                        <w:sz w:val="18"/>
                                        <w:szCs w:val="18"/>
                                      </w:rPr>
                                      <w:t>Notifique inmediatamente al panel de seguridad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166 Conector recto de flecha"/>
                              <wps:cNvCnPr/>
                              <wps:spPr>
                                <a:xfrm>
                                  <a:off x="3114675" y="981075"/>
                                  <a:ext cx="9525" cy="171450"/>
                                </a:xfrm>
                                <a:prstGeom prst="straightConnector1">
                                  <a:avLst/>
                                </a:prstGeom>
                                <a:noFill/>
                                <a:ln w="12700" cap="flat" cmpd="sng" algn="ctr">
                                  <a:solidFill>
                                    <a:sysClr val="windowText" lastClr="000000"/>
                                  </a:solidFill>
                                  <a:prstDash val="solid"/>
                                  <a:miter lim="800000"/>
                                  <a:tailEnd type="arrow"/>
                                </a:ln>
                                <a:effectLst/>
                              </wps:spPr>
                              <wps:bodyPr/>
                            </wps:wsp>
                            <wps:wsp>
                              <wps:cNvPr id="167" name="167 Proceso"/>
                              <wps:cNvSpPr/>
                              <wps:spPr>
                                <a:xfrm>
                                  <a:off x="2190750" y="1704975"/>
                                  <a:ext cx="1838325" cy="419100"/>
                                </a:xfrm>
                                <a:prstGeom prst="flowChartProcess">
                                  <a:avLst/>
                                </a:prstGeom>
                                <a:solidFill>
                                  <a:srgbClr val="ED7D31">
                                    <a:lumMod val="75000"/>
                                  </a:srgbClr>
                                </a:solidFill>
                                <a:ln w="12700" cap="flat" cmpd="sng" algn="ctr">
                                  <a:solidFill>
                                    <a:srgbClr val="5B9BD5">
                                      <a:shade val="50000"/>
                                    </a:srgbClr>
                                  </a:solidFill>
                                  <a:prstDash val="solid"/>
                                  <a:miter lim="800000"/>
                                </a:ln>
                                <a:effectLst/>
                              </wps:spPr>
                              <wps:txbx>
                                <w:txbxContent>
                                  <w:p w:rsidR="00802395" w:rsidRPr="00347A88" w:rsidRDefault="00802395" w:rsidP="00664FD9">
                                    <w:pPr>
                                      <w:jc w:val="center"/>
                                      <w:rPr>
                                        <w:rFonts w:asciiTheme="majorHAnsi" w:hAnsiTheme="majorHAnsi" w:cstheme="majorHAnsi"/>
                                        <w:b/>
                                        <w:sz w:val="18"/>
                                        <w:szCs w:val="18"/>
                                      </w:rPr>
                                    </w:pPr>
                                    <w:r>
                                      <w:rPr>
                                        <w:rFonts w:asciiTheme="majorHAnsi" w:hAnsiTheme="majorHAnsi" w:cstheme="majorHAnsi"/>
                                        <w:b/>
                                        <w:sz w:val="18"/>
                                        <w:szCs w:val="18"/>
                                      </w:rPr>
                                      <w:t>Resguárdese, aléjese de ventanas y áreas abiertas internas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168 Conector recto de flecha"/>
                              <wps:cNvCnPr/>
                              <wps:spPr>
                                <a:xfrm>
                                  <a:off x="3114675" y="1552575"/>
                                  <a:ext cx="0" cy="152400"/>
                                </a:xfrm>
                                <a:prstGeom prst="straightConnector1">
                                  <a:avLst/>
                                </a:prstGeom>
                                <a:noFill/>
                                <a:ln w="12700" cap="flat" cmpd="sng" algn="ctr">
                                  <a:solidFill>
                                    <a:sysClr val="windowText" lastClr="000000"/>
                                  </a:solidFill>
                                  <a:prstDash val="solid"/>
                                  <a:miter lim="800000"/>
                                  <a:tailEnd type="arrow"/>
                                </a:ln>
                                <a:effectLst/>
                              </wps:spPr>
                              <wps:bodyPr/>
                            </wps:wsp>
                            <wps:wsp>
                              <wps:cNvPr id="169" name="169 Proceso"/>
                              <wps:cNvSpPr/>
                              <wps:spPr>
                                <a:xfrm>
                                  <a:off x="2162175" y="2257425"/>
                                  <a:ext cx="1924050" cy="361950"/>
                                </a:xfrm>
                                <a:prstGeom prst="flowChartProcess">
                                  <a:avLst/>
                                </a:prstGeom>
                                <a:solidFill>
                                  <a:srgbClr val="ED7D31">
                                    <a:lumMod val="75000"/>
                                  </a:srgbClr>
                                </a:solidFill>
                                <a:ln w="12700" cap="flat" cmpd="sng" algn="ctr">
                                  <a:solidFill>
                                    <a:srgbClr val="5B9BD5">
                                      <a:shade val="50000"/>
                                    </a:srgbClr>
                                  </a:solidFill>
                                  <a:prstDash val="solid"/>
                                  <a:miter lim="800000"/>
                                </a:ln>
                                <a:effectLst/>
                              </wps:spPr>
                              <wps:txbx>
                                <w:txbxContent>
                                  <w:p w:rsidR="00802395" w:rsidRPr="00347A88" w:rsidRDefault="00802395" w:rsidP="00664FD9">
                                    <w:pPr>
                                      <w:jc w:val="center"/>
                                      <w:rPr>
                                        <w:rFonts w:asciiTheme="majorHAnsi" w:hAnsiTheme="majorHAnsi" w:cstheme="majorHAnsi"/>
                                        <w:b/>
                                        <w:sz w:val="18"/>
                                        <w:szCs w:val="18"/>
                                      </w:rPr>
                                    </w:pPr>
                                    <w:r w:rsidRPr="00347A88">
                                      <w:rPr>
                                        <w:rFonts w:asciiTheme="majorHAnsi" w:hAnsiTheme="majorHAnsi" w:cstheme="majorHAnsi"/>
                                        <w:b/>
                                        <w:sz w:val="18"/>
                                        <w:szCs w:val="18"/>
                                      </w:rPr>
                                      <w:t>Si está capacitado tome el extintor y proceda a controlar el fuego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170 Conector recto de flecha"/>
                              <wps:cNvCnPr/>
                              <wps:spPr>
                                <a:xfrm flipH="1">
                                  <a:off x="3114675" y="2124075"/>
                                  <a:ext cx="8890" cy="133350"/>
                                </a:xfrm>
                                <a:prstGeom prst="straightConnector1">
                                  <a:avLst/>
                                </a:prstGeom>
                                <a:noFill/>
                                <a:ln w="12700" cap="flat" cmpd="sng" algn="ctr">
                                  <a:solidFill>
                                    <a:sysClr val="windowText" lastClr="000000"/>
                                  </a:solidFill>
                                  <a:prstDash val="solid"/>
                                  <a:miter lim="800000"/>
                                  <a:tailEnd type="arrow"/>
                                </a:ln>
                                <a:effectLst/>
                              </wps:spPr>
                              <wps:bodyPr/>
                            </wps:wsp>
                            <wps:wsp>
                              <wps:cNvPr id="171" name="171 Conector recto de flecha"/>
                              <wps:cNvCnPr/>
                              <wps:spPr>
                                <a:xfrm>
                                  <a:off x="3114675" y="2619375"/>
                                  <a:ext cx="0" cy="190500"/>
                                </a:xfrm>
                                <a:prstGeom prst="straightConnector1">
                                  <a:avLst/>
                                </a:prstGeom>
                                <a:noFill/>
                                <a:ln w="12700" cap="flat" cmpd="sng" algn="ctr">
                                  <a:solidFill>
                                    <a:sysClr val="windowText" lastClr="000000"/>
                                  </a:solidFill>
                                  <a:prstDash val="solid"/>
                                  <a:miter lim="800000"/>
                                  <a:tailEnd type="arrow"/>
                                </a:ln>
                                <a:effectLst/>
                              </wps:spPr>
                              <wps:bodyPr/>
                            </wps:wsp>
                            <wps:wsp>
                              <wps:cNvPr id="172" name="172 Decisión"/>
                              <wps:cNvSpPr/>
                              <wps:spPr>
                                <a:xfrm>
                                  <a:off x="1676400" y="2809875"/>
                                  <a:ext cx="2905125" cy="714375"/>
                                </a:xfrm>
                                <a:prstGeom prst="flowChartDecision">
                                  <a:avLst/>
                                </a:prstGeom>
                                <a:solidFill>
                                  <a:srgbClr val="ED7D31">
                                    <a:lumMod val="75000"/>
                                  </a:srgbClr>
                                </a:solidFill>
                                <a:ln w="12700" cap="flat" cmpd="sng" algn="ctr">
                                  <a:solidFill>
                                    <a:srgbClr val="5B9BD5">
                                      <a:shade val="50000"/>
                                    </a:srgbClr>
                                  </a:solidFill>
                                  <a:prstDash val="solid"/>
                                  <a:miter lim="800000"/>
                                </a:ln>
                                <a:effectLst/>
                              </wps:spPr>
                              <wps:txbx>
                                <w:txbxContent>
                                  <w:p w:rsidR="00802395" w:rsidRPr="00347A88" w:rsidRDefault="00802395" w:rsidP="00664FD9">
                                    <w:pPr>
                                      <w:jc w:val="center"/>
                                      <w:rPr>
                                        <w:rFonts w:asciiTheme="majorHAnsi" w:hAnsiTheme="majorHAnsi" w:cstheme="majorHAnsi"/>
                                        <w:b/>
                                        <w:sz w:val="18"/>
                                        <w:szCs w:val="18"/>
                                      </w:rPr>
                                    </w:pPr>
                                    <w:r>
                                      <w:rPr>
                                        <w:rFonts w:asciiTheme="majorHAnsi" w:hAnsiTheme="majorHAnsi" w:cstheme="majorHAnsi"/>
                                        <w:b/>
                                        <w:sz w:val="18"/>
                                        <w:szCs w:val="18"/>
                                      </w:rPr>
                                      <w:t xml:space="preserve">¿La acción terrorista es por llamada </w:t>
                                    </w:r>
                                    <w:proofErr w:type="spellStart"/>
                                    <w:r>
                                      <w:rPr>
                                        <w:rFonts w:asciiTheme="majorHAnsi" w:hAnsiTheme="majorHAnsi" w:cstheme="majorHAnsi"/>
                                        <w:b/>
                                        <w:sz w:val="18"/>
                                        <w:szCs w:val="18"/>
                                      </w:rPr>
                                      <w:t>telfónica</w:t>
                                    </w:r>
                                    <w:proofErr w:type="spellEnd"/>
                                    <w:r>
                                      <w:rPr>
                                        <w:rFonts w:asciiTheme="majorHAnsi" w:hAnsiTheme="majorHAnsi" w:cstheme="majorHAnsi"/>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178 Proceso"/>
                              <wps:cNvSpPr/>
                              <wps:spPr>
                                <a:xfrm>
                                  <a:off x="3190875" y="3476625"/>
                                  <a:ext cx="295275" cy="238125"/>
                                </a:xfrm>
                                <a:prstGeom prst="flowChartProcess">
                                  <a:avLst/>
                                </a:prstGeom>
                                <a:noFill/>
                                <a:ln w="12700" cap="flat" cmpd="sng" algn="ctr">
                                  <a:noFill/>
                                  <a:prstDash val="solid"/>
                                  <a:miter lim="800000"/>
                                </a:ln>
                                <a:effectLst/>
                              </wps:spPr>
                              <wps:txbx>
                                <w:txbxContent>
                                  <w:p w:rsidR="00802395" w:rsidRPr="007F56D9" w:rsidRDefault="00802395" w:rsidP="00664FD9">
                                    <w:pPr>
                                      <w:rPr>
                                        <w:rFonts w:asciiTheme="majorHAnsi" w:hAnsiTheme="majorHAnsi" w:cstheme="majorHAnsi"/>
                                        <w:color w:val="000000" w:themeColor="text1"/>
                                        <w:sz w:val="18"/>
                                        <w:szCs w:val="18"/>
                                      </w:rPr>
                                    </w:pPr>
                                    <w:r>
                                      <w:rPr>
                                        <w:rFonts w:asciiTheme="majorHAnsi" w:hAnsiTheme="majorHAnsi" w:cstheme="majorHAnsi"/>
                                        <w:color w:val="000000" w:themeColor="text1"/>
                                        <w:sz w:val="18"/>
                                        <w:szCs w:val="18"/>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179 Conector recto de flecha"/>
                              <wps:cNvCnPr/>
                              <wps:spPr>
                                <a:xfrm>
                                  <a:off x="514350" y="5095875"/>
                                  <a:ext cx="1676400" cy="0"/>
                                </a:xfrm>
                                <a:prstGeom prst="straightConnector1">
                                  <a:avLst/>
                                </a:prstGeom>
                                <a:noFill/>
                                <a:ln w="12700" cap="flat" cmpd="sng" algn="ctr">
                                  <a:solidFill>
                                    <a:sysClr val="windowText" lastClr="000000"/>
                                  </a:solidFill>
                                  <a:prstDash val="solid"/>
                                  <a:miter lim="800000"/>
                                  <a:tailEnd type="arrow"/>
                                </a:ln>
                                <a:effectLst/>
                              </wps:spPr>
                              <wps:bodyPr/>
                            </wps:wsp>
                            <wps:wsp>
                              <wps:cNvPr id="180" name="180 Proceso"/>
                              <wps:cNvSpPr/>
                              <wps:spPr>
                                <a:xfrm>
                                  <a:off x="1428750" y="2990850"/>
                                  <a:ext cx="381000" cy="238125"/>
                                </a:xfrm>
                                <a:prstGeom prst="flowChartProcess">
                                  <a:avLst/>
                                </a:prstGeom>
                                <a:noFill/>
                                <a:ln w="12700" cap="flat" cmpd="sng" algn="ctr">
                                  <a:noFill/>
                                  <a:prstDash val="solid"/>
                                  <a:miter lim="800000"/>
                                </a:ln>
                                <a:effectLst/>
                              </wps:spPr>
                              <wps:txbx>
                                <w:txbxContent>
                                  <w:p w:rsidR="00802395" w:rsidRPr="007F56D9" w:rsidRDefault="00802395" w:rsidP="00664FD9">
                                    <w:pPr>
                                      <w:rPr>
                                        <w:rFonts w:asciiTheme="majorHAnsi" w:hAnsiTheme="majorHAnsi" w:cstheme="majorHAnsi"/>
                                        <w:color w:val="000000" w:themeColor="text1"/>
                                        <w:sz w:val="18"/>
                                        <w:szCs w:val="18"/>
                                      </w:rPr>
                                    </w:pPr>
                                    <w:r>
                                      <w:rPr>
                                        <w:rFonts w:asciiTheme="majorHAnsi" w:hAnsiTheme="majorHAnsi" w:cstheme="majorHAnsi"/>
                                        <w:color w:val="000000" w:themeColor="text1"/>
                                        <w:sz w:val="18"/>
                                        <w:szCs w:val="18"/>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181 Conector recto de flecha"/>
                              <wps:cNvCnPr/>
                              <wps:spPr>
                                <a:xfrm flipH="1">
                                  <a:off x="1428750" y="3171825"/>
                                  <a:ext cx="247650" cy="0"/>
                                </a:xfrm>
                                <a:prstGeom prst="straightConnector1">
                                  <a:avLst/>
                                </a:prstGeom>
                                <a:noFill/>
                                <a:ln w="12700" cap="flat" cmpd="sng" algn="ctr">
                                  <a:solidFill>
                                    <a:sysClr val="windowText" lastClr="000000"/>
                                  </a:solidFill>
                                  <a:prstDash val="solid"/>
                                  <a:miter lim="800000"/>
                                  <a:tailEnd type="arrow"/>
                                </a:ln>
                                <a:effectLst/>
                              </wps:spPr>
                              <wps:bodyPr/>
                            </wps:wsp>
                            <wps:wsp>
                              <wps:cNvPr id="182" name="182 Conector recto de flecha"/>
                              <wps:cNvCnPr/>
                              <wps:spPr>
                                <a:xfrm>
                                  <a:off x="3114675" y="4657725"/>
                                  <a:ext cx="0" cy="190500"/>
                                </a:xfrm>
                                <a:prstGeom prst="straightConnector1">
                                  <a:avLst/>
                                </a:prstGeom>
                                <a:noFill/>
                                <a:ln w="12700" cap="flat" cmpd="sng" algn="ctr">
                                  <a:solidFill>
                                    <a:sysClr val="windowText" lastClr="000000"/>
                                  </a:solidFill>
                                  <a:prstDash val="solid"/>
                                  <a:miter lim="800000"/>
                                  <a:tailEnd type="arrow"/>
                                </a:ln>
                                <a:effectLst/>
                              </wps:spPr>
                              <wps:bodyPr/>
                            </wps:wsp>
                            <wps:wsp>
                              <wps:cNvPr id="183" name="183 Proceso"/>
                              <wps:cNvSpPr/>
                              <wps:spPr>
                                <a:xfrm>
                                  <a:off x="2190750" y="4848225"/>
                                  <a:ext cx="1809750" cy="514350"/>
                                </a:xfrm>
                                <a:prstGeom prst="flowChartProcess">
                                  <a:avLst/>
                                </a:prstGeom>
                                <a:solidFill>
                                  <a:srgbClr val="ED7D31">
                                    <a:lumMod val="75000"/>
                                  </a:srgbClr>
                                </a:solidFill>
                                <a:ln w="12700" cap="flat" cmpd="sng" algn="ctr">
                                  <a:solidFill>
                                    <a:srgbClr val="5B9BD5">
                                      <a:shade val="50000"/>
                                    </a:srgbClr>
                                  </a:solidFill>
                                  <a:prstDash val="solid"/>
                                  <a:miter lim="800000"/>
                                </a:ln>
                                <a:effectLst/>
                              </wps:spPr>
                              <wps:txbx>
                                <w:txbxContent>
                                  <w:p w:rsidR="00802395" w:rsidRPr="00347A88" w:rsidRDefault="00802395" w:rsidP="00664FD9">
                                    <w:pPr>
                                      <w:jc w:val="center"/>
                                      <w:rPr>
                                        <w:rFonts w:asciiTheme="majorHAnsi" w:hAnsiTheme="majorHAnsi" w:cstheme="majorHAnsi"/>
                                        <w:b/>
                                        <w:sz w:val="18"/>
                                        <w:szCs w:val="18"/>
                                      </w:rPr>
                                    </w:pPr>
                                    <w:r w:rsidRPr="00347A88">
                                      <w:rPr>
                                        <w:rFonts w:asciiTheme="majorHAnsi" w:hAnsiTheme="majorHAnsi" w:cstheme="majorHAnsi"/>
                                        <w:b/>
                                        <w:sz w:val="18"/>
                                        <w:szCs w:val="18"/>
                                      </w:rPr>
                                      <w:t>Esté atento a las instrucciones de la Brigada y los organismos de socorro.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184 Conector recto"/>
                              <wps:cNvCnPr/>
                              <wps:spPr>
                                <a:xfrm>
                                  <a:off x="514350" y="3371850"/>
                                  <a:ext cx="0" cy="1724025"/>
                                </a:xfrm>
                                <a:prstGeom prst="line">
                                  <a:avLst/>
                                </a:prstGeom>
                                <a:noFill/>
                                <a:ln w="6350" cap="flat" cmpd="sng" algn="ctr">
                                  <a:solidFill>
                                    <a:sysClr val="windowText" lastClr="000000"/>
                                  </a:solidFill>
                                  <a:prstDash val="solid"/>
                                  <a:miter lim="800000"/>
                                </a:ln>
                                <a:effectLst/>
                              </wps:spPr>
                              <wps:bodyPr/>
                            </wps:wsp>
                            <wps:wsp>
                              <wps:cNvPr id="187" name="187 Conector recto de flecha"/>
                              <wps:cNvCnPr/>
                              <wps:spPr>
                                <a:xfrm>
                                  <a:off x="3105150" y="5362575"/>
                                  <a:ext cx="0" cy="190500"/>
                                </a:xfrm>
                                <a:prstGeom prst="straightConnector1">
                                  <a:avLst/>
                                </a:prstGeom>
                                <a:noFill/>
                                <a:ln w="12700" cap="flat" cmpd="sng" algn="ctr">
                                  <a:solidFill>
                                    <a:sysClr val="windowText" lastClr="000000"/>
                                  </a:solidFill>
                                  <a:prstDash val="solid"/>
                                  <a:miter lim="800000"/>
                                  <a:tailEnd type="arrow"/>
                                </a:ln>
                                <a:effectLst/>
                              </wps:spPr>
                              <wps:bodyPr/>
                            </wps:wsp>
                            <wps:wsp>
                              <wps:cNvPr id="188" name="188 Terminador"/>
                              <wps:cNvSpPr/>
                              <wps:spPr>
                                <a:xfrm>
                                  <a:off x="2590800" y="5553075"/>
                                  <a:ext cx="971550" cy="304800"/>
                                </a:xfrm>
                                <a:prstGeom prst="flowChartTerminator">
                                  <a:avLst/>
                                </a:prstGeom>
                                <a:solidFill>
                                  <a:srgbClr val="ED7D31">
                                    <a:lumMod val="75000"/>
                                  </a:srgbClr>
                                </a:solidFill>
                                <a:ln w="12700" cap="flat" cmpd="sng" algn="ctr">
                                  <a:solidFill>
                                    <a:srgbClr val="5B9BD5">
                                      <a:shade val="50000"/>
                                    </a:srgbClr>
                                  </a:solidFill>
                                  <a:prstDash val="solid"/>
                                  <a:miter lim="800000"/>
                                </a:ln>
                                <a:effectLst/>
                              </wps:spPr>
                              <wps:txbx>
                                <w:txbxContent>
                                  <w:p w:rsidR="00802395" w:rsidRPr="00347A88" w:rsidRDefault="00802395" w:rsidP="00664FD9">
                                    <w:pPr>
                                      <w:jc w:val="center"/>
                                      <w:rPr>
                                        <w:rFonts w:asciiTheme="majorHAnsi" w:hAnsiTheme="majorHAnsi" w:cstheme="majorHAnsi"/>
                                        <w:b/>
                                        <w:sz w:val="18"/>
                                        <w:szCs w:val="18"/>
                                      </w:rPr>
                                    </w:pPr>
                                    <w:r w:rsidRPr="00347A88">
                                      <w:rPr>
                                        <w:rFonts w:asciiTheme="majorHAnsi" w:hAnsiTheme="majorHAnsi" w:cstheme="majorHAnsi"/>
                                        <w:b/>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0DA19937" id="153 Grupo" o:spid="_x0000_s1329" style="position:absolute;margin-left:-.3pt;margin-top:.55pt;width:402.85pt;height:450.6pt;z-index:251594752;mso-position-horizontal-relative:text;mso-position-vertical-relative:text;mso-width-relative:margin;mso-height-relative:margin" coordorigin="-2095" coordsize="49625,58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">
                <v:shape id="154 Conector recto de flecha" o:spid="_x0000_s1330" type="#_x0000_t32" style="position:absolute;left:32861;top:35242;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iwk8IAAADcAAAADwAAAGRycy9kb3ducmV2LnhtbERP3WrCMBS+F/YO4Qx2IzN1aJFqlCEM&#10;xkDFugc4NMe2tDnJmszWtzeC4N35+H7PajOYVlyo87VlBdNJAoK4sLrmUsHv6et9AcIHZI2tZVJw&#10;JQ+b9ctohZm2PR/pkodSxBD2GSqoQnCZlL6oyKCfWEccubPtDIYIu1LqDvsYblr5kSSpNFhzbKjQ&#10;0baiosn/jYJ+vPujtDm4RStn85+kqYPb50q9vQ6fSxCBhvAUP9zfOs6fz+D+TLxAr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kiwk8IAAADcAAAADwAAAAAAAAAAAAAA&#10;AAChAgAAZHJzL2Rvd25yZXYueG1sUEsFBgAAAAAEAAQA+QAAAJADAAAAAA==&#10;" strokecolor="windowText" strokeweight="1pt">
                  <v:stroke endarrow="open" joinstyle="miter"/>
                </v:shape>
                <v:group id="155 Grupo" o:spid="_x0000_s1331" style="position:absolute;left:-2095;width:49624;height:58578" coordorigin="-2095" coordsize="49625,58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shape id="156 Proceso" o:spid="_x0000_s1332" type="#_x0000_t109" style="position:absolute;left:-2095;top:29908;width:18097;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GLSMEA&#10;AADcAAAADwAAAGRycy9kb3ducmV2LnhtbERPTWsCMRC9F/ofwhS81awVtaxGEaFY25Nr8Txsxs3i&#10;ZhKS6G7/fVMo9DaP9zmrzWA7cacQW8cKJuMCBHHtdMuNgq/T2/MriJiQNXaOScE3RdisHx9WWGrX&#10;85HuVWpEDuFYogKTki+ljLUhi3HsPHHmLi5YTBmGRuqAfQ63nXwpirm02HJuMOhpZ6i+Vjer4MNX&#10;p8XU7xfa7Gdn7A+fh8k0KDV6GrZLEImG9C/+c7/rPH82h99n8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Bi0jBAAAA3AAAAA8AAAAAAAAAAAAAAAAAmAIAAGRycy9kb3du&#10;cmV2LnhtbFBLBQYAAAAABAAEAPUAAACGAwAAAAA=&#10;" fillcolor="#c55a11" strokecolor="#41719c" strokeweight="1pt">
                    <v:textbox>
                      <w:txbxContent>
                        <w:p w:rsidR="00802395" w:rsidRPr="00347A88" w:rsidRDefault="00802395" w:rsidP="00664FD9">
                          <w:pPr>
                            <w:jc w:val="center"/>
                            <w:rPr>
                              <w:rFonts w:asciiTheme="majorHAnsi" w:hAnsiTheme="majorHAnsi" w:cstheme="majorHAnsi"/>
                              <w:b/>
                              <w:sz w:val="18"/>
                              <w:szCs w:val="18"/>
                            </w:rPr>
                          </w:pPr>
                          <w:r>
                            <w:rPr>
                              <w:rFonts w:asciiTheme="majorHAnsi" w:hAnsiTheme="majorHAnsi" w:cstheme="majorHAnsi"/>
                              <w:b/>
                              <w:sz w:val="18"/>
                              <w:szCs w:val="18"/>
                            </w:rPr>
                            <w:t xml:space="preserve">Si la amenaza es escrita, </w:t>
                          </w:r>
                          <w:proofErr w:type="spellStart"/>
                          <w:r>
                            <w:rPr>
                              <w:rFonts w:asciiTheme="majorHAnsi" w:hAnsiTheme="majorHAnsi" w:cstheme="majorHAnsi"/>
                              <w:b/>
                              <w:sz w:val="18"/>
                              <w:szCs w:val="18"/>
                            </w:rPr>
                            <w:t>conservela</w:t>
                          </w:r>
                          <w:proofErr w:type="spellEnd"/>
                          <w:r>
                            <w:rPr>
                              <w:rFonts w:asciiTheme="majorHAnsi" w:hAnsiTheme="majorHAnsi" w:cstheme="majorHAnsi"/>
                              <w:b/>
                              <w:sz w:val="18"/>
                              <w:szCs w:val="18"/>
                            </w:rPr>
                            <w:t xml:space="preserve"> y léala cuando reporte a seguridad</w:t>
                          </w:r>
                        </w:p>
                      </w:txbxContent>
                    </v:textbox>
                  </v:shape>
                  <v:group id="157 Grupo" o:spid="_x0000_s1333" style="position:absolute;left:6858;width:40671;height:58578" coordorigin="5143" coordsize="40671,58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shape id="158 Proceso" o:spid="_x0000_s1334" type="#_x0000_t109" style="position:absolute;left:19621;top:37052;width:23146;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K6ocQA&#10;AADcAAAADwAAAGRycy9kb3ducmV2LnhtbESPQUsDMRCF74L/IYzgzWZrqZVt0yKC1OqpW+l52Iyb&#10;xc0kJLG7/nvnIHib4b1575vNbvKDulDKfWAD81kFirgNtufOwMfp5e4RVC7IFofAZOCHMuy211cb&#10;rG0Y+UiXpnRKQjjXaMCVEmutc+vIY56FSCzaZ0gei6yp0zbhKOF+0PdV9aA99iwNDiM9O2q/mm9v&#10;4C02p9Ui7lfW7ZdnHA/vh/kiGXN7Mz2tQRWayr/57/rVCv5SaOUZm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SuqHEAAAA3AAAAA8AAAAAAAAAAAAAAAAAmAIAAGRycy9k&#10;b3ducmV2LnhtbFBLBQYAAAAABAAEAPUAAACJAwAAAAA=&#10;" fillcolor="#c55a11" strokecolor="#41719c" strokeweight="1pt">
                      <v:textbox>
                        <w:txbxContent>
                          <w:p w:rsidR="00802395" w:rsidRPr="00347A88" w:rsidRDefault="00802395" w:rsidP="00664FD9">
                            <w:pPr>
                              <w:jc w:val="center"/>
                              <w:rPr>
                                <w:rFonts w:asciiTheme="majorHAnsi" w:hAnsiTheme="majorHAnsi" w:cstheme="majorHAnsi"/>
                                <w:b/>
                                <w:sz w:val="18"/>
                                <w:szCs w:val="18"/>
                              </w:rPr>
                            </w:pPr>
                            <w:r w:rsidRPr="00347A88">
                              <w:rPr>
                                <w:rFonts w:asciiTheme="majorHAnsi" w:hAnsiTheme="majorHAnsi" w:cstheme="majorHAnsi"/>
                                <w:b/>
                                <w:sz w:val="18"/>
                                <w:szCs w:val="18"/>
                              </w:rPr>
                              <w:t xml:space="preserve"> </w:t>
                            </w:r>
                            <w:r>
                              <w:rPr>
                                <w:rFonts w:asciiTheme="majorHAnsi" w:hAnsiTheme="majorHAnsi" w:cstheme="majorHAnsi"/>
                                <w:b/>
                                <w:sz w:val="18"/>
                                <w:szCs w:val="18"/>
                              </w:rPr>
                              <w:t>Intente mantener contacto con la persona que hace la amenaza para obtener información que pueda ser de utilidad (cómo, cuándo, dónde, por qué, quién)</w:t>
                            </w:r>
                          </w:p>
                        </w:txbxContent>
                      </v:textbox>
                    </v:shape>
                    <v:group id="159 Grupo" o:spid="_x0000_s1335" style="position:absolute;left:5143;width:40672;height:58578" coordorigin="5143" coordsize="40671,58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shape id="160 Terminador" o:spid="_x0000_s1336" type="#_x0000_t116" style="position:absolute;left:19050;width:24288;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tK9cMA&#10;AADcAAAADwAAAGRycy9kb3ducmV2LnhtbESPQUsDMRCF70L/QxjBm00UWcvatFhREPHituh12IzJ&#10;4mayJLFd/71zELzN8N689816O8dRHSmXIbGFq6UBRdwnN7C3cNg/Xa5AlYrscExMFn6owHazOFtj&#10;69KJ3+jYVa8khEuLFkKtU6t16QNFLMs0EYv2mXLEKmv22mU8SXgc9bUxjY44sDQEnOghUP/VfUcL&#10;70Pvy+NteGleO9/xzYfJtDPWXpzP93egKs313/x3/ewEvxF8eUYm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tK9cMAAADcAAAADwAAAAAAAAAAAAAAAACYAgAAZHJzL2Rv&#10;d25yZXYueG1sUEsFBgAAAAAEAAQA9QAAAIgDAAAAAA==&#10;" fillcolor="#c55a11" strokecolor="#41719c" strokeweight="1pt">
                        <v:textbox>
                          <w:txbxContent>
                            <w:p w:rsidR="00802395" w:rsidRPr="00347A88" w:rsidRDefault="00802395" w:rsidP="00664FD9">
                              <w:pPr>
                                <w:jc w:val="center"/>
                                <w:rPr>
                                  <w:rFonts w:asciiTheme="majorHAnsi" w:hAnsiTheme="majorHAnsi" w:cstheme="majorHAnsi"/>
                                  <w:b/>
                                  <w:sz w:val="18"/>
                                  <w:szCs w:val="18"/>
                                </w:rPr>
                              </w:pPr>
                              <w:r>
                                <w:rPr>
                                  <w:rFonts w:asciiTheme="majorHAnsi" w:hAnsiTheme="majorHAnsi" w:cstheme="majorHAnsi"/>
                                  <w:b/>
                                  <w:sz w:val="18"/>
                                  <w:szCs w:val="18"/>
                                </w:rPr>
                                <w:t>ACCIONES TERRORISTAS O ROBOS</w:t>
                              </w:r>
                            </w:p>
                          </w:txbxContent>
                        </v:textbox>
                      </v:shape>
                      <v:shape id="161 Conector recto de flecha" o:spid="_x0000_s1337" type="#_x0000_t32" style="position:absolute;left:31337;top:3048;width:0;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PZtsIAAADcAAAADwAAAGRycy9kb3ducmV2LnhtbERP3WrCMBS+H+wdwhG8GZo6XJFqlCEM&#10;hqDDbg9waI5taXMSm8zWtzeC4N35+H7PajOYVlyo87VlBbNpAoK4sLrmUsHf79dkAcIHZI2tZVJw&#10;JQ+b9evLCjNtez7SJQ+liCHsM1RQheAyKX1RkUE/tY44cifbGQwRdqXUHfYx3LTyPUlSabDm2FCh&#10;o21FRZP/GwX92/5MafPjFq2cf+ySpg7ukCs1Hg2fSxCBhvAUP9zfOs5PZ3B/Jl4g1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PZtsIAAADcAAAADwAAAAAAAAAAAAAA&#10;AAChAgAAZHJzL2Rvd25yZXYueG1sUEsFBgAAAAAEAAQA+QAAAJADAAAAAA==&#10;" strokecolor="windowText" strokeweight="1pt">
                        <v:stroke endarrow="open" joinstyle="miter"/>
                      </v:shape>
                      <v:shape id="162 Proceso" o:spid="_x0000_s1338" type="#_x0000_t109" style="position:absolute;left:24288;top:4191;width:13907;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ZH9sEA&#10;AADcAAAADwAAAGRycy9kb3ducmV2LnhtbERPTWsCMRC9C/0PYQreNKuilq1RSqGo7cm19Dxsppul&#10;m0lIUnf990Yo9DaP9zmb3WA7caEQW8cKZtMCBHHtdMuNgs/z2+QJREzIGjvHpOBKEXbbh9EGS+16&#10;PtGlSo3IIRxLVGBS8qWUsTZkMU6dJ87ctwsWU4ahkTpgn8NtJ+dFsZIWW84NBj29Gqp/ql+r4N1X&#10;5/XC79fa7Jdf2B8/jrNFUGr8OLw8g0g0pH/xn/ug8/zVHO7P5Avk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WR/bBAAAA3AAAAA8AAAAAAAAAAAAAAAAAmAIAAGRycy9kb3du&#10;cmV2LnhtbFBLBQYAAAAABAAEAPUAAACGAwAAAAA=&#10;" fillcolor="#c55a11" strokecolor="#41719c" strokeweight="1pt">
                        <v:textbox>
                          <w:txbxContent>
                            <w:p w:rsidR="00802395" w:rsidRPr="00347A88" w:rsidRDefault="00802395" w:rsidP="00664FD9">
                              <w:pPr>
                                <w:jc w:val="center"/>
                                <w:rPr>
                                  <w:rFonts w:asciiTheme="majorHAnsi" w:hAnsiTheme="majorHAnsi" w:cstheme="majorHAnsi"/>
                                  <w:b/>
                                  <w:sz w:val="18"/>
                                  <w:szCs w:val="18"/>
                                </w:rPr>
                              </w:pPr>
                              <w:r w:rsidRPr="00347A88">
                                <w:rPr>
                                  <w:rFonts w:asciiTheme="majorHAnsi" w:hAnsiTheme="majorHAnsi" w:cstheme="majorHAnsi"/>
                                  <w:b/>
                                  <w:sz w:val="18"/>
                                  <w:szCs w:val="18"/>
                                </w:rPr>
                                <w:t>Mantenga la calma</w:t>
                              </w:r>
                            </w:p>
                          </w:txbxContent>
                        </v:textbox>
                      </v:shape>
                      <v:shape id="163 Proceso" o:spid="_x0000_s1339" type="#_x0000_t109" style="position:absolute;left:24288;top:7524;width:13907;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ribcIA&#10;AADcAAAADwAAAGRycy9kb3ducmV2LnhtbERPTWsCMRC9C/0PYQq9aVYXtWyNUoRibU9dS8/DZrpZ&#10;upmEJHXXf2+EQm/zeJ+z2Y22F2cKsXOsYD4rQBA3TnfcKvg8vUwfQcSErLF3TAouFGG3vZtssNJu&#10;4A8616kVOYRjhQpMSr6SMjaGLMaZ88SZ+3bBYsowtFIHHHK47eWiKFbSYse5waCnvaHmp/61Ct58&#10;fVqX/rDW5rD8wuH4fpyXQamH+/H5CUSiMf2L/9yvOs9flXB7Jl8gt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uJtwgAAANwAAAAPAAAAAAAAAAAAAAAAAJgCAABkcnMvZG93&#10;bnJldi54bWxQSwUGAAAAAAQABAD1AAAAhwMAAAAA&#10;" fillcolor="#c55a11" strokecolor="#41719c" strokeweight="1pt">
                        <v:textbox>
                          <w:txbxContent>
                            <w:p w:rsidR="00802395" w:rsidRPr="00347A88" w:rsidRDefault="00802395" w:rsidP="00664FD9">
                              <w:pPr>
                                <w:jc w:val="center"/>
                                <w:rPr>
                                  <w:rFonts w:asciiTheme="majorHAnsi" w:hAnsiTheme="majorHAnsi" w:cstheme="majorHAnsi"/>
                                  <w:b/>
                                  <w:sz w:val="18"/>
                                  <w:szCs w:val="18"/>
                                </w:rPr>
                              </w:pPr>
                              <w:r w:rsidRPr="00347A88">
                                <w:rPr>
                                  <w:rFonts w:asciiTheme="majorHAnsi" w:hAnsiTheme="majorHAnsi" w:cstheme="majorHAnsi"/>
                                  <w:b/>
                                  <w:sz w:val="18"/>
                                  <w:szCs w:val="18"/>
                                </w:rPr>
                                <w:t>Suspenda Actividades</w:t>
                              </w:r>
                            </w:p>
                          </w:txbxContent>
                        </v:textbox>
                      </v:shape>
                      <v:shape id="164 Conector recto de flecha" o:spid="_x0000_s1340" type="#_x0000_t32" style="position:absolute;left:31146;top:6191;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R6LsIAAADcAAAADwAAAGRycy9kb3ducmV2LnhtbERP3WrCMBS+F/YO4Qi7EU03tEhtKkMY&#10;jIETuz3AoTm2pc1JbDLbvb0ZDHZ3Pr7fk+8n04sbDb61rOBplYAgrqxuuVbw9fm63ILwAVljb5kU&#10;/JCHffEwyzHTduQz3cpQixjCPkMFTQguk9JXDRn0K+uII3exg8EQ4VBLPeAYw00vn5MklQZbjg0N&#10;Ojo0VHXlt1EwLo5XSruT2/ZyvXlPuja4j1Kpx/n0sgMRaAr/4j/3m47z0zX8PhMvk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R6LsIAAADcAAAADwAAAAAAAAAAAAAA&#10;AAChAgAAZHJzL2Rvd25yZXYueG1sUEsFBgAAAAAEAAQA+QAAAJADAAAAAA==&#10;" strokecolor="windowText" strokeweight="1pt">
                        <v:stroke endarrow="open" joinstyle="miter"/>
                      </v:shape>
                      <v:shape id="165 Proceso" o:spid="_x0000_s1341" type="#_x0000_t109" style="position:absolute;left:24288;top:11525;width:13907;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gsEA&#10;AADcAAAADwAAAGRycy9kb3ducmV2LnhtbERPTWsCMRC9F/ofwhS81awVtaxGEaFY25Nr8Txsxs3i&#10;ZhKS6G7/fVMo9DaP9zmrzWA7cacQW8cKJuMCBHHtdMuNgq/T2/MriJiQNXaOScE3RdisHx9WWGrX&#10;85HuVWpEDuFYogKTki+ljLUhi3HsPHHmLi5YTBmGRuqAfQ63nXwpirm02HJuMOhpZ6i+Vjer4MNX&#10;p8XU7xfa7Gdn7A+fh8k0KDV6GrZLEImG9C/+c7/rPH8+g99n8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34LBAAAA3AAAAA8AAAAAAAAAAAAAAAAAmAIAAGRycy9kb3du&#10;cmV2LnhtbFBLBQYAAAAABAAEAPUAAACGAwAAAAA=&#10;" fillcolor="#c55a11" strokecolor="#41719c" strokeweight="1pt">
                        <v:textbox>
                          <w:txbxContent>
                            <w:p w:rsidR="00802395" w:rsidRPr="00347A88" w:rsidRDefault="00802395" w:rsidP="00664FD9">
                              <w:pPr>
                                <w:jc w:val="center"/>
                                <w:rPr>
                                  <w:rFonts w:asciiTheme="majorHAnsi" w:hAnsiTheme="majorHAnsi" w:cstheme="majorHAnsi"/>
                                  <w:b/>
                                  <w:sz w:val="18"/>
                                  <w:szCs w:val="18"/>
                                </w:rPr>
                              </w:pPr>
                              <w:r>
                                <w:rPr>
                                  <w:rFonts w:asciiTheme="majorHAnsi" w:hAnsiTheme="majorHAnsi" w:cstheme="majorHAnsi"/>
                                  <w:b/>
                                  <w:sz w:val="18"/>
                                  <w:szCs w:val="18"/>
                                </w:rPr>
                                <w:t>Notifique inmediatamente al panel de seguridad</w:t>
                              </w:r>
                            </w:p>
                          </w:txbxContent>
                        </v:textbox>
                      </v:shape>
                      <v:shape id="166 Conector recto de flecha" o:spid="_x0000_s1342" type="#_x0000_t32" style="position:absolute;left:31146;top:9810;width:96;height:1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pBwsIAAADcAAAADwAAAGRycy9kb3ducmV2LnhtbERP3WrCMBS+H+wdwhl4M2aqaJHaVIYw&#10;EMHJuj3AoTm2pc1J1mS2vr0ZDHZ3Pr7fk+8m04srDb61rGAxT0AQV1a3XCv4+nx72YDwAVljb5kU&#10;3MjDrnh8yDHTduQPupahFjGEfYYKmhBcJqWvGjLo59YRR+5iB4MhwqGWesAxhpteLpMklQZbjg0N&#10;Oto3VHXlj1EwPp++Ke3ObtPL1fqYdG1w76VSs6fpdQsi0BT+xX/ug47z0xR+n4kXy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7pBwsIAAADcAAAADwAAAAAAAAAAAAAA&#10;AAChAgAAZHJzL2Rvd25yZXYueG1sUEsFBgAAAAAEAAQA+QAAAJADAAAAAA==&#10;" strokecolor="windowText" strokeweight="1pt">
                        <v:stroke endarrow="open" joinstyle="miter"/>
                      </v:shape>
                      <v:shape id="167 Proceso" o:spid="_x0000_s1343" type="#_x0000_t109" style="position:absolute;left:21907;top:17049;width:1838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HkbsIA&#10;AADcAAAADwAAAGRycy9kb3ducmV2LnhtbERPTWsCMRC9C/0PYQq9aVZFt2yNUoRibU9dS8/DZrpZ&#10;upmEJHXXf2+EQm/zeJ+z2Y22F2cKsXOsYD4rQBA3TnfcKvg8vUwfQcSErLF3TAouFGG3vZtssNJu&#10;4A8616kVOYRjhQpMSr6SMjaGLMaZ88SZ+3bBYsowtFIHHHK47eWiKNbSYse5waCnvaHmp/61Ct58&#10;fSqX/lBqc1h94XB8P86XQamH+/H5CUSiMf2L/9yvOs9fl3B7Jl8gt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eRuwgAAANwAAAAPAAAAAAAAAAAAAAAAAJgCAABkcnMvZG93&#10;bnJldi54bWxQSwUGAAAAAAQABAD1AAAAhwMAAAAA&#10;" fillcolor="#c55a11" strokecolor="#41719c" strokeweight="1pt">
                        <v:textbox>
                          <w:txbxContent>
                            <w:p w:rsidR="00802395" w:rsidRPr="00347A88" w:rsidRDefault="00802395" w:rsidP="00664FD9">
                              <w:pPr>
                                <w:jc w:val="center"/>
                                <w:rPr>
                                  <w:rFonts w:asciiTheme="majorHAnsi" w:hAnsiTheme="majorHAnsi" w:cstheme="majorHAnsi"/>
                                  <w:b/>
                                  <w:sz w:val="18"/>
                                  <w:szCs w:val="18"/>
                                </w:rPr>
                              </w:pPr>
                              <w:r>
                                <w:rPr>
                                  <w:rFonts w:asciiTheme="majorHAnsi" w:hAnsiTheme="majorHAnsi" w:cstheme="majorHAnsi"/>
                                  <w:b/>
                                  <w:sz w:val="18"/>
                                  <w:szCs w:val="18"/>
                                </w:rPr>
                                <w:t>Resguárdese, aléjese de ventanas y áreas abiertas internas</w:t>
                              </w:r>
                            </w:p>
                          </w:txbxContent>
                        </v:textbox>
                      </v:shape>
                      <v:shape id="168 Conector recto de flecha" o:spid="_x0000_s1344" type="#_x0000_t32" style="position:absolute;left:31146;top:15525;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lwK8UAAADcAAAADwAAAGRycy9kb3ducmV2LnhtbESP0WrDMAxF3wf7B6PBXsbqdHShZHXL&#10;GBRKYR3N9gEi1pKQWPZit0n/fnoo9E3iXt17tNpMrldnGmLr2cB8loEirrxtuTbw8719XoKKCdli&#10;75kMXCjCZn1/t8LC+pGPdC5TrSSEY4EGmpRCoXWsGnIYZz4Qi/brB4dJ1qHWdsBRwl2vX7Is1w5b&#10;loYGA300VHXlyRkYnz7/KO++wrLXi9d91rUpHEpjHh+m9zdQiaZ0M1+vd1bwc6GVZ2QCvf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WlwK8UAAADcAAAADwAAAAAAAAAA&#10;AAAAAAChAgAAZHJzL2Rvd25yZXYueG1sUEsFBgAAAAAEAAQA+QAAAJMDAAAAAA==&#10;" strokecolor="windowText" strokeweight="1pt">
                        <v:stroke endarrow="open" joinstyle="miter"/>
                      </v:shape>
                      <v:shape id="169 Proceso" o:spid="_x0000_s1345" type="#_x0000_t109" style="position:absolute;left:21621;top:22574;width:19241;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Vh8IA&#10;AADcAAAADwAAAGRycy9kb3ducmV2LnhtbERPTWsCMRC9C/0PYQreatZKtd0apQii1lPX0vOwmW6W&#10;biYhie7675tCwds83ucs14PtxIVCbB0rmE4KEMS10y03Cj5P24dnEDEha+wck4IrRViv7kZLLLXr&#10;+YMuVWpEDuFYogKTki+ljLUhi3HiPHHmvl2wmDIMjdQB+xxuO/lYFHNpseXcYNDTxlD9U52tgndf&#10;nRYzv1tos3v6wv5wPExnQanx/fD2CiLRkG7if/de5/nzF/h7Jl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stWHwgAAANwAAAAPAAAAAAAAAAAAAAAAAJgCAABkcnMvZG93&#10;bnJldi54bWxQSwUGAAAAAAQABAD1AAAAhwMAAAAA&#10;" fillcolor="#c55a11" strokecolor="#41719c" strokeweight="1pt">
                        <v:textbox>
                          <w:txbxContent>
                            <w:p w:rsidR="00802395" w:rsidRPr="00347A88" w:rsidRDefault="00802395" w:rsidP="00664FD9">
                              <w:pPr>
                                <w:jc w:val="center"/>
                                <w:rPr>
                                  <w:rFonts w:asciiTheme="majorHAnsi" w:hAnsiTheme="majorHAnsi" w:cstheme="majorHAnsi"/>
                                  <w:b/>
                                  <w:sz w:val="18"/>
                                  <w:szCs w:val="18"/>
                                </w:rPr>
                              </w:pPr>
                              <w:r w:rsidRPr="00347A88">
                                <w:rPr>
                                  <w:rFonts w:asciiTheme="majorHAnsi" w:hAnsiTheme="majorHAnsi" w:cstheme="majorHAnsi"/>
                                  <w:b/>
                                  <w:sz w:val="18"/>
                                  <w:szCs w:val="18"/>
                                </w:rPr>
                                <w:t>Si está capacitado tome el extintor y proceda a controlar el fuego</w:t>
                              </w:r>
                            </w:p>
                          </w:txbxContent>
                        </v:textbox>
                      </v:shape>
                      <v:shape id="170 Conector recto de flecha" o:spid="_x0000_s1346" type="#_x0000_t32" style="position:absolute;left:31146;top:21240;width:89;height:1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gD8UAAADcAAAADwAAAGRycy9kb3ducmV2LnhtbESPQWsCMRCF7wX/Q5hCL6VmdYuV1ShS&#10;KBQ8rfoDxs24u3UzCUmq23/fORR6m+G9ee+b9XZ0g7pRTL1nA7NpAYq48bbn1sDp+PGyBJUyssXB&#10;Mxn4oQTbzeRhjZX1d67pdsitkhBOFRrocg6V1qnpyGGa+kAs2sVHh1nW2Gob8S7hbtDzolhohz1L&#10;Q4eB3jtqrodvZ+B6akIZXmP9Vc5L7XbL/f65Phvz9DjuVqAyjfnf/Hf9aQX/TfDlGZl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gD8UAAADcAAAADwAAAAAAAAAA&#10;AAAAAAChAgAAZHJzL2Rvd25yZXYueG1sUEsFBgAAAAAEAAQA+QAAAJMDAAAAAA==&#10;" strokecolor="windowText" strokeweight="1pt">
                        <v:stroke endarrow="open" joinstyle="miter"/>
                      </v:shape>
                      <v:shape id="171 Conector recto de flecha" o:spid="_x0000_s1347" type="#_x0000_t32" style="position:absolute;left:31146;top:26193;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pPa8IAAADcAAAADwAAAGRycy9kb3ducmV2LnhtbERP3WrCMBS+H+wdwhl4I5oq6qQzyhAE&#10;EZzY+QCH5qwtbU6yJtr69kYY7O58fL9ntelNI27U+sqygsk4AUGcW11xoeDyvRstQfiArLGxTAru&#10;5GGzfn1ZYaptx2e6ZaEQMYR9igrKEFwqpc9LMujH1hFH7se2BkOEbSF1i10MN42cJslCGqw4NpTo&#10;aFtSXmdXo6AbHn9pUZ/cspGz+SGpq+C+MqUGb/3nB4hAffgX/7n3Os5/n8DzmXiB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pPa8IAAADcAAAADwAAAAAAAAAAAAAA&#10;AAChAgAAZHJzL2Rvd25yZXYueG1sUEsFBgAAAAAEAAQA+QAAAJADAAAAAA==&#10;" strokecolor="windowText" strokeweight="1pt">
                        <v:stroke endarrow="open" joinstyle="miter"/>
                      </v:shape>
                      <v:shape id="172 Decisión" o:spid="_x0000_s1348" type="#_x0000_t110" style="position:absolute;left:16764;top:28098;width:29051;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uWCsAA&#10;AADcAAAADwAAAGRycy9kb3ducmV2LnhtbERPS4vCMBC+C/sfwgh701RZVLpGEUXpSfBx2OPQjG2x&#10;mXSTqNl/vxEEb/PxPWe+jKYVd3K+saxgNMxAEJdWN1wpOJ+2gxkIH5A1tpZJwR95WC4+enPMtX3w&#10;ge7HUIkUwj5HBXUIXS6lL2sy6Ie2I07cxTqDIUFXSe3wkcJNK8dZNpEGG04NNXa0rqm8Hm9GweGn&#10;KYr9zZy+NuffKpLbxZE0Sn324+obRKAY3uKXu9Bp/nQMz2fS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1uWCsAAAADcAAAADwAAAAAAAAAAAAAAAACYAgAAZHJzL2Rvd25y&#10;ZXYueG1sUEsFBgAAAAAEAAQA9QAAAIUDAAAAAA==&#10;" fillcolor="#c55a11" strokecolor="#41719c" strokeweight="1pt">
                        <v:textbox>
                          <w:txbxContent>
                            <w:p w:rsidR="00802395" w:rsidRPr="00347A88" w:rsidRDefault="00802395" w:rsidP="00664FD9">
                              <w:pPr>
                                <w:jc w:val="center"/>
                                <w:rPr>
                                  <w:rFonts w:asciiTheme="majorHAnsi" w:hAnsiTheme="majorHAnsi" w:cstheme="majorHAnsi"/>
                                  <w:b/>
                                  <w:sz w:val="18"/>
                                  <w:szCs w:val="18"/>
                                </w:rPr>
                              </w:pPr>
                              <w:r>
                                <w:rPr>
                                  <w:rFonts w:asciiTheme="majorHAnsi" w:hAnsiTheme="majorHAnsi" w:cstheme="majorHAnsi"/>
                                  <w:b/>
                                  <w:sz w:val="18"/>
                                  <w:szCs w:val="18"/>
                                </w:rPr>
                                <w:t xml:space="preserve">¿La acción terrorista es por llamada </w:t>
                              </w:r>
                              <w:proofErr w:type="spellStart"/>
                              <w:r>
                                <w:rPr>
                                  <w:rFonts w:asciiTheme="majorHAnsi" w:hAnsiTheme="majorHAnsi" w:cstheme="majorHAnsi"/>
                                  <w:b/>
                                  <w:sz w:val="18"/>
                                  <w:szCs w:val="18"/>
                                </w:rPr>
                                <w:t>telfónica</w:t>
                              </w:r>
                              <w:proofErr w:type="spellEnd"/>
                              <w:r>
                                <w:rPr>
                                  <w:rFonts w:asciiTheme="majorHAnsi" w:hAnsiTheme="majorHAnsi" w:cstheme="majorHAnsi"/>
                                  <w:b/>
                                  <w:sz w:val="18"/>
                                  <w:szCs w:val="18"/>
                                </w:rPr>
                                <w:t>?</w:t>
                              </w:r>
                            </w:p>
                          </w:txbxContent>
                        </v:textbox>
                      </v:shape>
                      <v:shape id="178 Proceso" o:spid="_x0000_s1349" type="#_x0000_t109" style="position:absolute;left:31908;top:34766;width:2953;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kuwcQA&#10;AADcAAAADwAAAGRycy9kb3ducmV2LnhtbESPT4vCQAzF7wt+hyGCl0WnenBLdRQR/Hdct5e9hU5s&#10;SzuZ0hm1fntzWNhbwnt575f1dnCtelAfas8G5rMEFHHhbc2lgfznME1BhYhssfVMBl4UYLsZfawx&#10;s/7J3/S4xlJJCIcMDVQxdpnWoajIYZj5jli0m+8dRln7UtsenxLuWr1IkqV2WLM0VNjRvqKiud6d&#10;gaZoLovzb3lP8/TUftrjPu/4ZcxkPOxWoCIN8d/8d322gv8ltPKMTKA3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JLsHEAAAA3AAAAA8AAAAAAAAAAAAAAAAAmAIAAGRycy9k&#10;b3ducmV2LnhtbFBLBQYAAAAABAAEAPUAAACJAwAAAAA=&#10;" filled="f" stroked="f" strokeweight="1pt">
                        <v:textbox>
                          <w:txbxContent>
                            <w:p w:rsidR="00802395" w:rsidRPr="007F56D9" w:rsidRDefault="00802395" w:rsidP="00664FD9">
                              <w:pPr>
                                <w:rPr>
                                  <w:rFonts w:asciiTheme="majorHAnsi" w:hAnsiTheme="majorHAnsi" w:cstheme="majorHAnsi"/>
                                  <w:color w:val="000000" w:themeColor="text1"/>
                                  <w:sz w:val="18"/>
                                  <w:szCs w:val="18"/>
                                </w:rPr>
                              </w:pPr>
                              <w:r>
                                <w:rPr>
                                  <w:rFonts w:asciiTheme="majorHAnsi" w:hAnsiTheme="majorHAnsi" w:cstheme="majorHAnsi"/>
                                  <w:color w:val="000000" w:themeColor="text1"/>
                                  <w:sz w:val="18"/>
                                  <w:szCs w:val="18"/>
                                </w:rPr>
                                <w:t>SI</w:t>
                              </w:r>
                            </w:p>
                          </w:txbxContent>
                        </v:textbox>
                      </v:shape>
                      <v:shape id="179 Conector recto de flecha" o:spid="_x0000_s1350" type="#_x0000_t32" style="position:absolute;left:5143;top:50958;width:167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bcIAAADcAAAADwAAAGRycy9kb3ducmV2LnhtbERP3WrCMBS+H/gO4Qi7GZo6nHPVKCII&#10;IkxZ3QMcmmNb2pzEJtru7RdhsLvz8f2e5bo3jbhT6yvLCibjBARxbnXFhYLv8240B+EDssbGMin4&#10;IQ/r1eBpiam2HX/RPQuFiCHsU1RQhuBSKX1ekkE/to44chfbGgwRtoXULXYx3DTyNUlm0mDFsaFE&#10;R9uS8jq7GQXdy+eVZvXJzRs5fTskdRXcMVPqedhvFiAC9eFf/Ofe6zj//QMez8QL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DbcIAAADcAAAADwAAAAAAAAAAAAAA&#10;AAChAgAAZHJzL2Rvd25yZXYueG1sUEsFBgAAAAAEAAQA+QAAAJADAAAAAA==&#10;" strokecolor="windowText" strokeweight="1pt">
                        <v:stroke endarrow="open" joinstyle="miter"/>
                      </v:shape>
                      <v:shape id="180 Proceso" o:spid="_x0000_s1351" type="#_x0000_t109" style="position:absolute;left:14287;top:29908;width:3810;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pS4MMA&#10;AADcAAAADwAAAGRycy9kb3ducmV2LnhtbESPQYvCQAyF74L/YYjgRXS6HpZSHUUEXfe42ou30Ilt&#10;aSdTOqPWf28OC94S3st7X9bbwbXqQX2oPRv4WiSgiAtvay4N5JfDPAUVIrLF1jMZeFGA7WY8WmNm&#10;/ZP/6HGOpZIQDhkaqGLsMq1DUZHDsPAdsWg33zuMsvaltj0+Jdy1epkk39phzdJQYUf7iormfHcG&#10;mqL5XZ6u5T3N0592Zo/7vOOXMdPJsFuBijTEj/n/+mQFPxV8eUYm0J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pS4MMAAADcAAAADwAAAAAAAAAAAAAAAACYAgAAZHJzL2Rv&#10;d25yZXYueG1sUEsFBgAAAAAEAAQA9QAAAIgDAAAAAA==&#10;" filled="f" stroked="f" strokeweight="1pt">
                        <v:textbox>
                          <w:txbxContent>
                            <w:p w:rsidR="00802395" w:rsidRPr="007F56D9" w:rsidRDefault="00802395" w:rsidP="00664FD9">
                              <w:pPr>
                                <w:rPr>
                                  <w:rFonts w:asciiTheme="majorHAnsi" w:hAnsiTheme="majorHAnsi" w:cstheme="majorHAnsi"/>
                                  <w:color w:val="000000" w:themeColor="text1"/>
                                  <w:sz w:val="18"/>
                                  <w:szCs w:val="18"/>
                                </w:rPr>
                              </w:pPr>
                              <w:r>
                                <w:rPr>
                                  <w:rFonts w:asciiTheme="majorHAnsi" w:hAnsiTheme="majorHAnsi" w:cstheme="majorHAnsi"/>
                                  <w:color w:val="000000" w:themeColor="text1"/>
                                  <w:sz w:val="18"/>
                                  <w:szCs w:val="18"/>
                                </w:rPr>
                                <w:t>NO</w:t>
                              </w:r>
                            </w:p>
                          </w:txbxContent>
                        </v:textbox>
                      </v:shape>
                      <v:shape id="181 Conector recto de flecha" o:spid="_x0000_s1352" type="#_x0000_t32" style="position:absolute;left:14287;top:31718;width:24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Y1s8EAAADcAAAADwAAAGRycy9kb3ducmV2LnhtbERP3WrCMBS+F/YO4Qy8kZlqh5TOKCIM&#10;Bl7V9QGOzVnb2ZyEJGp9+2UgeHc+vt+z3o5mEFfyobesYDHPQBA3VvfcKqi/P98KECEiaxwsk4I7&#10;BdhuXiZrLLW9cUXXY2xFCuFQooIuRldKGZqODIa5dcSJ+7HeYEzQt1J7vKVwM8hllq2kwZ5TQ4eO&#10;9h015+PFKDjXjcvdu69+82Uuza44HGbVSanp67j7ABFpjE/xw/2l0/xiAf/PpAvk5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FjWzwQAAANwAAAAPAAAAAAAAAAAAAAAA&#10;AKECAABkcnMvZG93bnJldi54bWxQSwUGAAAAAAQABAD5AAAAjwMAAAAA&#10;" strokecolor="windowText" strokeweight="1pt">
                        <v:stroke endarrow="open" joinstyle="miter"/>
                      </v:shape>
                      <v:shape id="182 Conector recto de flecha" o:spid="_x0000_s1353" type="#_x0000_t32" style="position:absolute;left:31146;top:46577;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2hO8IAAADcAAAADwAAAGRycy9kb3ducmV2LnhtbERP3WrCMBS+H+wdwhF2MzSdOCm1qQxh&#10;MAY67PYAh+bYljYnscls9/aLIHh3Pr7fk28n04sLDb61rOBlkYAgrqxuuVbw8/0+T0H4gKyxt0wK&#10;/sjDtnh8yDHTduQjXcpQixjCPkMFTQguk9JXDRn0C+uII3eyg8EQ4VBLPeAYw00vl0mylgZbjg0N&#10;Oto1VHXlr1EwPu/PtO6+XNrL1etn0rXBHUqlnmbT2wZEoCncxTf3h47z0yVcn4kXy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2hO8IAAADcAAAADwAAAAAAAAAAAAAA&#10;AAChAgAAZHJzL2Rvd25yZXYueG1sUEsFBgAAAAAEAAQA+QAAAJADAAAAAA==&#10;" strokecolor="windowText" strokeweight="1pt">
                        <v:stroke endarrow="open" joinstyle="miter"/>
                      </v:shape>
                      <v:shape id="183 Proceso" o:spid="_x0000_s1354" type="#_x0000_t109" style="position:absolute;left:21907;top:48482;width:18098;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YEl8IA&#10;AADcAAAADwAAAGRycy9kb3ducmV2LnhtbERPTWsCMRC9F/ofwhR6q1m7tMpqlFIoVnvqWjwPm3Gz&#10;uJmEJHW3/74RBG/zeJ+zXI+2F2cKsXOsYDopQBA3TnfcKvjZfzzNQcSErLF3TAr+KMJ6dX+3xEq7&#10;gb/pXKdW5BCOFSowKflKytgYshgnzhNn7uiCxZRhaKUOOORw28vnoniVFjvODQY9vRtqTvWvVbDz&#10;9X5W+s1Mm83LAYft13ZaBqUeH8a3BYhEY7qJr+5PnefPS7g8ky+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VgSXwgAAANwAAAAPAAAAAAAAAAAAAAAAAJgCAABkcnMvZG93&#10;bnJldi54bWxQSwUGAAAAAAQABAD1AAAAhwMAAAAA&#10;" fillcolor="#c55a11" strokecolor="#41719c" strokeweight="1pt">
                        <v:textbox>
                          <w:txbxContent>
                            <w:p w:rsidR="00802395" w:rsidRPr="00347A88" w:rsidRDefault="00802395" w:rsidP="00664FD9">
                              <w:pPr>
                                <w:jc w:val="center"/>
                                <w:rPr>
                                  <w:rFonts w:asciiTheme="majorHAnsi" w:hAnsiTheme="majorHAnsi" w:cstheme="majorHAnsi"/>
                                  <w:b/>
                                  <w:sz w:val="18"/>
                                  <w:szCs w:val="18"/>
                                </w:rPr>
                              </w:pPr>
                              <w:r w:rsidRPr="00347A88">
                                <w:rPr>
                                  <w:rFonts w:asciiTheme="majorHAnsi" w:hAnsiTheme="majorHAnsi" w:cstheme="majorHAnsi"/>
                                  <w:b/>
                                  <w:sz w:val="18"/>
                                  <w:szCs w:val="18"/>
                                </w:rPr>
                                <w:t>Esté atento a las instrucciones de la Brigada y los organismos de socorro.</w:t>
                              </w:r>
                            </w:p>
                          </w:txbxContent>
                        </v:textbox>
                      </v:shape>
                      <v:line id="184 Conector recto" o:spid="_x0000_s1355" style="position:absolute;visibility:visible;mso-wrap-style:square" from="5143,33718" to="5143,50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aXRMIAAADcAAAADwAAAGRycy9kb3ducmV2LnhtbERPTYvCMBC9L/gfwgje1lSRJXSNooKw&#10;hz2s1ou32WZsi82kJNHWf79ZELzN433Ocj3YVtzJh8axhtk0A0FcOtNwpeFU7N8ViBCRDbaOScOD&#10;AqxXo7cl5sb1fKD7MVYihXDIUUMdY5dLGcqaLIap64gTd3HeYkzQV9J47FO4beU8yz6kxYZTQ40d&#10;7Woqr8eb1fCtql4dzuef2Kvf+bYoT4V/ZFpPxsPmE0SkIb7ET/eXSfPVAv6fSR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0aXRMIAAADcAAAADwAAAAAAAAAAAAAA&#10;AAChAgAAZHJzL2Rvd25yZXYueG1sUEsFBgAAAAAEAAQA+QAAAJADAAAAAA==&#10;" strokecolor="windowText" strokeweight=".5pt">
                        <v:stroke joinstyle="miter"/>
                      </v:line>
                      <v:shape id="187 Conector recto de flecha" o:spid="_x0000_s1356" type="#_x0000_t32" style="position:absolute;left:31051;top:53625;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oCo8MAAADcAAAADwAAAGRycy9kb3ducmV2LnhtbERP3WrCMBS+H+wdwhl4MzRVXC2dUWQg&#10;iLDJOh/g0Bzb0uYkazJb394MBrs7H9/vWW9H04kr9b6xrGA+S0AQl1Y3XCk4f+2nGQgfkDV2lknB&#10;jTxsN48Pa8y1HfiTrkWoRAxhn6OCOgSXS+nLmgz6mXXEkbvY3mCIsK+k7nGI4aaTiyRJpcGGY0ON&#10;jt5qKtvixygYnt+/KW1PLuvk8uWYtE1wH4VSk6dx9woi0Bj+xX/ug47zsxX8PhMvkJ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6AqPDAAAA3AAAAA8AAAAAAAAAAAAA&#10;AAAAoQIAAGRycy9kb3ducmV2LnhtbFBLBQYAAAAABAAEAPkAAACRAwAAAAA=&#10;" strokecolor="windowText" strokeweight="1pt">
                        <v:stroke endarrow="open" joinstyle="miter"/>
                      </v:shape>
                      <v:shape id="188 Terminador" o:spid="_x0000_s1357" type="#_x0000_t116" style="position:absolute;left:25908;top:55530;width:971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GgCcMA&#10;AADcAAAADwAAAGRycy9kb3ducmV2LnhtbESPQUsDMRCF70L/Q5iCN5tUpJZt02JFQcSLq+h12EyT&#10;xc1kSWK7/nvnIHib4b1575vtfoqDOlEufWILy4UBRdwl17O38P72eLUGVSqywyExWfihAvvd7GKL&#10;jUtnfqVTW72SEC4NWgi1jo3WpQsUsSzSSCzaMeWIVdbstct4lvA46GtjVjpiz9IQcKT7QN1X+x0t&#10;fPSdLw+34Xn10vqWbz5NpoOx9nI+3W1AVZrqv/nv+skJ/lpo5RmZQO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GgCcMAAADcAAAADwAAAAAAAAAAAAAAAACYAgAAZHJzL2Rv&#10;d25yZXYueG1sUEsFBgAAAAAEAAQA9QAAAIgDAAAAAA==&#10;" fillcolor="#c55a11" strokecolor="#41719c" strokeweight="1pt">
                        <v:textbox>
                          <w:txbxContent>
                            <w:p w:rsidR="00802395" w:rsidRPr="00347A88" w:rsidRDefault="00802395" w:rsidP="00664FD9">
                              <w:pPr>
                                <w:jc w:val="center"/>
                                <w:rPr>
                                  <w:rFonts w:asciiTheme="majorHAnsi" w:hAnsiTheme="majorHAnsi" w:cstheme="majorHAnsi"/>
                                  <w:b/>
                                  <w:sz w:val="18"/>
                                  <w:szCs w:val="18"/>
                                </w:rPr>
                              </w:pPr>
                              <w:r w:rsidRPr="00347A88">
                                <w:rPr>
                                  <w:rFonts w:asciiTheme="majorHAnsi" w:hAnsiTheme="majorHAnsi" w:cstheme="majorHAnsi"/>
                                  <w:b/>
                                  <w:sz w:val="18"/>
                                  <w:szCs w:val="18"/>
                                </w:rPr>
                                <w:t>FIN</w:t>
                              </w:r>
                            </w:p>
                          </w:txbxContent>
                        </v:textbox>
                      </v:shape>
                    </v:group>
                  </v:group>
                </v:group>
              </v:group>
            </w:pict>
          </mc:Fallback>
        </mc:AlternateContent>
      </w:r>
    </w:p>
    <w:p w:rsidR="00FC2619" w:rsidRPr="00B77E30" w:rsidRDefault="00FC261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Pr="00B77E30" w:rsidRDefault="00FC2619" w:rsidP="00FC2619">
      <w:pPr>
        <w:rPr>
          <w:rFonts w:ascii="Arial" w:eastAsia="Times New Roman" w:hAnsi="Arial" w:cs="Arial"/>
          <w:b/>
          <w:sz w:val="24"/>
          <w:szCs w:val="24"/>
          <w:lang w:eastAsia="es-ES"/>
        </w:rPr>
      </w:pPr>
    </w:p>
    <w:p w:rsidR="00FC2619" w:rsidRDefault="00FC2619" w:rsidP="00FC2619">
      <w:pPr>
        <w:rPr>
          <w:rFonts w:ascii="Arial" w:eastAsia="Times New Roman" w:hAnsi="Arial" w:cs="Arial"/>
          <w:b/>
          <w:sz w:val="24"/>
          <w:szCs w:val="24"/>
          <w:lang w:eastAsia="es-ES"/>
        </w:rPr>
      </w:pPr>
    </w:p>
    <w:p w:rsidR="00F20465" w:rsidRDefault="00F20465" w:rsidP="00FC2619">
      <w:pPr>
        <w:rPr>
          <w:rFonts w:ascii="Arial" w:eastAsia="Times New Roman" w:hAnsi="Arial" w:cs="Arial"/>
          <w:b/>
          <w:sz w:val="24"/>
          <w:szCs w:val="24"/>
          <w:lang w:eastAsia="es-ES"/>
        </w:rPr>
      </w:pPr>
    </w:p>
    <w:p w:rsidR="00F20465" w:rsidRDefault="00F20465" w:rsidP="00FC2619">
      <w:pPr>
        <w:rPr>
          <w:rFonts w:ascii="Arial" w:eastAsia="Times New Roman" w:hAnsi="Arial" w:cs="Arial"/>
          <w:b/>
          <w:sz w:val="24"/>
          <w:szCs w:val="24"/>
          <w:lang w:eastAsia="es-ES"/>
        </w:rPr>
      </w:pPr>
    </w:p>
    <w:p w:rsidR="00F20465" w:rsidRDefault="00F20465" w:rsidP="00FC2619">
      <w:pPr>
        <w:rPr>
          <w:rFonts w:ascii="Arial" w:eastAsia="Times New Roman" w:hAnsi="Arial" w:cs="Arial"/>
          <w:b/>
          <w:sz w:val="24"/>
          <w:szCs w:val="24"/>
          <w:lang w:eastAsia="es-ES"/>
        </w:rPr>
      </w:pPr>
    </w:p>
    <w:p w:rsidR="00F20465" w:rsidRPr="00B77E30" w:rsidRDefault="00F20465" w:rsidP="00FC2619">
      <w:pPr>
        <w:rPr>
          <w:rFonts w:ascii="Arial" w:eastAsia="Times New Roman" w:hAnsi="Arial" w:cs="Arial"/>
          <w:b/>
          <w:sz w:val="24"/>
          <w:szCs w:val="24"/>
          <w:lang w:eastAsia="es-ES"/>
        </w:rPr>
      </w:pPr>
    </w:p>
    <w:tbl>
      <w:tblPr>
        <w:tblStyle w:val="Tablaconcuadrcula"/>
        <w:tblW w:w="9351" w:type="dxa"/>
        <w:tblLook w:val="04A0" w:firstRow="1" w:lastRow="0" w:firstColumn="1" w:lastColumn="0" w:noHBand="0" w:noVBand="1"/>
      </w:tblPr>
      <w:tblGrid>
        <w:gridCol w:w="2332"/>
        <w:gridCol w:w="7019"/>
      </w:tblGrid>
      <w:tr w:rsidR="00F30A40" w:rsidRPr="00B77E30" w:rsidTr="00D02C3F">
        <w:tc>
          <w:tcPr>
            <w:tcW w:w="9351" w:type="dxa"/>
            <w:gridSpan w:val="2"/>
          </w:tcPr>
          <w:p w:rsidR="00F30A40" w:rsidRPr="00B77E30" w:rsidRDefault="00F30A40" w:rsidP="00EB53D8">
            <w:pPr>
              <w:pStyle w:val="Prrafodelista"/>
              <w:numPr>
                <w:ilvl w:val="1"/>
                <w:numId w:val="5"/>
              </w:numPr>
              <w:jc w:val="both"/>
              <w:outlineLvl w:val="0"/>
              <w:rPr>
                <w:rFonts w:ascii="Arial" w:eastAsia="Times New Roman" w:hAnsi="Arial" w:cs="Arial"/>
                <w:b/>
                <w:sz w:val="24"/>
                <w:szCs w:val="24"/>
                <w:lang w:eastAsia="es-ES"/>
              </w:rPr>
            </w:pPr>
            <w:r w:rsidRPr="00B77E30">
              <w:rPr>
                <w:rFonts w:ascii="Arial" w:eastAsia="Times New Roman" w:hAnsi="Arial" w:cs="Arial"/>
                <w:b/>
                <w:sz w:val="24"/>
                <w:szCs w:val="24"/>
                <w:lang w:eastAsia="es-ES"/>
              </w:rPr>
              <w:lastRenderedPageBreak/>
              <w:t>PROCEDIMIENTO OPERATIVO NORMALIZADO DE ACTUACIÓN EN CASO</w:t>
            </w:r>
            <w:r w:rsidR="00AD288B" w:rsidRPr="00B77E30">
              <w:rPr>
                <w:rFonts w:ascii="Arial" w:eastAsia="Times New Roman" w:hAnsi="Arial" w:cs="Arial"/>
                <w:b/>
                <w:sz w:val="24"/>
                <w:szCs w:val="24"/>
                <w:lang w:eastAsia="es-ES"/>
              </w:rPr>
              <w:t xml:space="preserve"> DE ACCIDENTES LABORALES</w:t>
            </w:r>
            <w:r w:rsidRPr="00B77E30">
              <w:rPr>
                <w:rFonts w:ascii="Arial" w:eastAsia="Times New Roman" w:hAnsi="Arial" w:cs="Arial"/>
                <w:b/>
                <w:sz w:val="24"/>
                <w:szCs w:val="24"/>
                <w:lang w:eastAsia="es-ES"/>
              </w:rPr>
              <w:t>.</w:t>
            </w:r>
          </w:p>
        </w:tc>
      </w:tr>
      <w:tr w:rsidR="00F30A40" w:rsidRPr="00B77E30" w:rsidTr="00D02C3F">
        <w:tc>
          <w:tcPr>
            <w:tcW w:w="2332" w:type="dxa"/>
          </w:tcPr>
          <w:p w:rsidR="00F30A40" w:rsidRPr="00B77E30" w:rsidRDefault="00F30A40" w:rsidP="00D02C3F">
            <w:pPr>
              <w:jc w:val="both"/>
              <w:outlineLvl w:val="0"/>
              <w:rPr>
                <w:rFonts w:ascii="Arial" w:eastAsia="Times New Roman" w:hAnsi="Arial" w:cs="Arial"/>
                <w:b/>
                <w:sz w:val="24"/>
                <w:szCs w:val="24"/>
                <w:lang w:eastAsia="es-ES"/>
              </w:rPr>
            </w:pPr>
            <w:r w:rsidRPr="00B77E30">
              <w:rPr>
                <w:rFonts w:ascii="Arial" w:eastAsia="Times New Roman" w:hAnsi="Arial" w:cs="Arial"/>
                <w:b/>
                <w:sz w:val="24"/>
                <w:szCs w:val="24"/>
                <w:lang w:eastAsia="es-ES"/>
              </w:rPr>
              <w:t>OBJETIVOS</w:t>
            </w:r>
          </w:p>
        </w:tc>
        <w:tc>
          <w:tcPr>
            <w:tcW w:w="7019" w:type="dxa"/>
          </w:tcPr>
          <w:p w:rsidR="00F30A40" w:rsidRPr="00B77E30" w:rsidRDefault="00F30A40" w:rsidP="00D02C3F">
            <w:pPr>
              <w:jc w:val="both"/>
              <w:outlineLvl w:val="0"/>
              <w:rPr>
                <w:rFonts w:ascii="Arial" w:eastAsia="Times New Roman" w:hAnsi="Arial" w:cs="Arial"/>
                <w:b/>
                <w:sz w:val="24"/>
                <w:szCs w:val="24"/>
                <w:lang w:eastAsia="es-ES"/>
              </w:rPr>
            </w:pPr>
            <w:r w:rsidRPr="00B77E30">
              <w:rPr>
                <w:rFonts w:ascii="Arial" w:hAnsi="Arial" w:cs="Arial"/>
                <w:sz w:val="24"/>
                <w:szCs w:val="24"/>
              </w:rPr>
              <w:t>Establecer Procedimientos estándar de operación en caso de</w:t>
            </w:r>
            <w:r w:rsidR="00AD288B" w:rsidRPr="00B77E30">
              <w:rPr>
                <w:rFonts w:ascii="Arial" w:hAnsi="Arial" w:cs="Arial"/>
                <w:sz w:val="24"/>
                <w:szCs w:val="24"/>
              </w:rPr>
              <w:t xml:space="preserve"> Accidentes Laborales</w:t>
            </w:r>
          </w:p>
        </w:tc>
      </w:tr>
      <w:tr w:rsidR="00F30A40" w:rsidRPr="00B77E30" w:rsidTr="00D02C3F">
        <w:tc>
          <w:tcPr>
            <w:tcW w:w="2332" w:type="dxa"/>
          </w:tcPr>
          <w:p w:rsidR="00F30A40" w:rsidRPr="00B77E30" w:rsidRDefault="00F30A40" w:rsidP="00D02C3F">
            <w:pPr>
              <w:jc w:val="both"/>
              <w:outlineLvl w:val="0"/>
              <w:rPr>
                <w:rFonts w:ascii="Arial" w:eastAsia="Times New Roman" w:hAnsi="Arial" w:cs="Arial"/>
                <w:b/>
                <w:sz w:val="24"/>
                <w:szCs w:val="24"/>
                <w:lang w:eastAsia="es-ES"/>
              </w:rPr>
            </w:pPr>
            <w:r w:rsidRPr="00B77E30">
              <w:rPr>
                <w:rFonts w:ascii="Arial" w:hAnsi="Arial" w:cs="Arial"/>
                <w:b/>
                <w:sz w:val="24"/>
                <w:szCs w:val="24"/>
              </w:rPr>
              <w:t>PUBLICO EN GENERAL</w:t>
            </w:r>
          </w:p>
        </w:tc>
        <w:tc>
          <w:tcPr>
            <w:tcW w:w="7019" w:type="dxa"/>
          </w:tcPr>
          <w:p w:rsidR="005F383C" w:rsidRPr="00B77E30" w:rsidRDefault="005F383C" w:rsidP="005F383C">
            <w:pP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SI EXISTEN ACCIDENTES LABORALES EN LA EMPRESA</w:t>
            </w:r>
          </w:p>
          <w:p w:rsidR="005F383C" w:rsidRPr="00B77E30" w:rsidRDefault="005F383C" w:rsidP="005F383C">
            <w:pPr>
              <w:rPr>
                <w:rFonts w:ascii="Arial" w:eastAsia="Times New Roman" w:hAnsi="Arial" w:cs="Arial"/>
                <w:b/>
                <w:sz w:val="24"/>
                <w:szCs w:val="24"/>
                <w:lang w:val="es-MX" w:eastAsia="es-ES"/>
              </w:rPr>
            </w:pPr>
          </w:p>
          <w:p w:rsidR="005F383C" w:rsidRPr="00B77E30" w:rsidRDefault="005F383C" w:rsidP="00EB53D8">
            <w:pPr>
              <w:numPr>
                <w:ilvl w:val="0"/>
                <w:numId w:val="33"/>
              </w:numPr>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Conserve la calma, no grite o corra ya que puede causar pánico y contagiarlo a los demás.</w:t>
            </w:r>
          </w:p>
          <w:p w:rsidR="005F383C" w:rsidRPr="00B77E30" w:rsidRDefault="005F383C" w:rsidP="00EB53D8">
            <w:pPr>
              <w:numPr>
                <w:ilvl w:val="0"/>
                <w:numId w:val="33"/>
              </w:numPr>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 xml:space="preserve">Averigüe rápidamente qué está pasando, para así tomar decisiones correctas. </w:t>
            </w:r>
          </w:p>
          <w:p w:rsidR="005F383C" w:rsidRPr="00B77E30" w:rsidRDefault="005F383C" w:rsidP="00EB53D8">
            <w:pPr>
              <w:numPr>
                <w:ilvl w:val="0"/>
                <w:numId w:val="33"/>
              </w:numPr>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Pida ayuda inmediatamente.</w:t>
            </w:r>
          </w:p>
          <w:p w:rsidR="005F383C" w:rsidRPr="00B77E30" w:rsidRDefault="005F383C" w:rsidP="00EB53D8">
            <w:pPr>
              <w:numPr>
                <w:ilvl w:val="0"/>
                <w:numId w:val="33"/>
              </w:numPr>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Demuestre seguridad y confianza en lo que hace y dice.</w:t>
            </w:r>
          </w:p>
          <w:p w:rsidR="005F383C" w:rsidRPr="00B77E30" w:rsidRDefault="005F383C" w:rsidP="00EB53D8">
            <w:pPr>
              <w:numPr>
                <w:ilvl w:val="0"/>
                <w:numId w:val="33"/>
              </w:numPr>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Cumpla las instrucciones del personal de la brigada de emergencias.</w:t>
            </w:r>
          </w:p>
          <w:p w:rsidR="005F383C" w:rsidRPr="00B77E30" w:rsidRDefault="005F383C" w:rsidP="00EB53D8">
            <w:pPr>
              <w:numPr>
                <w:ilvl w:val="0"/>
                <w:numId w:val="33"/>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ES_tradnl" w:eastAsia="es-ES"/>
              </w:rPr>
              <w:t>Evalúe continuamente la situación, esté atento a la posibilidad de que la situación que originó las lesiones pueda agravarse.</w:t>
            </w:r>
          </w:p>
          <w:p w:rsidR="005F383C" w:rsidRPr="00B77E30" w:rsidRDefault="005F383C" w:rsidP="005F383C">
            <w:pPr>
              <w:jc w:val="both"/>
              <w:rPr>
                <w:rFonts w:ascii="Arial" w:eastAsia="Times New Roman" w:hAnsi="Arial" w:cs="Arial"/>
                <w:sz w:val="24"/>
                <w:szCs w:val="24"/>
                <w:lang w:val="es-MX" w:eastAsia="es-ES"/>
              </w:rPr>
            </w:pPr>
          </w:p>
          <w:p w:rsidR="005F383C" w:rsidRPr="00B77E30" w:rsidRDefault="005F383C" w:rsidP="005F383C">
            <w:pPr>
              <w:jc w:val="cente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ESTE ATENTO A LAS INSTRUCCIONES DE LOS GRUPOS DE SOCORRO.</w:t>
            </w:r>
          </w:p>
          <w:p w:rsidR="00F30A40" w:rsidRPr="00B77E30" w:rsidRDefault="00F30A40" w:rsidP="00D02C3F">
            <w:pPr>
              <w:jc w:val="both"/>
              <w:outlineLvl w:val="0"/>
              <w:rPr>
                <w:rFonts w:ascii="Arial" w:hAnsi="Arial" w:cs="Arial"/>
                <w:sz w:val="24"/>
                <w:szCs w:val="24"/>
                <w:lang w:val="es-MX"/>
              </w:rPr>
            </w:pPr>
          </w:p>
        </w:tc>
      </w:tr>
      <w:tr w:rsidR="00F30A40" w:rsidRPr="00B77E30" w:rsidTr="00D02C3F">
        <w:tc>
          <w:tcPr>
            <w:tcW w:w="2332" w:type="dxa"/>
          </w:tcPr>
          <w:p w:rsidR="00F30A40" w:rsidRPr="00B77E30" w:rsidRDefault="00F30A40" w:rsidP="00D02C3F">
            <w:pPr>
              <w:jc w:val="both"/>
              <w:outlineLvl w:val="0"/>
              <w:rPr>
                <w:rFonts w:ascii="Arial" w:eastAsia="Times New Roman" w:hAnsi="Arial" w:cs="Arial"/>
                <w:b/>
                <w:sz w:val="24"/>
                <w:szCs w:val="24"/>
                <w:lang w:eastAsia="es-ES"/>
              </w:rPr>
            </w:pPr>
            <w:r w:rsidRPr="00B77E30">
              <w:rPr>
                <w:rFonts w:ascii="Arial" w:hAnsi="Arial" w:cs="Arial"/>
                <w:b/>
                <w:sz w:val="24"/>
                <w:szCs w:val="24"/>
              </w:rPr>
              <w:t xml:space="preserve">       C.O.E</w:t>
            </w:r>
          </w:p>
        </w:tc>
        <w:tc>
          <w:tcPr>
            <w:tcW w:w="7019" w:type="dxa"/>
          </w:tcPr>
          <w:p w:rsidR="005F383C" w:rsidRPr="00B77E30" w:rsidRDefault="005F383C" w:rsidP="005F383C">
            <w:pPr>
              <w:rPr>
                <w:rFonts w:ascii="Arial" w:eastAsia="Times New Roman" w:hAnsi="Arial" w:cs="Arial"/>
                <w:b/>
                <w:sz w:val="24"/>
                <w:szCs w:val="24"/>
                <w:lang w:eastAsia="es-ES"/>
              </w:rPr>
            </w:pPr>
            <w:r w:rsidRPr="00B77E30">
              <w:rPr>
                <w:rFonts w:ascii="Arial" w:eastAsia="Times New Roman" w:hAnsi="Arial" w:cs="Arial"/>
                <w:b/>
                <w:sz w:val="24"/>
                <w:szCs w:val="24"/>
                <w:lang w:eastAsia="es-ES"/>
              </w:rPr>
              <w:t>Director de Emergencia</w:t>
            </w:r>
          </w:p>
          <w:p w:rsidR="005F383C" w:rsidRPr="00B77E30" w:rsidRDefault="005F383C" w:rsidP="005F383C">
            <w:pPr>
              <w:rPr>
                <w:rFonts w:ascii="Arial" w:eastAsia="Times New Roman" w:hAnsi="Arial" w:cs="Arial"/>
                <w:sz w:val="24"/>
                <w:szCs w:val="24"/>
                <w:lang w:eastAsia="es-ES"/>
              </w:rPr>
            </w:pPr>
          </w:p>
          <w:p w:rsidR="005F383C" w:rsidRPr="00B77E30" w:rsidRDefault="005F383C" w:rsidP="00EB53D8">
            <w:pPr>
              <w:numPr>
                <w:ilvl w:val="0"/>
                <w:numId w:val="18"/>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 xml:space="preserve">Esté al tanto del evento mediante información suministrada por el Líder de la Brigada sobre el accidente laboral. </w:t>
            </w:r>
          </w:p>
          <w:p w:rsidR="005F383C" w:rsidRPr="00B77E30" w:rsidRDefault="005F383C" w:rsidP="00EB53D8">
            <w:pPr>
              <w:numPr>
                <w:ilvl w:val="0"/>
                <w:numId w:val="18"/>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Activa la cadena de llamadas.</w:t>
            </w:r>
          </w:p>
          <w:p w:rsidR="005F383C" w:rsidRPr="00B77E30" w:rsidRDefault="005F383C" w:rsidP="00EB53D8">
            <w:pPr>
              <w:numPr>
                <w:ilvl w:val="0"/>
                <w:numId w:val="18"/>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Se activa el Plan de Emergencias de ser necesario.</w:t>
            </w:r>
          </w:p>
          <w:p w:rsidR="005F383C" w:rsidRPr="00B77E30" w:rsidRDefault="005F383C" w:rsidP="00EB53D8">
            <w:pPr>
              <w:numPr>
                <w:ilvl w:val="0"/>
                <w:numId w:val="18"/>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Coordina actividades para el traslado de herido(s)</w:t>
            </w:r>
          </w:p>
          <w:p w:rsidR="005F383C" w:rsidRPr="00B77E30" w:rsidRDefault="005F383C" w:rsidP="00EB53D8">
            <w:pPr>
              <w:numPr>
                <w:ilvl w:val="0"/>
                <w:numId w:val="19"/>
              </w:numPr>
              <w:contextualSpacing/>
              <w:rPr>
                <w:rFonts w:ascii="Arial" w:eastAsia="Times New Roman" w:hAnsi="Arial" w:cs="Arial"/>
                <w:b/>
                <w:sz w:val="24"/>
                <w:szCs w:val="24"/>
                <w:lang w:val="es-MX" w:eastAsia="es-ES"/>
              </w:rPr>
            </w:pPr>
            <w:r w:rsidRPr="00B77E30">
              <w:rPr>
                <w:rFonts w:ascii="Arial" w:eastAsia="Times New Roman" w:hAnsi="Arial" w:cs="Arial"/>
                <w:sz w:val="24"/>
                <w:szCs w:val="24"/>
                <w:lang w:val="es-MX" w:eastAsia="es-ES"/>
              </w:rPr>
              <w:t>Coordina y realiza censo del personal trasladado a los centros asistenciales.</w:t>
            </w:r>
          </w:p>
          <w:p w:rsidR="005F383C" w:rsidRPr="00B77E30" w:rsidRDefault="005F383C" w:rsidP="00EB53D8">
            <w:pPr>
              <w:numPr>
                <w:ilvl w:val="0"/>
                <w:numId w:val="20"/>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Establece el contacto con la familia del accidentado</w:t>
            </w:r>
          </w:p>
          <w:p w:rsidR="00F30A40" w:rsidRPr="00B77E30" w:rsidRDefault="00F30A40" w:rsidP="00D02C3F">
            <w:pPr>
              <w:jc w:val="both"/>
              <w:outlineLvl w:val="0"/>
              <w:rPr>
                <w:rFonts w:ascii="Arial" w:hAnsi="Arial" w:cs="Arial"/>
                <w:sz w:val="24"/>
                <w:szCs w:val="24"/>
                <w:lang w:val="es-MX"/>
              </w:rPr>
            </w:pPr>
          </w:p>
        </w:tc>
      </w:tr>
      <w:tr w:rsidR="00F30A40" w:rsidRPr="00B77E30" w:rsidTr="00D02C3F">
        <w:tc>
          <w:tcPr>
            <w:tcW w:w="2332" w:type="dxa"/>
          </w:tcPr>
          <w:p w:rsidR="00F30A40" w:rsidRPr="00B77E30" w:rsidRDefault="00F30A40" w:rsidP="00D02C3F">
            <w:pPr>
              <w:jc w:val="both"/>
              <w:outlineLvl w:val="0"/>
              <w:rPr>
                <w:rFonts w:ascii="Arial" w:eastAsia="Times New Roman" w:hAnsi="Arial" w:cs="Arial"/>
                <w:b/>
                <w:sz w:val="24"/>
                <w:szCs w:val="24"/>
                <w:lang w:eastAsia="es-ES"/>
              </w:rPr>
            </w:pPr>
            <w:r w:rsidRPr="00B77E30">
              <w:rPr>
                <w:rFonts w:ascii="Arial" w:eastAsia="Times New Roman" w:hAnsi="Arial" w:cs="Arial"/>
                <w:b/>
                <w:sz w:val="24"/>
                <w:szCs w:val="24"/>
                <w:lang w:val="es-MX" w:eastAsia="es-ES"/>
              </w:rPr>
              <w:t>BRIGADA DE EMERGENCIAS</w:t>
            </w:r>
          </w:p>
        </w:tc>
        <w:tc>
          <w:tcPr>
            <w:tcW w:w="7019" w:type="dxa"/>
          </w:tcPr>
          <w:p w:rsidR="009B6891" w:rsidRPr="00B77E30" w:rsidRDefault="009B6891" w:rsidP="009B6891">
            <w:pP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Brigada de Evacuación</w:t>
            </w:r>
          </w:p>
          <w:p w:rsidR="009B6891" w:rsidRPr="00B77E30" w:rsidRDefault="009B6891" w:rsidP="009B6891">
            <w:pPr>
              <w:rPr>
                <w:rFonts w:ascii="Arial" w:eastAsia="Times New Roman" w:hAnsi="Arial" w:cs="Arial"/>
                <w:b/>
                <w:sz w:val="24"/>
                <w:szCs w:val="24"/>
                <w:lang w:val="es-MX" w:eastAsia="es-ES"/>
              </w:rPr>
            </w:pPr>
          </w:p>
          <w:p w:rsidR="00D02C3F" w:rsidRPr="00B77E30" w:rsidRDefault="009B6891" w:rsidP="00EB53D8">
            <w:pPr>
              <w:pStyle w:val="Prrafodelista"/>
              <w:numPr>
                <w:ilvl w:val="0"/>
                <w:numId w:val="39"/>
              </w:numPr>
              <w:rPr>
                <w:rFonts w:ascii="Arial" w:eastAsia="Times New Roman" w:hAnsi="Arial" w:cs="Arial"/>
                <w:b/>
                <w:sz w:val="24"/>
                <w:szCs w:val="24"/>
                <w:lang w:val="es-MX" w:eastAsia="es-ES"/>
              </w:rPr>
            </w:pPr>
            <w:r w:rsidRPr="00B77E30">
              <w:rPr>
                <w:rFonts w:ascii="Arial" w:eastAsia="Times New Roman" w:hAnsi="Arial" w:cs="Arial"/>
                <w:sz w:val="24"/>
                <w:szCs w:val="24"/>
                <w:lang w:val="es-MX" w:eastAsia="es-ES"/>
              </w:rPr>
              <w:t>Determina acciones específicas a realizar según el tipo de</w:t>
            </w:r>
          </w:p>
          <w:p w:rsidR="00D02C3F" w:rsidRPr="00B77E30" w:rsidRDefault="009B6891" w:rsidP="00D02C3F">
            <w:pPr>
              <w:pStyle w:val="Prrafodelista"/>
              <w:ind w:left="360"/>
              <w:jc w:val="left"/>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 xml:space="preserve"> </w:t>
            </w:r>
            <w:r w:rsidR="00C80718" w:rsidRPr="00B77E30">
              <w:rPr>
                <w:rFonts w:ascii="Arial" w:eastAsia="Times New Roman" w:hAnsi="Arial" w:cs="Arial"/>
                <w:sz w:val="24"/>
                <w:szCs w:val="24"/>
                <w:lang w:val="es-MX" w:eastAsia="es-ES"/>
              </w:rPr>
              <w:t>Accidente</w:t>
            </w:r>
            <w:r w:rsidRPr="00B77E30">
              <w:rPr>
                <w:rFonts w:ascii="Arial" w:eastAsia="Times New Roman" w:hAnsi="Arial" w:cs="Arial"/>
                <w:sz w:val="24"/>
                <w:szCs w:val="24"/>
                <w:lang w:val="es-MX" w:eastAsia="es-ES"/>
              </w:rPr>
              <w:t xml:space="preserve"> laboral.</w:t>
            </w:r>
          </w:p>
          <w:p w:rsidR="00D02C3F" w:rsidRPr="00B77E30" w:rsidRDefault="009B6891" w:rsidP="00EB53D8">
            <w:pPr>
              <w:pStyle w:val="Prrafodelista"/>
              <w:numPr>
                <w:ilvl w:val="0"/>
                <w:numId w:val="39"/>
              </w:numPr>
              <w:rPr>
                <w:rFonts w:ascii="Arial" w:eastAsia="Times New Roman" w:hAnsi="Arial" w:cs="Arial"/>
                <w:b/>
                <w:sz w:val="24"/>
                <w:szCs w:val="24"/>
                <w:lang w:val="es-MX" w:eastAsia="es-ES"/>
              </w:rPr>
            </w:pPr>
            <w:r w:rsidRPr="00B77E30">
              <w:rPr>
                <w:rFonts w:ascii="Arial" w:eastAsia="Times New Roman" w:hAnsi="Arial" w:cs="Arial"/>
                <w:sz w:val="24"/>
                <w:szCs w:val="24"/>
                <w:lang w:val="es-MX" w:eastAsia="es-ES"/>
              </w:rPr>
              <w:t>Determina acciones de primeros auxilios según el número de heridos.</w:t>
            </w:r>
          </w:p>
          <w:p w:rsidR="009B6891" w:rsidRPr="00B77E30" w:rsidRDefault="009B6891" w:rsidP="00EB53D8">
            <w:pPr>
              <w:pStyle w:val="Prrafodelista"/>
              <w:numPr>
                <w:ilvl w:val="0"/>
                <w:numId w:val="39"/>
              </w:numPr>
              <w:rPr>
                <w:rFonts w:ascii="Arial" w:eastAsia="Times New Roman" w:hAnsi="Arial" w:cs="Arial"/>
                <w:b/>
                <w:sz w:val="24"/>
                <w:szCs w:val="24"/>
                <w:lang w:val="es-MX" w:eastAsia="es-ES"/>
              </w:rPr>
            </w:pPr>
            <w:r w:rsidRPr="00B77E30">
              <w:rPr>
                <w:rFonts w:ascii="Arial" w:eastAsia="Times New Roman" w:hAnsi="Arial" w:cs="Arial"/>
                <w:sz w:val="24"/>
                <w:szCs w:val="24"/>
                <w:lang w:val="es-MX" w:eastAsia="es-ES"/>
              </w:rPr>
              <w:t xml:space="preserve">Establece punto de atención de heridos y </w:t>
            </w:r>
            <w:proofErr w:type="spellStart"/>
            <w:r w:rsidRPr="00B77E30">
              <w:rPr>
                <w:rFonts w:ascii="Arial" w:eastAsia="Times New Roman" w:hAnsi="Arial" w:cs="Arial"/>
                <w:sz w:val="24"/>
                <w:szCs w:val="24"/>
                <w:lang w:val="es-MX" w:eastAsia="es-ES"/>
              </w:rPr>
              <w:t>triaje</w:t>
            </w:r>
            <w:proofErr w:type="spellEnd"/>
            <w:r w:rsidRPr="00B77E30">
              <w:rPr>
                <w:rFonts w:ascii="Arial" w:eastAsia="Times New Roman" w:hAnsi="Arial" w:cs="Arial"/>
                <w:sz w:val="24"/>
                <w:szCs w:val="24"/>
                <w:lang w:val="es-MX" w:eastAsia="es-ES"/>
              </w:rPr>
              <w:t xml:space="preserve"> según el número de heridos.</w:t>
            </w:r>
          </w:p>
          <w:p w:rsidR="009B6891" w:rsidRPr="00B77E30" w:rsidRDefault="009B6891" w:rsidP="00EB53D8">
            <w:pPr>
              <w:pStyle w:val="Prrafodelista"/>
              <w:numPr>
                <w:ilvl w:val="0"/>
                <w:numId w:val="39"/>
              </w:numPr>
              <w:jc w:val="both"/>
              <w:rPr>
                <w:rFonts w:ascii="Arial" w:eastAsia="Times New Roman" w:hAnsi="Arial" w:cs="Arial"/>
                <w:b/>
                <w:sz w:val="24"/>
                <w:szCs w:val="24"/>
                <w:lang w:val="es-MX" w:eastAsia="es-ES"/>
              </w:rPr>
            </w:pPr>
            <w:r w:rsidRPr="00B77E30">
              <w:rPr>
                <w:rFonts w:ascii="Arial" w:eastAsia="Times New Roman" w:hAnsi="Arial" w:cs="Arial"/>
                <w:sz w:val="24"/>
                <w:szCs w:val="24"/>
                <w:lang w:val="es-MX" w:eastAsia="es-ES"/>
              </w:rPr>
              <w:t>Establece prioridades de acción y necesidades para el control de la situación interna y externamente.</w:t>
            </w:r>
          </w:p>
          <w:p w:rsidR="009B6891" w:rsidRPr="00B77E30" w:rsidRDefault="009B6891" w:rsidP="00EB53D8">
            <w:pPr>
              <w:numPr>
                <w:ilvl w:val="0"/>
                <w:numId w:val="26"/>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 xml:space="preserve">Participan en la acción de evacuación del 100% del </w:t>
            </w:r>
            <w:r w:rsidRPr="00B77E30">
              <w:rPr>
                <w:rFonts w:ascii="Arial" w:eastAsia="Times New Roman" w:hAnsi="Arial" w:cs="Arial"/>
                <w:sz w:val="24"/>
                <w:szCs w:val="24"/>
                <w:lang w:val="es-MX" w:eastAsia="es-ES"/>
              </w:rPr>
              <w:lastRenderedPageBreak/>
              <w:t>personal a puntos de encuentro si el accidente laboral así lo requiere.</w:t>
            </w:r>
          </w:p>
          <w:p w:rsidR="009B6891" w:rsidRPr="00B77E30" w:rsidRDefault="009B6891" w:rsidP="00EB53D8">
            <w:pPr>
              <w:numPr>
                <w:ilvl w:val="0"/>
                <w:numId w:val="26"/>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Realizan evacuación o resguardo del personal en PUNTOS DE ENCUENTRO.</w:t>
            </w:r>
          </w:p>
          <w:p w:rsidR="009B6891" w:rsidRPr="00B77E30" w:rsidRDefault="009B6891" w:rsidP="00EB53D8">
            <w:pPr>
              <w:numPr>
                <w:ilvl w:val="0"/>
                <w:numId w:val="26"/>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Verifica la salida y condiciones de los evacuados</w:t>
            </w:r>
          </w:p>
          <w:p w:rsidR="009B6891" w:rsidRPr="00B77E30" w:rsidRDefault="009B6891" w:rsidP="009B6891">
            <w:pPr>
              <w:jc w:val="both"/>
              <w:rPr>
                <w:rFonts w:ascii="Arial" w:eastAsia="Times New Roman" w:hAnsi="Arial" w:cs="Arial"/>
                <w:sz w:val="24"/>
                <w:szCs w:val="24"/>
                <w:lang w:val="es-MX" w:eastAsia="es-ES"/>
              </w:rPr>
            </w:pPr>
          </w:p>
          <w:p w:rsidR="009B6891" w:rsidRPr="00B77E30" w:rsidRDefault="009B6891" w:rsidP="009B6891">
            <w:pP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Brigada de Control de Fuego.</w:t>
            </w:r>
          </w:p>
          <w:p w:rsidR="009B6891" w:rsidRPr="00B77E30" w:rsidRDefault="009B6891" w:rsidP="009B6891">
            <w:pPr>
              <w:rPr>
                <w:rFonts w:ascii="Arial" w:eastAsia="Times New Roman" w:hAnsi="Arial" w:cs="Arial"/>
                <w:b/>
                <w:sz w:val="24"/>
                <w:szCs w:val="24"/>
                <w:lang w:val="es-MX" w:eastAsia="es-ES"/>
              </w:rPr>
            </w:pPr>
          </w:p>
          <w:p w:rsidR="009B6891" w:rsidRPr="00B77E30" w:rsidRDefault="009B6891" w:rsidP="00EB53D8">
            <w:pPr>
              <w:numPr>
                <w:ilvl w:val="0"/>
                <w:numId w:val="28"/>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Actúan en combate contraincendios si existen posteriores al accidente laboral.</w:t>
            </w:r>
          </w:p>
          <w:p w:rsidR="009B6891" w:rsidRPr="00B77E30" w:rsidRDefault="009B6891" w:rsidP="00EB53D8">
            <w:pPr>
              <w:numPr>
                <w:ilvl w:val="0"/>
                <w:numId w:val="28"/>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Apoyan proceso de Evacuación de ser necesario.</w:t>
            </w:r>
          </w:p>
          <w:p w:rsidR="009B6891" w:rsidRPr="00B77E30" w:rsidRDefault="009B6891" w:rsidP="00EB53D8">
            <w:pPr>
              <w:numPr>
                <w:ilvl w:val="0"/>
                <w:numId w:val="28"/>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Apoyo a los grupos externos de socorro.</w:t>
            </w:r>
          </w:p>
          <w:p w:rsidR="009B6891" w:rsidRPr="00B77E30" w:rsidRDefault="009B6891" w:rsidP="009B6891">
            <w:pPr>
              <w:rPr>
                <w:rFonts w:ascii="Arial" w:eastAsia="Times New Roman" w:hAnsi="Arial" w:cs="Arial"/>
                <w:sz w:val="24"/>
                <w:szCs w:val="24"/>
                <w:lang w:val="es-MX" w:eastAsia="es-ES"/>
              </w:rPr>
            </w:pPr>
          </w:p>
          <w:p w:rsidR="009B6891" w:rsidRPr="00B77E30" w:rsidRDefault="009B6891" w:rsidP="009B6891">
            <w:pP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Brigada de Primeros Auxilios.</w:t>
            </w:r>
          </w:p>
          <w:p w:rsidR="009B6891" w:rsidRPr="00B77E30" w:rsidRDefault="009B6891" w:rsidP="009B6891">
            <w:pPr>
              <w:rPr>
                <w:rFonts w:ascii="Arial" w:eastAsia="Times New Roman" w:hAnsi="Arial" w:cs="Arial"/>
                <w:b/>
                <w:sz w:val="24"/>
                <w:szCs w:val="24"/>
                <w:lang w:val="es-MX" w:eastAsia="es-ES"/>
              </w:rPr>
            </w:pPr>
          </w:p>
          <w:p w:rsidR="009B6891" w:rsidRPr="00B77E30" w:rsidRDefault="009B6891" w:rsidP="00EB53D8">
            <w:pPr>
              <w:numPr>
                <w:ilvl w:val="0"/>
                <w:numId w:val="29"/>
              </w:numPr>
              <w:rPr>
                <w:rFonts w:ascii="Arial" w:eastAsia="Times New Roman" w:hAnsi="Arial" w:cs="Arial"/>
                <w:b/>
                <w:sz w:val="24"/>
                <w:szCs w:val="24"/>
                <w:lang w:eastAsia="es-ES"/>
              </w:rPr>
            </w:pPr>
            <w:r w:rsidRPr="00B77E30">
              <w:rPr>
                <w:rFonts w:ascii="Arial" w:eastAsia="Times New Roman" w:hAnsi="Arial" w:cs="Arial"/>
                <w:sz w:val="24"/>
                <w:szCs w:val="24"/>
                <w:lang w:val="es-MX" w:eastAsia="es-ES"/>
              </w:rPr>
              <w:t>Prestación de primeros auxilios</w:t>
            </w:r>
          </w:p>
          <w:p w:rsidR="009B6891" w:rsidRPr="00B77E30" w:rsidRDefault="009B6891" w:rsidP="00EB53D8">
            <w:pPr>
              <w:numPr>
                <w:ilvl w:val="0"/>
                <w:numId w:val="29"/>
              </w:numPr>
              <w:rPr>
                <w:rFonts w:ascii="Arial" w:eastAsia="Times New Roman" w:hAnsi="Arial" w:cs="Arial"/>
                <w:b/>
                <w:sz w:val="24"/>
                <w:szCs w:val="24"/>
                <w:lang w:eastAsia="es-ES"/>
              </w:rPr>
            </w:pPr>
            <w:r w:rsidRPr="00B77E30">
              <w:rPr>
                <w:rFonts w:ascii="Arial" w:eastAsia="Times New Roman" w:hAnsi="Arial" w:cs="Arial"/>
                <w:sz w:val="24"/>
                <w:szCs w:val="24"/>
                <w:lang w:val="es-MX" w:eastAsia="es-ES"/>
              </w:rPr>
              <w:t>Alistamiento de heridos para ser transportados por grupos externos de socorro.</w:t>
            </w:r>
          </w:p>
          <w:p w:rsidR="009B6891" w:rsidRPr="00B77E30" w:rsidRDefault="009B6891" w:rsidP="009B6891">
            <w:pPr>
              <w:rPr>
                <w:rFonts w:ascii="Arial" w:eastAsia="Times New Roman" w:hAnsi="Arial" w:cs="Arial"/>
                <w:b/>
                <w:sz w:val="24"/>
                <w:szCs w:val="24"/>
                <w:lang w:val="es-MX" w:eastAsia="es-ES"/>
              </w:rPr>
            </w:pPr>
          </w:p>
          <w:p w:rsidR="009B6891" w:rsidRPr="00B77E30" w:rsidRDefault="009B6891" w:rsidP="009B6891">
            <w:pP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COPASST o Vigía de Salud Ocupacional.</w:t>
            </w:r>
          </w:p>
          <w:p w:rsidR="009B6891" w:rsidRPr="00B77E30" w:rsidRDefault="009B6891" w:rsidP="009B6891">
            <w:pPr>
              <w:rPr>
                <w:rFonts w:ascii="Arial" w:eastAsia="Times New Roman" w:hAnsi="Arial" w:cs="Arial"/>
                <w:b/>
                <w:sz w:val="24"/>
                <w:szCs w:val="24"/>
                <w:lang w:val="es-MX" w:eastAsia="es-ES"/>
              </w:rPr>
            </w:pPr>
          </w:p>
          <w:p w:rsidR="009B6891" w:rsidRPr="00B77E30" w:rsidRDefault="009B6891" w:rsidP="00EB53D8">
            <w:pPr>
              <w:numPr>
                <w:ilvl w:val="0"/>
                <w:numId w:val="34"/>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Apoya al Coordinador de Apoyos internos y Externos en el traslado de paciente</w:t>
            </w:r>
          </w:p>
          <w:p w:rsidR="009B6891" w:rsidRPr="00B77E30" w:rsidRDefault="009B6891" w:rsidP="00EB53D8">
            <w:pPr>
              <w:numPr>
                <w:ilvl w:val="0"/>
                <w:numId w:val="34"/>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Hace seguimiento de la evolución del paciente y su caso.</w:t>
            </w:r>
          </w:p>
          <w:p w:rsidR="00F30A40" w:rsidRPr="00B77E30" w:rsidRDefault="00F30A40" w:rsidP="00D02C3F">
            <w:pPr>
              <w:jc w:val="both"/>
              <w:outlineLvl w:val="0"/>
              <w:rPr>
                <w:rFonts w:ascii="Arial" w:hAnsi="Arial" w:cs="Arial"/>
                <w:sz w:val="24"/>
                <w:szCs w:val="24"/>
                <w:lang w:val="es-MX"/>
              </w:rPr>
            </w:pPr>
          </w:p>
        </w:tc>
      </w:tr>
    </w:tbl>
    <w:p w:rsidR="00F30A40" w:rsidRPr="00B77E30" w:rsidRDefault="00F30A40" w:rsidP="00784AFF">
      <w:pPr>
        <w:spacing w:after="0" w:line="240" w:lineRule="auto"/>
        <w:jc w:val="center"/>
        <w:rPr>
          <w:rFonts w:ascii="Arial" w:eastAsia="Times New Roman" w:hAnsi="Arial" w:cs="Arial"/>
          <w:b/>
          <w:color w:val="FF0000"/>
          <w:sz w:val="24"/>
          <w:szCs w:val="24"/>
          <w:lang w:eastAsia="es-ES"/>
        </w:rPr>
      </w:pPr>
    </w:p>
    <w:p w:rsidR="00F30A40" w:rsidRPr="00B77E30" w:rsidRDefault="00F30A40" w:rsidP="00784AFF">
      <w:pPr>
        <w:spacing w:after="0" w:line="240" w:lineRule="auto"/>
        <w:jc w:val="center"/>
        <w:rPr>
          <w:rFonts w:ascii="Arial" w:eastAsia="Times New Roman" w:hAnsi="Arial" w:cs="Arial"/>
          <w:b/>
          <w:color w:val="FF0000"/>
          <w:sz w:val="24"/>
          <w:szCs w:val="24"/>
          <w:lang w:eastAsia="es-ES"/>
        </w:rPr>
      </w:pPr>
    </w:p>
    <w:p w:rsidR="00F30A40" w:rsidRPr="00B77E30" w:rsidRDefault="00F30A40" w:rsidP="00784AFF">
      <w:pPr>
        <w:spacing w:after="0" w:line="240" w:lineRule="auto"/>
        <w:jc w:val="center"/>
        <w:rPr>
          <w:rFonts w:ascii="Arial" w:eastAsia="Times New Roman" w:hAnsi="Arial" w:cs="Arial"/>
          <w:b/>
          <w:color w:val="FF0000"/>
          <w:sz w:val="24"/>
          <w:szCs w:val="24"/>
          <w:lang w:eastAsia="es-ES"/>
        </w:rPr>
      </w:pPr>
    </w:p>
    <w:p w:rsidR="00F30A40" w:rsidRPr="00B77E30" w:rsidRDefault="00F30A40" w:rsidP="00784AFF">
      <w:pPr>
        <w:spacing w:after="0" w:line="240" w:lineRule="auto"/>
        <w:jc w:val="center"/>
        <w:rPr>
          <w:rFonts w:ascii="Arial" w:eastAsia="Times New Roman" w:hAnsi="Arial" w:cs="Arial"/>
          <w:b/>
          <w:color w:val="FF0000"/>
          <w:sz w:val="24"/>
          <w:szCs w:val="24"/>
          <w:lang w:eastAsia="es-ES"/>
        </w:rPr>
      </w:pPr>
    </w:p>
    <w:p w:rsidR="00784AFF" w:rsidRPr="00B77E30" w:rsidRDefault="00784AFF" w:rsidP="00784AFF">
      <w:pPr>
        <w:spacing w:after="0" w:line="240" w:lineRule="auto"/>
        <w:rPr>
          <w:rFonts w:ascii="Arial" w:eastAsia="Times New Roman" w:hAnsi="Arial" w:cs="Arial"/>
          <w:sz w:val="24"/>
          <w:szCs w:val="24"/>
          <w:u w:val="single"/>
          <w:lang w:eastAsia="es-ES"/>
        </w:rPr>
      </w:pPr>
    </w:p>
    <w:p w:rsidR="00FC2619" w:rsidRDefault="00FC2619" w:rsidP="00784AFF">
      <w:pPr>
        <w:spacing w:after="0" w:line="240" w:lineRule="auto"/>
        <w:rPr>
          <w:rFonts w:ascii="Arial" w:eastAsia="Times New Roman" w:hAnsi="Arial" w:cs="Arial"/>
          <w:sz w:val="24"/>
          <w:szCs w:val="24"/>
          <w:u w:val="single"/>
          <w:lang w:eastAsia="es-ES"/>
        </w:rPr>
      </w:pPr>
    </w:p>
    <w:p w:rsidR="008E64B9" w:rsidRDefault="008E64B9" w:rsidP="00784AFF">
      <w:pPr>
        <w:spacing w:after="0" w:line="240" w:lineRule="auto"/>
        <w:rPr>
          <w:rFonts w:ascii="Arial" w:eastAsia="Times New Roman" w:hAnsi="Arial" w:cs="Arial"/>
          <w:sz w:val="24"/>
          <w:szCs w:val="24"/>
          <w:u w:val="single"/>
          <w:lang w:eastAsia="es-ES"/>
        </w:rPr>
      </w:pPr>
    </w:p>
    <w:p w:rsidR="008E64B9" w:rsidRDefault="008E64B9" w:rsidP="00784AFF">
      <w:pPr>
        <w:spacing w:after="0" w:line="240" w:lineRule="auto"/>
        <w:rPr>
          <w:rFonts w:ascii="Arial" w:eastAsia="Times New Roman" w:hAnsi="Arial" w:cs="Arial"/>
          <w:sz w:val="24"/>
          <w:szCs w:val="24"/>
          <w:u w:val="single"/>
          <w:lang w:eastAsia="es-ES"/>
        </w:rPr>
      </w:pPr>
    </w:p>
    <w:p w:rsidR="008E64B9" w:rsidRDefault="008E64B9" w:rsidP="00784AFF">
      <w:pPr>
        <w:spacing w:after="0" w:line="240" w:lineRule="auto"/>
        <w:rPr>
          <w:rFonts w:ascii="Arial" w:eastAsia="Times New Roman" w:hAnsi="Arial" w:cs="Arial"/>
          <w:sz w:val="24"/>
          <w:szCs w:val="24"/>
          <w:u w:val="single"/>
          <w:lang w:eastAsia="es-ES"/>
        </w:rPr>
      </w:pPr>
    </w:p>
    <w:p w:rsidR="008E64B9" w:rsidRDefault="008E64B9" w:rsidP="00784AFF">
      <w:pPr>
        <w:spacing w:after="0" w:line="240" w:lineRule="auto"/>
        <w:rPr>
          <w:rFonts w:ascii="Arial" w:eastAsia="Times New Roman" w:hAnsi="Arial" w:cs="Arial"/>
          <w:sz w:val="24"/>
          <w:szCs w:val="24"/>
          <w:u w:val="single"/>
          <w:lang w:eastAsia="es-ES"/>
        </w:rPr>
      </w:pPr>
    </w:p>
    <w:p w:rsidR="008E64B9" w:rsidRDefault="008E64B9" w:rsidP="00784AFF">
      <w:pPr>
        <w:spacing w:after="0" w:line="240" w:lineRule="auto"/>
        <w:rPr>
          <w:rFonts w:ascii="Arial" w:eastAsia="Times New Roman" w:hAnsi="Arial" w:cs="Arial"/>
          <w:sz w:val="24"/>
          <w:szCs w:val="24"/>
          <w:u w:val="single"/>
          <w:lang w:eastAsia="es-ES"/>
        </w:rPr>
      </w:pPr>
    </w:p>
    <w:p w:rsidR="008E64B9" w:rsidRDefault="008E64B9" w:rsidP="00784AFF">
      <w:pPr>
        <w:spacing w:after="0" w:line="240" w:lineRule="auto"/>
        <w:rPr>
          <w:rFonts w:ascii="Arial" w:eastAsia="Times New Roman" w:hAnsi="Arial" w:cs="Arial"/>
          <w:sz w:val="24"/>
          <w:szCs w:val="24"/>
          <w:u w:val="single"/>
          <w:lang w:eastAsia="es-ES"/>
        </w:rPr>
      </w:pPr>
    </w:p>
    <w:p w:rsidR="008E64B9" w:rsidRPr="00B77E30" w:rsidRDefault="008E64B9" w:rsidP="00784AFF">
      <w:pPr>
        <w:spacing w:after="0" w:line="240" w:lineRule="auto"/>
        <w:rPr>
          <w:rFonts w:ascii="Arial" w:eastAsia="Times New Roman" w:hAnsi="Arial" w:cs="Arial"/>
          <w:sz w:val="24"/>
          <w:szCs w:val="24"/>
          <w:u w:val="single"/>
          <w:lang w:eastAsia="es-ES"/>
        </w:rPr>
      </w:pPr>
    </w:p>
    <w:p w:rsidR="00FC2619" w:rsidRPr="00B77E30" w:rsidRDefault="00FC2619" w:rsidP="00784AFF">
      <w:pPr>
        <w:spacing w:after="0" w:line="240" w:lineRule="auto"/>
        <w:rPr>
          <w:rFonts w:ascii="Arial" w:eastAsia="Times New Roman" w:hAnsi="Arial" w:cs="Arial"/>
          <w:sz w:val="24"/>
          <w:szCs w:val="24"/>
          <w:u w:val="single"/>
          <w:lang w:eastAsia="es-ES"/>
        </w:rPr>
      </w:pPr>
    </w:p>
    <w:p w:rsidR="00FC2619" w:rsidRPr="00B77E30" w:rsidRDefault="00FC2619" w:rsidP="00784AFF">
      <w:pPr>
        <w:spacing w:after="0" w:line="240" w:lineRule="auto"/>
        <w:rPr>
          <w:rFonts w:ascii="Arial" w:eastAsia="Times New Roman" w:hAnsi="Arial" w:cs="Arial"/>
          <w:sz w:val="24"/>
          <w:szCs w:val="24"/>
          <w:u w:val="single"/>
          <w:lang w:eastAsia="es-ES"/>
        </w:rPr>
      </w:pPr>
    </w:p>
    <w:p w:rsidR="00FC2619" w:rsidRPr="00B77E30" w:rsidRDefault="00FC2619" w:rsidP="00784AFF">
      <w:pPr>
        <w:spacing w:after="0" w:line="240" w:lineRule="auto"/>
        <w:rPr>
          <w:rFonts w:ascii="Arial" w:eastAsia="Times New Roman" w:hAnsi="Arial" w:cs="Arial"/>
          <w:sz w:val="24"/>
          <w:szCs w:val="24"/>
          <w:u w:val="single"/>
          <w:lang w:eastAsia="es-ES"/>
        </w:rPr>
      </w:pPr>
    </w:p>
    <w:p w:rsidR="00FC2619" w:rsidRPr="00B77E30" w:rsidRDefault="00FC2619" w:rsidP="00784AFF">
      <w:pPr>
        <w:spacing w:after="0" w:line="240" w:lineRule="auto"/>
        <w:rPr>
          <w:rFonts w:ascii="Arial" w:eastAsia="Times New Roman" w:hAnsi="Arial" w:cs="Arial"/>
          <w:sz w:val="24"/>
          <w:szCs w:val="24"/>
          <w:u w:val="single"/>
          <w:lang w:eastAsia="es-ES"/>
        </w:rPr>
      </w:pPr>
    </w:p>
    <w:p w:rsidR="00FC2619" w:rsidRPr="00B77E30" w:rsidRDefault="00FC2619" w:rsidP="00784AFF">
      <w:pPr>
        <w:spacing w:after="0" w:line="240" w:lineRule="auto"/>
        <w:rPr>
          <w:rFonts w:ascii="Arial" w:eastAsia="Times New Roman" w:hAnsi="Arial" w:cs="Arial"/>
          <w:sz w:val="24"/>
          <w:szCs w:val="24"/>
          <w:u w:val="single"/>
          <w:lang w:eastAsia="es-ES"/>
        </w:rPr>
      </w:pPr>
    </w:p>
    <w:p w:rsidR="00FC2619" w:rsidRPr="00B77E30" w:rsidRDefault="00FC2619" w:rsidP="00784AFF">
      <w:pPr>
        <w:spacing w:after="0" w:line="240" w:lineRule="auto"/>
        <w:rPr>
          <w:rFonts w:ascii="Arial" w:eastAsia="Times New Roman" w:hAnsi="Arial" w:cs="Arial"/>
          <w:sz w:val="24"/>
          <w:szCs w:val="24"/>
          <w:u w:val="single"/>
          <w:lang w:eastAsia="es-ES"/>
        </w:rPr>
      </w:pPr>
    </w:p>
    <w:p w:rsidR="00FC2619" w:rsidRPr="00B77E30" w:rsidRDefault="00FC2619" w:rsidP="00784AFF">
      <w:pPr>
        <w:spacing w:after="0" w:line="240" w:lineRule="auto"/>
        <w:rPr>
          <w:rFonts w:ascii="Arial" w:eastAsia="Times New Roman" w:hAnsi="Arial" w:cs="Arial"/>
          <w:sz w:val="24"/>
          <w:szCs w:val="24"/>
          <w:u w:val="single"/>
          <w:lang w:eastAsia="es-ES"/>
        </w:rPr>
      </w:pPr>
    </w:p>
    <w:p w:rsidR="00FC2619" w:rsidRPr="00B77E30" w:rsidRDefault="00FC2619" w:rsidP="00784AFF">
      <w:pPr>
        <w:spacing w:after="0" w:line="240" w:lineRule="auto"/>
        <w:rPr>
          <w:rFonts w:ascii="Arial" w:eastAsia="Times New Roman" w:hAnsi="Arial" w:cs="Arial"/>
          <w:sz w:val="24"/>
          <w:szCs w:val="24"/>
          <w:u w:val="single"/>
          <w:lang w:eastAsia="es-ES"/>
        </w:rPr>
      </w:pPr>
      <w:r w:rsidRPr="00B77E30">
        <w:rPr>
          <w:rFonts w:ascii="Arial" w:eastAsia="Times New Roman" w:hAnsi="Arial" w:cs="Arial"/>
          <w:noProof/>
          <w:sz w:val="24"/>
          <w:szCs w:val="24"/>
          <w:lang w:val="es-CO" w:eastAsia="es-CO"/>
        </w:rPr>
        <mc:AlternateContent>
          <mc:Choice Requires="wpg">
            <w:drawing>
              <wp:anchor distT="0" distB="0" distL="114300" distR="114300" simplePos="0" relativeHeight="251674624" behindDoc="0" locked="0" layoutInCell="1" allowOverlap="1" wp14:anchorId="36E5C1B6" wp14:editId="27452E46">
                <wp:simplePos x="0" y="0"/>
                <wp:positionH relativeFrom="column">
                  <wp:posOffset>2005965</wp:posOffset>
                </wp:positionH>
                <wp:positionV relativeFrom="paragraph">
                  <wp:posOffset>7620</wp:posOffset>
                </wp:positionV>
                <wp:extent cx="1875790" cy="4810125"/>
                <wp:effectExtent l="0" t="0" r="10160" b="28575"/>
                <wp:wrapNone/>
                <wp:docPr id="190" name="190 Grupo"/>
                <wp:cNvGraphicFramePr/>
                <a:graphic xmlns:a="http://schemas.openxmlformats.org/drawingml/2006/main">
                  <a:graphicData uri="http://schemas.microsoft.com/office/word/2010/wordprocessingGroup">
                    <wpg:wgp>
                      <wpg:cNvGrpSpPr/>
                      <wpg:grpSpPr>
                        <a:xfrm>
                          <a:off x="0" y="0"/>
                          <a:ext cx="1875790" cy="4810125"/>
                          <a:chOff x="2181225" y="0"/>
                          <a:chExt cx="1875790" cy="4143375"/>
                        </a:xfrm>
                      </wpg:grpSpPr>
                      <wps:wsp>
                        <wps:cNvPr id="191" name="191 Proceso"/>
                        <wps:cNvSpPr/>
                        <wps:spPr>
                          <a:xfrm>
                            <a:off x="2219325" y="2247901"/>
                            <a:ext cx="1809750" cy="504824"/>
                          </a:xfrm>
                          <a:prstGeom prst="flowChartProcess">
                            <a:avLst/>
                          </a:prstGeom>
                          <a:solidFill>
                            <a:srgbClr val="7030A0"/>
                          </a:solidFill>
                          <a:ln w="12700" cap="flat" cmpd="sng" algn="ctr">
                            <a:solidFill>
                              <a:srgbClr val="5B9BD5">
                                <a:shade val="50000"/>
                              </a:srgbClr>
                            </a:solidFill>
                            <a:prstDash val="solid"/>
                            <a:miter lim="800000"/>
                          </a:ln>
                          <a:effectLst/>
                        </wps:spPr>
                        <wps:txbx>
                          <w:txbxContent>
                            <w:p w:rsidR="00802395" w:rsidRPr="00246CF3" w:rsidRDefault="00802395" w:rsidP="00FC2619">
                              <w:pPr>
                                <w:jc w:val="center"/>
                                <w:rPr>
                                  <w:rFonts w:asciiTheme="majorHAnsi" w:hAnsiTheme="majorHAnsi" w:cstheme="majorHAnsi"/>
                                  <w:b/>
                                  <w:color w:val="FFFFFF" w:themeColor="background1"/>
                                  <w:sz w:val="18"/>
                                  <w:szCs w:val="18"/>
                                </w:rPr>
                              </w:pPr>
                              <w:r w:rsidRPr="00246CF3">
                                <w:rPr>
                                  <w:rFonts w:asciiTheme="majorHAnsi" w:hAnsiTheme="majorHAnsi" w:cstheme="majorHAnsi"/>
                                  <w:b/>
                                  <w:color w:val="FFFFFF" w:themeColor="background1"/>
                                  <w:sz w:val="18"/>
                                  <w:szCs w:val="18"/>
                                </w:rPr>
                                <w:t>Evalúe continuamente la situación que originó el accidente, ya que puede agravarse.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2" name="192 Grupo"/>
                        <wpg:cNvGrpSpPr/>
                        <wpg:grpSpPr>
                          <a:xfrm>
                            <a:off x="2181225" y="0"/>
                            <a:ext cx="1875790" cy="4143375"/>
                            <a:chOff x="2181225" y="0"/>
                            <a:chExt cx="1875790" cy="4143375"/>
                          </a:xfrm>
                        </wpg:grpSpPr>
                        <wps:wsp>
                          <wps:cNvPr id="193" name="193 Terminador"/>
                          <wps:cNvSpPr/>
                          <wps:spPr>
                            <a:xfrm>
                              <a:off x="2428875" y="0"/>
                              <a:ext cx="1504949" cy="304800"/>
                            </a:xfrm>
                            <a:prstGeom prst="flowChartTerminator">
                              <a:avLst/>
                            </a:prstGeom>
                            <a:solidFill>
                              <a:srgbClr val="7030A0"/>
                            </a:solidFill>
                            <a:ln w="12700" cap="flat" cmpd="sng" algn="ctr">
                              <a:solidFill>
                                <a:srgbClr val="5B9BD5">
                                  <a:shade val="50000"/>
                                </a:srgbClr>
                              </a:solidFill>
                              <a:prstDash val="solid"/>
                              <a:miter lim="800000"/>
                            </a:ln>
                            <a:effectLst/>
                          </wps:spPr>
                          <wps:txbx>
                            <w:txbxContent>
                              <w:p w:rsidR="00802395" w:rsidRPr="00246CF3" w:rsidRDefault="00802395" w:rsidP="00FC2619">
                                <w:pPr>
                                  <w:jc w:val="center"/>
                                  <w:rPr>
                                    <w:rFonts w:asciiTheme="majorHAnsi" w:hAnsiTheme="majorHAnsi" w:cstheme="majorHAnsi"/>
                                    <w:b/>
                                    <w:color w:val="FFFFFF" w:themeColor="background1"/>
                                    <w:sz w:val="18"/>
                                    <w:szCs w:val="18"/>
                                  </w:rPr>
                                </w:pPr>
                                <w:r w:rsidRPr="00246CF3">
                                  <w:rPr>
                                    <w:rFonts w:asciiTheme="majorHAnsi" w:hAnsiTheme="majorHAnsi" w:cstheme="majorHAnsi"/>
                                    <w:b/>
                                    <w:color w:val="FFFFFF" w:themeColor="background1"/>
                                    <w:sz w:val="18"/>
                                    <w:szCs w:val="18"/>
                                  </w:rPr>
                                  <w:t>ACCIDENTE LABORAL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194 Conector recto de flecha"/>
                          <wps:cNvCnPr/>
                          <wps:spPr>
                            <a:xfrm>
                              <a:off x="3133725" y="304800"/>
                              <a:ext cx="0" cy="114300"/>
                            </a:xfrm>
                            <a:prstGeom prst="straightConnector1">
                              <a:avLst/>
                            </a:prstGeom>
                            <a:noFill/>
                            <a:ln w="12700" cap="flat" cmpd="sng" algn="ctr">
                              <a:solidFill>
                                <a:sysClr val="windowText" lastClr="000000"/>
                              </a:solidFill>
                              <a:prstDash val="solid"/>
                              <a:miter lim="800000"/>
                              <a:tailEnd type="arrow"/>
                            </a:ln>
                            <a:effectLst/>
                          </wps:spPr>
                          <wps:bodyPr/>
                        </wps:wsp>
                        <wps:wsp>
                          <wps:cNvPr id="195" name="195 Proceso"/>
                          <wps:cNvSpPr/>
                          <wps:spPr>
                            <a:xfrm>
                              <a:off x="2428875" y="419100"/>
                              <a:ext cx="1390650" cy="209550"/>
                            </a:xfrm>
                            <a:prstGeom prst="flowChartProcess">
                              <a:avLst/>
                            </a:prstGeom>
                            <a:solidFill>
                              <a:srgbClr val="7030A0"/>
                            </a:solidFill>
                            <a:ln w="12700" cap="flat" cmpd="sng" algn="ctr">
                              <a:solidFill>
                                <a:srgbClr val="5B9BD5">
                                  <a:shade val="50000"/>
                                </a:srgbClr>
                              </a:solidFill>
                              <a:prstDash val="solid"/>
                              <a:miter lim="800000"/>
                            </a:ln>
                            <a:effectLst/>
                          </wps:spPr>
                          <wps:txbx>
                            <w:txbxContent>
                              <w:p w:rsidR="00802395" w:rsidRPr="00246CF3" w:rsidRDefault="00802395" w:rsidP="00FC2619">
                                <w:pPr>
                                  <w:jc w:val="center"/>
                                  <w:rPr>
                                    <w:rFonts w:asciiTheme="majorHAnsi" w:hAnsiTheme="majorHAnsi" w:cstheme="majorHAnsi"/>
                                    <w:b/>
                                    <w:color w:val="FFFFFF" w:themeColor="background1"/>
                                    <w:sz w:val="18"/>
                                    <w:szCs w:val="18"/>
                                  </w:rPr>
                                </w:pPr>
                                <w:r w:rsidRPr="00246CF3">
                                  <w:rPr>
                                    <w:rFonts w:asciiTheme="majorHAnsi" w:hAnsiTheme="majorHAnsi" w:cstheme="majorHAnsi"/>
                                    <w:b/>
                                    <w:color w:val="FFFFFF" w:themeColor="background1"/>
                                    <w:sz w:val="18"/>
                                    <w:szCs w:val="18"/>
                                  </w:rPr>
                                  <w:t>Mantenga la calma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196 Proceso"/>
                          <wps:cNvSpPr/>
                          <wps:spPr>
                            <a:xfrm>
                              <a:off x="2181225" y="752475"/>
                              <a:ext cx="1875790" cy="228600"/>
                            </a:xfrm>
                            <a:prstGeom prst="flowChartProcess">
                              <a:avLst/>
                            </a:prstGeom>
                            <a:solidFill>
                              <a:srgbClr val="7030A0"/>
                            </a:solidFill>
                            <a:ln w="12700" cap="flat" cmpd="sng" algn="ctr">
                              <a:solidFill>
                                <a:srgbClr val="5B9BD5">
                                  <a:shade val="50000"/>
                                </a:srgbClr>
                              </a:solidFill>
                              <a:prstDash val="solid"/>
                              <a:miter lim="800000"/>
                            </a:ln>
                            <a:effectLst/>
                          </wps:spPr>
                          <wps:txbx>
                            <w:txbxContent>
                              <w:p w:rsidR="00802395" w:rsidRPr="00246CF3" w:rsidRDefault="00802395" w:rsidP="00FC2619">
                                <w:pPr>
                                  <w:jc w:val="center"/>
                                  <w:rPr>
                                    <w:rFonts w:asciiTheme="majorHAnsi" w:hAnsiTheme="majorHAnsi" w:cstheme="majorHAnsi"/>
                                    <w:b/>
                                    <w:color w:val="FFFFFF" w:themeColor="background1"/>
                                    <w:sz w:val="18"/>
                                    <w:szCs w:val="18"/>
                                  </w:rPr>
                                </w:pPr>
                                <w:r w:rsidRPr="00246CF3">
                                  <w:rPr>
                                    <w:rFonts w:asciiTheme="majorHAnsi" w:hAnsiTheme="majorHAnsi" w:cstheme="majorHAnsi"/>
                                    <w:b/>
                                    <w:color w:val="FFFFFF" w:themeColor="background1"/>
                                    <w:sz w:val="18"/>
                                    <w:szCs w:val="18"/>
                                  </w:rPr>
                                  <w:t>Averigüe que está pasando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197 Conector recto de flecha"/>
                          <wps:cNvCnPr/>
                          <wps:spPr>
                            <a:xfrm>
                              <a:off x="3114675" y="619125"/>
                              <a:ext cx="0" cy="171450"/>
                            </a:xfrm>
                            <a:prstGeom prst="straightConnector1">
                              <a:avLst/>
                            </a:prstGeom>
                            <a:noFill/>
                            <a:ln w="12700" cap="flat" cmpd="sng" algn="ctr">
                              <a:solidFill>
                                <a:sysClr val="windowText" lastClr="000000"/>
                              </a:solidFill>
                              <a:prstDash val="solid"/>
                              <a:miter lim="800000"/>
                              <a:tailEnd type="arrow"/>
                            </a:ln>
                            <a:effectLst/>
                          </wps:spPr>
                          <wps:bodyPr/>
                        </wps:wsp>
                        <wps:wsp>
                          <wps:cNvPr id="198" name="198 Proceso"/>
                          <wps:cNvSpPr/>
                          <wps:spPr>
                            <a:xfrm>
                              <a:off x="2428875" y="1152525"/>
                              <a:ext cx="1390650" cy="400050"/>
                            </a:xfrm>
                            <a:prstGeom prst="flowChartProcess">
                              <a:avLst/>
                            </a:prstGeom>
                            <a:solidFill>
                              <a:srgbClr val="7030A0"/>
                            </a:solidFill>
                            <a:ln w="12700" cap="flat" cmpd="sng" algn="ctr">
                              <a:solidFill>
                                <a:srgbClr val="5B9BD5">
                                  <a:shade val="50000"/>
                                </a:srgbClr>
                              </a:solidFill>
                              <a:prstDash val="solid"/>
                              <a:miter lim="800000"/>
                            </a:ln>
                            <a:effectLst/>
                          </wps:spPr>
                          <wps:txbx>
                            <w:txbxContent>
                              <w:p w:rsidR="00802395" w:rsidRPr="00246CF3" w:rsidRDefault="00802395" w:rsidP="00FC2619">
                                <w:pPr>
                                  <w:jc w:val="center"/>
                                  <w:rPr>
                                    <w:rFonts w:asciiTheme="majorHAnsi" w:hAnsiTheme="majorHAnsi" w:cstheme="majorHAnsi"/>
                                    <w:b/>
                                    <w:color w:val="FFFFFF" w:themeColor="background1"/>
                                    <w:sz w:val="18"/>
                                    <w:szCs w:val="18"/>
                                  </w:rPr>
                                </w:pPr>
                                <w:r w:rsidRPr="00246CF3">
                                  <w:rPr>
                                    <w:rFonts w:asciiTheme="majorHAnsi" w:hAnsiTheme="majorHAnsi" w:cstheme="majorHAnsi"/>
                                    <w:b/>
                                    <w:color w:val="FFFFFF" w:themeColor="background1"/>
                                    <w:sz w:val="18"/>
                                    <w:szCs w:val="18"/>
                                  </w:rPr>
                                  <w:t>Pida ayuda inmediatamente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199 Conector recto de flecha"/>
                          <wps:cNvCnPr/>
                          <wps:spPr>
                            <a:xfrm>
                              <a:off x="3114675" y="981075"/>
                              <a:ext cx="9525" cy="171450"/>
                            </a:xfrm>
                            <a:prstGeom prst="straightConnector1">
                              <a:avLst/>
                            </a:prstGeom>
                            <a:noFill/>
                            <a:ln w="12700" cap="flat" cmpd="sng" algn="ctr">
                              <a:solidFill>
                                <a:sysClr val="windowText" lastClr="000000"/>
                              </a:solidFill>
                              <a:prstDash val="solid"/>
                              <a:miter lim="800000"/>
                              <a:tailEnd type="arrow"/>
                            </a:ln>
                            <a:effectLst/>
                          </wps:spPr>
                          <wps:bodyPr/>
                        </wps:wsp>
                        <wps:wsp>
                          <wps:cNvPr id="200" name="200 Proceso"/>
                          <wps:cNvSpPr/>
                          <wps:spPr>
                            <a:xfrm>
                              <a:off x="2333624" y="1704975"/>
                              <a:ext cx="1600200" cy="419100"/>
                            </a:xfrm>
                            <a:prstGeom prst="flowChartProcess">
                              <a:avLst/>
                            </a:prstGeom>
                            <a:solidFill>
                              <a:srgbClr val="7030A0"/>
                            </a:solidFill>
                            <a:ln w="12700" cap="flat" cmpd="sng" algn="ctr">
                              <a:solidFill>
                                <a:srgbClr val="5B9BD5">
                                  <a:shade val="50000"/>
                                </a:srgbClr>
                              </a:solidFill>
                              <a:prstDash val="solid"/>
                              <a:miter lim="800000"/>
                            </a:ln>
                            <a:effectLst/>
                          </wps:spPr>
                          <wps:txbx>
                            <w:txbxContent>
                              <w:p w:rsidR="00802395" w:rsidRPr="00246CF3" w:rsidRDefault="00802395" w:rsidP="00FC2619">
                                <w:pPr>
                                  <w:jc w:val="center"/>
                                  <w:rPr>
                                    <w:rFonts w:asciiTheme="majorHAnsi" w:hAnsiTheme="majorHAnsi" w:cstheme="majorHAnsi"/>
                                    <w:b/>
                                    <w:color w:val="FFFFFF" w:themeColor="background1"/>
                                    <w:sz w:val="18"/>
                                    <w:szCs w:val="18"/>
                                  </w:rPr>
                                </w:pPr>
                                <w:r w:rsidRPr="00246CF3">
                                  <w:rPr>
                                    <w:rFonts w:asciiTheme="majorHAnsi" w:hAnsiTheme="majorHAnsi" w:cstheme="majorHAnsi"/>
                                    <w:b/>
                                    <w:color w:val="FFFFFF" w:themeColor="background1"/>
                                    <w:sz w:val="18"/>
                                    <w:szCs w:val="18"/>
                                  </w:rPr>
                                  <w:t>Demuestre seguridad y confianza e lo que hace y 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201 Conector recto de flecha"/>
                          <wps:cNvCnPr/>
                          <wps:spPr>
                            <a:xfrm>
                              <a:off x="3114675" y="1552575"/>
                              <a:ext cx="0" cy="152400"/>
                            </a:xfrm>
                            <a:prstGeom prst="straightConnector1">
                              <a:avLst/>
                            </a:prstGeom>
                            <a:noFill/>
                            <a:ln w="12700" cap="flat" cmpd="sng" algn="ctr">
                              <a:solidFill>
                                <a:sysClr val="windowText" lastClr="000000"/>
                              </a:solidFill>
                              <a:prstDash val="solid"/>
                              <a:miter lim="800000"/>
                              <a:tailEnd type="arrow"/>
                            </a:ln>
                            <a:effectLst/>
                          </wps:spPr>
                          <wps:bodyPr/>
                        </wps:wsp>
                        <wps:wsp>
                          <wps:cNvPr id="202" name="202 Conector recto de flecha"/>
                          <wps:cNvCnPr/>
                          <wps:spPr>
                            <a:xfrm flipH="1">
                              <a:off x="3114675" y="2124075"/>
                              <a:ext cx="8890" cy="133350"/>
                            </a:xfrm>
                            <a:prstGeom prst="straightConnector1">
                              <a:avLst/>
                            </a:prstGeom>
                            <a:noFill/>
                            <a:ln w="12700" cap="flat" cmpd="sng" algn="ctr">
                              <a:solidFill>
                                <a:sysClr val="windowText" lastClr="000000"/>
                              </a:solidFill>
                              <a:prstDash val="solid"/>
                              <a:miter lim="800000"/>
                              <a:tailEnd type="arrow"/>
                            </a:ln>
                            <a:effectLst/>
                          </wps:spPr>
                          <wps:bodyPr/>
                        </wps:wsp>
                        <wps:wsp>
                          <wps:cNvPr id="203" name="203 Conector recto de flecha"/>
                          <wps:cNvCnPr>
                            <a:stCxn id="191" idx="2"/>
                            <a:endCxn id="209" idx="0"/>
                          </wps:cNvCnPr>
                          <wps:spPr>
                            <a:xfrm>
                              <a:off x="3124200" y="2752725"/>
                              <a:ext cx="0" cy="219075"/>
                            </a:xfrm>
                            <a:prstGeom prst="straightConnector1">
                              <a:avLst/>
                            </a:prstGeom>
                            <a:noFill/>
                            <a:ln w="12700" cap="flat" cmpd="sng" algn="ctr">
                              <a:solidFill>
                                <a:sysClr val="windowText" lastClr="000000"/>
                              </a:solidFill>
                              <a:prstDash val="solid"/>
                              <a:miter lim="800000"/>
                              <a:tailEnd type="arrow"/>
                            </a:ln>
                            <a:effectLst/>
                          </wps:spPr>
                          <wps:bodyPr/>
                        </wps:wsp>
                        <wps:wsp>
                          <wps:cNvPr id="209" name="209 Proceso"/>
                          <wps:cNvSpPr/>
                          <wps:spPr>
                            <a:xfrm>
                              <a:off x="2219325" y="2971800"/>
                              <a:ext cx="1809750" cy="581025"/>
                            </a:xfrm>
                            <a:prstGeom prst="flowChartProcess">
                              <a:avLst/>
                            </a:prstGeom>
                            <a:solidFill>
                              <a:srgbClr val="7030A0"/>
                            </a:solidFill>
                            <a:ln w="12700" cap="flat" cmpd="sng" algn="ctr">
                              <a:solidFill>
                                <a:srgbClr val="5B9BD5">
                                  <a:shade val="50000"/>
                                </a:srgbClr>
                              </a:solidFill>
                              <a:prstDash val="solid"/>
                              <a:miter lim="800000"/>
                            </a:ln>
                            <a:effectLst/>
                          </wps:spPr>
                          <wps:txbx>
                            <w:txbxContent>
                              <w:p w:rsidR="00802395" w:rsidRPr="00246CF3" w:rsidRDefault="00802395" w:rsidP="00FC2619">
                                <w:pPr>
                                  <w:jc w:val="center"/>
                                  <w:rPr>
                                    <w:rFonts w:asciiTheme="majorHAnsi" w:hAnsiTheme="majorHAnsi" w:cstheme="majorHAnsi"/>
                                    <w:b/>
                                    <w:color w:val="FFFFFF" w:themeColor="background1"/>
                                    <w:sz w:val="18"/>
                                    <w:szCs w:val="18"/>
                                  </w:rPr>
                                </w:pPr>
                                <w:r w:rsidRPr="00246CF3">
                                  <w:rPr>
                                    <w:rFonts w:asciiTheme="majorHAnsi" w:hAnsiTheme="majorHAnsi" w:cstheme="majorHAnsi"/>
                                    <w:b/>
                                    <w:color w:val="FFFFFF" w:themeColor="background1"/>
                                    <w:sz w:val="18"/>
                                    <w:szCs w:val="18"/>
                                  </w:rPr>
                                  <w:t>Esté atento a las instrucciones de la Brigada y los organismos de socorro.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210 Conector recto de flecha"/>
                          <wps:cNvCnPr>
                            <a:stCxn id="209" idx="2"/>
                            <a:endCxn id="211" idx="0"/>
                          </wps:cNvCnPr>
                          <wps:spPr>
                            <a:xfrm>
                              <a:off x="3124200" y="3552825"/>
                              <a:ext cx="0" cy="285750"/>
                            </a:xfrm>
                            <a:prstGeom prst="straightConnector1">
                              <a:avLst/>
                            </a:prstGeom>
                            <a:noFill/>
                            <a:ln w="12700" cap="flat" cmpd="sng" algn="ctr">
                              <a:solidFill>
                                <a:sysClr val="windowText" lastClr="000000"/>
                              </a:solidFill>
                              <a:prstDash val="solid"/>
                              <a:miter lim="800000"/>
                              <a:tailEnd type="arrow"/>
                            </a:ln>
                            <a:effectLst/>
                          </wps:spPr>
                          <wps:bodyPr/>
                        </wps:wsp>
                        <wps:wsp>
                          <wps:cNvPr id="211" name="211 Terminador"/>
                          <wps:cNvSpPr/>
                          <wps:spPr>
                            <a:xfrm>
                              <a:off x="2638425" y="3838575"/>
                              <a:ext cx="971550" cy="304800"/>
                            </a:xfrm>
                            <a:prstGeom prst="flowChartTerminator">
                              <a:avLst/>
                            </a:prstGeom>
                            <a:solidFill>
                              <a:srgbClr val="7030A0"/>
                            </a:solidFill>
                            <a:ln w="12700" cap="flat" cmpd="sng" algn="ctr">
                              <a:solidFill>
                                <a:srgbClr val="5B9BD5">
                                  <a:shade val="50000"/>
                                </a:srgbClr>
                              </a:solidFill>
                              <a:prstDash val="solid"/>
                              <a:miter lim="800000"/>
                            </a:ln>
                            <a:effectLst/>
                          </wps:spPr>
                          <wps:txbx>
                            <w:txbxContent>
                              <w:p w:rsidR="00802395" w:rsidRPr="00246CF3" w:rsidRDefault="00802395" w:rsidP="00FC2619">
                                <w:pPr>
                                  <w:jc w:val="center"/>
                                  <w:rPr>
                                    <w:rFonts w:asciiTheme="majorHAnsi" w:hAnsiTheme="majorHAnsi" w:cstheme="majorHAnsi"/>
                                    <w:b/>
                                    <w:color w:val="FFFFFF" w:themeColor="background1"/>
                                    <w:sz w:val="18"/>
                                    <w:szCs w:val="18"/>
                                  </w:rPr>
                                </w:pPr>
                                <w:r w:rsidRPr="00246CF3">
                                  <w:rPr>
                                    <w:rFonts w:asciiTheme="majorHAnsi" w:hAnsiTheme="majorHAnsi" w:cstheme="majorHAnsi"/>
                                    <w:b/>
                                    <w:color w:val="FFFFFF" w:themeColor="background1"/>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6E5C1B6" id="190 Grupo" o:spid="_x0000_s1358" style="position:absolute;margin-left:157.95pt;margin-top:.6pt;width:147.7pt;height:378.75pt;z-index:251674624;mso-position-horizontal-relative:text;mso-position-vertical-relative:text;mso-height-relative:margin" coordorigin="21812" coordsize="18757,41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">
                <v:shape id="191 Proceso" o:spid="_x0000_s1359" type="#_x0000_t109" style="position:absolute;left:22193;top:22479;width:18097;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tcQA&#10;AADcAAAADwAAAGRycy9kb3ducmV2LnhtbERPTWvCQBC9F/wPywje6kahVlNXEUtA1Iu2gt6G7DQJ&#10;ZmdjdtXor3eFgrd5vM8ZTxtTigvVrrCsoNeNQBCnVhecKfj9Sd6HIJxH1lhaJgU3cjCdtN7GGGt7&#10;5Q1dtj4TIYRdjApy76tYSpfmZNB1bUUcuD9bG/QB1pnUNV5DuCllP4oG0mDBoSHHiuY5pcft2Sg4&#10;2NVmnSwHe3PY377vH/PdyX4mSnXazewLhKfGv8T/7oUO80c9eD4TL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Mv7XEAAAA3AAAAA8AAAAAAAAAAAAAAAAAmAIAAGRycy9k&#10;b3ducmV2LnhtbFBLBQYAAAAABAAEAPUAAACJAwAAAAA=&#10;" fillcolor="#7030a0" strokecolor="#41719c" strokeweight="1pt">
                  <v:textbox>
                    <w:txbxContent>
                      <w:p w:rsidR="00802395" w:rsidRPr="00246CF3" w:rsidRDefault="00802395" w:rsidP="00FC2619">
                        <w:pPr>
                          <w:jc w:val="center"/>
                          <w:rPr>
                            <w:rFonts w:asciiTheme="majorHAnsi" w:hAnsiTheme="majorHAnsi" w:cstheme="majorHAnsi"/>
                            <w:b/>
                            <w:color w:val="FFFFFF" w:themeColor="background1"/>
                            <w:sz w:val="18"/>
                            <w:szCs w:val="18"/>
                          </w:rPr>
                        </w:pPr>
                        <w:r w:rsidRPr="00246CF3">
                          <w:rPr>
                            <w:rFonts w:asciiTheme="majorHAnsi" w:hAnsiTheme="majorHAnsi" w:cstheme="majorHAnsi"/>
                            <w:b/>
                            <w:color w:val="FFFFFF" w:themeColor="background1"/>
                            <w:sz w:val="18"/>
                            <w:szCs w:val="18"/>
                          </w:rPr>
                          <w:t>Evalúe continuamente la situación que originó el accidente, ya que puede agravarse.</w:t>
                        </w:r>
                      </w:p>
                    </w:txbxContent>
                  </v:textbox>
                </v:shape>
                <v:group id="192 Grupo" o:spid="_x0000_s1360" style="position:absolute;left:21812;width:18758;height:41433" coordorigin="21812" coordsize="18757,41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shape id="193 Terminador" o:spid="_x0000_s1361" type="#_x0000_t116" style="position:absolute;left:24288;width:1505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UUlcMA&#10;AADcAAAADwAAAGRycy9kb3ducmV2LnhtbERPS2vCQBC+F/wPywi96cYHRaOriCj00oO2gscxOybR&#10;7GzMbpPor3cLQm/z8T1nvmxNIWqqXG5ZwaAfgSBOrM45VfDzve1NQDiPrLGwTAru5GC56LzNMda2&#10;4R3Ve5+KEMIuRgWZ92UspUsyMuj6tiQO3NlWBn2AVSp1hU0IN4UcRtGHNJhzaMiwpHVGyXX/axSM&#10;B5vhoSlOdJftbfow9dflmGql3rvtagbCU+v/xS/3pw7zpyP4ey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UUlcMAAADcAAAADwAAAAAAAAAAAAAAAACYAgAAZHJzL2Rv&#10;d25yZXYueG1sUEsFBgAAAAAEAAQA9QAAAIgDAAAAAA==&#10;" fillcolor="#7030a0" strokecolor="#41719c" strokeweight="1pt">
                    <v:textbox>
                      <w:txbxContent>
                        <w:p w:rsidR="00802395" w:rsidRPr="00246CF3" w:rsidRDefault="00802395" w:rsidP="00FC2619">
                          <w:pPr>
                            <w:jc w:val="center"/>
                            <w:rPr>
                              <w:rFonts w:asciiTheme="majorHAnsi" w:hAnsiTheme="majorHAnsi" w:cstheme="majorHAnsi"/>
                              <w:b/>
                              <w:color w:val="FFFFFF" w:themeColor="background1"/>
                              <w:sz w:val="18"/>
                              <w:szCs w:val="18"/>
                            </w:rPr>
                          </w:pPr>
                          <w:r w:rsidRPr="00246CF3">
                            <w:rPr>
                              <w:rFonts w:asciiTheme="majorHAnsi" w:hAnsiTheme="majorHAnsi" w:cstheme="majorHAnsi"/>
                              <w:b/>
                              <w:color w:val="FFFFFF" w:themeColor="background1"/>
                              <w:sz w:val="18"/>
                              <w:szCs w:val="18"/>
                            </w:rPr>
                            <w:t>ACCIDENTE LABORAL</w:t>
                          </w:r>
                        </w:p>
                      </w:txbxContent>
                    </v:textbox>
                  </v:shape>
                  <v:shape id="194 Conector recto de flecha" o:spid="_x0000_s1362" type="#_x0000_t32" style="position:absolute;left:31337;top:3048;width:0;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EKCcIAAADcAAAADwAAAGRycy9kb3ducmV2LnhtbERP3WrCMBS+F/YO4Qy8kZkqKtoZZQiC&#10;CG6s8wEOzVlb2pxkTbT17Y0w8O58fL9nve1NI67U+sqygsk4AUGcW11xoeD8s39bgvABWWNjmRTc&#10;yMN28zJYY6ptx990zUIhYgj7FBWUIbhUSp+XZNCPrSOO3K9tDYYI20LqFrsYbho5TZKFNFhxbCjR&#10;0a6kvM4uRkE3Ov3Rov5yy0bO5sekroL7zJQavvYf7yAC9eEp/ncfdJy/msHjmXiB3N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EKCcIAAADcAAAADwAAAAAAAAAAAAAA&#10;AAChAgAAZHJzL2Rvd25yZXYueG1sUEsFBgAAAAAEAAQA+QAAAJADAAAAAA==&#10;" strokecolor="windowText" strokeweight="1pt">
                    <v:stroke endarrow="open" joinstyle="miter"/>
                  </v:shape>
                  <v:shape id="195 Proceso" o:spid="_x0000_s1363" type="#_x0000_t109" style="position:absolute;left:24288;top:4191;width:13907;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tsUA&#10;AADcAAAADwAAAGRycy9kb3ducmV2LnhtbERPTWvCQBC9C/0PyxR6M5sW1JpmI0UJiPWiraC3ITtN&#10;QrOzMbvV2F/vCkJv83ifk85604gTda62rOA5ikEQF1bXXCr4+syHryCcR9bYWCYFF3Iwyx4GKSba&#10;nnlDp60vRQhhl6CCyvs2kdIVFRl0kW2JA/dtO4M+wK6UusNzCDeNfInjsTRYc2iosKV5RcXP9tco&#10;ONiPzTpfjffmsL8s/kbz3dFOcqWeHvv3NxCeev8vvruXOsyfjuD2TLh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97m2xQAAANwAAAAPAAAAAAAAAAAAAAAAAJgCAABkcnMv&#10;ZG93bnJldi54bWxQSwUGAAAAAAQABAD1AAAAigMAAAAA&#10;" fillcolor="#7030a0" strokecolor="#41719c" strokeweight="1pt">
                    <v:textbox>
                      <w:txbxContent>
                        <w:p w:rsidR="00802395" w:rsidRPr="00246CF3" w:rsidRDefault="00802395" w:rsidP="00FC2619">
                          <w:pPr>
                            <w:jc w:val="center"/>
                            <w:rPr>
                              <w:rFonts w:asciiTheme="majorHAnsi" w:hAnsiTheme="majorHAnsi" w:cstheme="majorHAnsi"/>
                              <w:b/>
                              <w:color w:val="FFFFFF" w:themeColor="background1"/>
                              <w:sz w:val="18"/>
                              <w:szCs w:val="18"/>
                            </w:rPr>
                          </w:pPr>
                          <w:r w:rsidRPr="00246CF3">
                            <w:rPr>
                              <w:rFonts w:asciiTheme="majorHAnsi" w:hAnsiTheme="majorHAnsi" w:cstheme="majorHAnsi"/>
                              <w:b/>
                              <w:color w:val="FFFFFF" w:themeColor="background1"/>
                              <w:sz w:val="18"/>
                              <w:szCs w:val="18"/>
                            </w:rPr>
                            <w:t>Mantenga la calma</w:t>
                          </w:r>
                        </w:p>
                      </w:txbxContent>
                    </v:textbox>
                  </v:shape>
                  <v:shape id="196 Proceso" o:spid="_x0000_s1364" type="#_x0000_t109" style="position:absolute;left:21812;top:7524;width:1875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nwcQA&#10;AADcAAAADwAAAGRycy9kb3ducmV2LnhtbERPTWvCQBC9F/wPywje6kahqY2uIpaAqBe1gt6G7DQJ&#10;zc7G7KrRX+8WCr3N433OZNaaSlypcaVlBYN+BII4s7rkXMHXPn0dgXAeWWNlmRTcycFs2nmZYKLt&#10;jbd03flchBB2CSoovK8TKV1WkEHXtzVx4L5tY9AH2ORSN3gL4aaSwyiKpcGSQ0OBNS0Kyn52F6Pg&#10;ZNfbTbqKj+Z0vH8+3haHs31Plep12/kYhKfW/4v/3Esd5n/E8PtMuE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lJ8HEAAAA3AAAAA8AAAAAAAAAAAAAAAAAmAIAAGRycy9k&#10;b3ducmV2LnhtbFBLBQYAAAAABAAEAPUAAACJAwAAAAA=&#10;" fillcolor="#7030a0" strokecolor="#41719c" strokeweight="1pt">
                    <v:textbox>
                      <w:txbxContent>
                        <w:p w:rsidR="00802395" w:rsidRPr="00246CF3" w:rsidRDefault="00802395" w:rsidP="00FC2619">
                          <w:pPr>
                            <w:jc w:val="center"/>
                            <w:rPr>
                              <w:rFonts w:asciiTheme="majorHAnsi" w:hAnsiTheme="majorHAnsi" w:cstheme="majorHAnsi"/>
                              <w:b/>
                              <w:color w:val="FFFFFF" w:themeColor="background1"/>
                              <w:sz w:val="18"/>
                              <w:szCs w:val="18"/>
                            </w:rPr>
                          </w:pPr>
                          <w:r w:rsidRPr="00246CF3">
                            <w:rPr>
                              <w:rFonts w:asciiTheme="majorHAnsi" w:hAnsiTheme="majorHAnsi" w:cstheme="majorHAnsi"/>
                              <w:b/>
                              <w:color w:val="FFFFFF" w:themeColor="background1"/>
                              <w:sz w:val="18"/>
                              <w:szCs w:val="18"/>
                            </w:rPr>
                            <w:t>Averigüe que está pasando</w:t>
                          </w:r>
                        </w:p>
                      </w:txbxContent>
                    </v:textbox>
                  </v:shape>
                  <v:shape id="197 Conector recto de flecha" o:spid="_x0000_s1365" type="#_x0000_t32" style="position:absolute;left:31146;top:6191;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OUfsIAAADcAAAADwAAAGRycy9kb3ducmV2LnhtbERP3WrCMBS+H/gO4Qi7GZo6nHPVKCII&#10;IkxZ3QMcmmNb2pzEJtru7RdhsLvz8f2e5bo3jbhT6yvLCibjBARxbnXFhYLv8240B+EDssbGMin4&#10;IQ/r1eBpiam2HX/RPQuFiCHsU1RQhuBSKX1ekkE/to44chfbGgwRtoXULXYx3DTyNUlm0mDFsaFE&#10;R9uS8jq7GQXdy+eVZvXJzRs5fTskdRXcMVPqedhvFiAC9eFf/Ofe6zj/4x0ez8QL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SOUfsIAAADcAAAADwAAAAAAAAAAAAAA&#10;AAChAgAAZHJzL2Rvd25yZXYueG1sUEsFBgAAAAAEAAQA+QAAAJADAAAAAA==&#10;" strokecolor="windowText" strokeweight="1pt">
                    <v:stroke endarrow="open" joinstyle="miter"/>
                  </v:shape>
                  <v:shape id="198 Proceso" o:spid="_x0000_s1366" type="#_x0000_t109" style="position:absolute;left:24288;top:11525;width:13907;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YWKMcA&#10;AADcAAAADwAAAGRycy9kb3ducmV2LnhtbESPQWvCQBCF7wX/wzJCb3WjULWpq4glUFov2hb0NmSn&#10;STA7m2a3Gv31zkHwNsN78943s0XnanWkNlSeDQwHCSji3NuKCwPfX9nTFFSIyBZrz2TgTAEW897D&#10;DFPrT7yh4zYWSkI4pGigjLFJtQ55SQ7DwDfEov361mGUtS20bfEk4a7WoyQZa4cVS0OJDa1Kyg/b&#10;f2dg7z836+xjvHP73fnt8rz6+fOTzJjHfrd8BRWpi3fz7frdCv6L0MozMoGe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2FijHAAAA3AAAAA8AAAAAAAAAAAAAAAAAmAIAAGRy&#10;cy9kb3ducmV2LnhtbFBLBQYAAAAABAAEAPUAAACMAwAAAAA=&#10;" fillcolor="#7030a0" strokecolor="#41719c" strokeweight="1pt">
                    <v:textbox>
                      <w:txbxContent>
                        <w:p w:rsidR="00802395" w:rsidRPr="00246CF3" w:rsidRDefault="00802395" w:rsidP="00FC2619">
                          <w:pPr>
                            <w:jc w:val="center"/>
                            <w:rPr>
                              <w:rFonts w:asciiTheme="majorHAnsi" w:hAnsiTheme="majorHAnsi" w:cstheme="majorHAnsi"/>
                              <w:b/>
                              <w:color w:val="FFFFFF" w:themeColor="background1"/>
                              <w:sz w:val="18"/>
                              <w:szCs w:val="18"/>
                            </w:rPr>
                          </w:pPr>
                          <w:r w:rsidRPr="00246CF3">
                            <w:rPr>
                              <w:rFonts w:asciiTheme="majorHAnsi" w:hAnsiTheme="majorHAnsi" w:cstheme="majorHAnsi"/>
                              <w:b/>
                              <w:color w:val="FFFFFF" w:themeColor="background1"/>
                              <w:sz w:val="18"/>
                              <w:szCs w:val="18"/>
                            </w:rPr>
                            <w:t>Pida ayuda inmediatamente</w:t>
                          </w:r>
                        </w:p>
                      </w:txbxContent>
                    </v:textbox>
                  </v:shape>
                  <v:shape id="199 Conector recto de flecha" o:spid="_x0000_s1367" type="#_x0000_t32" style="position:absolute;left:31146;top:9810;width:96;height:1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ll8IAAADcAAAADwAAAGRycy9kb3ducmV2LnhtbERP3WrCMBS+F/YO4Qx2IzN1qGhnFBkM&#10;hqBi5wMcmmNb2pxkTWbr2xtB8O58fL9nue5NIy7U+sqygvEoAUGcW11xoeD0+/0+B+EDssbGMim4&#10;kof16mWwxFTbjo90yUIhYgj7FBWUIbhUSp+XZNCPrCOO3Nm2BkOEbSF1i10MN438SJKZNFhxbCjR&#10;0VdJeZ39GwXdcPdHs/rg5o2cTLdJXQW3z5R6e+03nyAC9eEpfrh/dJy/WMD9mXiB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Cll8IAAADcAAAADwAAAAAAAAAAAAAA&#10;AAChAgAAZHJzL2Rvd25yZXYueG1sUEsFBgAAAAAEAAQA+QAAAJADAAAAAA==&#10;" strokecolor="windowText" strokeweight="1pt">
                    <v:stroke endarrow="open" joinstyle="miter"/>
                  </v:shape>
                  <v:shape id="200 Proceso" o:spid="_x0000_s1368" type="#_x0000_t109" style="position:absolute;left:23336;top:17049;width:1600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u1cYA&#10;AADcAAAADwAAAGRycy9kb3ducmV2LnhtbESPQWvCQBSE74X+h+UVetNNhUaJriIpgdJ6UVvQ2yP7&#10;TILZtzG7TaK/vlsQehxm5htmsRpMLTpqXWVZwcs4AkGcW11xoeBrn41mIJxH1lhbJgVXcrBaPj4s&#10;MNG25y11O1+IAGGXoILS+yaR0uUlGXRj2xAH72Rbgz7ItpC6xT7ATS0nURRLgxWHhRIbSkvKz7sf&#10;o+BoP7eb7CM+mOPh+nZ7Tb8vdpop9fw0rOcgPA3+P3xvv2sFgQh/Z8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K/u1cYAAADcAAAADwAAAAAAAAAAAAAAAACYAgAAZHJz&#10;L2Rvd25yZXYueG1sUEsFBgAAAAAEAAQA9QAAAIsDAAAAAA==&#10;" fillcolor="#7030a0" strokecolor="#41719c" strokeweight="1pt">
                    <v:textbox>
                      <w:txbxContent>
                        <w:p w:rsidR="00802395" w:rsidRPr="00246CF3" w:rsidRDefault="00802395" w:rsidP="00FC2619">
                          <w:pPr>
                            <w:jc w:val="center"/>
                            <w:rPr>
                              <w:rFonts w:asciiTheme="majorHAnsi" w:hAnsiTheme="majorHAnsi" w:cstheme="majorHAnsi"/>
                              <w:b/>
                              <w:color w:val="FFFFFF" w:themeColor="background1"/>
                              <w:sz w:val="18"/>
                              <w:szCs w:val="18"/>
                            </w:rPr>
                          </w:pPr>
                          <w:r w:rsidRPr="00246CF3">
                            <w:rPr>
                              <w:rFonts w:asciiTheme="majorHAnsi" w:hAnsiTheme="majorHAnsi" w:cstheme="majorHAnsi"/>
                              <w:b/>
                              <w:color w:val="FFFFFF" w:themeColor="background1"/>
                              <w:sz w:val="18"/>
                              <w:szCs w:val="18"/>
                            </w:rPr>
                            <w:t>Demuestre seguridad y confianza e lo que hace y dice</w:t>
                          </w:r>
                        </w:p>
                      </w:txbxContent>
                    </v:textbox>
                  </v:shape>
                  <v:shape id="201 Conector recto de flecha" o:spid="_x0000_s1369" type="#_x0000_t32" style="position:absolute;left:31146;top:15525;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dasQAAADcAAAADwAAAGRycy9kb3ducmV2LnhtbESPUWvCMBSF3wf+h3AFX4YmyiZSjSKC&#10;IMI21vkDLs21LW1uYhNt9++XwWCPh3POdzib3WBb8aAu1I41zGcKBHHhTM2lhsvXcboCESKywdYx&#10;afimALvt6GmDmXE9f9Ijj6VIEA4Zaqhi9JmUoajIYpg5T5y8q+ssxiS7UpoO+wS3rVwotZQWa04L&#10;FXo6VFQ0+d1q6J/fbrRsPvyqlS+vZ9XU0b/nWk/Gw34NItIQ/8N/7ZPRsFBz+D2Tjo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qV1qxAAAANwAAAAPAAAAAAAAAAAA&#10;AAAAAKECAABkcnMvZG93bnJldi54bWxQSwUGAAAAAAQABAD5AAAAkgMAAAAA&#10;" strokecolor="windowText" strokeweight="1pt">
                    <v:stroke endarrow="open" joinstyle="miter"/>
                  </v:shape>
                  <v:shape id="202 Conector recto de flecha" o:spid="_x0000_s1370" type="#_x0000_t32" style="position:absolute;left:31146;top:21240;width:89;height:1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LJ4sMAAADcAAAADwAAAGRycy9kb3ducmV2LnhtbESP0YrCMBRE3xf8h3AX9mXR1FZEukYR&#10;QRB8qvoB1+Zu27W5CUnU7t9vFgQfh5k5wyzXg+nFnXzoLCuYTjIQxLXVHTcKzqfdeAEiRGSNvWVS&#10;8EsB1qvR2xJLbR9c0f0YG5EgHEpU0MboSilD3ZLBMLGOOHnf1huMSfpGao+PBDe9zLNsLg12nBZa&#10;dLRtqb4eb0bB9Vy7ws189VPkhTSbxeHwWV2U+ngfNl8gIg3xFX6291pBnuXwfy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yyeLDAAAA3AAAAA8AAAAAAAAAAAAA&#10;AAAAoQIAAGRycy9kb3ducmV2LnhtbFBLBQYAAAAABAAEAPkAAACRAwAAAAA=&#10;" strokecolor="windowText" strokeweight="1pt">
                    <v:stroke endarrow="open" joinstyle="miter"/>
                  </v:shape>
                  <v:shape id="203 Conector recto de flecha" o:spid="_x0000_s1371" type="#_x0000_t32" style="position:absolute;left:31242;top:27527;width:0;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dmhsUAAADcAAAADwAAAGRycy9kb3ducmV2LnhtbESPUWvCMBSF3wf+h3CFvQxN5qZINYoM&#10;hDHYxOoPuDTXtrS5iU203b9fBoM9Hs453+Gst4NtxZ26UDvW8DxVIIgLZ2ouNZxP+8kSRIjIBlvH&#10;pOGbAmw3o4c1Zsb1fKR7HkuRIBwy1FDF6DMpQ1GRxTB1njh5F9dZjEl2pTQd9gluWzlTaiEt1pwW&#10;KvT0VlHR5DeroX/6vNKiOfhlK1/nH6qpo//KtX4cD7sViEhD/A//td+Nhpl6gd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TdmhsUAAADcAAAADwAAAAAAAAAA&#10;AAAAAAChAgAAZHJzL2Rvd25yZXYueG1sUEsFBgAAAAAEAAQA+QAAAJMDAAAAAA==&#10;" strokecolor="windowText" strokeweight="1pt">
                    <v:stroke endarrow="open" joinstyle="miter"/>
                  </v:shape>
                  <v:shape id="209 Proceso" o:spid="_x0000_s1372" type="#_x0000_t109" style="position:absolute;left:22193;top:29718;width:18097;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VHSMcA&#10;AADcAAAADwAAAGRycy9kb3ducmV2LnhtbESPT2vCQBTE70K/w/IKvZlNhfonzUbEEhDbi7aC3h7Z&#10;1yQ0+zZmtxr76buC4HGYmd8w6bw3jThR52rLCp6jGARxYXXNpYKvz3w4BeE8ssbGMim4kIN59jBI&#10;MdH2zBs6bX0pAoRdggoq79tESldUZNBFtiUO3rftDPogu1LqDs8Bbho5iuOxNFhzWKiwpWVFxc/2&#10;1yg42PfNR74e781hf3n7e1nujnaSK/X02C9eQXjq/T18a6+0glE8g+uZcARk9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VR0jHAAAA3AAAAA8AAAAAAAAAAAAAAAAAmAIAAGRy&#10;cy9kb3ducmV2LnhtbFBLBQYAAAAABAAEAPUAAACMAwAAAAA=&#10;" fillcolor="#7030a0" strokecolor="#41719c" strokeweight="1pt">
                    <v:textbox>
                      <w:txbxContent>
                        <w:p w:rsidR="00802395" w:rsidRPr="00246CF3" w:rsidRDefault="00802395" w:rsidP="00FC2619">
                          <w:pPr>
                            <w:jc w:val="center"/>
                            <w:rPr>
                              <w:rFonts w:asciiTheme="majorHAnsi" w:hAnsiTheme="majorHAnsi" w:cstheme="majorHAnsi"/>
                              <w:b/>
                              <w:color w:val="FFFFFF" w:themeColor="background1"/>
                              <w:sz w:val="18"/>
                              <w:szCs w:val="18"/>
                            </w:rPr>
                          </w:pPr>
                          <w:r w:rsidRPr="00246CF3">
                            <w:rPr>
                              <w:rFonts w:asciiTheme="majorHAnsi" w:hAnsiTheme="majorHAnsi" w:cstheme="majorHAnsi"/>
                              <w:b/>
                              <w:color w:val="FFFFFF" w:themeColor="background1"/>
                              <w:sz w:val="18"/>
                              <w:szCs w:val="18"/>
                            </w:rPr>
                            <w:t>Esté atento a las instrucciones de la Brigada y los organismos de socorro.</w:t>
                          </w:r>
                        </w:p>
                      </w:txbxContent>
                    </v:textbox>
                  </v:shape>
                  <v:shape id="210 Conector recto de flecha" o:spid="_x0000_s1373" type="#_x0000_t32" style="position:absolute;left:31242;top:35528;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xuLMIAAADcAAAADwAAAGRycy9kb3ducmV2LnhtbERP3WrCMBS+F/YO4Qi7kZm2zFI6o4zB&#10;YAxU7PYAh+bYljYnWZPZ7u3NxcDLj+9/u5/NIK40+s6ygnSdgCCure64UfD99f5UgPABWeNgmRT8&#10;kYf97mGxxVLbic90rUIjYgj7EhW0IbhSSl+3ZNCvrSOO3MWOBkOEYyP1iFMMN4PMkiSXBjuODS06&#10;emup7qtfo2BaHX4o70+uGOTz5jPpu+COlVKPy/n1BUSgOdzF/+4PrSBL4/x4Jh4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DxuLMIAAADcAAAADwAAAAAAAAAAAAAA&#10;AAChAgAAZHJzL2Rvd25yZXYueG1sUEsFBgAAAAAEAAQA+QAAAJADAAAAAA==&#10;" strokecolor="windowText" strokeweight="1pt">
                    <v:stroke endarrow="open" joinstyle="miter"/>
                  </v:shape>
                  <v:shape id="211 Terminador" o:spid="_x0000_s1374" type="#_x0000_t116" style="position:absolute;left:26384;top:38385;width:971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NX8UA&#10;AADcAAAADwAAAGRycy9kb3ducmV2LnhtbESPQWvCQBSE7wX/w/IEb7pJkFJTN0GkBS8etC14fM2+&#10;JqnZtzG7JrG/vlsQehxm5htmnY+mET11rrasIF5EIIgLq2suFby/vc6fQDiPrLGxTApu5CDPJg9r&#10;TLUd+ED90ZciQNilqKDyvk2ldEVFBt3CtsTB+7KdQR9kV0rd4RDgppFJFD1KgzWHhQpb2lZUnI9X&#10;o2AZvyQfQ/NJNzleVj+m33+fSq3UbDpunkF4Gv1/+N7eaQVJHMP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fU1fxQAAANwAAAAPAAAAAAAAAAAAAAAAAJgCAABkcnMv&#10;ZG93bnJldi54bWxQSwUGAAAAAAQABAD1AAAAigMAAAAA&#10;" fillcolor="#7030a0" strokecolor="#41719c" strokeweight="1pt">
                    <v:textbox>
                      <w:txbxContent>
                        <w:p w:rsidR="00802395" w:rsidRPr="00246CF3" w:rsidRDefault="00802395" w:rsidP="00FC2619">
                          <w:pPr>
                            <w:jc w:val="center"/>
                            <w:rPr>
                              <w:rFonts w:asciiTheme="majorHAnsi" w:hAnsiTheme="majorHAnsi" w:cstheme="majorHAnsi"/>
                              <w:b/>
                              <w:color w:val="FFFFFF" w:themeColor="background1"/>
                              <w:sz w:val="18"/>
                              <w:szCs w:val="18"/>
                            </w:rPr>
                          </w:pPr>
                          <w:r w:rsidRPr="00246CF3">
                            <w:rPr>
                              <w:rFonts w:asciiTheme="majorHAnsi" w:hAnsiTheme="majorHAnsi" w:cstheme="majorHAnsi"/>
                              <w:b/>
                              <w:color w:val="FFFFFF" w:themeColor="background1"/>
                              <w:sz w:val="18"/>
                              <w:szCs w:val="18"/>
                            </w:rPr>
                            <w:t>FIN</w:t>
                          </w:r>
                        </w:p>
                      </w:txbxContent>
                    </v:textbox>
                  </v:shape>
                </v:group>
              </v:group>
            </w:pict>
          </mc:Fallback>
        </mc:AlternateContent>
      </w:r>
    </w:p>
    <w:p w:rsidR="00784AFF" w:rsidRPr="00B77E30" w:rsidRDefault="00784AFF" w:rsidP="00784AFF">
      <w:pPr>
        <w:spacing w:after="0" w:line="240" w:lineRule="auto"/>
        <w:rPr>
          <w:rFonts w:ascii="Arial" w:eastAsia="Times New Roman" w:hAnsi="Arial" w:cs="Arial"/>
          <w:sz w:val="24"/>
          <w:szCs w:val="24"/>
          <w:u w:val="single"/>
          <w:lang w:eastAsia="es-ES"/>
        </w:rPr>
      </w:pPr>
    </w:p>
    <w:p w:rsidR="00784AFF" w:rsidRPr="00B77E30" w:rsidRDefault="00784AFF" w:rsidP="00784AFF">
      <w:pPr>
        <w:spacing w:after="0" w:line="240" w:lineRule="auto"/>
        <w:jc w:val="both"/>
        <w:rPr>
          <w:rFonts w:ascii="Arial" w:eastAsia="Times New Roman" w:hAnsi="Arial" w:cs="Arial"/>
          <w:sz w:val="24"/>
          <w:szCs w:val="24"/>
          <w:lang w:val="es-MX" w:eastAsia="es-ES"/>
        </w:rPr>
      </w:pPr>
    </w:p>
    <w:p w:rsidR="00F30A40" w:rsidRPr="00B77E30" w:rsidRDefault="00784AFF" w:rsidP="00C80718">
      <w:pPr>
        <w:rPr>
          <w:rFonts w:ascii="Arial" w:eastAsia="Times New Roman" w:hAnsi="Arial" w:cs="Arial"/>
          <w:sz w:val="24"/>
          <w:szCs w:val="24"/>
          <w:u w:val="single"/>
          <w:lang w:eastAsia="es-ES"/>
        </w:rPr>
      </w:pPr>
      <w:r w:rsidRPr="00B77E30">
        <w:rPr>
          <w:rFonts w:ascii="Arial" w:eastAsia="Times New Roman" w:hAnsi="Arial" w:cs="Arial"/>
          <w:sz w:val="24"/>
          <w:szCs w:val="24"/>
          <w:u w:val="single"/>
          <w:lang w:eastAsia="es-ES"/>
        </w:rPr>
        <w:br w:type="page"/>
      </w:r>
    </w:p>
    <w:tbl>
      <w:tblPr>
        <w:tblStyle w:val="Tablaconcuadrcula"/>
        <w:tblW w:w="9351" w:type="dxa"/>
        <w:tblLook w:val="04A0" w:firstRow="1" w:lastRow="0" w:firstColumn="1" w:lastColumn="0" w:noHBand="0" w:noVBand="1"/>
      </w:tblPr>
      <w:tblGrid>
        <w:gridCol w:w="2332"/>
        <w:gridCol w:w="7019"/>
      </w:tblGrid>
      <w:tr w:rsidR="00F30A40" w:rsidRPr="00B77E30" w:rsidTr="00D02C3F">
        <w:tc>
          <w:tcPr>
            <w:tcW w:w="9351" w:type="dxa"/>
            <w:gridSpan w:val="2"/>
          </w:tcPr>
          <w:p w:rsidR="00F30A40" w:rsidRPr="00B77E30" w:rsidRDefault="00F30A40" w:rsidP="00EB53D8">
            <w:pPr>
              <w:pStyle w:val="Prrafodelista"/>
              <w:numPr>
                <w:ilvl w:val="1"/>
                <w:numId w:val="5"/>
              </w:numPr>
              <w:jc w:val="both"/>
              <w:outlineLvl w:val="0"/>
              <w:rPr>
                <w:rFonts w:ascii="Arial" w:eastAsia="Times New Roman" w:hAnsi="Arial" w:cs="Arial"/>
                <w:b/>
                <w:sz w:val="24"/>
                <w:szCs w:val="24"/>
                <w:lang w:eastAsia="es-ES"/>
              </w:rPr>
            </w:pPr>
            <w:r w:rsidRPr="00B77E30">
              <w:rPr>
                <w:rFonts w:ascii="Arial" w:eastAsia="Times New Roman" w:hAnsi="Arial" w:cs="Arial"/>
                <w:b/>
                <w:sz w:val="24"/>
                <w:szCs w:val="24"/>
                <w:lang w:eastAsia="es-ES"/>
              </w:rPr>
              <w:lastRenderedPageBreak/>
              <w:t>PROCEDIMIENTO OPERATIVO NORMALIZADO DE ACTUACIÓN EN CASO</w:t>
            </w:r>
            <w:r w:rsidR="008D0AF2" w:rsidRPr="00B77E30">
              <w:rPr>
                <w:rFonts w:ascii="Arial" w:eastAsia="Times New Roman" w:hAnsi="Arial" w:cs="Arial"/>
                <w:b/>
                <w:sz w:val="24"/>
                <w:szCs w:val="24"/>
                <w:lang w:eastAsia="es-ES"/>
              </w:rPr>
              <w:t xml:space="preserve"> DE EVACUACIONES GENERALES</w:t>
            </w:r>
            <w:r w:rsidRPr="00B77E30">
              <w:rPr>
                <w:rFonts w:ascii="Arial" w:eastAsia="Times New Roman" w:hAnsi="Arial" w:cs="Arial"/>
                <w:b/>
                <w:sz w:val="24"/>
                <w:szCs w:val="24"/>
                <w:lang w:eastAsia="es-ES"/>
              </w:rPr>
              <w:t>.</w:t>
            </w:r>
          </w:p>
        </w:tc>
      </w:tr>
      <w:tr w:rsidR="00F30A40" w:rsidRPr="00B77E30" w:rsidTr="00D02C3F">
        <w:tc>
          <w:tcPr>
            <w:tcW w:w="2332" w:type="dxa"/>
          </w:tcPr>
          <w:p w:rsidR="00F30A40" w:rsidRPr="00B77E30" w:rsidRDefault="00F30A40" w:rsidP="00D02C3F">
            <w:pPr>
              <w:jc w:val="both"/>
              <w:outlineLvl w:val="0"/>
              <w:rPr>
                <w:rFonts w:ascii="Arial" w:eastAsia="Times New Roman" w:hAnsi="Arial" w:cs="Arial"/>
                <w:b/>
                <w:sz w:val="24"/>
                <w:szCs w:val="24"/>
                <w:lang w:eastAsia="es-ES"/>
              </w:rPr>
            </w:pPr>
            <w:r w:rsidRPr="00B77E30">
              <w:rPr>
                <w:rFonts w:ascii="Arial" w:eastAsia="Times New Roman" w:hAnsi="Arial" w:cs="Arial"/>
                <w:b/>
                <w:sz w:val="24"/>
                <w:szCs w:val="24"/>
                <w:lang w:eastAsia="es-ES"/>
              </w:rPr>
              <w:t>OBJETIVOS</w:t>
            </w:r>
          </w:p>
        </w:tc>
        <w:tc>
          <w:tcPr>
            <w:tcW w:w="7019" w:type="dxa"/>
          </w:tcPr>
          <w:p w:rsidR="00F30A40" w:rsidRPr="00B77E30" w:rsidRDefault="00F30A40" w:rsidP="00D02C3F">
            <w:pPr>
              <w:jc w:val="both"/>
              <w:outlineLvl w:val="0"/>
              <w:rPr>
                <w:rFonts w:ascii="Arial" w:eastAsia="Times New Roman" w:hAnsi="Arial" w:cs="Arial"/>
                <w:b/>
                <w:sz w:val="24"/>
                <w:szCs w:val="24"/>
                <w:lang w:eastAsia="es-ES"/>
              </w:rPr>
            </w:pPr>
            <w:r w:rsidRPr="00B77E30">
              <w:rPr>
                <w:rFonts w:ascii="Arial" w:hAnsi="Arial" w:cs="Arial"/>
                <w:sz w:val="24"/>
                <w:szCs w:val="24"/>
              </w:rPr>
              <w:t>Establecer Procedimientos estándar de operación en caso de</w:t>
            </w:r>
            <w:r w:rsidR="009B6891" w:rsidRPr="00B77E30">
              <w:rPr>
                <w:rFonts w:ascii="Arial" w:hAnsi="Arial" w:cs="Arial"/>
                <w:sz w:val="24"/>
                <w:szCs w:val="24"/>
              </w:rPr>
              <w:t xml:space="preserve"> Evacuaciones Generales</w:t>
            </w:r>
          </w:p>
        </w:tc>
      </w:tr>
      <w:tr w:rsidR="00F30A40" w:rsidRPr="00B77E30" w:rsidTr="00D02C3F">
        <w:tc>
          <w:tcPr>
            <w:tcW w:w="2332" w:type="dxa"/>
          </w:tcPr>
          <w:p w:rsidR="00F30A40" w:rsidRPr="00B77E30" w:rsidRDefault="00F30A40" w:rsidP="00D02C3F">
            <w:pPr>
              <w:jc w:val="both"/>
              <w:outlineLvl w:val="0"/>
              <w:rPr>
                <w:rFonts w:ascii="Arial" w:eastAsia="Times New Roman" w:hAnsi="Arial" w:cs="Arial"/>
                <w:b/>
                <w:sz w:val="24"/>
                <w:szCs w:val="24"/>
                <w:lang w:eastAsia="es-ES"/>
              </w:rPr>
            </w:pPr>
            <w:r w:rsidRPr="00B77E30">
              <w:rPr>
                <w:rFonts w:ascii="Arial" w:hAnsi="Arial" w:cs="Arial"/>
                <w:b/>
                <w:sz w:val="24"/>
                <w:szCs w:val="24"/>
              </w:rPr>
              <w:t>PUBLICO EN GENERAL</w:t>
            </w:r>
          </w:p>
        </w:tc>
        <w:tc>
          <w:tcPr>
            <w:tcW w:w="7019" w:type="dxa"/>
          </w:tcPr>
          <w:p w:rsidR="009B6891" w:rsidRPr="00B77E30" w:rsidRDefault="009B6891" w:rsidP="009B6891">
            <w:pP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SI ES NECESARIO EVACUAR  DEBE:</w:t>
            </w:r>
          </w:p>
          <w:p w:rsidR="009B6891" w:rsidRPr="00B77E30" w:rsidRDefault="009B6891" w:rsidP="009B6891">
            <w:pPr>
              <w:rPr>
                <w:rFonts w:ascii="Arial" w:eastAsia="Times New Roman" w:hAnsi="Arial" w:cs="Arial"/>
                <w:b/>
                <w:sz w:val="24"/>
                <w:szCs w:val="24"/>
                <w:lang w:val="es-MX" w:eastAsia="es-ES"/>
              </w:rPr>
            </w:pPr>
          </w:p>
          <w:p w:rsidR="009B6891" w:rsidRPr="00B77E30" w:rsidRDefault="009B6891" w:rsidP="00EB53D8">
            <w:pPr>
              <w:numPr>
                <w:ilvl w:val="0"/>
                <w:numId w:val="33"/>
              </w:numPr>
              <w:tabs>
                <w:tab w:val="left" w:pos="-1985"/>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Conserve la calma, no grite o corra ya que puede causar pánico y contagiarlo a los demás.</w:t>
            </w:r>
          </w:p>
          <w:p w:rsidR="009B6891" w:rsidRPr="00B77E30" w:rsidRDefault="009B6891" w:rsidP="00EB53D8">
            <w:pPr>
              <w:numPr>
                <w:ilvl w:val="0"/>
                <w:numId w:val="3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 xml:space="preserve">Averigüe rápidamente qué está pasando, para así tomar decisiones correctas. </w:t>
            </w:r>
          </w:p>
          <w:p w:rsidR="009B6891" w:rsidRPr="00B77E30" w:rsidRDefault="009B6891" w:rsidP="00EB53D8">
            <w:pPr>
              <w:numPr>
                <w:ilvl w:val="0"/>
                <w:numId w:val="3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Tranquilice a los demás, hábleles, muéstrese calmado, infórmeles sin detalles qué está pasando.</w:t>
            </w:r>
          </w:p>
          <w:p w:rsidR="009B6891" w:rsidRPr="00B77E30" w:rsidRDefault="009B6891" w:rsidP="00EB53D8">
            <w:pPr>
              <w:numPr>
                <w:ilvl w:val="0"/>
                <w:numId w:val="3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Demuestre seguridad y confianza en lo que hace y dice.</w:t>
            </w:r>
          </w:p>
          <w:p w:rsidR="009B6891" w:rsidRPr="00B77E30" w:rsidRDefault="009B6891" w:rsidP="00EB53D8">
            <w:pPr>
              <w:numPr>
                <w:ilvl w:val="0"/>
                <w:numId w:val="3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Dirija, al personal de visitantes junto con usted durante un proceso de evacuación.</w:t>
            </w:r>
          </w:p>
          <w:p w:rsidR="009B6891" w:rsidRPr="00B77E30" w:rsidRDefault="009B6891" w:rsidP="00EB53D8">
            <w:pPr>
              <w:numPr>
                <w:ilvl w:val="0"/>
                <w:numId w:val="33"/>
              </w:numPr>
              <w:tabs>
                <w:tab w:val="left" w:pos="86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Cumpla las instrucciones del personal de la brigada de emergencias.</w:t>
            </w:r>
          </w:p>
          <w:p w:rsidR="009B6891" w:rsidRPr="00B77E30" w:rsidRDefault="009B6891" w:rsidP="00EB53D8">
            <w:pPr>
              <w:numPr>
                <w:ilvl w:val="0"/>
                <w:numId w:val="33"/>
              </w:numPr>
              <w:tabs>
                <w:tab w:val="left" w:pos="86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Evalúe continuamente la situación, esté atento a la posibilidad de que la emergencia pueda agravarse.</w:t>
            </w:r>
          </w:p>
          <w:p w:rsidR="009B6891" w:rsidRPr="00B77E30" w:rsidRDefault="009B6891" w:rsidP="00EB53D8">
            <w:pPr>
              <w:numPr>
                <w:ilvl w:val="0"/>
                <w:numId w:val="33"/>
              </w:numPr>
              <w:tabs>
                <w:tab w:val="left" w:pos="86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Cierre válvulas o llaves; pare bombas, máquinas, equipos y corte fluidos de energía eléctrica o química que se encuentren a su paso en el proceso de evacuación.</w:t>
            </w:r>
          </w:p>
          <w:p w:rsidR="009B6891" w:rsidRPr="00B77E30" w:rsidRDefault="009B6891" w:rsidP="00EB53D8">
            <w:pPr>
              <w:numPr>
                <w:ilvl w:val="0"/>
                <w:numId w:val="33"/>
              </w:numPr>
              <w:tabs>
                <w:tab w:val="left" w:pos="86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 xml:space="preserve">Cierre, al salir, las ventanas y puertas </w:t>
            </w:r>
            <w:r w:rsidRPr="00B77E30">
              <w:rPr>
                <w:rFonts w:ascii="Arial" w:eastAsia="Times New Roman" w:hAnsi="Arial" w:cs="Arial"/>
                <w:b/>
                <w:sz w:val="24"/>
                <w:szCs w:val="24"/>
                <w:lang w:val="es-ES_tradnl" w:eastAsia="es-ES"/>
              </w:rPr>
              <w:t>(sin llave).</w:t>
            </w:r>
          </w:p>
          <w:p w:rsidR="009B6891" w:rsidRPr="00B77E30" w:rsidRDefault="009B6891" w:rsidP="00EB53D8">
            <w:pPr>
              <w:numPr>
                <w:ilvl w:val="0"/>
                <w:numId w:val="33"/>
              </w:numPr>
              <w:tabs>
                <w:tab w:val="left" w:pos="86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Proteja los documentos y elementos importantes o delicados por su valor para la operación de su dependencia.</w:t>
            </w:r>
          </w:p>
          <w:p w:rsidR="009B6891" w:rsidRPr="00B77E30" w:rsidRDefault="009B6891" w:rsidP="00EB53D8">
            <w:pPr>
              <w:numPr>
                <w:ilvl w:val="0"/>
                <w:numId w:val="33"/>
              </w:numPr>
              <w:tabs>
                <w:tab w:val="left" w:pos="86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Quítese o cámbiese los zapatos de tacón alto.</w:t>
            </w:r>
          </w:p>
          <w:p w:rsidR="009B6891" w:rsidRPr="00B77E30" w:rsidRDefault="009B6891" w:rsidP="00EB53D8">
            <w:pPr>
              <w:numPr>
                <w:ilvl w:val="0"/>
                <w:numId w:val="33"/>
              </w:numPr>
              <w:tabs>
                <w:tab w:val="left" w:pos="86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Ayude a personas lesionadas o inválidas, adultos mayores, o los que se caen, a los que están aterrorizados, etc.</w:t>
            </w:r>
          </w:p>
          <w:p w:rsidR="009B6891" w:rsidRPr="00B77E30" w:rsidRDefault="009B6891" w:rsidP="00EB53D8">
            <w:pPr>
              <w:numPr>
                <w:ilvl w:val="0"/>
                <w:numId w:val="33"/>
              </w:numPr>
              <w:tabs>
                <w:tab w:val="left" w:pos="86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Use los pasamanos, al bajar o subir escaleras siempre apoyado con manos pies.</w:t>
            </w:r>
          </w:p>
          <w:p w:rsidR="009B6891" w:rsidRPr="00B77E30" w:rsidRDefault="009B6891" w:rsidP="00EB53D8">
            <w:pPr>
              <w:numPr>
                <w:ilvl w:val="0"/>
                <w:numId w:val="33"/>
              </w:numPr>
              <w:tabs>
                <w:tab w:val="left" w:pos="86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Al bajar o subir escaleras según el caso hágalo sólo por el lado derecho.</w:t>
            </w:r>
          </w:p>
          <w:p w:rsidR="009B6891" w:rsidRPr="00B77E30" w:rsidRDefault="009B6891" w:rsidP="00EB53D8">
            <w:pPr>
              <w:numPr>
                <w:ilvl w:val="0"/>
                <w:numId w:val="33"/>
              </w:numPr>
              <w:tabs>
                <w:tab w:val="left" w:pos="86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No regrese por ningún motivo al sitio evacuado.</w:t>
            </w:r>
          </w:p>
          <w:p w:rsidR="009B6891" w:rsidRPr="00B77E30" w:rsidRDefault="009B6891" w:rsidP="00EB53D8">
            <w:pPr>
              <w:numPr>
                <w:ilvl w:val="0"/>
                <w:numId w:val="33"/>
              </w:numPr>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En caso de flujo de humos, evacue en sentido contrario a la brisa o aléjese lo más posible del sector inundado de humos; tírese al suelo y arrástrese hacia una salida, respire superficialmente, cúbrase boca y</w:t>
            </w:r>
            <w:r w:rsidRPr="00B77E30">
              <w:rPr>
                <w:rFonts w:ascii="Arial" w:eastAsia="Times New Roman" w:hAnsi="Arial" w:cs="Arial"/>
                <w:b/>
                <w:sz w:val="24"/>
                <w:szCs w:val="24"/>
                <w:lang w:val="es-ES_tradnl" w:eastAsia="es-ES"/>
              </w:rPr>
              <w:t xml:space="preserve"> </w:t>
            </w:r>
            <w:r w:rsidRPr="00B77E30">
              <w:rPr>
                <w:rFonts w:ascii="Arial" w:eastAsia="Times New Roman" w:hAnsi="Arial" w:cs="Arial"/>
                <w:sz w:val="24"/>
                <w:szCs w:val="24"/>
                <w:lang w:val="es-ES_tradnl" w:eastAsia="es-ES"/>
              </w:rPr>
              <w:t>nariz con un trapo, preferiblemente húmedo.</w:t>
            </w:r>
          </w:p>
          <w:p w:rsidR="009B6891" w:rsidRPr="00B77E30" w:rsidRDefault="009B6891" w:rsidP="00EB53D8">
            <w:pPr>
              <w:numPr>
                <w:ilvl w:val="0"/>
                <w:numId w:val="3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Diríjase al PUNTO DE ENCUENTRO.</w:t>
            </w:r>
          </w:p>
          <w:p w:rsidR="009B6891" w:rsidRPr="00B77E30" w:rsidRDefault="009B6891" w:rsidP="009B6891">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ascii="Arial" w:eastAsia="Times New Roman" w:hAnsi="Arial" w:cs="Arial"/>
                <w:sz w:val="24"/>
                <w:szCs w:val="24"/>
                <w:lang w:val="es-ES_tradnl" w:eastAsia="es-ES"/>
              </w:rPr>
            </w:pPr>
          </w:p>
          <w:p w:rsidR="009B6891" w:rsidRPr="00B77E30" w:rsidRDefault="009B6891" w:rsidP="009B6891">
            <w:pPr>
              <w:rPr>
                <w:rFonts w:ascii="Arial" w:eastAsia="Times New Roman" w:hAnsi="Arial" w:cs="Arial"/>
                <w:b/>
                <w:sz w:val="24"/>
                <w:szCs w:val="24"/>
                <w:lang w:eastAsia="es-ES"/>
              </w:rPr>
            </w:pPr>
            <w:r w:rsidRPr="00B77E30">
              <w:rPr>
                <w:rFonts w:ascii="Arial" w:eastAsia="Times New Roman" w:hAnsi="Arial" w:cs="Arial"/>
                <w:b/>
                <w:sz w:val="24"/>
                <w:szCs w:val="24"/>
                <w:lang w:eastAsia="es-ES"/>
              </w:rPr>
              <w:t>Procedimiento en Caso de Quedar Atrapado por Fuego</w:t>
            </w:r>
          </w:p>
          <w:p w:rsidR="009B6891" w:rsidRPr="00B77E30" w:rsidRDefault="009B6891" w:rsidP="009B6891">
            <w:pPr>
              <w:rPr>
                <w:rFonts w:ascii="Arial" w:eastAsia="Times New Roman" w:hAnsi="Arial" w:cs="Arial"/>
                <w:sz w:val="24"/>
                <w:szCs w:val="24"/>
                <w:lang w:eastAsia="es-ES"/>
              </w:rPr>
            </w:pPr>
          </w:p>
          <w:p w:rsidR="009B6891" w:rsidRPr="00B77E30" w:rsidRDefault="009B6891" w:rsidP="00EB53D8">
            <w:pPr>
              <w:numPr>
                <w:ilvl w:val="0"/>
                <w:numId w:val="35"/>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contextualSpacing/>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Conserve la calma, no se desespere.</w:t>
            </w:r>
          </w:p>
          <w:p w:rsidR="009B6891" w:rsidRPr="00B77E30" w:rsidRDefault="009B6891" w:rsidP="00EB53D8">
            <w:pPr>
              <w:numPr>
                <w:ilvl w:val="0"/>
                <w:numId w:val="33"/>
              </w:numPr>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lastRenderedPageBreak/>
              <w:t>Manténgase acostado con la cabeza lo más bajo posible hasta que sea rescatado.</w:t>
            </w:r>
          </w:p>
          <w:p w:rsidR="009B6891" w:rsidRPr="00B77E30" w:rsidRDefault="009B6891" w:rsidP="009B6891">
            <w:pPr>
              <w:jc w:val="both"/>
              <w:rPr>
                <w:rFonts w:ascii="Arial" w:eastAsia="Times New Roman" w:hAnsi="Arial" w:cs="Arial"/>
                <w:sz w:val="24"/>
                <w:szCs w:val="24"/>
                <w:lang w:val="es-ES_tradnl" w:eastAsia="es-ES"/>
              </w:rPr>
            </w:pPr>
          </w:p>
          <w:p w:rsidR="009B6891" w:rsidRPr="00B77E30" w:rsidRDefault="009B6891" w:rsidP="009B6891">
            <w:pPr>
              <w:rPr>
                <w:rFonts w:ascii="Arial" w:eastAsia="Times New Roman" w:hAnsi="Arial" w:cs="Arial"/>
                <w:b/>
                <w:sz w:val="24"/>
                <w:szCs w:val="24"/>
                <w:lang w:eastAsia="es-ES"/>
              </w:rPr>
            </w:pPr>
            <w:r w:rsidRPr="00B77E30">
              <w:rPr>
                <w:rFonts w:ascii="Arial" w:eastAsia="Times New Roman" w:hAnsi="Arial" w:cs="Arial"/>
                <w:b/>
                <w:sz w:val="24"/>
                <w:szCs w:val="24"/>
                <w:lang w:eastAsia="es-ES"/>
              </w:rPr>
              <w:t>Procedimiento en Caso de Quedar Atrapado por Colapso Estructural</w:t>
            </w:r>
          </w:p>
          <w:p w:rsidR="009B6891" w:rsidRPr="00B77E30" w:rsidRDefault="009B6891" w:rsidP="009B6891">
            <w:pPr>
              <w:rPr>
                <w:rFonts w:ascii="Arial" w:eastAsia="Times New Roman" w:hAnsi="Arial" w:cs="Arial"/>
                <w:sz w:val="24"/>
                <w:szCs w:val="24"/>
                <w:lang w:eastAsia="es-ES"/>
              </w:rPr>
            </w:pPr>
          </w:p>
          <w:p w:rsidR="009B6891" w:rsidRPr="00B77E30" w:rsidRDefault="009B6891" w:rsidP="00EB53D8">
            <w:pPr>
              <w:numPr>
                <w:ilvl w:val="0"/>
                <w:numId w:val="35"/>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contextualSpacing/>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Conserve la calma, no se desespere.</w:t>
            </w:r>
          </w:p>
          <w:p w:rsidR="009B6891" w:rsidRPr="00B77E30" w:rsidRDefault="009B6891" w:rsidP="00EB53D8">
            <w:pPr>
              <w:numPr>
                <w:ilvl w:val="0"/>
                <w:numId w:val="33"/>
              </w:numPr>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Trate de moverse del sitio lo mínimo posible.</w:t>
            </w:r>
          </w:p>
          <w:p w:rsidR="009B6891" w:rsidRPr="00B77E30" w:rsidRDefault="009B6891" w:rsidP="00EB53D8">
            <w:pPr>
              <w:numPr>
                <w:ilvl w:val="0"/>
                <w:numId w:val="33"/>
              </w:numPr>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Haga sonidos sobre las piezas metálicas de los escombros a su alrededor.</w:t>
            </w:r>
          </w:p>
          <w:p w:rsidR="009B6891" w:rsidRPr="00B77E30" w:rsidRDefault="009B6891" w:rsidP="00EB53D8">
            <w:pPr>
              <w:numPr>
                <w:ilvl w:val="0"/>
                <w:numId w:val="33"/>
              </w:numPr>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Si percibe olores a gas propano, químicos o humo producto de incendios, trate de moverse a un sitio más seguro.</w:t>
            </w:r>
          </w:p>
          <w:p w:rsidR="009B6891" w:rsidRPr="00B77E30" w:rsidRDefault="009B6891" w:rsidP="00EB53D8">
            <w:pPr>
              <w:numPr>
                <w:ilvl w:val="0"/>
                <w:numId w:val="33"/>
              </w:numPr>
              <w:jc w:val="both"/>
              <w:rPr>
                <w:rFonts w:ascii="Arial" w:eastAsia="Times New Roman" w:hAnsi="Arial" w:cs="Arial"/>
                <w:sz w:val="24"/>
                <w:szCs w:val="24"/>
                <w:lang w:val="es-ES_tradnl" w:eastAsia="es-ES"/>
              </w:rPr>
            </w:pPr>
            <w:r w:rsidRPr="00B77E30">
              <w:rPr>
                <w:rFonts w:ascii="Arial" w:eastAsia="Times New Roman" w:hAnsi="Arial" w:cs="Arial"/>
                <w:sz w:val="24"/>
                <w:szCs w:val="24"/>
                <w:lang w:val="es-ES_tradnl" w:eastAsia="es-ES"/>
              </w:rPr>
              <w:t>Manténgase acostado con la cabeza lo más bajo posible hasta que sea rescatado</w:t>
            </w:r>
          </w:p>
          <w:p w:rsidR="009B6891" w:rsidRPr="00B77E30" w:rsidRDefault="009B6891" w:rsidP="009B6891">
            <w:pPr>
              <w:jc w:val="both"/>
              <w:rPr>
                <w:rFonts w:ascii="Arial" w:eastAsia="Times New Roman" w:hAnsi="Arial" w:cs="Arial"/>
                <w:sz w:val="24"/>
                <w:szCs w:val="24"/>
                <w:lang w:val="es-ES_tradnl" w:eastAsia="es-ES"/>
              </w:rPr>
            </w:pPr>
          </w:p>
          <w:p w:rsidR="009B6891" w:rsidRPr="00B77E30" w:rsidRDefault="009B6891" w:rsidP="009B6891">
            <w:pPr>
              <w:jc w:val="center"/>
              <w:rPr>
                <w:rFonts w:ascii="Arial" w:eastAsia="Times New Roman" w:hAnsi="Arial" w:cs="Arial"/>
                <w:b/>
                <w:sz w:val="24"/>
                <w:szCs w:val="24"/>
                <w:lang w:val="es-MX" w:eastAsia="es-ES"/>
              </w:rPr>
            </w:pPr>
          </w:p>
          <w:p w:rsidR="009B6891" w:rsidRPr="00B77E30" w:rsidRDefault="009B6891" w:rsidP="009B6891">
            <w:pPr>
              <w:jc w:val="cente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ESTE ATENTO A LAS INSTRUCCIONES DE GRUPOS DE SOCORRO.</w:t>
            </w:r>
          </w:p>
          <w:p w:rsidR="009B6891" w:rsidRPr="00B77E30" w:rsidRDefault="009B6891" w:rsidP="009B6891">
            <w:pPr>
              <w:jc w:val="both"/>
              <w:rPr>
                <w:rFonts w:ascii="Arial" w:eastAsia="Times New Roman" w:hAnsi="Arial" w:cs="Arial"/>
                <w:sz w:val="24"/>
                <w:szCs w:val="24"/>
                <w:lang w:val="es-MX" w:eastAsia="es-ES"/>
              </w:rPr>
            </w:pPr>
          </w:p>
          <w:p w:rsidR="00F30A40" w:rsidRPr="00B77E30" w:rsidRDefault="00F30A40" w:rsidP="00D02C3F">
            <w:pPr>
              <w:jc w:val="both"/>
              <w:outlineLvl w:val="0"/>
              <w:rPr>
                <w:rFonts w:ascii="Arial" w:hAnsi="Arial" w:cs="Arial"/>
                <w:sz w:val="24"/>
                <w:szCs w:val="24"/>
                <w:lang w:val="es-MX"/>
              </w:rPr>
            </w:pPr>
          </w:p>
        </w:tc>
      </w:tr>
      <w:tr w:rsidR="00F30A40" w:rsidRPr="00B77E30" w:rsidTr="00D02C3F">
        <w:tc>
          <w:tcPr>
            <w:tcW w:w="2332" w:type="dxa"/>
          </w:tcPr>
          <w:p w:rsidR="00F30A40" w:rsidRPr="00B77E30" w:rsidRDefault="00F30A40" w:rsidP="00D02C3F">
            <w:pPr>
              <w:jc w:val="both"/>
              <w:outlineLvl w:val="0"/>
              <w:rPr>
                <w:rFonts w:ascii="Arial" w:eastAsia="Times New Roman" w:hAnsi="Arial" w:cs="Arial"/>
                <w:b/>
                <w:sz w:val="24"/>
                <w:szCs w:val="24"/>
                <w:lang w:eastAsia="es-ES"/>
              </w:rPr>
            </w:pPr>
            <w:r w:rsidRPr="00B77E30">
              <w:rPr>
                <w:rFonts w:ascii="Arial" w:hAnsi="Arial" w:cs="Arial"/>
                <w:b/>
                <w:sz w:val="24"/>
                <w:szCs w:val="24"/>
              </w:rPr>
              <w:lastRenderedPageBreak/>
              <w:t xml:space="preserve">       C.O.E</w:t>
            </w:r>
          </w:p>
        </w:tc>
        <w:tc>
          <w:tcPr>
            <w:tcW w:w="7019" w:type="dxa"/>
          </w:tcPr>
          <w:p w:rsidR="008D0AF2" w:rsidRPr="00B77E30" w:rsidRDefault="008D0AF2" w:rsidP="008D0AF2">
            <w:pPr>
              <w:rPr>
                <w:rFonts w:ascii="Arial" w:eastAsia="Times New Roman" w:hAnsi="Arial" w:cs="Arial"/>
                <w:b/>
                <w:sz w:val="24"/>
                <w:szCs w:val="24"/>
                <w:lang w:eastAsia="es-ES"/>
              </w:rPr>
            </w:pPr>
            <w:r w:rsidRPr="00B77E30">
              <w:rPr>
                <w:rFonts w:ascii="Arial" w:eastAsia="Times New Roman" w:hAnsi="Arial" w:cs="Arial"/>
                <w:b/>
                <w:sz w:val="24"/>
                <w:szCs w:val="24"/>
                <w:lang w:eastAsia="es-ES"/>
              </w:rPr>
              <w:t>Director de Emergencia</w:t>
            </w:r>
          </w:p>
          <w:p w:rsidR="008D0AF2" w:rsidRPr="00B77E30" w:rsidRDefault="008D0AF2" w:rsidP="008D0AF2">
            <w:pPr>
              <w:rPr>
                <w:rFonts w:ascii="Arial" w:eastAsia="Times New Roman" w:hAnsi="Arial" w:cs="Arial"/>
                <w:sz w:val="24"/>
                <w:szCs w:val="24"/>
                <w:lang w:eastAsia="es-ES"/>
              </w:rPr>
            </w:pPr>
          </w:p>
          <w:p w:rsidR="008D0AF2" w:rsidRPr="00B77E30" w:rsidRDefault="008D0AF2" w:rsidP="00EB53D8">
            <w:pPr>
              <w:numPr>
                <w:ilvl w:val="0"/>
                <w:numId w:val="36"/>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Determina momento adecuado para ordenar evacuación de acuerdo a los criterios de decisión consignados en el plan</w:t>
            </w:r>
          </w:p>
          <w:p w:rsidR="008D0AF2" w:rsidRPr="00B77E30" w:rsidRDefault="008D0AF2" w:rsidP="00EB53D8">
            <w:pPr>
              <w:numPr>
                <w:ilvl w:val="0"/>
                <w:numId w:val="19"/>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Coordina actividades para recepción de apoyo externo.</w:t>
            </w:r>
          </w:p>
          <w:p w:rsidR="008D0AF2" w:rsidRPr="00B77E30" w:rsidRDefault="008D0AF2" w:rsidP="00EB53D8">
            <w:pPr>
              <w:numPr>
                <w:ilvl w:val="0"/>
                <w:numId w:val="19"/>
              </w:numPr>
              <w:contextualSpacing/>
              <w:rPr>
                <w:rFonts w:ascii="Arial" w:eastAsia="Times New Roman" w:hAnsi="Arial" w:cs="Arial"/>
                <w:b/>
                <w:sz w:val="24"/>
                <w:szCs w:val="24"/>
                <w:lang w:val="es-MX" w:eastAsia="es-ES"/>
              </w:rPr>
            </w:pPr>
            <w:r w:rsidRPr="00B77E30">
              <w:rPr>
                <w:rFonts w:ascii="Arial" w:eastAsia="Times New Roman" w:hAnsi="Arial" w:cs="Arial"/>
                <w:sz w:val="24"/>
                <w:szCs w:val="24"/>
                <w:lang w:val="es-MX" w:eastAsia="es-ES"/>
              </w:rPr>
              <w:t>Coordina y realiza censo del personal trasladado a los centros asistenciales.</w:t>
            </w:r>
          </w:p>
          <w:p w:rsidR="00F30A40" w:rsidRPr="00B77E30" w:rsidRDefault="00F30A40" w:rsidP="00D02C3F">
            <w:pPr>
              <w:jc w:val="both"/>
              <w:outlineLvl w:val="0"/>
              <w:rPr>
                <w:rFonts w:ascii="Arial" w:hAnsi="Arial" w:cs="Arial"/>
                <w:sz w:val="24"/>
                <w:szCs w:val="24"/>
                <w:lang w:val="es-MX"/>
              </w:rPr>
            </w:pPr>
          </w:p>
        </w:tc>
      </w:tr>
      <w:tr w:rsidR="00F30A40" w:rsidRPr="00B77E30" w:rsidTr="00D02C3F">
        <w:tc>
          <w:tcPr>
            <w:tcW w:w="2332" w:type="dxa"/>
          </w:tcPr>
          <w:p w:rsidR="00F30A40" w:rsidRPr="00B77E30" w:rsidRDefault="00F30A40" w:rsidP="00D02C3F">
            <w:pPr>
              <w:jc w:val="both"/>
              <w:outlineLvl w:val="0"/>
              <w:rPr>
                <w:rFonts w:ascii="Arial" w:eastAsia="Times New Roman" w:hAnsi="Arial" w:cs="Arial"/>
                <w:b/>
                <w:sz w:val="24"/>
                <w:szCs w:val="24"/>
                <w:lang w:eastAsia="es-ES"/>
              </w:rPr>
            </w:pPr>
            <w:r w:rsidRPr="00B77E30">
              <w:rPr>
                <w:rFonts w:ascii="Arial" w:eastAsia="Times New Roman" w:hAnsi="Arial" w:cs="Arial"/>
                <w:b/>
                <w:sz w:val="24"/>
                <w:szCs w:val="24"/>
                <w:lang w:val="es-MX" w:eastAsia="es-ES"/>
              </w:rPr>
              <w:t>BRIGADA DE EMERGENCIAS</w:t>
            </w:r>
          </w:p>
        </w:tc>
        <w:tc>
          <w:tcPr>
            <w:tcW w:w="7019" w:type="dxa"/>
          </w:tcPr>
          <w:p w:rsidR="008D0AF2" w:rsidRPr="00B77E30" w:rsidRDefault="008D0AF2" w:rsidP="008D0AF2">
            <w:pP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 xml:space="preserve">Brigada de </w:t>
            </w:r>
            <w:r w:rsidR="00FE35C0" w:rsidRPr="00B77E30">
              <w:rPr>
                <w:rFonts w:ascii="Arial" w:eastAsia="Times New Roman" w:hAnsi="Arial" w:cs="Arial"/>
                <w:b/>
                <w:sz w:val="24"/>
                <w:szCs w:val="24"/>
                <w:lang w:val="es-MX" w:eastAsia="es-ES"/>
              </w:rPr>
              <w:t>Evacuación</w:t>
            </w:r>
          </w:p>
          <w:p w:rsidR="008D0AF2" w:rsidRPr="00B77E30" w:rsidRDefault="008D0AF2" w:rsidP="008D0AF2">
            <w:pPr>
              <w:rPr>
                <w:rFonts w:ascii="Arial" w:eastAsia="Times New Roman" w:hAnsi="Arial" w:cs="Arial"/>
                <w:b/>
                <w:sz w:val="24"/>
                <w:szCs w:val="24"/>
                <w:lang w:val="es-MX" w:eastAsia="es-ES"/>
              </w:rPr>
            </w:pPr>
          </w:p>
          <w:p w:rsidR="008D0AF2" w:rsidRPr="00B77E30" w:rsidRDefault="008D0AF2" w:rsidP="00EB53D8">
            <w:pPr>
              <w:pStyle w:val="Prrafodelista"/>
              <w:numPr>
                <w:ilvl w:val="0"/>
                <w:numId w:val="39"/>
              </w:numPr>
              <w:jc w:val="left"/>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Determina acciones específicas a realizar según la emergencia.</w:t>
            </w:r>
          </w:p>
          <w:p w:rsidR="008D0AF2" w:rsidRPr="00B77E30" w:rsidRDefault="008D0AF2" w:rsidP="00EB53D8">
            <w:pPr>
              <w:pStyle w:val="Prrafodelista"/>
              <w:numPr>
                <w:ilvl w:val="0"/>
                <w:numId w:val="39"/>
              </w:numPr>
              <w:jc w:val="left"/>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Determina acciones de primeros auxilios según el número de heridos.</w:t>
            </w:r>
          </w:p>
          <w:p w:rsidR="008D0AF2" w:rsidRPr="00B77E30" w:rsidRDefault="008D0AF2" w:rsidP="00EB53D8">
            <w:pPr>
              <w:pStyle w:val="Prrafodelista"/>
              <w:numPr>
                <w:ilvl w:val="0"/>
                <w:numId w:val="39"/>
              </w:numPr>
              <w:jc w:val="left"/>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 xml:space="preserve">Establece punto de atención de heridos y </w:t>
            </w:r>
            <w:proofErr w:type="spellStart"/>
            <w:r w:rsidRPr="00B77E30">
              <w:rPr>
                <w:rFonts w:ascii="Arial" w:eastAsia="Times New Roman" w:hAnsi="Arial" w:cs="Arial"/>
                <w:sz w:val="24"/>
                <w:szCs w:val="24"/>
                <w:lang w:val="es-MX" w:eastAsia="es-ES"/>
              </w:rPr>
              <w:t>triaje</w:t>
            </w:r>
            <w:proofErr w:type="spellEnd"/>
            <w:r w:rsidRPr="00B77E30">
              <w:rPr>
                <w:rFonts w:ascii="Arial" w:eastAsia="Times New Roman" w:hAnsi="Arial" w:cs="Arial"/>
                <w:sz w:val="24"/>
                <w:szCs w:val="24"/>
                <w:lang w:val="es-MX" w:eastAsia="es-ES"/>
              </w:rPr>
              <w:t xml:space="preserve"> según el número de heridos.</w:t>
            </w:r>
          </w:p>
          <w:p w:rsidR="008D0AF2" w:rsidRPr="00B77E30" w:rsidRDefault="008D0AF2" w:rsidP="00EB53D8">
            <w:pPr>
              <w:pStyle w:val="Prrafodelista"/>
              <w:numPr>
                <w:ilvl w:val="0"/>
                <w:numId w:val="39"/>
              </w:numPr>
              <w:jc w:val="left"/>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Establece prioridades de acción y necesidades para el control de la situación interna y externamente.</w:t>
            </w:r>
          </w:p>
          <w:p w:rsidR="008D0AF2" w:rsidRPr="00B77E30" w:rsidRDefault="008D0AF2" w:rsidP="00EB53D8">
            <w:pPr>
              <w:numPr>
                <w:ilvl w:val="0"/>
                <w:numId w:val="26"/>
              </w:numPr>
              <w:jc w:val="both"/>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Participan en la acción de evacuación del 100% del personal a puntos de encuentro si el accidente laboral así lo requiere.</w:t>
            </w:r>
          </w:p>
          <w:p w:rsidR="008D0AF2" w:rsidRPr="00B77E30" w:rsidRDefault="008D0AF2" w:rsidP="00EB53D8">
            <w:pPr>
              <w:numPr>
                <w:ilvl w:val="0"/>
                <w:numId w:val="26"/>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Realizan evacuación o resguardo del personal en PUNTOS DE ENCUENTRO.</w:t>
            </w:r>
          </w:p>
          <w:p w:rsidR="008D0AF2" w:rsidRPr="00B77E30" w:rsidRDefault="008D0AF2" w:rsidP="008D0AF2">
            <w:pP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lastRenderedPageBreak/>
              <w:br w:type="page"/>
            </w:r>
          </w:p>
          <w:p w:rsidR="008D0AF2" w:rsidRPr="00B77E30" w:rsidRDefault="008D0AF2" w:rsidP="008D0AF2">
            <w:pP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Brigada de Control de Fuego.</w:t>
            </w:r>
          </w:p>
          <w:p w:rsidR="008D0AF2" w:rsidRPr="00B77E30" w:rsidRDefault="008D0AF2" w:rsidP="008D0AF2">
            <w:pPr>
              <w:rPr>
                <w:rFonts w:ascii="Arial" w:eastAsia="Times New Roman" w:hAnsi="Arial" w:cs="Arial"/>
                <w:b/>
                <w:sz w:val="24"/>
                <w:szCs w:val="24"/>
                <w:lang w:val="es-MX" w:eastAsia="es-ES"/>
              </w:rPr>
            </w:pPr>
          </w:p>
          <w:p w:rsidR="008D0AF2" w:rsidRPr="00B77E30" w:rsidRDefault="008D0AF2" w:rsidP="00EB53D8">
            <w:pPr>
              <w:numPr>
                <w:ilvl w:val="0"/>
                <w:numId w:val="28"/>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Actúan en combate contraincendios si existen según la emergencia.</w:t>
            </w:r>
          </w:p>
          <w:p w:rsidR="008D0AF2" w:rsidRPr="00B77E30" w:rsidRDefault="008D0AF2" w:rsidP="00EB53D8">
            <w:pPr>
              <w:numPr>
                <w:ilvl w:val="0"/>
                <w:numId w:val="28"/>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Apoyan proceso de Evacuación de ser necesario.</w:t>
            </w:r>
          </w:p>
          <w:p w:rsidR="008D0AF2" w:rsidRPr="00B77E30" w:rsidRDefault="008D0AF2" w:rsidP="00EB53D8">
            <w:pPr>
              <w:numPr>
                <w:ilvl w:val="0"/>
                <w:numId w:val="28"/>
              </w:numPr>
              <w:rPr>
                <w:rFonts w:ascii="Arial" w:eastAsia="Times New Roman" w:hAnsi="Arial" w:cs="Arial"/>
                <w:sz w:val="24"/>
                <w:szCs w:val="24"/>
                <w:lang w:val="es-MX" w:eastAsia="es-ES"/>
              </w:rPr>
            </w:pPr>
            <w:r w:rsidRPr="00B77E30">
              <w:rPr>
                <w:rFonts w:ascii="Arial" w:eastAsia="Times New Roman" w:hAnsi="Arial" w:cs="Arial"/>
                <w:sz w:val="24"/>
                <w:szCs w:val="24"/>
                <w:lang w:val="es-MX" w:eastAsia="es-ES"/>
              </w:rPr>
              <w:t>Apoyo a los grupos externos de socorro.</w:t>
            </w:r>
          </w:p>
          <w:p w:rsidR="008D0AF2" w:rsidRPr="00B77E30" w:rsidRDefault="008D0AF2" w:rsidP="008D0AF2">
            <w:pPr>
              <w:rPr>
                <w:rFonts w:ascii="Arial" w:eastAsia="Times New Roman" w:hAnsi="Arial" w:cs="Arial"/>
                <w:sz w:val="24"/>
                <w:szCs w:val="24"/>
                <w:lang w:val="es-MX" w:eastAsia="es-ES"/>
              </w:rPr>
            </w:pPr>
          </w:p>
          <w:p w:rsidR="008D0AF2" w:rsidRPr="00B77E30" w:rsidRDefault="008D0AF2" w:rsidP="008D0AF2">
            <w:pPr>
              <w:rPr>
                <w:rFonts w:ascii="Arial" w:eastAsia="Times New Roman" w:hAnsi="Arial" w:cs="Arial"/>
                <w:b/>
                <w:sz w:val="24"/>
                <w:szCs w:val="24"/>
                <w:lang w:val="es-MX" w:eastAsia="es-ES"/>
              </w:rPr>
            </w:pPr>
            <w:r w:rsidRPr="00B77E30">
              <w:rPr>
                <w:rFonts w:ascii="Arial" w:eastAsia="Times New Roman" w:hAnsi="Arial" w:cs="Arial"/>
                <w:b/>
                <w:sz w:val="24"/>
                <w:szCs w:val="24"/>
                <w:lang w:val="es-MX" w:eastAsia="es-ES"/>
              </w:rPr>
              <w:t>Brigada de Primeros Auxilios.</w:t>
            </w:r>
          </w:p>
          <w:p w:rsidR="008D0AF2" w:rsidRPr="00B77E30" w:rsidRDefault="008D0AF2" w:rsidP="008D0AF2">
            <w:pPr>
              <w:rPr>
                <w:rFonts w:ascii="Arial" w:eastAsia="Times New Roman" w:hAnsi="Arial" w:cs="Arial"/>
                <w:b/>
                <w:sz w:val="24"/>
                <w:szCs w:val="24"/>
                <w:lang w:val="es-MX" w:eastAsia="es-ES"/>
              </w:rPr>
            </w:pPr>
          </w:p>
          <w:p w:rsidR="008D0AF2" w:rsidRPr="00B77E30" w:rsidRDefault="008D0AF2" w:rsidP="00EB53D8">
            <w:pPr>
              <w:numPr>
                <w:ilvl w:val="0"/>
                <w:numId w:val="29"/>
              </w:numPr>
              <w:rPr>
                <w:rFonts w:ascii="Arial" w:eastAsia="Times New Roman" w:hAnsi="Arial" w:cs="Arial"/>
                <w:b/>
                <w:sz w:val="24"/>
                <w:szCs w:val="24"/>
                <w:lang w:eastAsia="es-ES"/>
              </w:rPr>
            </w:pPr>
            <w:r w:rsidRPr="00B77E30">
              <w:rPr>
                <w:rFonts w:ascii="Arial" w:eastAsia="Times New Roman" w:hAnsi="Arial" w:cs="Arial"/>
                <w:sz w:val="24"/>
                <w:szCs w:val="24"/>
                <w:lang w:val="es-MX" w:eastAsia="es-ES"/>
              </w:rPr>
              <w:t>Prestación de primeros auxilios</w:t>
            </w:r>
          </w:p>
          <w:p w:rsidR="008D0AF2" w:rsidRPr="00B77E30" w:rsidRDefault="008D0AF2" w:rsidP="00EB53D8">
            <w:pPr>
              <w:numPr>
                <w:ilvl w:val="0"/>
                <w:numId w:val="29"/>
              </w:numPr>
              <w:rPr>
                <w:rFonts w:ascii="Arial" w:eastAsia="Times New Roman" w:hAnsi="Arial" w:cs="Arial"/>
                <w:b/>
                <w:sz w:val="24"/>
                <w:szCs w:val="24"/>
                <w:lang w:eastAsia="es-ES"/>
              </w:rPr>
            </w:pPr>
            <w:r w:rsidRPr="00B77E30">
              <w:rPr>
                <w:rFonts w:ascii="Arial" w:eastAsia="Times New Roman" w:hAnsi="Arial" w:cs="Arial"/>
                <w:sz w:val="24"/>
                <w:szCs w:val="24"/>
                <w:lang w:val="es-MX" w:eastAsia="es-ES"/>
              </w:rPr>
              <w:t>Alistamiento de heridos para ser transportados por grupos externos de socorro.</w:t>
            </w:r>
          </w:p>
          <w:p w:rsidR="00F30A40" w:rsidRPr="00B77E30" w:rsidRDefault="00F30A40" w:rsidP="00D02C3F">
            <w:pPr>
              <w:jc w:val="both"/>
              <w:outlineLvl w:val="0"/>
              <w:rPr>
                <w:rFonts w:ascii="Arial" w:hAnsi="Arial" w:cs="Arial"/>
                <w:sz w:val="24"/>
                <w:szCs w:val="24"/>
              </w:rPr>
            </w:pPr>
          </w:p>
        </w:tc>
      </w:tr>
    </w:tbl>
    <w:p w:rsidR="00F30A40" w:rsidRPr="00B77E30" w:rsidRDefault="00F30A40" w:rsidP="00784AFF">
      <w:pPr>
        <w:spacing w:after="0" w:line="240" w:lineRule="auto"/>
        <w:rPr>
          <w:rFonts w:ascii="Arial" w:eastAsia="Times New Roman" w:hAnsi="Arial" w:cs="Arial"/>
          <w:sz w:val="24"/>
          <w:szCs w:val="24"/>
          <w:lang w:val="es-MX" w:eastAsia="es-ES"/>
        </w:rPr>
      </w:pPr>
    </w:p>
    <w:p w:rsidR="00F30A40" w:rsidRPr="00B77E30" w:rsidRDefault="00F30A40" w:rsidP="00784AFF">
      <w:pPr>
        <w:spacing w:after="0" w:line="240" w:lineRule="auto"/>
        <w:rPr>
          <w:rFonts w:ascii="Arial" w:eastAsia="Times New Roman" w:hAnsi="Arial" w:cs="Arial"/>
          <w:sz w:val="24"/>
          <w:szCs w:val="24"/>
          <w:lang w:val="es-MX" w:eastAsia="es-ES"/>
        </w:rPr>
      </w:pPr>
    </w:p>
    <w:p w:rsidR="00784AFF" w:rsidRPr="00B77E30" w:rsidRDefault="00784AFF" w:rsidP="008D0AF2">
      <w:pPr>
        <w:spacing w:after="0" w:line="240" w:lineRule="auto"/>
        <w:jc w:val="both"/>
        <w:outlineLvl w:val="0"/>
        <w:rPr>
          <w:rFonts w:ascii="Arial" w:eastAsia="Times New Roman" w:hAnsi="Arial" w:cs="Arial"/>
          <w:b/>
          <w:sz w:val="24"/>
          <w:szCs w:val="24"/>
          <w:lang w:eastAsia="es-ES"/>
        </w:rPr>
      </w:pPr>
    </w:p>
    <w:p w:rsidR="00784AFF" w:rsidRPr="00B77E30" w:rsidRDefault="00784AFF" w:rsidP="00784AFF">
      <w:pPr>
        <w:spacing w:after="0" w:line="240" w:lineRule="auto"/>
        <w:jc w:val="both"/>
        <w:rPr>
          <w:rFonts w:ascii="Arial" w:eastAsia="Times New Roman" w:hAnsi="Arial" w:cs="Arial"/>
          <w:b/>
          <w:sz w:val="24"/>
          <w:szCs w:val="24"/>
          <w:lang w:eastAsia="es-ES"/>
        </w:rPr>
      </w:pPr>
    </w:p>
    <w:p w:rsidR="00784AFF" w:rsidRPr="00B77E30" w:rsidRDefault="00784AFF" w:rsidP="00784AFF">
      <w:pPr>
        <w:spacing w:after="0" w:line="240" w:lineRule="auto"/>
        <w:rPr>
          <w:rFonts w:ascii="Arial" w:eastAsia="Times New Roman" w:hAnsi="Arial" w:cs="Arial"/>
          <w:sz w:val="24"/>
          <w:szCs w:val="24"/>
          <w:lang w:eastAsia="es-ES"/>
        </w:rPr>
      </w:pPr>
    </w:p>
    <w:p w:rsidR="00784AFF" w:rsidRPr="00B77E30" w:rsidRDefault="00784AFF" w:rsidP="00784AFF">
      <w:pPr>
        <w:spacing w:after="0" w:line="240" w:lineRule="auto"/>
        <w:rPr>
          <w:rFonts w:ascii="Arial" w:eastAsia="Times New Roman" w:hAnsi="Arial" w:cs="Arial"/>
          <w:sz w:val="24"/>
          <w:szCs w:val="24"/>
          <w:u w:val="single"/>
          <w:lang w:eastAsia="es-ES"/>
        </w:rPr>
      </w:pPr>
    </w:p>
    <w:p w:rsidR="00784AFF" w:rsidRPr="00B77E30" w:rsidRDefault="00784AFF" w:rsidP="00784AFF">
      <w:pPr>
        <w:spacing w:after="0" w:line="240" w:lineRule="auto"/>
        <w:rPr>
          <w:rFonts w:ascii="Arial" w:eastAsia="Times New Roman" w:hAnsi="Arial" w:cs="Arial"/>
          <w:sz w:val="24"/>
          <w:szCs w:val="24"/>
          <w:u w:val="single"/>
          <w:lang w:eastAsia="es-ES"/>
        </w:rPr>
      </w:pPr>
    </w:p>
    <w:p w:rsidR="00784AFF" w:rsidRPr="00B77E30" w:rsidRDefault="00784AFF" w:rsidP="00784AFF">
      <w:pPr>
        <w:spacing w:after="0" w:line="240" w:lineRule="auto"/>
        <w:rPr>
          <w:rFonts w:ascii="Arial" w:eastAsia="Times New Roman" w:hAnsi="Arial" w:cs="Arial"/>
          <w:sz w:val="24"/>
          <w:szCs w:val="24"/>
          <w:u w:val="single"/>
          <w:lang w:eastAsia="es-ES"/>
        </w:rPr>
      </w:pPr>
    </w:p>
    <w:p w:rsidR="00784AFF" w:rsidRPr="00B77E30" w:rsidRDefault="00784AFF" w:rsidP="00784AFF">
      <w:pPr>
        <w:spacing w:after="0" w:line="240" w:lineRule="auto"/>
        <w:rPr>
          <w:rFonts w:ascii="Arial" w:eastAsia="Times New Roman" w:hAnsi="Arial" w:cs="Arial"/>
          <w:b/>
          <w:sz w:val="24"/>
          <w:szCs w:val="24"/>
          <w:lang w:val="es-MX" w:eastAsia="es-ES"/>
        </w:rPr>
      </w:pPr>
    </w:p>
    <w:p w:rsidR="00784AFF" w:rsidRPr="00B77E30" w:rsidRDefault="00784AFF" w:rsidP="00784AFF">
      <w:pPr>
        <w:rPr>
          <w:rFonts w:ascii="Arial" w:eastAsia="Times New Roman" w:hAnsi="Arial" w:cs="Arial"/>
          <w:b/>
          <w:sz w:val="24"/>
          <w:szCs w:val="24"/>
          <w:lang w:eastAsia="es-ES"/>
        </w:rPr>
      </w:pPr>
      <w:r w:rsidRPr="00B77E30">
        <w:rPr>
          <w:rFonts w:ascii="Arial" w:eastAsia="Times New Roman" w:hAnsi="Arial" w:cs="Arial"/>
          <w:b/>
          <w:sz w:val="24"/>
          <w:szCs w:val="24"/>
          <w:lang w:eastAsia="es-ES"/>
        </w:rPr>
        <w:br w:type="page"/>
      </w:r>
    </w:p>
    <w:p w:rsidR="006E0EB9" w:rsidRPr="00B77E30" w:rsidRDefault="006E0EB9" w:rsidP="006E0EB9">
      <w:pPr>
        <w:spacing w:after="0" w:line="240" w:lineRule="auto"/>
        <w:jc w:val="center"/>
        <w:rPr>
          <w:rFonts w:ascii="Arial" w:eastAsia="Times New Roman" w:hAnsi="Arial" w:cs="Arial"/>
          <w:b/>
          <w:sz w:val="24"/>
          <w:szCs w:val="24"/>
          <w:lang w:eastAsia="es-ES"/>
        </w:rPr>
      </w:pPr>
    </w:p>
    <w:p w:rsidR="006E0EB9" w:rsidRPr="00B77E30" w:rsidRDefault="00FC2619" w:rsidP="006E0EB9">
      <w:pPr>
        <w:spacing w:after="0" w:line="240" w:lineRule="auto"/>
        <w:jc w:val="both"/>
        <w:rPr>
          <w:rFonts w:ascii="Arial" w:eastAsia="Times New Roman" w:hAnsi="Arial" w:cs="Arial"/>
          <w:sz w:val="24"/>
          <w:szCs w:val="24"/>
          <w:lang w:val="es-MX" w:eastAsia="es-ES"/>
        </w:rPr>
      </w:pPr>
      <w:r w:rsidRPr="00B77E30">
        <w:rPr>
          <w:rFonts w:ascii="Arial" w:eastAsia="Times New Roman" w:hAnsi="Arial" w:cs="Arial"/>
          <w:noProof/>
          <w:sz w:val="24"/>
          <w:szCs w:val="24"/>
          <w:lang w:val="es-CO" w:eastAsia="es-CO"/>
        </w:rPr>
        <mc:AlternateContent>
          <mc:Choice Requires="wpg">
            <w:drawing>
              <wp:anchor distT="0" distB="0" distL="114300" distR="114300" simplePos="0" relativeHeight="251678720" behindDoc="0" locked="0" layoutInCell="1" allowOverlap="1" wp14:anchorId="240CEE07" wp14:editId="1F1437AB">
                <wp:simplePos x="0" y="0"/>
                <wp:positionH relativeFrom="column">
                  <wp:posOffset>481965</wp:posOffset>
                </wp:positionH>
                <wp:positionV relativeFrom="paragraph">
                  <wp:posOffset>7620</wp:posOffset>
                </wp:positionV>
                <wp:extent cx="4467761" cy="6781800"/>
                <wp:effectExtent l="0" t="0" r="28575" b="19050"/>
                <wp:wrapNone/>
                <wp:docPr id="223" name="223 Grupo"/>
                <wp:cNvGraphicFramePr/>
                <a:graphic xmlns:a="http://schemas.openxmlformats.org/drawingml/2006/main">
                  <a:graphicData uri="http://schemas.microsoft.com/office/word/2010/wordprocessingGroup">
                    <wpg:wgp>
                      <wpg:cNvGrpSpPr/>
                      <wpg:grpSpPr>
                        <a:xfrm>
                          <a:off x="0" y="0"/>
                          <a:ext cx="4467761" cy="6781800"/>
                          <a:chOff x="0" y="0"/>
                          <a:chExt cx="4429495" cy="6962775"/>
                        </a:xfrm>
                      </wpg:grpSpPr>
                      <wpg:grpSp>
                        <wpg:cNvPr id="221" name="221 Grupo"/>
                        <wpg:cNvGrpSpPr/>
                        <wpg:grpSpPr>
                          <a:xfrm>
                            <a:off x="0" y="0"/>
                            <a:ext cx="4429495" cy="6962775"/>
                            <a:chOff x="495170" y="0"/>
                            <a:chExt cx="4429495" cy="6962775"/>
                          </a:xfrm>
                        </wpg:grpSpPr>
                        <wpg:grpSp>
                          <wpg:cNvPr id="3" name="58 Grupo"/>
                          <wpg:cNvGrpSpPr/>
                          <wpg:grpSpPr>
                            <a:xfrm>
                              <a:off x="495170" y="0"/>
                              <a:ext cx="4429495" cy="6962775"/>
                              <a:chOff x="371357" y="0"/>
                              <a:chExt cx="4429602" cy="6962775"/>
                            </a:xfrm>
                          </wpg:grpSpPr>
                          <wpg:grpSp>
                            <wpg:cNvPr id="96" name="59 Grupo"/>
                            <wpg:cNvGrpSpPr/>
                            <wpg:grpSpPr>
                              <a:xfrm>
                                <a:off x="371357" y="0"/>
                                <a:ext cx="4429602" cy="6962775"/>
                                <a:chOff x="371357" y="0"/>
                                <a:chExt cx="4429602" cy="6962775"/>
                              </a:xfrm>
                            </wpg:grpSpPr>
                            <wpg:grpSp>
                              <wpg:cNvPr id="97" name="61 Grupo"/>
                              <wpg:cNvGrpSpPr/>
                              <wpg:grpSpPr>
                                <a:xfrm>
                                  <a:off x="371357" y="0"/>
                                  <a:ext cx="4429602" cy="6962775"/>
                                  <a:chOff x="476132" y="0"/>
                                  <a:chExt cx="4429602" cy="6962775"/>
                                </a:xfrm>
                              </wpg:grpSpPr>
                              <wpg:grpSp>
                                <wpg:cNvPr id="68" name="68 Grupo"/>
                                <wpg:cNvGrpSpPr/>
                                <wpg:grpSpPr>
                                  <a:xfrm>
                                    <a:off x="476132" y="0"/>
                                    <a:ext cx="4429602" cy="6962775"/>
                                    <a:chOff x="476132" y="0"/>
                                    <a:chExt cx="4429602" cy="6962775"/>
                                  </a:xfrm>
                                </wpg:grpSpPr>
                                <wpg:grpSp>
                                  <wpg:cNvPr id="73" name="73 Grupo"/>
                                  <wpg:cNvGrpSpPr/>
                                  <wpg:grpSpPr>
                                    <a:xfrm>
                                      <a:off x="476132" y="0"/>
                                      <a:ext cx="4429602" cy="6962775"/>
                                      <a:chOff x="476132" y="0"/>
                                      <a:chExt cx="4429602" cy="6962775"/>
                                    </a:xfrm>
                                  </wpg:grpSpPr>
                                  <wpg:grpSp>
                                    <wpg:cNvPr id="92" name="92 Grupo"/>
                                    <wpg:cNvGrpSpPr/>
                                    <wpg:grpSpPr>
                                      <a:xfrm>
                                        <a:off x="476132" y="0"/>
                                        <a:ext cx="4429602" cy="6962775"/>
                                        <a:chOff x="504707" y="0"/>
                                        <a:chExt cx="4429602" cy="6962775"/>
                                      </a:xfrm>
                                    </wpg:grpSpPr>
                                    <wps:wsp>
                                      <wps:cNvPr id="98" name="96 Conector recto de flecha"/>
                                      <wps:cNvCnPr/>
                                      <wps:spPr>
                                        <a:xfrm>
                                          <a:off x="3286125" y="3381375"/>
                                          <a:ext cx="0" cy="190500"/>
                                        </a:xfrm>
                                        <a:prstGeom prst="straightConnector1">
                                          <a:avLst/>
                                        </a:prstGeom>
                                        <a:noFill/>
                                        <a:ln w="12700" cap="flat" cmpd="sng" algn="ctr">
                                          <a:solidFill>
                                            <a:sysClr val="windowText" lastClr="000000"/>
                                          </a:solidFill>
                                          <a:prstDash val="solid"/>
                                          <a:miter lim="800000"/>
                                          <a:tailEnd type="arrow"/>
                                        </a:ln>
                                        <a:effectLst/>
                                      </wps:spPr>
                                      <wps:bodyPr/>
                                    </wps:wsp>
                                    <wpg:grpSp>
                                      <wpg:cNvPr id="100" name="100 Grupo"/>
                                      <wpg:cNvGrpSpPr/>
                                      <wpg:grpSpPr>
                                        <a:xfrm>
                                          <a:off x="504707" y="0"/>
                                          <a:ext cx="4429602" cy="6962775"/>
                                          <a:chOff x="333257" y="0"/>
                                          <a:chExt cx="4429602" cy="6962775"/>
                                        </a:xfrm>
                                      </wpg:grpSpPr>
                                      <wps:wsp>
                                        <wps:cNvPr id="110" name="110 Proceso"/>
                                        <wps:cNvSpPr/>
                                        <wps:spPr>
                                          <a:xfrm>
                                            <a:off x="1676922" y="4867275"/>
                                            <a:ext cx="2886337" cy="409575"/>
                                          </a:xfrm>
                                          <a:prstGeom prst="flowChartProcess">
                                            <a:avLst/>
                                          </a:prstGeom>
                                          <a:solidFill>
                                            <a:srgbClr val="5B9BD5">
                                              <a:lumMod val="60000"/>
                                              <a:lumOff val="40000"/>
                                            </a:srgbClr>
                                          </a:solidFill>
                                          <a:ln w="12700" cap="flat" cmpd="sng" algn="ctr">
                                            <a:solidFill>
                                              <a:srgbClr val="5B9BD5">
                                                <a:shade val="50000"/>
                                              </a:srgbClr>
                                            </a:solidFill>
                                            <a:prstDash val="solid"/>
                                            <a:miter lim="800000"/>
                                          </a:ln>
                                          <a:effectLst/>
                                        </wps:spPr>
                                        <wps:txb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Quítese o cámbiese los zapatos de tacón, ayude a personal discapacitado, lesionado o a adultos mayores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1" name="111 Grupo"/>
                                        <wpg:cNvGrpSpPr/>
                                        <wpg:grpSpPr>
                                          <a:xfrm>
                                            <a:off x="333257" y="0"/>
                                            <a:ext cx="4429602" cy="6962775"/>
                                            <a:chOff x="333257" y="0"/>
                                            <a:chExt cx="4429602" cy="6962775"/>
                                          </a:xfrm>
                                        </wpg:grpSpPr>
                                        <wps:wsp>
                                          <wps:cNvPr id="112" name="112 Terminador"/>
                                          <wps:cNvSpPr/>
                                          <wps:spPr>
                                            <a:xfrm>
                                              <a:off x="2352675" y="0"/>
                                              <a:ext cx="1466850" cy="304800"/>
                                            </a:xfrm>
                                            <a:prstGeom prst="flowChartTerminator">
                                              <a:avLst/>
                                            </a:prstGeom>
                                            <a:solidFill>
                                              <a:srgbClr val="5B9BD5">
                                                <a:lumMod val="60000"/>
                                                <a:lumOff val="40000"/>
                                              </a:srgbClr>
                                            </a:solidFill>
                                            <a:ln w="12700" cap="flat" cmpd="sng" algn="ctr">
                                              <a:solidFill>
                                                <a:srgbClr val="5B9BD5">
                                                  <a:shade val="50000"/>
                                                </a:srgbClr>
                                              </a:solidFill>
                                              <a:prstDash val="solid"/>
                                              <a:miter lim="800000"/>
                                            </a:ln>
                                            <a:effectLst/>
                                          </wps:spPr>
                                          <wps:txb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EVACUACIÓN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113 Conector recto de flecha"/>
                                          <wps:cNvCnPr/>
                                          <wps:spPr>
                                            <a:xfrm>
                                              <a:off x="3133725" y="304800"/>
                                              <a:ext cx="0" cy="114300"/>
                                            </a:xfrm>
                                            <a:prstGeom prst="straightConnector1">
                                              <a:avLst/>
                                            </a:prstGeom>
                                            <a:noFill/>
                                            <a:ln w="12700" cap="flat" cmpd="sng" algn="ctr">
                                              <a:solidFill>
                                                <a:sysClr val="windowText" lastClr="000000"/>
                                              </a:solidFill>
                                              <a:prstDash val="solid"/>
                                              <a:miter lim="800000"/>
                                              <a:tailEnd type="arrow"/>
                                            </a:ln>
                                            <a:effectLst/>
                                          </wps:spPr>
                                          <wps:bodyPr/>
                                        </wps:wsp>
                                        <wps:wsp>
                                          <wps:cNvPr id="124" name="124 Proceso"/>
                                          <wps:cNvSpPr/>
                                          <wps:spPr>
                                            <a:xfrm>
                                              <a:off x="2428875" y="419100"/>
                                              <a:ext cx="1390650" cy="209550"/>
                                            </a:xfrm>
                                            <a:prstGeom prst="flowChartProcess">
                                              <a:avLst/>
                                            </a:prstGeom>
                                            <a:solidFill>
                                              <a:srgbClr val="5B9BD5">
                                                <a:lumMod val="60000"/>
                                                <a:lumOff val="40000"/>
                                              </a:srgbClr>
                                            </a:solidFill>
                                            <a:ln w="12700" cap="flat" cmpd="sng" algn="ctr">
                                              <a:solidFill>
                                                <a:srgbClr val="5B9BD5">
                                                  <a:shade val="50000"/>
                                                </a:srgbClr>
                                              </a:solidFill>
                                              <a:prstDash val="solid"/>
                                              <a:miter lim="800000"/>
                                            </a:ln>
                                            <a:effectLst/>
                                          </wps:spPr>
                                          <wps:txbx>
                                            <w:txbxContent>
                                              <w:p w:rsidR="00802395" w:rsidRPr="00C05C05" w:rsidRDefault="00802395" w:rsidP="00FC2619">
                                                <w:pPr>
                                                  <w:jc w:val="center"/>
                                                  <w:rPr>
                                                    <w:rFonts w:asciiTheme="majorHAnsi" w:hAnsiTheme="majorHAnsi" w:cstheme="majorHAnsi"/>
                                                    <w:b/>
                                                    <w:color w:val="000000" w:themeColor="text1"/>
                                                    <w:sz w:val="18"/>
                                                    <w:szCs w:val="18"/>
                                                  </w:rPr>
                                                </w:pPr>
                                                <w:r w:rsidRPr="00C05C05">
                                                  <w:rPr>
                                                    <w:rFonts w:asciiTheme="majorHAnsi" w:hAnsiTheme="majorHAnsi" w:cstheme="majorHAnsi"/>
                                                    <w:b/>
                                                    <w:color w:val="000000" w:themeColor="text1"/>
                                                    <w:sz w:val="18"/>
                                                    <w:szCs w:val="18"/>
                                                  </w:rPr>
                                                  <w:t>Mantenga la calma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125 Proceso"/>
                                          <wps:cNvSpPr/>
                                          <wps:spPr>
                                            <a:xfrm>
                                              <a:off x="2219325" y="762000"/>
                                              <a:ext cx="1724025" cy="228600"/>
                                            </a:xfrm>
                                            <a:prstGeom prst="flowChartProcess">
                                              <a:avLst/>
                                            </a:prstGeom>
                                            <a:solidFill>
                                              <a:srgbClr val="5B9BD5">
                                                <a:lumMod val="60000"/>
                                                <a:lumOff val="40000"/>
                                              </a:srgbClr>
                                            </a:solidFill>
                                            <a:ln w="12700" cap="flat" cmpd="sng" algn="ctr">
                                              <a:solidFill>
                                                <a:srgbClr val="5B9BD5">
                                                  <a:shade val="50000"/>
                                                </a:srgbClr>
                                              </a:solidFill>
                                              <a:prstDash val="solid"/>
                                              <a:miter lim="800000"/>
                                            </a:ln>
                                            <a:effectLst/>
                                          </wps:spPr>
                                          <wps:txb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 xml:space="preserve">Averigüe que está pasando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138 Conector recto de flecha"/>
                                          <wps:cNvCnPr/>
                                          <wps:spPr>
                                            <a:xfrm>
                                              <a:off x="3114675" y="619125"/>
                                              <a:ext cx="0" cy="171450"/>
                                            </a:xfrm>
                                            <a:prstGeom prst="straightConnector1">
                                              <a:avLst/>
                                            </a:prstGeom>
                                            <a:noFill/>
                                            <a:ln w="12700" cap="flat" cmpd="sng" algn="ctr">
                                              <a:solidFill>
                                                <a:sysClr val="windowText" lastClr="000000"/>
                                              </a:solidFill>
                                              <a:prstDash val="solid"/>
                                              <a:miter lim="800000"/>
                                              <a:tailEnd type="arrow"/>
                                            </a:ln>
                                            <a:effectLst/>
                                          </wps:spPr>
                                          <wps:bodyPr/>
                                        </wps:wsp>
                                        <wps:wsp>
                                          <wps:cNvPr id="144" name="144 Proceso"/>
                                          <wps:cNvSpPr/>
                                          <wps:spPr>
                                            <a:xfrm>
                                              <a:off x="1676925" y="1152525"/>
                                              <a:ext cx="2857567" cy="400050"/>
                                            </a:xfrm>
                                            <a:prstGeom prst="flowChartProcess">
                                              <a:avLst/>
                                            </a:prstGeom>
                                            <a:solidFill>
                                              <a:srgbClr val="5B9BD5">
                                                <a:lumMod val="60000"/>
                                                <a:lumOff val="40000"/>
                                              </a:srgbClr>
                                            </a:solidFill>
                                            <a:ln w="12700" cap="flat" cmpd="sng" algn="ctr">
                                              <a:solidFill>
                                                <a:srgbClr val="5B9BD5">
                                                  <a:shade val="50000"/>
                                                </a:srgbClr>
                                              </a:solidFill>
                                              <a:prstDash val="solid"/>
                                              <a:miter lim="800000"/>
                                            </a:ln>
                                            <a:effectLst/>
                                          </wps:spPr>
                                          <wps:txb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Tranquilice a los demás, infórmeles sin detalles que está pasando con seguridad y confianza de lo que dice y hace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148 Conector recto de flecha"/>
                                          <wps:cNvCnPr/>
                                          <wps:spPr>
                                            <a:xfrm>
                                              <a:off x="3114675" y="981075"/>
                                              <a:ext cx="9525" cy="171450"/>
                                            </a:xfrm>
                                            <a:prstGeom prst="straightConnector1">
                                              <a:avLst/>
                                            </a:prstGeom>
                                            <a:noFill/>
                                            <a:ln w="12700" cap="flat" cmpd="sng" algn="ctr">
                                              <a:solidFill>
                                                <a:sysClr val="windowText" lastClr="000000"/>
                                              </a:solidFill>
                                              <a:prstDash val="solid"/>
                                              <a:miter lim="800000"/>
                                              <a:tailEnd type="arrow"/>
                                            </a:ln>
                                            <a:effectLst/>
                                          </wps:spPr>
                                          <wps:bodyPr/>
                                        </wps:wsp>
                                        <wps:wsp>
                                          <wps:cNvPr id="173" name="173 Proceso"/>
                                          <wps:cNvSpPr/>
                                          <wps:spPr>
                                            <a:xfrm>
                                              <a:off x="2162175" y="1704975"/>
                                              <a:ext cx="1866900" cy="419100"/>
                                            </a:xfrm>
                                            <a:prstGeom prst="flowChartProcess">
                                              <a:avLst/>
                                            </a:prstGeom>
                                            <a:solidFill>
                                              <a:srgbClr val="5B9BD5">
                                                <a:lumMod val="60000"/>
                                                <a:lumOff val="40000"/>
                                              </a:srgbClr>
                                            </a:solidFill>
                                            <a:ln w="12700" cap="flat" cmpd="sng" algn="ctr">
                                              <a:solidFill>
                                                <a:srgbClr val="5B9BD5">
                                                  <a:shade val="50000"/>
                                                </a:srgbClr>
                                              </a:solidFill>
                                              <a:prstDash val="solid"/>
                                              <a:miter lim="800000"/>
                                            </a:ln>
                                            <a:effectLst/>
                                          </wps:spPr>
                                          <wps:txb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Dirija al personal visitante junto con usted hacia el punto de encuentro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174 Conector recto de flecha"/>
                                          <wps:cNvCnPr/>
                                          <wps:spPr>
                                            <a:xfrm>
                                              <a:off x="3114675" y="1552575"/>
                                              <a:ext cx="0" cy="152400"/>
                                            </a:xfrm>
                                            <a:prstGeom prst="straightConnector1">
                                              <a:avLst/>
                                            </a:prstGeom>
                                            <a:noFill/>
                                            <a:ln w="12700" cap="flat" cmpd="sng" algn="ctr">
                                              <a:solidFill>
                                                <a:sysClr val="windowText" lastClr="000000"/>
                                              </a:solidFill>
                                              <a:prstDash val="solid"/>
                                              <a:miter lim="800000"/>
                                              <a:tailEnd type="arrow"/>
                                            </a:ln>
                                            <a:effectLst/>
                                          </wps:spPr>
                                          <wps:bodyPr/>
                                        </wps:wsp>
                                        <wps:wsp>
                                          <wps:cNvPr id="175" name="175 Proceso"/>
                                          <wps:cNvSpPr/>
                                          <wps:spPr>
                                            <a:xfrm>
                                              <a:off x="1952625" y="2257425"/>
                                              <a:ext cx="2362200" cy="361950"/>
                                            </a:xfrm>
                                            <a:prstGeom prst="flowChartProcess">
                                              <a:avLst/>
                                            </a:prstGeom>
                                            <a:solidFill>
                                              <a:srgbClr val="5B9BD5">
                                                <a:lumMod val="60000"/>
                                                <a:lumOff val="40000"/>
                                              </a:srgbClr>
                                            </a:solidFill>
                                            <a:ln w="12700" cap="flat" cmpd="sng" algn="ctr">
                                              <a:solidFill>
                                                <a:srgbClr val="5B9BD5">
                                                  <a:shade val="50000"/>
                                                </a:srgbClr>
                                              </a:solidFill>
                                              <a:prstDash val="solid"/>
                                              <a:miter lim="800000"/>
                                            </a:ln>
                                            <a:effectLst/>
                                          </wps:spPr>
                                          <wps:txbx>
                                            <w:txbxContent>
                                              <w:p w:rsidR="00802395" w:rsidRPr="00C05C05" w:rsidRDefault="00802395" w:rsidP="00FC2619">
                                                <w:pP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Esté atento a lo que suceda, ya que la situación puede agravarse.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176 Conector recto de flecha"/>
                                          <wps:cNvCnPr/>
                                          <wps:spPr>
                                            <a:xfrm flipH="1">
                                              <a:off x="3114675" y="2124075"/>
                                              <a:ext cx="8890" cy="133350"/>
                                            </a:xfrm>
                                            <a:prstGeom prst="straightConnector1">
                                              <a:avLst/>
                                            </a:prstGeom>
                                            <a:noFill/>
                                            <a:ln w="12700" cap="flat" cmpd="sng" algn="ctr">
                                              <a:solidFill>
                                                <a:sysClr val="windowText" lastClr="000000"/>
                                              </a:solidFill>
                                              <a:prstDash val="solid"/>
                                              <a:miter lim="800000"/>
                                              <a:tailEnd type="arrow"/>
                                            </a:ln>
                                            <a:effectLst/>
                                          </wps:spPr>
                                          <wps:bodyPr/>
                                        </wps:wsp>
                                        <wps:wsp>
                                          <wps:cNvPr id="177" name="177 Conector recto de flecha"/>
                                          <wps:cNvCnPr/>
                                          <wps:spPr>
                                            <a:xfrm>
                                              <a:off x="3114675" y="2619375"/>
                                              <a:ext cx="0" cy="190500"/>
                                            </a:xfrm>
                                            <a:prstGeom prst="straightConnector1">
                                              <a:avLst/>
                                            </a:prstGeom>
                                            <a:noFill/>
                                            <a:ln w="12700" cap="flat" cmpd="sng" algn="ctr">
                                              <a:solidFill>
                                                <a:sysClr val="windowText" lastClr="000000"/>
                                              </a:solidFill>
                                              <a:prstDash val="solid"/>
                                              <a:miter lim="800000"/>
                                              <a:tailEnd type="arrow"/>
                                            </a:ln>
                                            <a:effectLst/>
                                          </wps:spPr>
                                          <wps:bodyPr/>
                                        </wps:wsp>
                                        <wps:wsp>
                                          <wps:cNvPr id="185" name="185 Rectángulo"/>
                                          <wps:cNvSpPr/>
                                          <wps:spPr>
                                            <a:xfrm>
                                              <a:off x="1514890" y="5981700"/>
                                              <a:ext cx="3247969" cy="385761"/>
                                            </a:xfrm>
                                            <a:prstGeom prst="rect">
                                              <a:avLst/>
                                            </a:prstGeom>
                                            <a:solidFill>
                                              <a:srgbClr val="5B9BD5">
                                                <a:lumMod val="60000"/>
                                                <a:lumOff val="40000"/>
                                              </a:srgbClr>
                                            </a:solidFill>
                                            <a:ln w="12700" cap="flat" cmpd="sng" algn="ctr">
                                              <a:solidFill>
                                                <a:srgbClr val="5B9BD5">
                                                  <a:shade val="50000"/>
                                                </a:srgbClr>
                                              </a:solidFill>
                                              <a:prstDash val="solid"/>
                                              <a:miter lim="800000"/>
                                            </a:ln>
                                            <a:effectLst/>
                                          </wps:spPr>
                                          <wps:txb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No regrese por ningún motivo, si hay humo desplácese arrastrado y cúbrase la boca y nariz con un trapo húmedo preferiblemente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186 Proceso"/>
                                          <wps:cNvSpPr/>
                                          <wps:spPr>
                                            <a:xfrm>
                                              <a:off x="4124324" y="3771900"/>
                                              <a:ext cx="285749" cy="238125"/>
                                            </a:xfrm>
                                            <a:prstGeom prst="flowChartProcess">
                                              <a:avLst/>
                                            </a:prstGeom>
                                            <a:noFill/>
                                            <a:ln w="12700" cap="flat" cmpd="sng" algn="ctr">
                                              <a:noFill/>
                                              <a:prstDash val="solid"/>
                                              <a:miter lim="800000"/>
                                            </a:ln>
                                            <a:effectLst/>
                                          </wps:spPr>
                                          <wps:txbx>
                                            <w:txbxContent>
                                              <w:p w:rsidR="00802395" w:rsidRPr="007F56D9" w:rsidRDefault="00802395" w:rsidP="00FC2619">
                                                <w:pPr>
                                                  <w:rPr>
                                                    <w:rFonts w:asciiTheme="majorHAnsi" w:hAnsiTheme="majorHAnsi" w:cstheme="majorHAnsi"/>
                                                    <w:color w:val="000000" w:themeColor="text1"/>
                                                    <w:sz w:val="18"/>
                                                    <w:szCs w:val="18"/>
                                                  </w:rPr>
                                                </w:pPr>
                                                <w:r>
                                                  <w:rPr>
                                                    <w:rFonts w:asciiTheme="majorHAnsi" w:hAnsiTheme="majorHAnsi" w:cstheme="majorHAnsi"/>
                                                    <w:color w:val="000000" w:themeColor="text1"/>
                                                    <w:sz w:val="18"/>
                                                    <w:szCs w:val="18"/>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189 Conector recto de flecha"/>
                                          <wps:cNvCnPr/>
                                          <wps:spPr>
                                            <a:xfrm flipH="1">
                                              <a:off x="3114097" y="5276850"/>
                                              <a:ext cx="1" cy="152400"/>
                                            </a:xfrm>
                                            <a:prstGeom prst="straightConnector1">
                                              <a:avLst/>
                                            </a:prstGeom>
                                            <a:noFill/>
                                            <a:ln w="12700" cap="flat" cmpd="sng" algn="ctr">
                                              <a:solidFill>
                                                <a:sysClr val="windowText" lastClr="000000"/>
                                              </a:solidFill>
                                              <a:prstDash val="solid"/>
                                              <a:miter lim="800000"/>
                                              <a:tailEnd type="arrow"/>
                                            </a:ln>
                                            <a:effectLst/>
                                          </wps:spPr>
                                          <wps:bodyPr/>
                                        </wps:wsp>
                                        <wps:wsp>
                                          <wps:cNvPr id="204" name="204 Conector recto de flecha"/>
                                          <wps:cNvCnPr/>
                                          <wps:spPr>
                                            <a:xfrm>
                                              <a:off x="3122789" y="4143376"/>
                                              <a:ext cx="1129" cy="180974"/>
                                            </a:xfrm>
                                            <a:prstGeom prst="straightConnector1">
                                              <a:avLst/>
                                            </a:prstGeom>
                                            <a:noFill/>
                                            <a:ln w="12700" cap="flat" cmpd="sng" algn="ctr">
                                              <a:solidFill>
                                                <a:sysClr val="windowText" lastClr="000000"/>
                                              </a:solidFill>
                                              <a:prstDash val="solid"/>
                                              <a:miter lim="800000"/>
                                              <a:tailEnd type="arrow"/>
                                            </a:ln>
                                            <a:effectLst/>
                                          </wps:spPr>
                                          <wps:bodyPr/>
                                        </wps:wsp>
                                        <wps:wsp>
                                          <wps:cNvPr id="205" name="205 Proceso"/>
                                          <wps:cNvSpPr/>
                                          <wps:spPr>
                                            <a:xfrm>
                                              <a:off x="1952312" y="5429250"/>
                                              <a:ext cx="2315149" cy="381000"/>
                                            </a:xfrm>
                                            <a:prstGeom prst="flowChartProcess">
                                              <a:avLst/>
                                            </a:prstGeom>
                                            <a:solidFill>
                                              <a:srgbClr val="5B9BD5">
                                                <a:lumMod val="60000"/>
                                                <a:lumOff val="40000"/>
                                              </a:srgbClr>
                                            </a:solidFill>
                                            <a:ln w="12700" cap="flat" cmpd="sng" algn="ctr">
                                              <a:solidFill>
                                                <a:srgbClr val="5B9BD5">
                                                  <a:shade val="50000"/>
                                                </a:srgbClr>
                                              </a:solidFill>
                                              <a:prstDash val="solid"/>
                                              <a:miter lim="800000"/>
                                            </a:ln>
                                            <a:effectLst/>
                                          </wps:spPr>
                                          <wps:txb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Use el pasamanos al bajar o subir escaleras y desplácese siempre por la derecha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206 Rectángulo"/>
                                          <wps:cNvSpPr/>
                                          <wps:spPr>
                                            <a:xfrm>
                                              <a:off x="1952503" y="6591300"/>
                                              <a:ext cx="2391126" cy="371475"/>
                                            </a:xfrm>
                                            <a:prstGeom prst="rect">
                                              <a:avLst/>
                                            </a:prstGeom>
                                            <a:solidFill>
                                              <a:srgbClr val="5B9BD5">
                                                <a:lumMod val="60000"/>
                                                <a:lumOff val="40000"/>
                                              </a:srgbClr>
                                            </a:solidFill>
                                            <a:ln w="12700" cap="flat" cmpd="sng" algn="ctr">
                                              <a:solidFill>
                                                <a:srgbClr val="5B9BD5">
                                                  <a:shade val="50000"/>
                                                </a:srgbClr>
                                              </a:solidFill>
                                              <a:prstDash val="solid"/>
                                              <a:miter lim="800000"/>
                                            </a:ln>
                                            <a:effectLst/>
                                          </wps:spPr>
                                          <wps:txb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Diríjase al punto de encuentro y espere instrucciones de la brigada y grupos de socorro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207 Terminador"/>
                                          <wps:cNvSpPr/>
                                          <wps:spPr>
                                            <a:xfrm>
                                              <a:off x="333257" y="6657975"/>
                                              <a:ext cx="971550" cy="304800"/>
                                            </a:xfrm>
                                            <a:prstGeom prst="flowChartTerminator">
                                              <a:avLst/>
                                            </a:prstGeom>
                                            <a:solidFill>
                                              <a:srgbClr val="5B9BD5">
                                                <a:lumMod val="60000"/>
                                                <a:lumOff val="40000"/>
                                              </a:srgbClr>
                                            </a:solidFill>
                                            <a:ln w="12700" cap="flat" cmpd="sng" algn="ctr">
                                              <a:solidFill>
                                                <a:srgbClr val="5B9BD5">
                                                  <a:shade val="50000"/>
                                                </a:srgbClr>
                                              </a:solidFill>
                                              <a:prstDash val="solid"/>
                                              <a:miter lim="800000"/>
                                            </a:ln>
                                            <a:effectLst/>
                                          </wps:spPr>
                                          <wps:txbx>
                                            <w:txbxContent>
                                              <w:p w:rsidR="00802395" w:rsidRPr="00C05C05" w:rsidRDefault="00802395" w:rsidP="00FC2619">
                                                <w:pPr>
                                                  <w:jc w:val="center"/>
                                                  <w:rPr>
                                                    <w:rFonts w:asciiTheme="majorHAnsi" w:hAnsiTheme="majorHAnsi" w:cstheme="majorHAnsi"/>
                                                    <w:b/>
                                                    <w:color w:val="000000" w:themeColor="text1"/>
                                                    <w:sz w:val="18"/>
                                                    <w:szCs w:val="18"/>
                                                  </w:rPr>
                                                </w:pPr>
                                                <w:r w:rsidRPr="00C05C05">
                                                  <w:rPr>
                                                    <w:rFonts w:asciiTheme="majorHAnsi" w:hAnsiTheme="majorHAnsi" w:cstheme="majorHAnsi"/>
                                                    <w:b/>
                                                    <w:color w:val="000000" w:themeColor="text1"/>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08" name="208 Proceso"/>
                                    <wps:cNvSpPr/>
                                    <wps:spPr>
                                      <a:xfrm>
                                        <a:off x="2095500" y="2809874"/>
                                        <a:ext cx="2362200" cy="571501"/>
                                      </a:xfrm>
                                      <a:prstGeom prst="flowChartProcess">
                                        <a:avLst/>
                                      </a:prstGeom>
                                      <a:solidFill>
                                        <a:srgbClr val="5B9BD5">
                                          <a:lumMod val="60000"/>
                                          <a:lumOff val="40000"/>
                                        </a:srgbClr>
                                      </a:solidFill>
                                      <a:ln w="12700" cap="flat" cmpd="sng" algn="ctr">
                                        <a:solidFill>
                                          <a:srgbClr val="5B9BD5">
                                            <a:shade val="50000"/>
                                          </a:srgbClr>
                                        </a:solidFill>
                                        <a:prstDash val="solid"/>
                                        <a:miter lim="800000"/>
                                      </a:ln>
                                      <a:effectLst/>
                                    </wps:spPr>
                                    <wps:txb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Cierre válvulas o llaves d suministro eléctrico o de gas, apague equipos que se encuentre a su paso.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3" name="213 Proceso"/>
                                  <wps:cNvSpPr/>
                                  <wps:spPr>
                                    <a:xfrm>
                                      <a:off x="2095187" y="4324350"/>
                                      <a:ext cx="2361561" cy="381000"/>
                                    </a:xfrm>
                                    <a:prstGeom prst="flowChartProcess">
                                      <a:avLst/>
                                    </a:prstGeom>
                                    <a:solidFill>
                                      <a:srgbClr val="5B9BD5">
                                        <a:lumMod val="60000"/>
                                        <a:lumOff val="40000"/>
                                      </a:srgbClr>
                                    </a:solidFill>
                                    <a:ln w="12700" cap="flat" cmpd="sng" algn="ctr">
                                      <a:solidFill>
                                        <a:srgbClr val="5B9BD5">
                                          <a:shade val="50000"/>
                                        </a:srgbClr>
                                      </a:solidFill>
                                      <a:prstDash val="solid"/>
                                      <a:miter lim="800000"/>
                                    </a:ln>
                                    <a:effectLst/>
                                  </wps:spPr>
                                  <wps:txb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Proteja los documentos y elementos importantes para la operación de su Proceso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5" name="215 Conector recto de flecha"/>
                                <wps:cNvCnPr/>
                                <wps:spPr>
                                  <a:xfrm>
                                    <a:off x="3256986" y="4705350"/>
                                    <a:ext cx="0" cy="161925"/>
                                  </a:xfrm>
                                  <a:prstGeom prst="straightConnector1">
                                    <a:avLst/>
                                  </a:prstGeom>
                                  <a:noFill/>
                                  <a:ln w="12700" cap="flat" cmpd="sng" algn="ctr">
                                    <a:solidFill>
                                      <a:sysClr val="windowText" lastClr="000000"/>
                                    </a:solidFill>
                                    <a:prstDash val="solid"/>
                                    <a:miter lim="800000"/>
                                    <a:tailEnd type="arrow"/>
                                  </a:ln>
                                  <a:effectLst/>
                                </wps:spPr>
                                <wps:bodyPr/>
                              </wps:wsp>
                            </wpg:grpSp>
                            <wps:wsp>
                              <wps:cNvPr id="216" name="216 Conector recto de flecha"/>
                              <wps:cNvCnPr/>
                              <wps:spPr>
                                <a:xfrm>
                                  <a:off x="3162300" y="6400800"/>
                                  <a:ext cx="0" cy="190500"/>
                                </a:xfrm>
                                <a:prstGeom prst="straightConnector1">
                                  <a:avLst/>
                                </a:prstGeom>
                                <a:noFill/>
                                <a:ln w="12700" cap="flat" cmpd="sng" algn="ctr">
                                  <a:solidFill>
                                    <a:sysClr val="windowText" lastClr="000000"/>
                                  </a:solidFill>
                                  <a:prstDash val="solid"/>
                                  <a:miter lim="800000"/>
                                  <a:tailEnd type="arrow"/>
                                </a:ln>
                                <a:effectLst/>
                              </wps:spPr>
                              <wps:bodyPr/>
                            </wps:wsp>
                          </wpg:grpSp>
                          <wps:wsp>
                            <wps:cNvPr id="217" name="217 Conector recto de flecha"/>
                            <wps:cNvCnPr/>
                            <wps:spPr>
                              <a:xfrm flipH="1">
                                <a:off x="3151992" y="5810250"/>
                                <a:ext cx="112" cy="171450"/>
                              </a:xfrm>
                              <a:prstGeom prst="straightConnector1">
                                <a:avLst/>
                              </a:prstGeom>
                              <a:noFill/>
                              <a:ln w="12700" cap="flat" cmpd="sng" algn="ctr">
                                <a:solidFill>
                                  <a:sysClr val="windowText" lastClr="000000"/>
                                </a:solidFill>
                                <a:prstDash val="solid"/>
                                <a:miter lim="800000"/>
                                <a:tailEnd type="arrow"/>
                              </a:ln>
                              <a:effectLst/>
                            </wps:spPr>
                            <wps:bodyPr/>
                          </wps:wsp>
                        </wpg:grpSp>
                        <wps:wsp>
                          <wps:cNvPr id="220" name="220 Proceso"/>
                          <wps:cNvSpPr/>
                          <wps:spPr>
                            <a:xfrm>
                              <a:off x="2114550" y="3571875"/>
                              <a:ext cx="2361966" cy="571501"/>
                            </a:xfrm>
                            <a:prstGeom prst="flowChartProcess">
                              <a:avLst/>
                            </a:prstGeom>
                            <a:solidFill>
                              <a:srgbClr val="5B9BD5">
                                <a:lumMod val="60000"/>
                                <a:lumOff val="40000"/>
                              </a:srgbClr>
                            </a:solidFill>
                            <a:ln w="12700" cap="flat" cmpd="sng" algn="ctr">
                              <a:solidFill>
                                <a:srgbClr val="5B9BD5">
                                  <a:shade val="50000"/>
                                </a:srgbClr>
                              </a:solidFill>
                              <a:prstDash val="solid"/>
                              <a:miter lim="800000"/>
                            </a:ln>
                            <a:effectLst/>
                          </wps:spPr>
                          <wps:txbx>
                            <w:txbxContent>
                              <w:p w:rsidR="00802395" w:rsidRPr="00075F88" w:rsidRDefault="00802395" w:rsidP="00FC2619">
                                <w:pPr>
                                  <w:jc w:val="center"/>
                                  <w:rPr>
                                    <w:rFonts w:asciiTheme="majorHAnsi" w:hAnsiTheme="majorHAnsi" w:cstheme="majorHAnsi"/>
                                    <w:color w:val="000000" w:themeColor="text1"/>
                                    <w:sz w:val="18"/>
                                    <w:szCs w:val="18"/>
                                  </w:rPr>
                                </w:pPr>
                                <w:r>
                                  <w:rPr>
                                    <w:rFonts w:asciiTheme="majorHAnsi" w:hAnsiTheme="majorHAnsi" w:cstheme="majorHAnsi"/>
                                    <w:b/>
                                    <w:color w:val="000000" w:themeColor="text1"/>
                                    <w:sz w:val="18"/>
                                    <w:szCs w:val="18"/>
                                  </w:rPr>
                                  <w:t xml:space="preserve">Cierre, al salir, las ventanas y puertas </w:t>
                                </w:r>
                                <w:r w:rsidRPr="00075F88">
                                  <w:rPr>
                                    <w:rFonts w:asciiTheme="majorHAnsi" w:hAnsiTheme="majorHAnsi" w:cstheme="majorHAnsi"/>
                                    <w:b/>
                                    <w:color w:val="000000" w:themeColor="text1"/>
                                    <w:sz w:val="18"/>
                                    <w:szCs w:val="18"/>
                                  </w:rPr>
                                  <w:t>SIN LLAVE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2" name="222 Conector recto de flecha"/>
                        <wps:cNvCnPr/>
                        <wps:spPr>
                          <a:xfrm flipH="1">
                            <a:off x="971550" y="6791325"/>
                            <a:ext cx="647799" cy="0"/>
                          </a:xfrm>
                          <a:prstGeom prst="straightConnector1">
                            <a:avLst/>
                          </a:prstGeom>
                          <a:noFill/>
                          <a:ln w="12700" cap="flat" cmpd="sng" algn="ctr">
                            <a:solidFill>
                              <a:sysClr val="windowText" lastClr="000000"/>
                            </a:solidFill>
                            <a:prstDash val="solid"/>
                            <a:miter lim="800000"/>
                            <a:tailEnd type="arrow"/>
                          </a:ln>
                          <a:effectLst/>
                        </wps:spPr>
                        <wps:bodyPr/>
                      </wps:wsp>
                    </wpg:wgp>
                  </a:graphicData>
                </a:graphic>
                <wp14:sizeRelH relativeFrom="margin">
                  <wp14:pctWidth>0</wp14:pctWidth>
                </wp14:sizeRelH>
                <wp14:sizeRelV relativeFrom="margin">
                  <wp14:pctHeight>0</wp14:pctHeight>
                </wp14:sizeRelV>
              </wp:anchor>
            </w:drawing>
          </mc:Choice>
          <mc:Fallback>
            <w:pict>
              <v:group w14:anchorId="240CEE07" id="223 Grupo" o:spid="_x0000_s1375" style="position:absolute;left:0;text-align:left;margin-left:37.95pt;margin-top:.6pt;width:351.8pt;height:534pt;z-index:251678720;mso-position-horizontal-relative:text;mso-position-vertical-relative:text;mso-width-relative:margin;mso-height-relative:margin" coordsize="44294,69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">
                <v:group id="221 Grupo" o:spid="_x0000_s1376" style="position:absolute;width:44294;height:69627" coordorigin="4951" coordsize="44294,69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group id="58 Grupo" o:spid="_x0000_s1377" style="position:absolute;left:4951;width:44295;height:69627" coordorigin="3713" coordsize="44296,69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59 Grupo" o:spid="_x0000_s1378" style="position:absolute;left:3713;width:44296;height:69627" coordorigin="3713" coordsize="44296,69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61 Grupo" o:spid="_x0000_s1379" style="position:absolute;left:3713;width:44296;height:69627" coordorigin="4761" coordsize="44296,69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group id="68 Grupo" o:spid="_x0000_s1380" style="position:absolute;left:4761;width:44296;height:69627" coordorigin="4761" coordsize="44296,69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73 Grupo" o:spid="_x0000_s1381" style="position:absolute;left:4761;width:44296;height:69627" coordorigin="4761" coordsize="44296,69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92 Grupo" o:spid="_x0000_s1382" style="position:absolute;left:4761;width:44296;height:69627" coordorigin="5047" coordsize="44296,69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96 Conector recto de flecha" o:spid="_x0000_s1383" type="#_x0000_t32" style="position:absolute;left:32861;top:33813;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Cu/sEAAADbAAAADwAAAGRycy9kb3ducmV2LnhtbERP3WrCMBS+H/gO4Qi7GTN1qLiuqQxB&#10;EEHHuj3AoTlrS5uTrIm2vr25ELz8+P6zzWg6caHeN5YVzGcJCOLS6oYrBb8/u9c1CB+QNXaWScGV&#10;PGzyyVOGqbYDf9OlCJWIIexTVFCH4FIpfVmTQT+zjjhyf7Y3GCLsK6l7HGK46eRbkqykwYZjQ42O&#10;tjWVbXE2CoaX4z+t2i+37uRieUjaJrhTodTzdPz8ABFoDA/x3b3XCt7j2Pgl/gCZ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IK7+wQAAANsAAAAPAAAAAAAAAAAAAAAA&#10;AKECAABkcnMvZG93bnJldi54bWxQSwUGAAAAAAQABAD5AAAAjwMAAAAA&#10;" strokecolor="windowText" strokeweight="1pt">
                                <v:stroke endarrow="open" joinstyle="miter"/>
                              </v:shape>
                              <v:group id="100 Grupo" o:spid="_x0000_s1384" style="position:absolute;left:5047;width:44296;height:69627" coordorigin="3332" coordsize="44296,69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110 Proceso" o:spid="_x0000_s1385" type="#_x0000_t109" style="position:absolute;left:16769;top:48672;width:28863;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NMsMA&#10;AADcAAAADwAAAGRycy9kb3ducmV2LnhtbESPwU7DQAxE70j8w8pI3KgTDhVKu61KJVAPHNrSD7Cy&#10;JonIeqN424S/xwckbrZmPPO83s6xdzcetUvioVwU4FjqFDppPFw+355ewGkmCdQnYQ8/rLDd3N+t&#10;qQppkhPfzrlxFiJakYc256FC1LrlSLpIA4tpX2mMlG0dGwwjTRYee3wuiiVG6sQaWhp433L9fb5G&#10;D+9HPOIST/vXknYX1UkPev3w/vFh3q3AZZ7zv/nv+hAMvzR8e8Ymw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ONMsMAAADcAAAADwAAAAAAAAAAAAAAAACYAgAAZHJzL2Rv&#10;d25yZXYueG1sUEsFBgAAAAAEAAQA9QAAAIgDAAAAAA==&#10;" fillcolor="#9dc3e6" strokecolor="#41719c" strokeweight="1pt">
                                  <v:textbo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Quítese o cámbiese los zapatos de tacón, ayude a personal discapacitado, lesionado o a adultos mayores</w:t>
                                        </w:r>
                                      </w:p>
                                    </w:txbxContent>
                                  </v:textbox>
                                </v:shape>
                                <v:group id="111 Grupo" o:spid="_x0000_s1386" style="position:absolute;left:3332;width:44296;height:69627" coordorigin="3332" coordsize="44296,69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112 Terminador" o:spid="_x0000_s1387" type="#_x0000_t116" style="position:absolute;left:23526;width:1466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px78IA&#10;AADcAAAADwAAAGRycy9kb3ducmV2LnhtbERPTYvCMBC9C/6HMIIX0dQeFqlGEUERPLh2F/E4NGNb&#10;2kxKE9vuv98sLHibx/uczW4wteiodaVlBctFBII4s7rkXMH313G+AuE8ssbaMin4IQe77Xi0wUTb&#10;nm/UpT4XIYRdggoK75tESpcVZNAtbEMcuKdtDfoA21zqFvsQbmoZR9GHNFhyaCiwoUNBWZW+jII4&#10;1eW1Pl2un8/+vqpyHc26R6XUdDLs1yA8Df4t/nefdZi/jOHvmXC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qnHvwgAAANwAAAAPAAAAAAAAAAAAAAAAAJgCAABkcnMvZG93&#10;bnJldi54bWxQSwUGAAAAAAQABAD1AAAAhwMAAAAA&#10;" fillcolor="#9dc3e6" strokecolor="#41719c" strokeweight="1pt">
                                    <v:textbo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EVACUACIÓN</w:t>
                                          </w:r>
                                        </w:p>
                                      </w:txbxContent>
                                    </v:textbox>
                                  </v:shape>
                                  <v:shape id="113 Conector recto de flecha" o:spid="_x0000_s1388" type="#_x0000_t32" style="position:absolute;left:31337;top:3048;width:0;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uRJ8IAAADcAAAADwAAAGRycy9kb3ducmV2LnhtbERP22rCQBB9L/Qflin4InXjpSLRVYog&#10;iGDFtB8wZMckJDu7za4m/r0rFPo2h3Od1aY3jbhR6yvLCsajBARxbnXFhYKf7937AoQPyBoby6Tg&#10;Th4269eXFabadnymWxYKEUPYp6igDMGlUvq8JIN+ZB1x5C62NRgibAupW+xiuGnkJEnm0mDFsaFE&#10;R9uS8jq7GgXd8PhL8/rkFo2cfRySugruK1Nq8NZ/LkEE6sO/+M+913H+eArPZ+IF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uRJ8IAAADcAAAADwAAAAAAAAAAAAAA&#10;AAChAgAAZHJzL2Rvd25yZXYueG1sUEsFBgAAAAAEAAQA+QAAAJADAAAAAA==&#10;" strokecolor="windowText" strokeweight="1pt">
                                    <v:stroke endarrow="open" joinstyle="miter"/>
                                  </v:shape>
                                  <v:shape id="124 Proceso" o:spid="_x0000_s1389" type="#_x0000_t109" style="position:absolute;left:24288;top:4191;width:13907;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BjMEA&#10;AADcAAAADwAAAGRycy9kb3ducmV2LnhtbERPzWrCQBC+F/oOyxR6qxOlSEldQypUPPSg1gcYstMk&#10;NDsbMquJb98VhN7m4/udVTH5zlx40DaIhfksA8NSBddKbeH0/fnyBkYjiaMuCFu4skKxfnxYUe7C&#10;KAe+HGNtUohoThaaGPscUauGPeks9CyJ+wmDp5jgUKMbaEzhvsNFli3RUyupoaGeNw1Xv8ezt7Dd&#10;4x6XeNh8zKk8qY660/OXtc9PU/kOJvIU/8V3986l+YtXuD2TLsD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UQYzBAAAA3AAAAA8AAAAAAAAAAAAAAAAAmAIAAGRycy9kb3du&#10;cmV2LnhtbFBLBQYAAAAABAAEAPUAAACGAwAAAAA=&#10;" fillcolor="#9dc3e6" strokecolor="#41719c" strokeweight="1pt">
                                    <v:textbox>
                                      <w:txbxContent>
                                        <w:p w:rsidR="00802395" w:rsidRPr="00C05C05" w:rsidRDefault="00802395" w:rsidP="00FC2619">
                                          <w:pPr>
                                            <w:jc w:val="center"/>
                                            <w:rPr>
                                              <w:rFonts w:asciiTheme="majorHAnsi" w:hAnsiTheme="majorHAnsi" w:cstheme="majorHAnsi"/>
                                              <w:b/>
                                              <w:color w:val="000000" w:themeColor="text1"/>
                                              <w:sz w:val="18"/>
                                              <w:szCs w:val="18"/>
                                            </w:rPr>
                                          </w:pPr>
                                          <w:r w:rsidRPr="00C05C05">
                                            <w:rPr>
                                              <w:rFonts w:asciiTheme="majorHAnsi" w:hAnsiTheme="majorHAnsi" w:cstheme="majorHAnsi"/>
                                              <w:b/>
                                              <w:color w:val="000000" w:themeColor="text1"/>
                                              <w:sz w:val="18"/>
                                              <w:szCs w:val="18"/>
                                            </w:rPr>
                                            <w:t>Mantenga la calma</w:t>
                                          </w:r>
                                        </w:p>
                                      </w:txbxContent>
                                    </v:textbox>
                                  </v:shape>
                                  <v:shape id="125 Proceso" o:spid="_x0000_s1390" type="#_x0000_t109" style="position:absolute;left:22193;top:7620;width:17240;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jkF8EA&#10;AADcAAAADwAAAGRycy9kb3ducmV2LnhtbERPzWrCQBC+F/oOyxR6qxOFSkldQypUPPSg1gcYstMk&#10;NDsbMquJb98VhN7m4/udVTH5zlx40DaIhfksA8NSBddKbeH0/fnyBkYjiaMuCFu4skKxfnxYUe7C&#10;KAe+HGNtUohoThaaGPscUauGPeks9CyJ+wmDp5jgUKMbaEzhvsNFli3RUyupoaGeNw1Xv8ezt7Dd&#10;4x6XeNh8zKk8qY660/OXtc9PU/kOJvIU/8V3986l+YtXuD2TLsD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Y5BfBAAAA3AAAAA8AAAAAAAAAAAAAAAAAmAIAAGRycy9kb3du&#10;cmV2LnhtbFBLBQYAAAAABAAEAPUAAACGAwAAAAA=&#10;" fillcolor="#9dc3e6" strokecolor="#41719c" strokeweight="1pt">
                                    <v:textbo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 xml:space="preserve">Averigüe que está pasando </w:t>
                                          </w:r>
                                        </w:p>
                                      </w:txbxContent>
                                    </v:textbox>
                                  </v:shape>
                                  <v:shape id="138 Conector recto de flecha" o:spid="_x0000_s1391" type="#_x0000_t32" style="position:absolute;left:31146;top:6191;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fNsUAAADcAAAADwAAAGRycy9kb3ducmV2LnhtbESP0UrDQBBF34X+wzIFX8RutLWUmE0R&#10;oSAFK0Y/YMiOSUh2ds1um/j3zoPg2wz3zr1niv3sBnWhMXaeDdytMlDEtbcdNwY+Pw63O1AxIVsc&#10;PJOBH4qwLxdXBebWT/xOlyo1SkI45migTSnkWse6JYdx5QOxaF9+dJhkHRttR5wk3A36Psu22mHH&#10;0tBioOeW6r46OwPTzes3bfu3sBv05uGY9V0Kp8qY6+X89Agq0Zz+zX/XL1bw10Irz8gEuv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pfNsUAAADcAAAADwAAAAAAAAAA&#10;AAAAAAChAgAAZHJzL2Rvd25yZXYueG1sUEsFBgAAAAAEAAQA+QAAAJMDAAAAAA==&#10;" strokecolor="windowText" strokeweight="1pt">
                                    <v:stroke endarrow="open" joinstyle="miter"/>
                                  </v:shape>
                                  <v:shape id="144 Proceso" o:spid="_x0000_s1392" type="#_x0000_t109" style="position:absolute;left:16769;top:11525;width:2857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ukLMEA&#10;AADcAAAADwAAAGRycy9kb3ducmV2LnhtbERPzWrCQBC+F/oOyxR6qxNFpKSuIRUqHnpQ6wMM2WkS&#10;mp0NmdWkb98VhN7m4/uddTH5zlx50DaIhfksA8NSBddKbeH89fHyCkYjiaMuCFv4ZYVi8/iwptyF&#10;UY58PcXapBDRnCw0MfY5olYNe9JZ6FkS9x0GTzHBoUY30JjCfYeLLFuhp1ZSQ0M9bxuufk4Xb2F3&#10;wAOu8Lh9n1N5Vh11r5dPa5+fpvINTOQp/ovv7r1L85dLuD2TLsD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LpCzBAAAA3AAAAA8AAAAAAAAAAAAAAAAAmAIAAGRycy9kb3du&#10;cmV2LnhtbFBLBQYAAAAABAAEAPUAAACGAwAAAAA=&#10;" fillcolor="#9dc3e6" strokecolor="#41719c" strokeweight="1pt">
                                    <v:textbo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Tranquilice a los demás, infórmeles sin detalles que está pasando con seguridad y confianza de lo que dice y hace</w:t>
                                          </w:r>
                                        </w:p>
                                      </w:txbxContent>
                                    </v:textbox>
                                  </v:shape>
                                  <v:shape id="148 Conector recto de flecha" o:spid="_x0000_s1393" type="#_x0000_t32" style="position:absolute;left:31146;top:9810;width:96;height:1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wsS8UAAADcAAAADwAAAGRycy9kb3ducmV2LnhtbESP0WrCQBBF3wv9h2UKfSm6UaxI6ioi&#10;CFJoi9EPGLLTJCQ7u2ZXk/5956HQtxnunXvPrLej69Sd+th4NjCbZqCIS28brgxczofJClRMyBY7&#10;z2TghyJsN48Pa8ytH/hE9yJVSkI45migTinkWseyJodx6gOxaN++d5hk7Sttexwk3HV6nmVL7bBh&#10;aagx0L6msi1uzsDw8nGlZfsVVp1evL5nbZPCZ2HM89O4ewOVaEz/5r/roxX8hdDKMzKB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wsS8UAAADcAAAADwAAAAAAAAAA&#10;AAAAAAChAgAAZHJzL2Rvd25yZXYueG1sUEsFBgAAAAAEAAQA+QAAAJMDAAAAAA==&#10;" strokecolor="windowText" strokeweight="1pt">
                                    <v:stroke endarrow="open" joinstyle="miter"/>
                                  </v:shape>
                                  <v:shape id="173 Proceso" o:spid="_x0000_s1394" type="#_x0000_t109" style="position:absolute;left:21621;top:17049;width:1866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725cAA&#10;AADcAAAADwAAAGRycy9kb3ducmV2LnhtbERPzWrCQBC+F3yHZQq91YktqKSuokKLhx78e4AhO01C&#10;s7Mhs5r07V2h4G0+vt9ZrAbfmCt3WgexMBlnYFiK4GopLZxPn69zMBpJHDVB2MIfK6yWo6cF5S70&#10;cuDrMZYmhYjmZKGKsc0RtajYk45Dy5K4n9B5igl2JbqO+hTuG3zLsil6qiU1VNTytuLi93jxFr72&#10;uMcpHrabCa3Pqr3u9PJt7cvzsP4AE3mID/G/e+fS/Nk73J9JF+Dy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725cAAAADcAAAADwAAAAAAAAAAAAAAAACYAgAAZHJzL2Rvd25y&#10;ZXYueG1sUEsFBgAAAAAEAAQA9QAAAIUDAAAAAA==&#10;" fillcolor="#9dc3e6" strokecolor="#41719c" strokeweight="1pt">
                                    <v:textbo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Dirija al personal visitante junto con usted hacia el punto de encuentro</w:t>
                                          </w:r>
                                        </w:p>
                                      </w:txbxContent>
                                    </v:textbox>
                                  </v:shape>
                                  <v:shape id="174 Conector recto de flecha" o:spid="_x0000_s1395" type="#_x0000_t32" style="position:absolute;left:31146;top:15525;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3s88IAAADcAAAADwAAAGRycy9kb3ducmV2LnhtbERP3WrCMBS+F/YO4Qy8EU0VddIZZQiC&#10;CG6s8wEOzVlb2pxkTbT17Y0w8O58fL9nve1NI67U+sqygukkAUGcW11xoeD8sx+vQPiArLGxTApu&#10;5GG7eRmsMdW242+6ZqEQMYR9igrKEFwqpc9LMugn1hFH7te2BkOEbSF1i10MN42cJclSGqw4NpTo&#10;aFdSXmcXo6Abnf5oWX+5VSPni2NSV8F9ZkoNX/uPdxCB+vAU/7sPOs5/m8PjmXiB3N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3s88IAAADcAAAADwAAAAAAAAAAAAAA&#10;AAChAgAAZHJzL2Rvd25yZXYueG1sUEsFBgAAAAAEAAQA+QAAAJADAAAAAA==&#10;" strokecolor="windowText" strokeweight="1pt">
                                    <v:stroke endarrow="open" joinstyle="miter"/>
                                  </v:shape>
                                  <v:shape id="175 Proceso" o:spid="_x0000_s1396" type="#_x0000_t109" style="position:absolute;left:19526;top:22574;width:23622;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vLCsAA&#10;AADcAAAADwAAAGRycy9kb3ducmV2LnhtbERPzWrCQBC+F3yHZQq91YmFqqSuokKLhx78e4AhO01C&#10;s7Mhs5r07V2h4G0+vt9ZrAbfmCt3WgexMBlnYFiK4GopLZxPn69zMBpJHDVB2MIfK6yWo6cF5S70&#10;cuDrMZYmhYjmZKGKsc0RtajYk45Dy5K4n9B5igl2JbqO+hTuG3zLsil6qiU1VNTytuLi93jxFr72&#10;uMcpHrabCa3Pqr3u9PJt7cvzsP4AE3mID/G/e+fS/Nk73J9JF+Dy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vLCsAAAADcAAAADwAAAAAAAAAAAAAAAACYAgAAZHJzL2Rvd25y&#10;ZXYueG1sUEsFBgAAAAAEAAQA9QAAAIUDAAAAAA==&#10;" fillcolor="#9dc3e6" strokecolor="#41719c" strokeweight="1pt">
                                    <v:textbox>
                                      <w:txbxContent>
                                        <w:p w:rsidR="00802395" w:rsidRPr="00C05C05" w:rsidRDefault="00802395" w:rsidP="00FC2619">
                                          <w:pP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Esté atento a lo que suceda, ya que la situación puede agravarse.</w:t>
                                          </w:r>
                                        </w:p>
                                      </w:txbxContent>
                                    </v:textbox>
                                  </v:shape>
                                  <v:shape id="176 Conector recto de flecha" o:spid="_x0000_s1397" type="#_x0000_t32" style="position:absolute;left:31146;top:21240;width:89;height:1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rd4MEAAADcAAAADwAAAGRycy9kb3ducmV2LnhtbERPzYrCMBC+L/gOYQQvy5pqF5VqFFlY&#10;EDxVfYCxmW2rzSQkUevbm4WFvc3H9zurTW86cScfWssKJuMMBHFldcu1gtPx+2MBIkRkjZ1lUvCk&#10;AJv14G2FhbYPLul+iLVIIRwKVNDE6AopQ9WQwTC2jjhxP9YbjAn6WmqPjxRuOjnNspk02HJqaNDR&#10;V0PV9XAzCq6nyuXu05eXfJpLs13s9+/lWanRsN8uQUTq47/4z73Taf58Br/PpAvk+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Kt3gwQAAANwAAAAPAAAAAAAAAAAAAAAA&#10;AKECAABkcnMvZG93bnJldi54bWxQSwUGAAAAAAQABAD5AAAAjwMAAAAA&#10;" strokecolor="windowText" strokeweight="1pt">
                                    <v:stroke endarrow="open" joinstyle="miter"/>
                                  </v:shape>
                                  <v:shape id="177 Conector recto de flecha" o:spid="_x0000_s1398" type="#_x0000_t32" style="position:absolute;left:31146;top:26193;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9yhMIAAADcAAAADwAAAGRycy9kb3ducmV2LnhtbERP22rCQBB9F/oPyxT6InVj8UbqKlIo&#10;FEHF1A8YsmMSkp3dZrcm/r0rCL7N4Vxnue5NIy7U+sqygvEoAUGcW11xoeD0+/2+AOEDssbGMim4&#10;kof16mWwxFTbjo90yUIhYgj7FBWUIbhUSp+XZNCPrCOO3Nm2BkOEbSF1i10MN438SJKZNFhxbCjR&#10;0VdJeZ39GwXdcPdHs/rgFo2cTLdJXQW3z5R6e+03nyAC9eEpfrh/dJw/n8P9mXiB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S9yhMIAAADcAAAADwAAAAAAAAAAAAAA&#10;AAChAgAAZHJzL2Rvd25yZXYueG1sUEsFBgAAAAAEAAQA+QAAAJADAAAAAA==&#10;" strokecolor="windowText" strokeweight="1pt">
                                    <v:stroke endarrow="open" joinstyle="miter"/>
                                  </v:shape>
                                  <v:rect id="185 Rectángulo" o:spid="_x0000_s1399" style="position:absolute;left:15148;top:59817;width:32480;height:3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oyAMIA&#10;AADcAAAADwAAAGRycy9kb3ducmV2LnhtbERPTWvCQBC9F/wPywjemo1CisSsIqJgjtoe6m2aHZOY&#10;7Gya3Sbpv+8WCr3N431OtptMKwbqXW1ZwTKKQRAXVtdcKnh7PT2vQTiPrLG1TAq+ycFuO3vKMNV2&#10;5AsNV1+KEMIuRQWV910qpSsqMugi2xEH7m57gz7AvpS6xzGEm1au4vhFGqw5NFTY0aGiorl+GQX2&#10;Nrrzxy3Jc//eDI/HCo+n5lOpxXzab0B4mvy/+M991mH+OoHfZ8IF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ujIAwgAAANwAAAAPAAAAAAAAAAAAAAAAAJgCAABkcnMvZG93&#10;bnJldi54bWxQSwUGAAAAAAQABAD1AAAAhwMAAAAA&#10;" fillcolor="#9dc3e6" strokecolor="#41719c" strokeweight="1pt">
                                    <v:textbo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No regrese por ningún motivo, si hay humo desplácese arrastrado y cúbrase la boca y nariz con un trapo húmedo preferiblemente</w:t>
                                          </w:r>
                                        </w:p>
                                      </w:txbxContent>
                                    </v:textbox>
                                  </v:rect>
                                  <v:shape id="186 Proceso" o:spid="_x0000_s1400" type="#_x0000_t109" style="position:absolute;left:41243;top:37719;width:2857;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9vD74A&#10;AADcAAAADwAAAGRycy9kb3ducmV2LnhtbERPvQrCMBDeBd8hnOAimuogpRpFBP9GtYvb0ZxtaXMp&#10;TdT69kYQ3O7j+73lujO1eFLrSssKppMIBHFmdcm5gvS6G8cgnEfWWFsmBW9ysF71e0tMtH3xmZ4X&#10;n4sQwi5BBYX3TSKlywoy6Ca2IQ7c3bYGfYBtLnWLrxBuajmLork0WHJoKLChbUFZdXkYBVVWnWbH&#10;W/6I0/hQj/R+mzb8Vmo46DYLEJ46/xf/3Ecd5sdz+D4TLpCr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ePbw++AAAA3AAAAA8AAAAAAAAAAAAAAAAAmAIAAGRycy9kb3ducmV2&#10;LnhtbFBLBQYAAAAABAAEAPUAAACDAwAAAAA=&#10;" filled="f" stroked="f" strokeweight="1pt">
                                    <v:textbox>
                                      <w:txbxContent>
                                        <w:p w:rsidR="00802395" w:rsidRPr="007F56D9" w:rsidRDefault="00802395" w:rsidP="00FC2619">
                                          <w:pPr>
                                            <w:rPr>
                                              <w:rFonts w:asciiTheme="majorHAnsi" w:hAnsiTheme="majorHAnsi" w:cstheme="majorHAnsi"/>
                                              <w:color w:val="000000" w:themeColor="text1"/>
                                              <w:sz w:val="18"/>
                                              <w:szCs w:val="18"/>
                                            </w:rPr>
                                          </w:pPr>
                                          <w:r>
                                            <w:rPr>
                                              <w:rFonts w:asciiTheme="majorHAnsi" w:hAnsiTheme="majorHAnsi" w:cstheme="majorHAnsi"/>
                                              <w:color w:val="000000" w:themeColor="text1"/>
                                              <w:sz w:val="18"/>
                                              <w:szCs w:val="18"/>
                                            </w:rPr>
                                            <w:t>SI</w:t>
                                          </w:r>
                                        </w:p>
                                      </w:txbxContent>
                                    </v:textbox>
                                  </v:shape>
                                  <v:shape id="189 Conector recto de flecha" o:spid="_x0000_s1401" type="#_x0000_t32" style="position:absolute;left:31140;top:52768;width:0;height:1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A5tcIAAADcAAAADwAAAGRycy9kb3ducmV2LnhtbERP3WrCMBS+F/YO4Qy8kZlqRbrOKDIY&#10;DLyq+gBnzVnb2ZyEJGp9+0UQvDsf3+9ZbQbTiwv50FlWMJtmIIhrqztuFBwPX28FiBCRNfaWScGN&#10;AmzWL6MVltpeuaLLPjYihXAoUUEboyulDHVLBsPUOuLE/VpvMCboG6k9XlO46eU8y5bSYMepoUVH&#10;ny3Vp/3ZKDgda5e7ha/+8nkuzbbY7SbVj1Lj12H7ASLSEJ/ih/tbp/nFO9yfSR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A5tcIAAADcAAAADwAAAAAAAAAAAAAA&#10;AAChAgAAZHJzL2Rvd25yZXYueG1sUEsFBgAAAAAEAAQA+QAAAJADAAAAAA==&#10;" strokecolor="windowText" strokeweight="1pt">
                                    <v:stroke endarrow="open" joinstyle="miter"/>
                                  </v:shape>
                                  <v:shape id="204 Conector recto de flecha" o:spid="_x0000_s1402" type="#_x0000_t32" style="position:absolute;left:31227;top:41433;width:12;height:1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7+8sQAAADcAAAADwAAAGRycy9kb3ducmV2LnhtbESPUWvCMBSF34X9h3AHe5GZTFyRahQZ&#10;CGMwx7r9gEtzbUubm9hE2/37RRB8PJxzvsNZb0fbiQv1oXGs4WWmQBCXzjRcafj92T8vQYSIbLBz&#10;TBr+KMB28zBZY27cwN90KWIlEoRDjhrqGH0uZShrshhmzhMn7+h6izHJvpKmxyHBbSfnSmXSYsNp&#10;oUZPbzWVbXG2Gobp54my9ssvO7l4/VBtE/2h0PrpcdytQEQa4z18a78bDXO1gOuZdAT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3v7yxAAAANwAAAAPAAAAAAAAAAAA&#10;AAAAAKECAABkcnMvZG93bnJldi54bWxQSwUGAAAAAAQABAD5AAAAkgMAAAAA&#10;" strokecolor="windowText" strokeweight="1pt">
                                    <v:stroke endarrow="open" joinstyle="miter"/>
                                  </v:shape>
                                  <v:shape id="205 Proceso" o:spid="_x0000_s1403" type="#_x0000_t109" style="position:absolute;left:19523;top:54292;width:23151;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jZC8MA&#10;AADcAAAADwAAAGRycy9kb3ducmV2LnhtbESPUWvCQBCE3wv9D8cW+lY3CpWSeoZUqPjQB7X+gCW3&#10;TUJzeyF7mvjve4LQx2FmvmFWxeQ7c+FB2yAW5rMMDEsVXCu1hdP358sbGI0kjrogbOHKCsX68WFF&#10;uQujHPhyjLVJENGcLDQx9jmiVg170lnoWZL3EwZPMcmhRjfQmOC+w0WWLdFTK2mhoZ43DVe/x7O3&#10;sN3jHpd42HzMqTypjrrT85e1z09T+Q4m8hT/w/f2zllYZK9wO5OOA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jZC8MAAADcAAAADwAAAAAAAAAAAAAAAACYAgAAZHJzL2Rv&#10;d25yZXYueG1sUEsFBgAAAAAEAAQA9QAAAIgDAAAAAA==&#10;" fillcolor="#9dc3e6" strokecolor="#41719c" strokeweight="1pt">
                                    <v:textbo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Use el pasamanos al bajar o subir escaleras y desplácese siempre por la derecha</w:t>
                                          </w:r>
                                        </w:p>
                                      </w:txbxContent>
                                    </v:textbox>
                                  </v:shape>
                                  <v:rect id="206 Rectángulo" o:spid="_x0000_s1404" style="position:absolute;left:19525;top:65913;width:23911;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OUcMA&#10;AADcAAAADwAAAGRycy9kb3ducmV2LnhtbESPQYvCMBSE7wv+h/AEb2u6BWWpRlkWBT2qe9Dbs3nb&#10;1jYvtYlt/fdGEDwOM/MNM1/2phItNa6wrOBrHIEgTq0uOFPwd1h/foNwHlljZZkU3MnBcjH4mGOi&#10;bcc7avc+EwHCLkEFufd1IqVLczLoxrYmDt6/bQz6IJtM6ga7ADeVjKNoKg0WHBZyrOk3p7Tc34wC&#10;e+rc5nyabLf+WLaXS4yrdXlVajTsf2YgPPX+HX61N1pBHE3heSYc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7OUcMAAADcAAAADwAAAAAAAAAAAAAAAACYAgAAZHJzL2Rv&#10;d25yZXYueG1sUEsFBgAAAAAEAAQA9QAAAIgDAAAAAA==&#10;" fillcolor="#9dc3e6" strokecolor="#41719c" strokeweight="1pt">
                                    <v:textbo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Diríjase al punto de encuentro y espere instrucciones de la brigada y grupos de socorro</w:t>
                                          </w:r>
                                        </w:p>
                                      </w:txbxContent>
                                    </v:textbox>
                                  </v:rect>
                                  <v:shape id="207 Terminador" o:spid="_x0000_s1405" type="#_x0000_t116" style="position:absolute;left:3332;top:66579;width:971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El1sUA&#10;AADcAAAADwAAAGRycy9kb3ducmV2LnhtbESPQWvCQBSE74X+h+UJvZS6Ww8q0U2QQkuhBzUtxeMj&#10;+0xCsm9Ddpuk/94VBI/DzDfDbLPJtmKg3teONbzOFQjiwpmaSw0/3+8vaxA+IBtsHZOGf/KQpY8P&#10;W0yMG/lIQx5KEUvYJ6ihCqFLpPRFRRb93HXE0Tu73mKIsi+l6XGM5baVC6WW0mLNcaHCjt4qKpr8&#10;z2pY5Kbetx9f+8N5/F03pVHPw6nR+mk27TYgAk3hHr7RnyZyagXXM/EIyP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ISXWxQAAANwAAAAPAAAAAAAAAAAAAAAAAJgCAABkcnMv&#10;ZG93bnJldi54bWxQSwUGAAAAAAQABAD1AAAAigMAAAAA&#10;" fillcolor="#9dc3e6" strokecolor="#41719c" strokeweight="1pt">
                                    <v:textbox>
                                      <w:txbxContent>
                                        <w:p w:rsidR="00802395" w:rsidRPr="00C05C05" w:rsidRDefault="00802395" w:rsidP="00FC2619">
                                          <w:pPr>
                                            <w:jc w:val="center"/>
                                            <w:rPr>
                                              <w:rFonts w:asciiTheme="majorHAnsi" w:hAnsiTheme="majorHAnsi" w:cstheme="majorHAnsi"/>
                                              <w:b/>
                                              <w:color w:val="000000" w:themeColor="text1"/>
                                              <w:sz w:val="18"/>
                                              <w:szCs w:val="18"/>
                                            </w:rPr>
                                          </w:pPr>
                                          <w:r w:rsidRPr="00C05C05">
                                            <w:rPr>
                                              <w:rFonts w:asciiTheme="majorHAnsi" w:hAnsiTheme="majorHAnsi" w:cstheme="majorHAnsi"/>
                                              <w:b/>
                                              <w:color w:val="000000" w:themeColor="text1"/>
                                              <w:sz w:val="18"/>
                                              <w:szCs w:val="18"/>
                                            </w:rPr>
                                            <w:t>FIN</w:t>
                                          </w:r>
                                        </w:p>
                                      </w:txbxContent>
                                    </v:textbox>
                                  </v:shape>
                                </v:group>
                              </v:group>
                            </v:group>
                            <v:shape id="208 Proceso" o:spid="_x0000_s1406" type="#_x0000_t109" style="position:absolute;left:20955;top:28098;width:2362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2lb8A&#10;AADcAAAADwAAAGRycy9kb3ducmV2LnhtbERPzWrCQBC+C32HZQq96UQPItFVVGjx0IN/DzBkxySY&#10;nQ2Z1aRv3z0IHj++/9Vm8I15cqd1EAvTSQaGpQiultLC9fI9XoDRSOKoCcIW/lhhs/4YrSh3oZcT&#10;P8+xNClENCcLVYxtjqhFxZ50ElqWxN1C5ykm2JXoOupTuG9wlmVz9FRLaqio5X3Fxf388BZ+jnjE&#10;OZ72uyltr6q9HvTxa+3X57Bdgok8xLf45T44C7MsrU1n0hHA9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CXaVvwAAANwAAAAPAAAAAAAAAAAAAAAAAJgCAABkcnMvZG93bnJl&#10;di54bWxQSwUGAAAAAAQABAD1AAAAhAMAAAAA&#10;" fillcolor="#9dc3e6" strokecolor="#41719c" strokeweight="1pt">
                              <v:textbo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Cierre válvulas o llaves d suministro eléctrico o de gas, apague equipos que se encuentre a su paso.</w:t>
                                    </w:r>
                                  </w:p>
                                </w:txbxContent>
                              </v:textbox>
                            </v:shape>
                          </v:group>
                          <v:shape id="213 Proceso" o:spid="_x0000_s1407" type="#_x0000_t109" style="position:absolute;left:20951;top:43243;width:23616;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RyOcMA&#10;AADcAAAADwAAAGRycy9kb3ducmV2LnhtbESPUWvCQBCE3wv+h2OFvtVNLEhJPUUFiw8+qPUHLLlt&#10;EprbC9nTpP/eKxT6OMzMN8xyPfrW3LnXJoiFfJaBYSmDa6SycP3cv7yB0UjiqA3CFn5YYb2aPC2p&#10;cGGQM98vsTIJIlqQhTrGrkDUsmZPOgsdS/K+Qu8pJtlX6HoaEty3OM+yBXpqJC3U1PGu5vL7cvMW&#10;Pk54wgWed9ucNlfVQQ96O1r7PB0372Aij/E//Nc+OAvz/BV+z6Qjg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RyOcMAAADcAAAADwAAAAAAAAAAAAAAAACYAgAAZHJzL2Rv&#10;d25yZXYueG1sUEsFBgAAAAAEAAQA9QAAAIgDAAAAAA==&#10;" fillcolor="#9dc3e6" strokecolor="#41719c" strokeweight="1pt">
                            <v:textbox>
                              <w:txbxContent>
                                <w:p w:rsidR="00802395" w:rsidRPr="00C05C05" w:rsidRDefault="00802395" w:rsidP="00FC2619">
                                  <w:pPr>
                                    <w:jc w:val="center"/>
                                    <w:rPr>
                                      <w:rFonts w:asciiTheme="majorHAnsi" w:hAnsiTheme="majorHAnsi" w:cstheme="majorHAnsi"/>
                                      <w:b/>
                                      <w:color w:val="000000" w:themeColor="text1"/>
                                      <w:sz w:val="18"/>
                                      <w:szCs w:val="18"/>
                                    </w:rPr>
                                  </w:pPr>
                                  <w:r>
                                    <w:rPr>
                                      <w:rFonts w:asciiTheme="majorHAnsi" w:hAnsiTheme="majorHAnsi" w:cstheme="majorHAnsi"/>
                                      <w:b/>
                                      <w:color w:val="000000" w:themeColor="text1"/>
                                      <w:sz w:val="18"/>
                                      <w:szCs w:val="18"/>
                                    </w:rPr>
                                    <w:t>Proteja los documentos y elementos importantes para la operación de su Proceso</w:t>
                                  </w:r>
                                </w:p>
                              </w:txbxContent>
                            </v:textbox>
                          </v:shape>
                        </v:group>
                        <v:shape id="215 Conector recto de flecha" o:spid="_x0000_s1408" type="#_x0000_t32" style="position:absolute;left:32569;top:47053;width:0;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vNtMQAAADcAAAADwAAAGRycy9kb3ducmV2LnhtbESP0WrCQBRE34X+w3IFX0Q3iopEVymF&#10;ghRUTPsBl+w1Ccne3Wa3Jv17VxB8HGbmDLPd96YRN2p9ZVnBbJqAIM6trrhQ8PP9OVmD8AFZY2OZ&#10;FPyTh/3ubbDFVNuOL3TLQiEihH2KCsoQXCqlz0sy6KfWEUfvaluDIcq2kLrFLsJNI+dJspIGK44L&#10;JTr6KCmvsz+joBsff2lVn926kYvlV1JXwZ0ypUbD/n0DIlAfXuFn+6AVzGdLeJyJR0D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S820xAAAANwAAAAPAAAAAAAAAAAA&#10;AAAAAKECAABkcnMvZG93bnJldi54bWxQSwUGAAAAAAQABAD5AAAAkgMAAAAA&#10;" strokecolor="windowText" strokeweight="1pt">
                          <v:stroke endarrow="open" joinstyle="miter"/>
                        </v:shape>
                      </v:group>
                      <v:shape id="216 Conector recto de flecha" o:spid="_x0000_s1409" type="#_x0000_t32" style="position:absolute;left:31623;top:64008;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lTw8QAAADcAAAADwAAAGRycy9kb3ducmV2LnhtbESP0WrCQBRE3wv+w3KFvhTdKG2Q6Coi&#10;CFJoi9EPuGSvSUj27ppdTfx7t1Do4zAzZ5jVZjCtuFPna8sKZtMEBHFhdc2lgvNpP1mA8AFZY2uZ&#10;FDzIw2Y9ellhpm3PR7rnoRQRwj5DBVUILpPSFxUZ9FPriKN3sZ3BEGVXSt1hH+GmlfMkSaXBmuNC&#10;hY52FRVNfjMK+revK6XNj1u08v3jM2nq4L5zpV7Hw3YJItAQ/sN/7YNWMJ+l8HsmHgG5f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VPDxAAAANwAAAAPAAAAAAAAAAAA&#10;AAAAAKECAABkcnMvZG93bnJldi54bWxQSwUGAAAAAAQABAD5AAAAkgMAAAAA&#10;" strokecolor="windowText" strokeweight="1pt">
                        <v:stroke endarrow="open" joinstyle="miter"/>
                      </v:shape>
                    </v:group>
                    <v:shape id="217 Conector recto de flecha" o:spid="_x0000_s1410" type="#_x0000_t32" style="position:absolute;left:31519;top:58102;width:2;height:1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z8p8QAAADcAAAADwAAAGRycy9kb3ducmV2LnhtbESPUWvCMBSF3wf7D+EKexma2sqUahQZ&#10;DAY+Vf0Bd821rTY3Icm0+/eLIPh4OOd8h7PaDKYXV/Khs6xgOslAENdWd9woOB6+xgsQISJr7C2T&#10;gj8KsFm/vqyw1PbGFV33sREJwqFEBW2MrpQy1C0ZDBPriJN3st5gTNI3Unu8JbjpZZ5lH9Jgx2mh&#10;RUefLdWX/a9RcDnWrnAzX52LvJBmu9jt3qsfpd5Gw3YJItIQn+FH+1sryKdzuJ9JR0C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nPynxAAAANwAAAAPAAAAAAAAAAAA&#10;AAAAAKECAABkcnMvZG93bnJldi54bWxQSwUGAAAAAAQABAD5AAAAkgMAAAAA&#10;" strokecolor="windowText" strokeweight="1pt">
                      <v:stroke endarrow="open" joinstyle="miter"/>
                    </v:shape>
                  </v:group>
                  <v:shape id="220 Proceso" o:spid="_x0000_s1411" type="#_x0000_t109" style="position:absolute;left:21145;top:35718;width:23620;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om878A&#10;AADcAAAADwAAAGRycy9kb3ducmV2LnhtbERPzWrCQBC+C32HZQredGIOUqKrWEHx4EGtDzBkxyQ0&#10;Oxsyq0nfvnso9Pjx/a+3o2/Ni3ttglhYzDMwLGVwjVQW7l+H2QcYjSSO2iBs4YcVtpu3yZoKFwa5&#10;8usWK5NCRAuyUMfYFYha1uxJ56FjSdwj9J5ign2FrqchhfsW8yxboqdGUkNNHe9rLr9vT2/heMEL&#10;LvG6/1zQ7q466EmfZ2un7+NuBSbyGP/Ff+6Ts5DnaX46k44Ab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yibzvwAAANwAAAAPAAAAAAAAAAAAAAAAAJgCAABkcnMvZG93bnJl&#10;di54bWxQSwUGAAAAAAQABAD1AAAAhAMAAAAA&#10;" fillcolor="#9dc3e6" strokecolor="#41719c" strokeweight="1pt">
                    <v:textbox>
                      <w:txbxContent>
                        <w:p w:rsidR="00802395" w:rsidRPr="00075F88" w:rsidRDefault="00802395" w:rsidP="00FC2619">
                          <w:pPr>
                            <w:jc w:val="center"/>
                            <w:rPr>
                              <w:rFonts w:asciiTheme="majorHAnsi" w:hAnsiTheme="majorHAnsi" w:cstheme="majorHAnsi"/>
                              <w:color w:val="000000" w:themeColor="text1"/>
                              <w:sz w:val="18"/>
                              <w:szCs w:val="18"/>
                            </w:rPr>
                          </w:pPr>
                          <w:r>
                            <w:rPr>
                              <w:rFonts w:asciiTheme="majorHAnsi" w:hAnsiTheme="majorHAnsi" w:cstheme="majorHAnsi"/>
                              <w:b/>
                              <w:color w:val="000000" w:themeColor="text1"/>
                              <w:sz w:val="18"/>
                              <w:szCs w:val="18"/>
                            </w:rPr>
                            <w:t xml:space="preserve">Cierre, al salir, las ventanas y puertas </w:t>
                          </w:r>
                          <w:r w:rsidRPr="00075F88">
                            <w:rPr>
                              <w:rFonts w:asciiTheme="majorHAnsi" w:hAnsiTheme="majorHAnsi" w:cstheme="majorHAnsi"/>
                              <w:b/>
                              <w:color w:val="000000" w:themeColor="text1"/>
                              <w:sz w:val="18"/>
                              <w:szCs w:val="18"/>
                            </w:rPr>
                            <w:t>SIN LLAVE</w:t>
                          </w:r>
                        </w:p>
                      </w:txbxContent>
                    </v:textbox>
                  </v:shape>
                </v:group>
                <v:shape id="222 Conector recto de flecha" o:spid="_x0000_s1412" type="#_x0000_t32" style="position:absolute;left:9715;top:67913;width:64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eVgsQAAADcAAAADwAAAGRycy9kb3ducmV2LnhtbESP0WoCMRRE3wv9h3ALvpSaNVtEtkaR&#10;QqHg01o/4HZzu7t1cxOSqOvfG0HwcZiZM8xyPdpBnCjE3rGG2bQAQdw403OrYf/z9bYAEROywcEx&#10;abhQhPXq+WmJlXFnrum0S63IEI4VauhS8pWUsenIYpw6T5y9PxcspixDK03Ac4bbQaqimEuLPeeF&#10;Dj19dtQcdker4bBvfOnfQ/1fqlLazWK7fa1/tZ68jJsPEInG9Ajf299Gg1IKbmfyEZ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h5WCxAAAANwAAAAPAAAAAAAAAAAA&#10;AAAAAKECAABkcnMvZG93bnJldi54bWxQSwUGAAAAAAQABAD5AAAAkgMAAAAA&#10;" strokecolor="windowText" strokeweight="1pt">
                  <v:stroke endarrow="open" joinstyle="miter"/>
                </v:shape>
              </v:group>
            </w:pict>
          </mc:Fallback>
        </mc:AlternateContent>
      </w:r>
    </w:p>
    <w:p w:rsidR="006E0EB9" w:rsidRPr="00B77E30" w:rsidRDefault="006E0EB9" w:rsidP="006E0EB9">
      <w:pPr>
        <w:spacing w:after="0" w:line="240" w:lineRule="auto"/>
        <w:rPr>
          <w:rFonts w:ascii="Arial" w:eastAsia="Times New Roman" w:hAnsi="Arial" w:cs="Arial"/>
          <w:sz w:val="24"/>
          <w:szCs w:val="24"/>
          <w:u w:val="single"/>
          <w:lang w:eastAsia="es-ES"/>
        </w:rPr>
      </w:pPr>
    </w:p>
    <w:p w:rsidR="006E0EB9" w:rsidRPr="00B77E30" w:rsidRDefault="006E0EB9" w:rsidP="006E0EB9">
      <w:pPr>
        <w:spacing w:after="0" w:line="240" w:lineRule="auto"/>
        <w:rPr>
          <w:rFonts w:ascii="Arial" w:eastAsia="Times New Roman" w:hAnsi="Arial" w:cs="Arial"/>
          <w:sz w:val="24"/>
          <w:szCs w:val="24"/>
          <w:u w:val="single"/>
          <w:lang w:eastAsia="es-ES"/>
        </w:rPr>
      </w:pPr>
    </w:p>
    <w:p w:rsidR="006E0EB9" w:rsidRPr="00B77E30" w:rsidRDefault="006E0EB9" w:rsidP="006E0EB9">
      <w:pPr>
        <w:spacing w:after="0" w:line="240" w:lineRule="auto"/>
        <w:rPr>
          <w:rFonts w:ascii="Arial" w:eastAsia="Times New Roman" w:hAnsi="Arial" w:cs="Arial"/>
          <w:b/>
          <w:sz w:val="24"/>
          <w:szCs w:val="24"/>
          <w:lang w:val="es-MX" w:eastAsia="es-ES"/>
        </w:rPr>
      </w:pPr>
    </w:p>
    <w:p w:rsidR="006E0EB9" w:rsidRPr="00B77E30" w:rsidRDefault="006E0EB9" w:rsidP="006E0EB9">
      <w:pPr>
        <w:spacing w:after="0" w:line="240" w:lineRule="auto"/>
        <w:rPr>
          <w:rFonts w:ascii="Arial" w:eastAsia="Times New Roman" w:hAnsi="Arial" w:cs="Arial"/>
          <w:b/>
          <w:sz w:val="24"/>
          <w:szCs w:val="24"/>
          <w:lang w:val="es-MX" w:eastAsia="es-ES"/>
        </w:rPr>
      </w:pPr>
    </w:p>
    <w:p w:rsidR="006E0EB9" w:rsidRPr="00B77E30" w:rsidRDefault="006E0EB9" w:rsidP="006E0EB9">
      <w:pPr>
        <w:spacing w:after="0" w:line="240" w:lineRule="auto"/>
        <w:rPr>
          <w:rFonts w:ascii="Arial" w:eastAsia="Times New Roman" w:hAnsi="Arial" w:cs="Arial"/>
          <w:b/>
          <w:sz w:val="24"/>
          <w:szCs w:val="24"/>
          <w:lang w:val="es-MX" w:eastAsia="es-ES"/>
        </w:rPr>
      </w:pPr>
    </w:p>
    <w:p w:rsidR="006E0EB9" w:rsidRPr="00B77E30" w:rsidRDefault="006E0EB9" w:rsidP="006E0EB9">
      <w:pPr>
        <w:pStyle w:val="Ttulo1"/>
        <w:numPr>
          <w:ilvl w:val="0"/>
          <w:numId w:val="0"/>
        </w:numPr>
        <w:suppressAutoHyphens w:val="0"/>
        <w:ind w:left="426"/>
        <w:jc w:val="left"/>
        <w:rPr>
          <w:rFonts w:ascii="Arial" w:hAnsi="Arial" w:cs="Arial"/>
          <w:szCs w:val="24"/>
          <w:lang w:val="es-MX"/>
        </w:rPr>
      </w:pPr>
    </w:p>
    <w:p w:rsidR="006E0EB9" w:rsidRPr="00B77E30" w:rsidRDefault="006E0EB9" w:rsidP="006E0EB9">
      <w:pPr>
        <w:rPr>
          <w:rFonts w:ascii="Arial" w:hAnsi="Arial" w:cs="Arial"/>
          <w:sz w:val="24"/>
          <w:szCs w:val="24"/>
          <w:lang w:val="es-ES_tradnl" w:eastAsia="ar-SA"/>
        </w:rPr>
      </w:pPr>
    </w:p>
    <w:p w:rsidR="006E0EB9" w:rsidRPr="00B77E30" w:rsidRDefault="006E0EB9" w:rsidP="006E0EB9">
      <w:pPr>
        <w:rPr>
          <w:rFonts w:ascii="Arial" w:hAnsi="Arial" w:cs="Arial"/>
          <w:sz w:val="24"/>
          <w:szCs w:val="24"/>
          <w:lang w:val="es-ES_tradnl" w:eastAsia="ar-SA"/>
        </w:rPr>
      </w:pPr>
    </w:p>
    <w:p w:rsidR="006E0EB9" w:rsidRPr="00B77E30" w:rsidRDefault="006E0EB9" w:rsidP="006E0EB9">
      <w:pPr>
        <w:rPr>
          <w:rFonts w:ascii="Arial" w:hAnsi="Arial" w:cs="Arial"/>
          <w:sz w:val="24"/>
          <w:szCs w:val="24"/>
          <w:lang w:val="es-ES_tradnl" w:eastAsia="ar-SA"/>
        </w:rPr>
      </w:pPr>
    </w:p>
    <w:p w:rsidR="006E0EB9" w:rsidRPr="00B77E30" w:rsidRDefault="006E0EB9" w:rsidP="006E0EB9">
      <w:pPr>
        <w:rPr>
          <w:rFonts w:ascii="Arial" w:hAnsi="Arial" w:cs="Arial"/>
          <w:sz w:val="24"/>
          <w:szCs w:val="24"/>
          <w:lang w:val="es-ES_tradnl" w:eastAsia="ar-SA"/>
        </w:rPr>
      </w:pPr>
    </w:p>
    <w:p w:rsidR="006E0EB9" w:rsidRPr="00B77E30" w:rsidRDefault="006E0EB9" w:rsidP="006E0EB9">
      <w:pPr>
        <w:rPr>
          <w:rFonts w:ascii="Arial" w:hAnsi="Arial" w:cs="Arial"/>
          <w:sz w:val="24"/>
          <w:szCs w:val="24"/>
          <w:lang w:val="es-ES_tradnl" w:eastAsia="ar-SA"/>
        </w:rPr>
      </w:pPr>
    </w:p>
    <w:p w:rsidR="006E0EB9" w:rsidRPr="00B77E30" w:rsidRDefault="006E0EB9" w:rsidP="006E0EB9">
      <w:pPr>
        <w:rPr>
          <w:rFonts w:ascii="Arial" w:hAnsi="Arial" w:cs="Arial"/>
          <w:sz w:val="24"/>
          <w:szCs w:val="24"/>
          <w:lang w:val="es-ES_tradnl" w:eastAsia="ar-SA"/>
        </w:rPr>
      </w:pPr>
    </w:p>
    <w:p w:rsidR="006E0EB9" w:rsidRPr="00B77E30" w:rsidRDefault="006E0EB9" w:rsidP="006E0EB9">
      <w:pPr>
        <w:rPr>
          <w:rFonts w:ascii="Arial" w:hAnsi="Arial" w:cs="Arial"/>
          <w:sz w:val="24"/>
          <w:szCs w:val="24"/>
          <w:lang w:val="es-ES_tradnl" w:eastAsia="ar-SA"/>
        </w:rPr>
      </w:pPr>
    </w:p>
    <w:p w:rsidR="006E0EB9" w:rsidRPr="00B77E30" w:rsidRDefault="006E0EB9" w:rsidP="006E0EB9">
      <w:pPr>
        <w:rPr>
          <w:rFonts w:ascii="Arial" w:hAnsi="Arial" w:cs="Arial"/>
          <w:sz w:val="24"/>
          <w:szCs w:val="24"/>
          <w:lang w:val="es-ES_tradnl" w:eastAsia="ar-SA"/>
        </w:rPr>
      </w:pPr>
    </w:p>
    <w:p w:rsidR="006E0EB9" w:rsidRPr="00B77E30" w:rsidRDefault="006E0EB9" w:rsidP="006E0EB9">
      <w:pPr>
        <w:rPr>
          <w:rFonts w:ascii="Arial" w:hAnsi="Arial" w:cs="Arial"/>
          <w:sz w:val="24"/>
          <w:szCs w:val="24"/>
          <w:lang w:val="es-ES_tradnl" w:eastAsia="ar-SA"/>
        </w:rPr>
      </w:pPr>
    </w:p>
    <w:p w:rsidR="006E0EB9" w:rsidRPr="00B77E30" w:rsidRDefault="006E0EB9" w:rsidP="006E0EB9">
      <w:pPr>
        <w:rPr>
          <w:rFonts w:ascii="Arial" w:hAnsi="Arial" w:cs="Arial"/>
          <w:sz w:val="24"/>
          <w:szCs w:val="24"/>
          <w:lang w:val="es-ES_tradnl" w:eastAsia="ar-SA"/>
        </w:rPr>
      </w:pPr>
    </w:p>
    <w:p w:rsidR="006E0EB9" w:rsidRPr="00B77E30" w:rsidRDefault="006E0EB9" w:rsidP="006E0EB9">
      <w:pPr>
        <w:rPr>
          <w:rFonts w:ascii="Arial" w:hAnsi="Arial" w:cs="Arial"/>
          <w:sz w:val="24"/>
          <w:szCs w:val="24"/>
          <w:lang w:val="es-ES_tradnl" w:eastAsia="ar-SA"/>
        </w:rPr>
      </w:pPr>
    </w:p>
    <w:p w:rsidR="006E0EB9" w:rsidRPr="00B77E30" w:rsidRDefault="006E0EB9" w:rsidP="006E0EB9">
      <w:pPr>
        <w:rPr>
          <w:rFonts w:ascii="Arial" w:hAnsi="Arial" w:cs="Arial"/>
          <w:sz w:val="24"/>
          <w:szCs w:val="24"/>
          <w:lang w:val="es-ES_tradnl" w:eastAsia="ar-SA"/>
        </w:rPr>
      </w:pPr>
    </w:p>
    <w:p w:rsidR="006E0EB9" w:rsidRPr="00B77E30" w:rsidRDefault="006E0EB9" w:rsidP="006E0EB9">
      <w:pPr>
        <w:rPr>
          <w:rFonts w:ascii="Arial" w:hAnsi="Arial" w:cs="Arial"/>
          <w:sz w:val="24"/>
          <w:szCs w:val="24"/>
          <w:lang w:val="es-ES_tradnl" w:eastAsia="ar-SA"/>
        </w:rPr>
      </w:pPr>
    </w:p>
    <w:p w:rsidR="006E0EB9" w:rsidRPr="00B77E30" w:rsidRDefault="006E0EB9" w:rsidP="006E0EB9">
      <w:pPr>
        <w:rPr>
          <w:rFonts w:ascii="Arial" w:hAnsi="Arial" w:cs="Arial"/>
          <w:sz w:val="24"/>
          <w:szCs w:val="24"/>
          <w:lang w:val="es-ES_tradnl" w:eastAsia="ar-SA"/>
        </w:rPr>
      </w:pPr>
    </w:p>
    <w:p w:rsidR="006E0EB9" w:rsidRPr="00B77E30" w:rsidRDefault="006E0EB9" w:rsidP="006E0EB9">
      <w:pPr>
        <w:rPr>
          <w:rFonts w:ascii="Arial" w:hAnsi="Arial" w:cs="Arial"/>
          <w:sz w:val="24"/>
          <w:szCs w:val="24"/>
          <w:lang w:val="es-ES_tradnl" w:eastAsia="ar-SA"/>
        </w:rPr>
      </w:pPr>
    </w:p>
    <w:p w:rsidR="006E0EB9" w:rsidRPr="00B77E30" w:rsidRDefault="006E0EB9" w:rsidP="006E0EB9">
      <w:pPr>
        <w:rPr>
          <w:rFonts w:ascii="Arial" w:hAnsi="Arial" w:cs="Arial"/>
          <w:sz w:val="24"/>
          <w:szCs w:val="24"/>
          <w:lang w:val="es-ES_tradnl" w:eastAsia="ar-SA"/>
        </w:rPr>
      </w:pPr>
    </w:p>
    <w:p w:rsidR="006E0EB9" w:rsidRPr="00B77E30" w:rsidRDefault="006E0EB9" w:rsidP="006E0EB9">
      <w:pPr>
        <w:rPr>
          <w:rFonts w:ascii="Arial" w:hAnsi="Arial" w:cs="Arial"/>
          <w:sz w:val="24"/>
          <w:szCs w:val="24"/>
          <w:lang w:val="es-ES_tradnl" w:eastAsia="ar-SA"/>
        </w:rPr>
      </w:pPr>
    </w:p>
    <w:p w:rsidR="006E0EB9" w:rsidRPr="00B77E30" w:rsidRDefault="006E0EB9" w:rsidP="006E0EB9">
      <w:pPr>
        <w:rPr>
          <w:rFonts w:ascii="Arial" w:hAnsi="Arial" w:cs="Arial"/>
          <w:sz w:val="24"/>
          <w:szCs w:val="24"/>
          <w:lang w:val="es-ES_tradnl" w:eastAsia="ar-SA"/>
        </w:rPr>
      </w:pPr>
    </w:p>
    <w:p w:rsidR="006E0EB9" w:rsidRPr="00B77E30" w:rsidRDefault="006E0EB9" w:rsidP="006E0EB9">
      <w:pPr>
        <w:rPr>
          <w:rFonts w:ascii="Arial" w:hAnsi="Arial" w:cs="Arial"/>
          <w:sz w:val="24"/>
          <w:szCs w:val="24"/>
          <w:lang w:val="es-ES_tradnl" w:eastAsia="ar-SA"/>
        </w:rPr>
      </w:pPr>
    </w:p>
    <w:p w:rsidR="006E0EB9" w:rsidRDefault="006E0EB9" w:rsidP="006E0EB9">
      <w:pPr>
        <w:rPr>
          <w:rFonts w:ascii="Arial" w:hAnsi="Arial" w:cs="Arial"/>
          <w:sz w:val="24"/>
          <w:szCs w:val="24"/>
          <w:lang w:val="es-ES_tradnl" w:eastAsia="ar-SA"/>
        </w:rPr>
      </w:pPr>
    </w:p>
    <w:p w:rsidR="008E64B9" w:rsidRDefault="008E64B9" w:rsidP="006E0EB9">
      <w:pPr>
        <w:rPr>
          <w:rFonts w:ascii="Arial" w:hAnsi="Arial" w:cs="Arial"/>
          <w:sz w:val="24"/>
          <w:szCs w:val="24"/>
          <w:lang w:val="es-ES_tradnl" w:eastAsia="ar-SA"/>
        </w:rPr>
      </w:pPr>
    </w:p>
    <w:p w:rsidR="008E64B9" w:rsidRPr="00B77E30" w:rsidRDefault="008E64B9" w:rsidP="006E0EB9">
      <w:pPr>
        <w:rPr>
          <w:rFonts w:ascii="Arial" w:hAnsi="Arial" w:cs="Arial"/>
          <w:sz w:val="24"/>
          <w:szCs w:val="24"/>
          <w:lang w:val="es-ES_tradnl" w:eastAsia="ar-SA"/>
        </w:rPr>
      </w:pP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9"/>
        <w:gridCol w:w="7904"/>
      </w:tblGrid>
      <w:tr w:rsidR="00F74E0B" w:rsidRPr="00B77E30" w:rsidTr="00896F75">
        <w:trPr>
          <w:trHeight w:val="227"/>
          <w:jc w:val="center"/>
        </w:trPr>
        <w:tc>
          <w:tcPr>
            <w:tcW w:w="9923" w:type="dxa"/>
            <w:gridSpan w:val="2"/>
            <w:shd w:val="clear" w:color="auto" w:fill="000000"/>
            <w:vAlign w:val="center"/>
          </w:tcPr>
          <w:p w:rsidR="00F74E0B" w:rsidRPr="00B77E30" w:rsidRDefault="00F74E0B" w:rsidP="00896F75">
            <w:pPr>
              <w:pStyle w:val="Encabezado"/>
              <w:tabs>
                <w:tab w:val="clear" w:pos="4252"/>
                <w:tab w:val="clear" w:pos="8504"/>
              </w:tabs>
              <w:jc w:val="center"/>
              <w:rPr>
                <w:rFonts w:ascii="Arial" w:hAnsi="Arial" w:cs="Arial"/>
                <w:color w:val="FFFFFF"/>
                <w:sz w:val="24"/>
                <w:szCs w:val="24"/>
              </w:rPr>
            </w:pPr>
            <w:r w:rsidRPr="00B77E30">
              <w:rPr>
                <w:rFonts w:ascii="Arial" w:hAnsi="Arial" w:cs="Arial"/>
                <w:b/>
                <w:color w:val="FFFFFF"/>
                <w:sz w:val="24"/>
                <w:szCs w:val="24"/>
              </w:rPr>
              <w:lastRenderedPageBreak/>
              <w:t>PROTOCOLO Y FLUJOGRAMA EN  CASO DE ACTOS MALINTENCIONADOS DE TERCEROS</w:t>
            </w:r>
          </w:p>
        </w:tc>
      </w:tr>
      <w:tr w:rsidR="00F74E0B" w:rsidRPr="00B77E30" w:rsidTr="00896F75">
        <w:trPr>
          <w:trHeight w:val="227"/>
          <w:jc w:val="center"/>
        </w:trPr>
        <w:tc>
          <w:tcPr>
            <w:tcW w:w="2019" w:type="dxa"/>
            <w:vAlign w:val="center"/>
          </w:tcPr>
          <w:p w:rsidR="00F74E0B" w:rsidRPr="00B77E30" w:rsidRDefault="00F74E0B" w:rsidP="00896F75">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t>OBJETIVOS</w:t>
            </w:r>
          </w:p>
        </w:tc>
        <w:tc>
          <w:tcPr>
            <w:tcW w:w="7904" w:type="dxa"/>
          </w:tcPr>
          <w:p w:rsidR="00F74E0B" w:rsidRPr="00B77E30" w:rsidRDefault="00F74E0B" w:rsidP="00896F75">
            <w:pPr>
              <w:pStyle w:val="Encabezado"/>
              <w:tabs>
                <w:tab w:val="clear" w:pos="4252"/>
                <w:tab w:val="clear" w:pos="8504"/>
              </w:tabs>
              <w:jc w:val="both"/>
              <w:rPr>
                <w:rFonts w:ascii="Arial" w:hAnsi="Arial" w:cs="Arial"/>
                <w:i/>
                <w:sz w:val="24"/>
                <w:szCs w:val="24"/>
              </w:rPr>
            </w:pPr>
          </w:p>
          <w:p w:rsidR="00F74E0B" w:rsidRPr="00B77E30" w:rsidRDefault="00F74E0B" w:rsidP="00896F75">
            <w:pPr>
              <w:pStyle w:val="Encabezado"/>
              <w:tabs>
                <w:tab w:val="clear" w:pos="4252"/>
                <w:tab w:val="clear" w:pos="8504"/>
              </w:tabs>
              <w:jc w:val="both"/>
              <w:rPr>
                <w:rFonts w:ascii="Arial" w:hAnsi="Arial" w:cs="Arial"/>
                <w:sz w:val="24"/>
                <w:szCs w:val="24"/>
              </w:rPr>
            </w:pPr>
            <w:r w:rsidRPr="00B77E30">
              <w:rPr>
                <w:rFonts w:ascii="Arial" w:hAnsi="Arial" w:cs="Arial"/>
                <w:sz w:val="24"/>
                <w:szCs w:val="24"/>
              </w:rPr>
              <w:t>Establecer Procedimientos estándar de operación en caso de detectar Amenaza Terrorista por vía telefónica u otro medio.</w:t>
            </w:r>
          </w:p>
          <w:p w:rsidR="00F74E0B" w:rsidRPr="00B77E30" w:rsidRDefault="00F74E0B" w:rsidP="00896F75">
            <w:pPr>
              <w:pStyle w:val="Encabezado"/>
              <w:tabs>
                <w:tab w:val="clear" w:pos="4252"/>
                <w:tab w:val="clear" w:pos="8504"/>
              </w:tabs>
              <w:jc w:val="both"/>
              <w:rPr>
                <w:rFonts w:ascii="Arial" w:hAnsi="Arial" w:cs="Arial"/>
                <w:i/>
                <w:sz w:val="24"/>
                <w:szCs w:val="24"/>
              </w:rPr>
            </w:pPr>
          </w:p>
        </w:tc>
      </w:tr>
      <w:tr w:rsidR="00F74E0B" w:rsidRPr="00B77E30" w:rsidTr="00896F75">
        <w:trPr>
          <w:trHeight w:val="227"/>
          <w:jc w:val="center"/>
        </w:trPr>
        <w:tc>
          <w:tcPr>
            <w:tcW w:w="2019" w:type="dxa"/>
            <w:vAlign w:val="center"/>
          </w:tcPr>
          <w:p w:rsidR="00F74E0B" w:rsidRPr="00B77E30" w:rsidRDefault="00F74E0B" w:rsidP="00896F75">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t>PUBLICO EN GENERAL</w:t>
            </w:r>
          </w:p>
        </w:tc>
        <w:tc>
          <w:tcPr>
            <w:tcW w:w="7904" w:type="dxa"/>
          </w:tcPr>
          <w:p w:rsidR="00F74E0B" w:rsidRPr="00B77E30" w:rsidRDefault="00F74E0B" w:rsidP="00896F75">
            <w:pPr>
              <w:pStyle w:val="Encabezado"/>
              <w:tabs>
                <w:tab w:val="clear" w:pos="4252"/>
                <w:tab w:val="clear" w:pos="8504"/>
              </w:tabs>
              <w:jc w:val="both"/>
              <w:rPr>
                <w:rFonts w:ascii="Arial" w:hAnsi="Arial" w:cs="Arial"/>
                <w:b/>
                <w:i/>
                <w:sz w:val="24"/>
                <w:szCs w:val="24"/>
              </w:rPr>
            </w:pPr>
          </w:p>
          <w:p w:rsidR="00F74E0B" w:rsidRPr="00B77E30" w:rsidRDefault="00F74E0B" w:rsidP="00896F75">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SI USTED RECIBE UNA COMUNICACIÓN QUE INFORME DE ACCIONES TERRORISTAS, DEBE:</w:t>
            </w:r>
          </w:p>
          <w:p w:rsidR="00F74E0B" w:rsidRPr="00B77E30" w:rsidRDefault="00F74E0B" w:rsidP="00896F75">
            <w:pPr>
              <w:pStyle w:val="Encabezado"/>
              <w:tabs>
                <w:tab w:val="clear" w:pos="4252"/>
                <w:tab w:val="clear" w:pos="8504"/>
              </w:tabs>
              <w:jc w:val="both"/>
              <w:rPr>
                <w:rFonts w:ascii="Arial" w:hAnsi="Arial" w:cs="Arial"/>
                <w:b/>
                <w:sz w:val="24"/>
                <w:szCs w:val="24"/>
              </w:rPr>
            </w:pPr>
          </w:p>
          <w:p w:rsidR="00F74E0B" w:rsidRPr="00B77E30" w:rsidRDefault="00F74E0B" w:rsidP="00EB53D8">
            <w:pPr>
              <w:pStyle w:val="Encabezado"/>
              <w:numPr>
                <w:ilvl w:val="0"/>
                <w:numId w:val="40"/>
              </w:numPr>
              <w:tabs>
                <w:tab w:val="clear" w:pos="4252"/>
                <w:tab w:val="clear" w:pos="8504"/>
              </w:tabs>
              <w:jc w:val="both"/>
              <w:rPr>
                <w:rFonts w:ascii="Arial" w:hAnsi="Arial" w:cs="Arial"/>
                <w:sz w:val="24"/>
                <w:szCs w:val="24"/>
              </w:rPr>
            </w:pPr>
            <w:r w:rsidRPr="00B77E30">
              <w:rPr>
                <w:rFonts w:ascii="Arial" w:hAnsi="Arial" w:cs="Arial"/>
                <w:sz w:val="24"/>
                <w:szCs w:val="24"/>
              </w:rPr>
              <w:t>Mantener la calma, no generar pánico ni propiciar rumores</w:t>
            </w:r>
          </w:p>
          <w:p w:rsidR="00F74E0B" w:rsidRPr="00B77E30" w:rsidRDefault="00F74E0B" w:rsidP="00EB53D8">
            <w:pPr>
              <w:pStyle w:val="Encabezado"/>
              <w:numPr>
                <w:ilvl w:val="0"/>
                <w:numId w:val="40"/>
              </w:numPr>
              <w:tabs>
                <w:tab w:val="clear" w:pos="4252"/>
                <w:tab w:val="clear" w:pos="8504"/>
              </w:tabs>
              <w:jc w:val="both"/>
              <w:rPr>
                <w:rFonts w:ascii="Arial" w:hAnsi="Arial" w:cs="Arial"/>
                <w:sz w:val="24"/>
                <w:szCs w:val="24"/>
              </w:rPr>
            </w:pPr>
            <w:r w:rsidRPr="00B77E30">
              <w:rPr>
                <w:rFonts w:ascii="Arial" w:hAnsi="Arial" w:cs="Arial"/>
                <w:sz w:val="24"/>
                <w:szCs w:val="24"/>
              </w:rPr>
              <w:t>Notificar inmediatamente al Panel de Seguridad</w:t>
            </w:r>
          </w:p>
          <w:p w:rsidR="00F74E0B" w:rsidRPr="00B77E30" w:rsidRDefault="00F74E0B" w:rsidP="00EB53D8">
            <w:pPr>
              <w:pStyle w:val="Encabezado"/>
              <w:numPr>
                <w:ilvl w:val="0"/>
                <w:numId w:val="40"/>
              </w:numPr>
              <w:tabs>
                <w:tab w:val="clear" w:pos="4252"/>
                <w:tab w:val="clear" w:pos="8504"/>
              </w:tabs>
              <w:jc w:val="both"/>
              <w:rPr>
                <w:rFonts w:ascii="Arial" w:hAnsi="Arial" w:cs="Arial"/>
                <w:sz w:val="24"/>
                <w:szCs w:val="24"/>
              </w:rPr>
            </w:pPr>
            <w:r w:rsidRPr="00B77E30">
              <w:rPr>
                <w:rFonts w:ascii="Arial" w:hAnsi="Arial" w:cs="Arial"/>
                <w:sz w:val="24"/>
                <w:szCs w:val="24"/>
              </w:rPr>
              <w:t>Intente mantener contacto con la persona que hace la amenaza y obtener la información que pueda orientarle sobre:</w:t>
            </w:r>
          </w:p>
          <w:p w:rsidR="00F74E0B" w:rsidRPr="00B77E30" w:rsidRDefault="00F74E0B" w:rsidP="00EB53D8">
            <w:pPr>
              <w:pStyle w:val="Encabezado"/>
              <w:numPr>
                <w:ilvl w:val="1"/>
                <w:numId w:val="91"/>
              </w:numPr>
              <w:tabs>
                <w:tab w:val="clear" w:pos="4252"/>
                <w:tab w:val="clear" w:pos="8504"/>
              </w:tabs>
              <w:jc w:val="both"/>
              <w:rPr>
                <w:rFonts w:ascii="Arial" w:hAnsi="Arial" w:cs="Arial"/>
                <w:sz w:val="24"/>
                <w:szCs w:val="24"/>
              </w:rPr>
            </w:pPr>
            <w:r w:rsidRPr="00B77E30">
              <w:rPr>
                <w:rFonts w:ascii="Arial" w:hAnsi="Arial" w:cs="Arial"/>
                <w:sz w:val="24"/>
                <w:szCs w:val="24"/>
              </w:rPr>
              <w:t>Naturaleza de la acción (Bomba, carro-bomba, atentado a funcionarios, ocupación armada, etc.)</w:t>
            </w:r>
          </w:p>
          <w:p w:rsidR="00F74E0B" w:rsidRPr="00B77E30" w:rsidRDefault="00F74E0B" w:rsidP="00EB53D8">
            <w:pPr>
              <w:pStyle w:val="Encabezado"/>
              <w:numPr>
                <w:ilvl w:val="1"/>
                <w:numId w:val="91"/>
              </w:numPr>
              <w:tabs>
                <w:tab w:val="clear" w:pos="4252"/>
                <w:tab w:val="clear" w:pos="8504"/>
              </w:tabs>
              <w:jc w:val="both"/>
              <w:rPr>
                <w:rFonts w:ascii="Arial" w:hAnsi="Arial" w:cs="Arial"/>
                <w:sz w:val="24"/>
                <w:szCs w:val="24"/>
              </w:rPr>
            </w:pPr>
            <w:r w:rsidRPr="00B77E30">
              <w:rPr>
                <w:rFonts w:ascii="Arial" w:hAnsi="Arial" w:cs="Arial"/>
                <w:sz w:val="24"/>
                <w:szCs w:val="24"/>
              </w:rPr>
              <w:t>Ocurrencia de la acción (lugar, hora, como es, cuantas hay, etc.)</w:t>
            </w:r>
          </w:p>
          <w:p w:rsidR="00F74E0B" w:rsidRPr="00B77E30" w:rsidRDefault="00F74E0B" w:rsidP="00EB53D8">
            <w:pPr>
              <w:pStyle w:val="Encabezado"/>
              <w:numPr>
                <w:ilvl w:val="1"/>
                <w:numId w:val="91"/>
              </w:numPr>
              <w:tabs>
                <w:tab w:val="clear" w:pos="4252"/>
                <w:tab w:val="clear" w:pos="8504"/>
              </w:tabs>
              <w:jc w:val="both"/>
              <w:rPr>
                <w:rFonts w:ascii="Arial" w:hAnsi="Arial" w:cs="Arial"/>
                <w:sz w:val="24"/>
                <w:szCs w:val="24"/>
              </w:rPr>
            </w:pPr>
            <w:r w:rsidRPr="00B77E30">
              <w:rPr>
                <w:rFonts w:ascii="Arial" w:hAnsi="Arial" w:cs="Arial"/>
                <w:sz w:val="24"/>
                <w:szCs w:val="24"/>
              </w:rPr>
              <w:t>Naturaleza del actor (Grupo guerrillero, delincuencia común, usuarios de la entidad, empleados o ex empleados, etc.).</w:t>
            </w:r>
          </w:p>
          <w:p w:rsidR="00F74E0B" w:rsidRPr="00B77E30" w:rsidRDefault="00F74E0B" w:rsidP="00EB53D8">
            <w:pPr>
              <w:pStyle w:val="Encabezado"/>
              <w:numPr>
                <w:ilvl w:val="0"/>
                <w:numId w:val="40"/>
              </w:numPr>
              <w:tabs>
                <w:tab w:val="clear" w:pos="4252"/>
                <w:tab w:val="clear" w:pos="8504"/>
              </w:tabs>
              <w:jc w:val="both"/>
              <w:rPr>
                <w:rFonts w:ascii="Arial" w:hAnsi="Arial" w:cs="Arial"/>
                <w:sz w:val="24"/>
                <w:szCs w:val="24"/>
              </w:rPr>
            </w:pPr>
            <w:r w:rsidRPr="00B77E30">
              <w:rPr>
                <w:rFonts w:ascii="Arial" w:hAnsi="Arial" w:cs="Arial"/>
                <w:sz w:val="24"/>
                <w:szCs w:val="24"/>
              </w:rPr>
              <w:t>Si la amenaza es escrita, debe conservarla y leerla cuando la reporte al panel de seguridad</w:t>
            </w:r>
          </w:p>
          <w:p w:rsidR="00F74E0B" w:rsidRPr="00B77E30" w:rsidRDefault="00F74E0B" w:rsidP="00EB53D8">
            <w:pPr>
              <w:pStyle w:val="Encabezado"/>
              <w:numPr>
                <w:ilvl w:val="0"/>
                <w:numId w:val="40"/>
              </w:numPr>
              <w:tabs>
                <w:tab w:val="clear" w:pos="4252"/>
                <w:tab w:val="clear" w:pos="8504"/>
              </w:tabs>
              <w:jc w:val="both"/>
              <w:rPr>
                <w:rFonts w:ascii="Arial" w:hAnsi="Arial" w:cs="Arial"/>
                <w:sz w:val="24"/>
                <w:szCs w:val="24"/>
              </w:rPr>
            </w:pPr>
            <w:r w:rsidRPr="00B77E30">
              <w:rPr>
                <w:rFonts w:ascii="Arial" w:hAnsi="Arial" w:cs="Arial"/>
                <w:sz w:val="24"/>
                <w:szCs w:val="24"/>
              </w:rPr>
              <w:t>Este atento a las instrucciones de los grupos de apoyo y seguridad</w:t>
            </w:r>
          </w:p>
          <w:p w:rsidR="00F74E0B" w:rsidRPr="00B77E30" w:rsidRDefault="00F74E0B" w:rsidP="00896F75">
            <w:pPr>
              <w:pStyle w:val="Encabezado"/>
              <w:tabs>
                <w:tab w:val="clear" w:pos="4252"/>
                <w:tab w:val="clear" w:pos="8504"/>
              </w:tabs>
              <w:jc w:val="both"/>
              <w:rPr>
                <w:rFonts w:ascii="Arial" w:hAnsi="Arial" w:cs="Arial"/>
                <w:i/>
                <w:sz w:val="24"/>
                <w:szCs w:val="24"/>
              </w:rPr>
            </w:pPr>
          </w:p>
        </w:tc>
      </w:tr>
      <w:tr w:rsidR="00F74E0B" w:rsidRPr="00B77E30" w:rsidTr="00896F75">
        <w:trPr>
          <w:trHeight w:val="227"/>
          <w:jc w:val="center"/>
        </w:trPr>
        <w:tc>
          <w:tcPr>
            <w:tcW w:w="2019" w:type="dxa"/>
            <w:vAlign w:val="center"/>
          </w:tcPr>
          <w:p w:rsidR="00F74E0B" w:rsidRPr="00B77E30" w:rsidRDefault="00F74E0B" w:rsidP="00896F75">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t>COE</w:t>
            </w:r>
          </w:p>
        </w:tc>
        <w:tc>
          <w:tcPr>
            <w:tcW w:w="7904" w:type="dxa"/>
          </w:tcPr>
          <w:p w:rsidR="00F74E0B" w:rsidRPr="00B77E30" w:rsidRDefault="00F74E0B" w:rsidP="00896F75">
            <w:pPr>
              <w:pStyle w:val="Encabezado"/>
              <w:tabs>
                <w:tab w:val="clear" w:pos="4252"/>
                <w:tab w:val="clear" w:pos="8504"/>
              </w:tabs>
              <w:jc w:val="both"/>
              <w:rPr>
                <w:rFonts w:ascii="Arial" w:hAnsi="Arial" w:cs="Arial"/>
                <w:b/>
                <w:sz w:val="24"/>
                <w:szCs w:val="24"/>
              </w:rPr>
            </w:pPr>
          </w:p>
          <w:p w:rsidR="00F74E0B" w:rsidRPr="00B77E30" w:rsidRDefault="00F74E0B" w:rsidP="00896F75">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DIRECTOR DE SEGURIDAD:</w:t>
            </w:r>
          </w:p>
          <w:p w:rsidR="00F74E0B" w:rsidRPr="00B77E30" w:rsidRDefault="00F74E0B" w:rsidP="00EB53D8">
            <w:pPr>
              <w:pStyle w:val="Ttulo1"/>
              <w:numPr>
                <w:ilvl w:val="0"/>
                <w:numId w:val="41"/>
              </w:numPr>
              <w:suppressAutoHyphens w:val="0"/>
              <w:jc w:val="both"/>
              <w:rPr>
                <w:rFonts w:ascii="Arial" w:hAnsi="Arial" w:cs="Arial"/>
                <w:b w:val="0"/>
                <w:szCs w:val="24"/>
                <w:lang w:val="es-CO"/>
              </w:rPr>
            </w:pPr>
            <w:r w:rsidRPr="00B77E30">
              <w:rPr>
                <w:rFonts w:ascii="Arial" w:hAnsi="Arial" w:cs="Arial"/>
                <w:b w:val="0"/>
                <w:szCs w:val="24"/>
                <w:lang w:val="es-CO"/>
              </w:rPr>
              <w:t>Contacta a la Policía Nacional, cuerpo(s) antiexplosivos y cuerpos de inteligencia</w:t>
            </w:r>
          </w:p>
          <w:p w:rsidR="00F74E0B" w:rsidRPr="00B77E30" w:rsidRDefault="00F74E0B" w:rsidP="00EB53D8">
            <w:pPr>
              <w:pStyle w:val="Prrafodelista"/>
              <w:numPr>
                <w:ilvl w:val="0"/>
                <w:numId w:val="41"/>
              </w:numPr>
              <w:jc w:val="both"/>
              <w:rPr>
                <w:rFonts w:ascii="Arial" w:hAnsi="Arial" w:cs="Arial"/>
                <w:sz w:val="24"/>
                <w:szCs w:val="24"/>
              </w:rPr>
            </w:pPr>
            <w:r w:rsidRPr="00B77E30">
              <w:rPr>
                <w:rFonts w:ascii="Arial" w:hAnsi="Arial" w:cs="Arial"/>
                <w:sz w:val="24"/>
                <w:szCs w:val="24"/>
              </w:rPr>
              <w:t>Sirve de enlace entre los cuerpos de seguridad y el Director de Emergencias</w:t>
            </w:r>
          </w:p>
          <w:p w:rsidR="00F74E0B" w:rsidRPr="00B77E30" w:rsidRDefault="00F74E0B" w:rsidP="00EB53D8">
            <w:pPr>
              <w:pStyle w:val="Encabezado"/>
              <w:numPr>
                <w:ilvl w:val="0"/>
                <w:numId w:val="41"/>
              </w:numPr>
              <w:tabs>
                <w:tab w:val="clear" w:pos="4252"/>
                <w:tab w:val="clear" w:pos="8504"/>
              </w:tabs>
              <w:jc w:val="both"/>
              <w:rPr>
                <w:rFonts w:ascii="Arial" w:hAnsi="Arial" w:cs="Arial"/>
                <w:sz w:val="24"/>
                <w:szCs w:val="24"/>
              </w:rPr>
            </w:pPr>
            <w:r w:rsidRPr="00B77E30">
              <w:rPr>
                <w:rFonts w:ascii="Arial" w:hAnsi="Arial" w:cs="Arial"/>
                <w:sz w:val="24"/>
                <w:szCs w:val="24"/>
              </w:rPr>
              <w:t>Coordina protección y evacuación de los directivos de la entidad.</w:t>
            </w:r>
          </w:p>
          <w:p w:rsidR="00F74E0B" w:rsidRPr="00B77E30" w:rsidRDefault="00F74E0B" w:rsidP="00EB53D8">
            <w:pPr>
              <w:pStyle w:val="Encabezado"/>
              <w:numPr>
                <w:ilvl w:val="0"/>
                <w:numId w:val="41"/>
              </w:numPr>
              <w:tabs>
                <w:tab w:val="clear" w:pos="4252"/>
                <w:tab w:val="clear" w:pos="8504"/>
              </w:tabs>
              <w:jc w:val="both"/>
              <w:rPr>
                <w:rFonts w:ascii="Arial" w:hAnsi="Arial" w:cs="Arial"/>
                <w:sz w:val="24"/>
                <w:szCs w:val="24"/>
              </w:rPr>
            </w:pPr>
            <w:r w:rsidRPr="00B77E30">
              <w:rPr>
                <w:rFonts w:ascii="Arial" w:hAnsi="Arial" w:cs="Arial"/>
                <w:sz w:val="24"/>
                <w:szCs w:val="24"/>
              </w:rPr>
              <w:t xml:space="preserve">Coordina la búsqueda en exteriores </w:t>
            </w:r>
          </w:p>
          <w:p w:rsidR="00F74E0B" w:rsidRPr="00B77E30" w:rsidRDefault="00F74E0B" w:rsidP="00EB53D8">
            <w:pPr>
              <w:pStyle w:val="Encabezado"/>
              <w:numPr>
                <w:ilvl w:val="0"/>
                <w:numId w:val="41"/>
              </w:numPr>
              <w:tabs>
                <w:tab w:val="clear" w:pos="4252"/>
                <w:tab w:val="clear" w:pos="8504"/>
              </w:tabs>
              <w:jc w:val="both"/>
              <w:rPr>
                <w:rFonts w:ascii="Arial" w:hAnsi="Arial" w:cs="Arial"/>
                <w:sz w:val="24"/>
                <w:szCs w:val="24"/>
              </w:rPr>
            </w:pPr>
            <w:r w:rsidRPr="00B77E30">
              <w:rPr>
                <w:rFonts w:ascii="Arial" w:hAnsi="Arial" w:cs="Arial"/>
                <w:sz w:val="24"/>
                <w:szCs w:val="24"/>
              </w:rPr>
              <w:t>Determina veracidad de la información a través de los cuerpos de seguridad o los miembros de la brigada</w:t>
            </w:r>
          </w:p>
          <w:p w:rsidR="00F74E0B" w:rsidRPr="00B77E30" w:rsidRDefault="00F74E0B" w:rsidP="00EB53D8">
            <w:pPr>
              <w:pStyle w:val="Encabezado"/>
              <w:numPr>
                <w:ilvl w:val="0"/>
                <w:numId w:val="41"/>
              </w:numPr>
              <w:tabs>
                <w:tab w:val="clear" w:pos="4252"/>
                <w:tab w:val="clear" w:pos="8504"/>
              </w:tabs>
              <w:jc w:val="both"/>
              <w:rPr>
                <w:rFonts w:ascii="Arial" w:hAnsi="Arial" w:cs="Arial"/>
                <w:sz w:val="24"/>
                <w:szCs w:val="24"/>
              </w:rPr>
            </w:pPr>
            <w:r w:rsidRPr="00B77E30">
              <w:rPr>
                <w:rFonts w:ascii="Arial" w:hAnsi="Arial" w:cs="Arial"/>
                <w:sz w:val="24"/>
                <w:szCs w:val="24"/>
              </w:rPr>
              <w:t>Recopila toda la información concerniente al incidente, reporta a las autoridades competentes de acuerdo a procedimiento legal</w:t>
            </w:r>
          </w:p>
          <w:p w:rsidR="00F74E0B" w:rsidRPr="00B77E30" w:rsidRDefault="00F74E0B" w:rsidP="00896F75">
            <w:pPr>
              <w:pStyle w:val="Encabezado"/>
              <w:tabs>
                <w:tab w:val="clear" w:pos="4252"/>
                <w:tab w:val="clear" w:pos="8504"/>
              </w:tabs>
              <w:jc w:val="both"/>
              <w:rPr>
                <w:rFonts w:ascii="Arial" w:hAnsi="Arial" w:cs="Arial"/>
                <w:sz w:val="24"/>
                <w:szCs w:val="24"/>
              </w:rPr>
            </w:pPr>
          </w:p>
          <w:p w:rsidR="00F74E0B" w:rsidRPr="00B77E30" w:rsidRDefault="00F74E0B" w:rsidP="00896F75">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DIRECTOR DE APOYO INTERNO Y EXTERNO:</w:t>
            </w:r>
          </w:p>
          <w:p w:rsidR="00F74E0B" w:rsidRPr="00B77E30" w:rsidRDefault="00F74E0B" w:rsidP="00896F75">
            <w:pPr>
              <w:pStyle w:val="Encabezado"/>
              <w:tabs>
                <w:tab w:val="clear" w:pos="4252"/>
                <w:tab w:val="clear" w:pos="8504"/>
              </w:tabs>
              <w:jc w:val="both"/>
              <w:rPr>
                <w:rFonts w:ascii="Arial" w:hAnsi="Arial" w:cs="Arial"/>
                <w:sz w:val="24"/>
                <w:szCs w:val="24"/>
              </w:rPr>
            </w:pPr>
            <w:r w:rsidRPr="00B77E30">
              <w:rPr>
                <w:rFonts w:ascii="Arial" w:hAnsi="Arial" w:cs="Arial"/>
                <w:sz w:val="24"/>
                <w:szCs w:val="24"/>
              </w:rPr>
              <w:t xml:space="preserve">-     Coordina la búsqueda en interiores   </w:t>
            </w:r>
          </w:p>
          <w:p w:rsidR="00F74E0B" w:rsidRPr="00B77E30" w:rsidRDefault="00F74E0B" w:rsidP="00896F75">
            <w:pPr>
              <w:pStyle w:val="Encabezado"/>
              <w:tabs>
                <w:tab w:val="clear" w:pos="4252"/>
                <w:tab w:val="clear" w:pos="8504"/>
              </w:tabs>
              <w:jc w:val="both"/>
              <w:rPr>
                <w:rFonts w:ascii="Arial" w:hAnsi="Arial" w:cs="Arial"/>
                <w:sz w:val="24"/>
                <w:szCs w:val="24"/>
              </w:rPr>
            </w:pPr>
          </w:p>
        </w:tc>
      </w:tr>
      <w:tr w:rsidR="00F74E0B" w:rsidRPr="00B77E30" w:rsidTr="00896F75">
        <w:trPr>
          <w:trHeight w:val="227"/>
          <w:jc w:val="center"/>
        </w:trPr>
        <w:tc>
          <w:tcPr>
            <w:tcW w:w="2019" w:type="dxa"/>
            <w:vAlign w:val="center"/>
          </w:tcPr>
          <w:p w:rsidR="00F74E0B" w:rsidRPr="00B77E30" w:rsidRDefault="00F74E0B" w:rsidP="00896F75">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t>BRIGADA DE EMERGENCIA</w:t>
            </w:r>
          </w:p>
        </w:tc>
        <w:tc>
          <w:tcPr>
            <w:tcW w:w="7904" w:type="dxa"/>
          </w:tcPr>
          <w:p w:rsidR="00F74E0B" w:rsidRPr="00B77E30" w:rsidRDefault="00F74E0B" w:rsidP="00896F75">
            <w:pPr>
              <w:pStyle w:val="Encabezado"/>
              <w:tabs>
                <w:tab w:val="clear" w:pos="4252"/>
                <w:tab w:val="clear" w:pos="8504"/>
              </w:tabs>
              <w:jc w:val="both"/>
              <w:rPr>
                <w:rFonts w:ascii="Arial" w:hAnsi="Arial" w:cs="Arial"/>
                <w:b/>
                <w:sz w:val="24"/>
                <w:szCs w:val="24"/>
              </w:rPr>
            </w:pPr>
          </w:p>
          <w:p w:rsidR="00F74E0B" w:rsidRPr="00B77E30" w:rsidRDefault="00F74E0B" w:rsidP="00896F75">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JEFE DE BRIGADA:</w:t>
            </w:r>
          </w:p>
          <w:p w:rsidR="00F74E0B" w:rsidRPr="00B77E30" w:rsidRDefault="00F74E0B" w:rsidP="00EB53D8">
            <w:pPr>
              <w:pStyle w:val="Encabezado"/>
              <w:numPr>
                <w:ilvl w:val="0"/>
                <w:numId w:val="42"/>
              </w:numPr>
              <w:tabs>
                <w:tab w:val="clear" w:pos="4252"/>
                <w:tab w:val="clear" w:pos="8504"/>
              </w:tabs>
              <w:jc w:val="both"/>
              <w:rPr>
                <w:rFonts w:ascii="Arial" w:hAnsi="Arial" w:cs="Arial"/>
                <w:sz w:val="24"/>
                <w:szCs w:val="24"/>
              </w:rPr>
            </w:pPr>
            <w:r w:rsidRPr="00B77E30">
              <w:rPr>
                <w:rFonts w:ascii="Arial" w:hAnsi="Arial" w:cs="Arial"/>
                <w:sz w:val="24"/>
                <w:szCs w:val="24"/>
              </w:rPr>
              <w:t xml:space="preserve">Acopia información respecto a la existencia, ubicación, cantidad, forma etc., de elementos sospechosos o posibles artefactos </w:t>
            </w:r>
            <w:r w:rsidRPr="00B77E30">
              <w:rPr>
                <w:rFonts w:ascii="Arial" w:hAnsi="Arial" w:cs="Arial"/>
                <w:sz w:val="24"/>
                <w:szCs w:val="24"/>
              </w:rPr>
              <w:lastRenderedPageBreak/>
              <w:t>explosivos</w:t>
            </w:r>
          </w:p>
          <w:p w:rsidR="00F74E0B" w:rsidRPr="00B77E30" w:rsidRDefault="00F74E0B" w:rsidP="00EB53D8">
            <w:pPr>
              <w:pStyle w:val="Encabezado"/>
              <w:numPr>
                <w:ilvl w:val="0"/>
                <w:numId w:val="42"/>
              </w:numPr>
              <w:tabs>
                <w:tab w:val="clear" w:pos="4252"/>
                <w:tab w:val="clear" w:pos="8504"/>
              </w:tabs>
              <w:jc w:val="both"/>
              <w:rPr>
                <w:rFonts w:ascii="Arial" w:hAnsi="Arial" w:cs="Arial"/>
                <w:sz w:val="24"/>
                <w:szCs w:val="24"/>
              </w:rPr>
            </w:pPr>
            <w:r w:rsidRPr="00B77E30">
              <w:rPr>
                <w:rFonts w:ascii="Arial" w:hAnsi="Arial" w:cs="Arial"/>
                <w:sz w:val="24"/>
                <w:szCs w:val="24"/>
              </w:rPr>
              <w:t>Informa al Director de emergencias y/o al Director de Seguridad yo al  Director de Apoyos</w:t>
            </w:r>
          </w:p>
          <w:p w:rsidR="00F74E0B" w:rsidRPr="00B77E30" w:rsidRDefault="00F74E0B" w:rsidP="00896F75">
            <w:pPr>
              <w:pStyle w:val="Encabezado"/>
              <w:tabs>
                <w:tab w:val="clear" w:pos="4252"/>
                <w:tab w:val="clear" w:pos="8504"/>
              </w:tabs>
              <w:jc w:val="both"/>
              <w:rPr>
                <w:rFonts w:ascii="Arial" w:hAnsi="Arial" w:cs="Arial"/>
                <w:sz w:val="24"/>
                <w:szCs w:val="24"/>
              </w:rPr>
            </w:pPr>
          </w:p>
          <w:p w:rsidR="00F74E0B" w:rsidRPr="00B77E30" w:rsidRDefault="00F74E0B" w:rsidP="00896F75">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LIDERES DE PISO:</w:t>
            </w:r>
          </w:p>
          <w:p w:rsidR="00F74E0B" w:rsidRPr="00B77E30" w:rsidRDefault="00F74E0B" w:rsidP="00EB53D8">
            <w:pPr>
              <w:pStyle w:val="Encabezado"/>
              <w:numPr>
                <w:ilvl w:val="0"/>
                <w:numId w:val="43"/>
              </w:numPr>
              <w:tabs>
                <w:tab w:val="clear" w:pos="4252"/>
                <w:tab w:val="clear" w:pos="8504"/>
              </w:tabs>
              <w:jc w:val="both"/>
              <w:rPr>
                <w:rFonts w:ascii="Arial" w:hAnsi="Arial" w:cs="Arial"/>
                <w:sz w:val="24"/>
                <w:szCs w:val="24"/>
              </w:rPr>
            </w:pPr>
            <w:r w:rsidRPr="00B77E30">
              <w:rPr>
                <w:rFonts w:ascii="Arial" w:hAnsi="Arial" w:cs="Arial"/>
                <w:sz w:val="24"/>
                <w:szCs w:val="24"/>
              </w:rPr>
              <w:t>Facilitan accionar de cuerpos de seguridad</w:t>
            </w:r>
          </w:p>
          <w:p w:rsidR="00F74E0B" w:rsidRPr="00B77E30" w:rsidRDefault="00F74E0B" w:rsidP="00896F75">
            <w:pPr>
              <w:pStyle w:val="Encabezado"/>
              <w:tabs>
                <w:tab w:val="clear" w:pos="4252"/>
                <w:tab w:val="clear" w:pos="8504"/>
              </w:tabs>
              <w:jc w:val="both"/>
              <w:rPr>
                <w:rFonts w:ascii="Arial" w:hAnsi="Arial" w:cs="Arial"/>
                <w:sz w:val="24"/>
                <w:szCs w:val="24"/>
              </w:rPr>
            </w:pPr>
          </w:p>
          <w:p w:rsidR="00F74E0B" w:rsidRPr="00B77E30" w:rsidRDefault="00F74E0B" w:rsidP="00896F75">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OTROS GRUPOS:</w:t>
            </w:r>
          </w:p>
          <w:p w:rsidR="00F74E0B" w:rsidRPr="00B77E30" w:rsidRDefault="00F74E0B" w:rsidP="00EB53D8">
            <w:pPr>
              <w:pStyle w:val="Encabezado"/>
              <w:numPr>
                <w:ilvl w:val="0"/>
                <w:numId w:val="43"/>
              </w:numPr>
              <w:tabs>
                <w:tab w:val="clear" w:pos="4252"/>
                <w:tab w:val="clear" w:pos="8504"/>
              </w:tabs>
              <w:jc w:val="both"/>
              <w:rPr>
                <w:rFonts w:ascii="Arial" w:hAnsi="Arial" w:cs="Arial"/>
                <w:sz w:val="24"/>
                <w:szCs w:val="24"/>
              </w:rPr>
            </w:pPr>
            <w:r w:rsidRPr="00B77E30">
              <w:rPr>
                <w:rFonts w:ascii="Arial" w:hAnsi="Arial" w:cs="Arial"/>
                <w:sz w:val="24"/>
                <w:szCs w:val="24"/>
              </w:rPr>
              <w:t xml:space="preserve">Funciones propias del grupo en caso de requerirse </w:t>
            </w:r>
          </w:p>
          <w:p w:rsidR="00F74E0B" w:rsidRPr="00B77E30" w:rsidRDefault="00F74E0B" w:rsidP="00EB53D8">
            <w:pPr>
              <w:pStyle w:val="Encabezado"/>
              <w:numPr>
                <w:ilvl w:val="0"/>
                <w:numId w:val="43"/>
              </w:numPr>
              <w:tabs>
                <w:tab w:val="clear" w:pos="4252"/>
                <w:tab w:val="clear" w:pos="8504"/>
              </w:tabs>
              <w:jc w:val="both"/>
              <w:rPr>
                <w:rFonts w:ascii="Arial" w:hAnsi="Arial" w:cs="Arial"/>
                <w:sz w:val="24"/>
                <w:szCs w:val="24"/>
              </w:rPr>
            </w:pPr>
            <w:r w:rsidRPr="00B77E30">
              <w:rPr>
                <w:rFonts w:ascii="Arial" w:hAnsi="Arial" w:cs="Arial"/>
                <w:sz w:val="24"/>
                <w:szCs w:val="24"/>
              </w:rPr>
              <w:t xml:space="preserve">Acciones de apoyo mutuo </w:t>
            </w:r>
            <w:r w:rsidR="0012349C" w:rsidRPr="00B77E30">
              <w:rPr>
                <w:rFonts w:ascii="Arial" w:hAnsi="Arial" w:cs="Arial"/>
                <w:sz w:val="24"/>
                <w:szCs w:val="24"/>
              </w:rPr>
              <w:t>intergrupal</w:t>
            </w:r>
            <w:r w:rsidRPr="00B77E30">
              <w:rPr>
                <w:rFonts w:ascii="Arial" w:hAnsi="Arial" w:cs="Arial"/>
                <w:sz w:val="24"/>
                <w:szCs w:val="24"/>
              </w:rPr>
              <w:t xml:space="preserve"> según plan</w:t>
            </w:r>
          </w:p>
          <w:p w:rsidR="00F74E0B" w:rsidRPr="00B77E30" w:rsidRDefault="00F74E0B" w:rsidP="00EB53D8">
            <w:pPr>
              <w:pStyle w:val="Encabezado"/>
              <w:numPr>
                <w:ilvl w:val="0"/>
                <w:numId w:val="43"/>
              </w:numPr>
              <w:tabs>
                <w:tab w:val="clear" w:pos="4252"/>
                <w:tab w:val="clear" w:pos="8504"/>
              </w:tabs>
              <w:jc w:val="both"/>
              <w:rPr>
                <w:rFonts w:ascii="Arial" w:hAnsi="Arial" w:cs="Arial"/>
                <w:sz w:val="24"/>
                <w:szCs w:val="24"/>
              </w:rPr>
            </w:pPr>
            <w:r w:rsidRPr="00B77E30">
              <w:rPr>
                <w:rFonts w:ascii="Arial" w:hAnsi="Arial" w:cs="Arial"/>
                <w:sz w:val="24"/>
                <w:szCs w:val="24"/>
              </w:rPr>
              <w:t>Acciones de búsqueda de artefactos, según criterio de Jefe de Brigada</w:t>
            </w:r>
          </w:p>
        </w:tc>
      </w:tr>
    </w:tbl>
    <w:p w:rsidR="00CA4A9B" w:rsidRPr="00B77E30" w:rsidRDefault="00CA4A9B" w:rsidP="006E0EB9">
      <w:pPr>
        <w:rPr>
          <w:rFonts w:ascii="Arial" w:hAnsi="Arial" w:cs="Arial"/>
          <w:sz w:val="24"/>
          <w:szCs w:val="24"/>
          <w:lang w:eastAsia="ar-SA"/>
        </w:rPr>
      </w:pPr>
    </w:p>
    <w:p w:rsidR="0012349C" w:rsidRPr="00B77E30" w:rsidRDefault="0012349C" w:rsidP="006E0EB9">
      <w:pPr>
        <w:rPr>
          <w:rFonts w:ascii="Arial" w:hAnsi="Arial" w:cs="Arial"/>
          <w:b/>
          <w:sz w:val="24"/>
          <w:szCs w:val="24"/>
        </w:rPr>
      </w:pPr>
    </w:p>
    <w:p w:rsidR="00F74E0B" w:rsidRPr="00B77E30" w:rsidRDefault="00CA4A9B" w:rsidP="006E0EB9">
      <w:pPr>
        <w:rPr>
          <w:rFonts w:ascii="Arial" w:hAnsi="Arial" w:cs="Arial"/>
          <w:sz w:val="24"/>
          <w:szCs w:val="24"/>
          <w:lang w:eastAsia="ar-SA"/>
        </w:rPr>
      </w:pPr>
      <w:r w:rsidRPr="00B77E30">
        <w:rPr>
          <w:rFonts w:ascii="Arial" w:hAnsi="Arial" w:cs="Arial"/>
          <w:b/>
          <w:noProof/>
          <w:color w:val="FF0000"/>
          <w:sz w:val="24"/>
          <w:szCs w:val="24"/>
          <w:lang w:val="es-CO" w:eastAsia="es-CO"/>
        </w:rPr>
        <mc:AlternateContent>
          <mc:Choice Requires="wpc">
            <w:drawing>
              <wp:inline distT="0" distB="0" distL="0" distR="0" wp14:anchorId="65A86CA4" wp14:editId="095CC166">
                <wp:extent cx="5400040" cy="5000037"/>
                <wp:effectExtent l="0" t="0" r="791210" b="0"/>
                <wp:docPr id="69" name="Lienzo 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76" name="AutoShape 97">
                          <a:hlinkClick r:id="rId23"/>
                        </wps:cNvPr>
                        <wps:cNvSpPr>
                          <a:spLocks noChangeArrowheads="1"/>
                        </wps:cNvSpPr>
                        <wps:spPr bwMode="auto">
                          <a:xfrm>
                            <a:off x="2578100" y="4526200"/>
                            <a:ext cx="882000" cy="302900"/>
                          </a:xfrm>
                          <a:prstGeom prst="flowChartTerminator">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rsidR="00802395" w:rsidRPr="0020278E" w:rsidRDefault="00802395" w:rsidP="00CA4A9B">
                              <w:pPr>
                                <w:jc w:val="center"/>
                                <w:rPr>
                                  <w:rFonts w:ascii="Arial" w:hAnsi="Arial" w:cs="Arial"/>
                                  <w:b/>
                                </w:rPr>
                              </w:pPr>
                              <w:r w:rsidRPr="0020278E">
                                <w:rPr>
                                  <w:rFonts w:ascii="Arial" w:hAnsi="Arial" w:cs="Arial"/>
                                  <w:b/>
                                </w:rPr>
                                <w:t>FIN</w:t>
                              </w:r>
                            </w:p>
                          </w:txbxContent>
                        </wps:txbx>
                        <wps:bodyPr rot="0" vert="horz" wrap="square" lIns="75895" tIns="37948" rIns="75895" bIns="37948" anchor="t" anchorCtr="0" upright="1">
                          <a:noAutofit/>
                        </wps:bodyPr>
                      </wps:wsp>
                      <wps:wsp>
                        <wps:cNvPr id="1477" name="AutoShape 98">
                          <a:hlinkClick r:id="rId24"/>
                        </wps:cNvPr>
                        <wps:cNvSpPr>
                          <a:spLocks noChangeArrowheads="1"/>
                        </wps:cNvSpPr>
                        <wps:spPr bwMode="auto">
                          <a:xfrm>
                            <a:off x="5029200" y="3696300"/>
                            <a:ext cx="1145900" cy="733100"/>
                          </a:xfrm>
                          <a:prstGeom prst="flowChartOffpageConnector">
                            <a:avLst/>
                          </a:prstGeom>
                          <a:solidFill>
                            <a:srgbClr val="FFFFFF"/>
                          </a:solidFill>
                          <a:ln w="25400">
                            <a:solidFill>
                              <a:srgbClr val="9BBB59"/>
                            </a:solidFill>
                            <a:miter lim="800000"/>
                            <a:headEnd/>
                            <a:tailEnd/>
                          </a:ln>
                        </wps:spPr>
                        <wps:txbx>
                          <w:txbxContent>
                            <w:p w:rsidR="00802395" w:rsidRPr="0020278E" w:rsidRDefault="00802395" w:rsidP="00CA4A9B">
                              <w:pPr>
                                <w:autoSpaceDE w:val="0"/>
                                <w:autoSpaceDN w:val="0"/>
                                <w:adjustRightInd w:val="0"/>
                                <w:jc w:val="center"/>
                                <w:rPr>
                                  <w:rFonts w:ascii="Arial" w:hAnsi="Arial" w:cs="Arial"/>
                                </w:rPr>
                              </w:pPr>
                            </w:p>
                            <w:p w:rsidR="00802395" w:rsidRPr="0020278E" w:rsidRDefault="00802395" w:rsidP="00CA4A9B">
                              <w:pPr>
                                <w:jc w:val="center"/>
                                <w:rPr>
                                  <w:rFonts w:ascii="Arial" w:hAnsi="Arial" w:cs="Arial"/>
                                </w:rPr>
                              </w:pPr>
                              <w:r w:rsidRPr="0020278E">
                                <w:rPr>
                                  <w:rFonts w:ascii="Arial" w:hAnsi="Arial" w:cs="Arial"/>
                                </w:rPr>
                                <w:t>EVACUACION</w:t>
                              </w:r>
                            </w:p>
                          </w:txbxContent>
                        </wps:txbx>
                        <wps:bodyPr rot="0" vert="horz" wrap="square" lIns="75895" tIns="37948" rIns="75895" bIns="37948" anchor="t" anchorCtr="0" upright="1">
                          <a:noAutofit/>
                        </wps:bodyPr>
                      </wps:wsp>
                      <wps:wsp>
                        <wps:cNvPr id="1478" name="AutoShape 99"/>
                        <wps:cNvSpPr>
                          <a:spLocks noChangeArrowheads="1"/>
                        </wps:cNvSpPr>
                        <wps:spPr bwMode="auto">
                          <a:xfrm>
                            <a:off x="2097400" y="0"/>
                            <a:ext cx="1741800" cy="314900"/>
                          </a:xfrm>
                          <a:prstGeom prst="flowChartTerminator">
                            <a:avLst/>
                          </a:prstGeom>
                          <a:gradFill rotWithShape="1">
                            <a:gsLst>
                              <a:gs pos="0">
                                <a:srgbClr val="769535"/>
                              </a:gs>
                              <a:gs pos="80000">
                                <a:srgbClr val="9BC348"/>
                              </a:gs>
                              <a:gs pos="100000">
                                <a:srgbClr val="9CC746"/>
                              </a:gs>
                            </a:gsLst>
                            <a:lin ang="16200000"/>
                          </a:gradFill>
                          <a:ln w="9525">
                            <a:solidFill>
                              <a:srgbClr val="94B64E"/>
                            </a:solidFill>
                            <a:miter lim="800000"/>
                            <a:headEnd/>
                            <a:tailEnd/>
                          </a:ln>
                          <a:effectLst>
                            <a:outerShdw dist="23000" dir="5400000" rotWithShape="0">
                              <a:srgbClr val="000000">
                                <a:alpha val="34999"/>
                              </a:srgbClr>
                            </a:outerShdw>
                          </a:effectLst>
                        </wps:spPr>
                        <wps:txbx>
                          <w:txbxContent>
                            <w:p w:rsidR="00802395" w:rsidRPr="0020278E" w:rsidRDefault="00802395" w:rsidP="00CA4A9B">
                              <w:pPr>
                                <w:jc w:val="center"/>
                                <w:rPr>
                                  <w:rFonts w:ascii="Arial" w:hAnsi="Arial" w:cs="Arial"/>
                                  <w:b/>
                                </w:rPr>
                              </w:pPr>
                              <w:r w:rsidRPr="0020278E">
                                <w:rPr>
                                  <w:rFonts w:ascii="Arial" w:hAnsi="Arial" w:cs="Arial"/>
                                  <w:b/>
                                </w:rPr>
                                <w:t>ACCION TERRORISTA</w:t>
                              </w:r>
                            </w:p>
                          </w:txbxContent>
                        </wps:txbx>
                        <wps:bodyPr rot="0" vert="horz" wrap="square" lIns="75895" tIns="37948" rIns="75895" bIns="37948" anchor="t" anchorCtr="0" upright="1">
                          <a:noAutofit/>
                        </wps:bodyPr>
                      </wps:wsp>
                      <wps:wsp>
                        <wps:cNvPr id="1479" name="Rectangle 100"/>
                        <wps:cNvSpPr>
                          <a:spLocks noChangeArrowheads="1"/>
                        </wps:cNvSpPr>
                        <wps:spPr bwMode="auto">
                          <a:xfrm>
                            <a:off x="2057400" y="567000"/>
                            <a:ext cx="1828800" cy="228600"/>
                          </a:xfrm>
                          <a:prstGeom prst="rect">
                            <a:avLst/>
                          </a:prstGeom>
                          <a:solidFill>
                            <a:srgbClr val="FFFFFF"/>
                          </a:solidFill>
                          <a:ln w="9525">
                            <a:solidFill>
                              <a:srgbClr val="000000"/>
                            </a:solidFill>
                            <a:miter lim="800000"/>
                            <a:headEnd/>
                            <a:tailEnd/>
                          </a:ln>
                        </wps:spPr>
                        <wps:txbx>
                          <w:txbxContent>
                            <w:p w:rsidR="00802395" w:rsidRPr="0020278E" w:rsidRDefault="00802395" w:rsidP="00CA4A9B">
                              <w:pPr>
                                <w:autoSpaceDE w:val="0"/>
                                <w:autoSpaceDN w:val="0"/>
                                <w:adjustRightInd w:val="0"/>
                                <w:jc w:val="center"/>
                                <w:rPr>
                                  <w:rFonts w:ascii="Arial" w:hAnsi="Arial" w:cs="Arial"/>
                                </w:rPr>
                              </w:pPr>
                              <w:r w:rsidRPr="0020278E">
                                <w:rPr>
                                  <w:rFonts w:ascii="Arial" w:hAnsi="Arial" w:cs="Arial"/>
                                </w:rPr>
                                <w:t>Detección de la Acción</w:t>
                              </w:r>
                            </w:p>
                          </w:txbxContent>
                        </wps:txbx>
                        <wps:bodyPr rot="0" vert="horz" wrap="square" lIns="75895" tIns="37948" rIns="75895" bIns="37948" anchor="t" anchorCtr="0" upright="1">
                          <a:noAutofit/>
                        </wps:bodyPr>
                      </wps:wsp>
                      <wps:wsp>
                        <wps:cNvPr id="1480" name="AutoShape 101"/>
                        <wps:cNvSpPr>
                          <a:spLocks noChangeArrowheads="1"/>
                        </wps:cNvSpPr>
                        <wps:spPr bwMode="auto">
                          <a:xfrm>
                            <a:off x="2106200" y="1381600"/>
                            <a:ext cx="1741900" cy="1015300"/>
                          </a:xfrm>
                          <a:prstGeom prst="flowChartDecision">
                            <a:avLst/>
                          </a:prstGeom>
                          <a:gradFill rotWithShape="1">
                            <a:gsLst>
                              <a:gs pos="0">
                                <a:srgbClr val="9EEAFF"/>
                              </a:gs>
                              <a:gs pos="35001">
                                <a:srgbClr val="BBEFFF"/>
                              </a:gs>
                              <a:gs pos="100000">
                                <a:srgbClr val="E4F9FF"/>
                              </a:gs>
                            </a:gsLst>
                            <a:lin ang="16200000" scaled="1"/>
                          </a:gradFill>
                          <a:ln w="9525">
                            <a:solidFill>
                              <a:srgbClr val="40A7C2"/>
                            </a:solidFill>
                            <a:miter lim="800000"/>
                            <a:headEnd/>
                            <a:tailEnd/>
                          </a:ln>
                          <a:effectLst>
                            <a:outerShdw dist="20000" dir="5400000" rotWithShape="0">
                              <a:srgbClr val="000000">
                                <a:alpha val="37999"/>
                              </a:srgbClr>
                            </a:outerShdw>
                          </a:effectLst>
                        </wps:spPr>
                        <wps:txbx>
                          <w:txbxContent>
                            <w:p w:rsidR="00802395" w:rsidRPr="0012349C" w:rsidRDefault="00802395" w:rsidP="00CA4A9B">
                              <w:pPr>
                                <w:jc w:val="center"/>
                                <w:rPr>
                                  <w:rFonts w:ascii="Arial" w:hAnsi="Arial" w:cs="Arial"/>
                                  <w:sz w:val="20"/>
                                </w:rPr>
                              </w:pPr>
                              <w:r w:rsidRPr="0012349C">
                                <w:rPr>
                                  <w:rFonts w:ascii="Arial" w:hAnsi="Arial" w:cs="Arial"/>
                                  <w:sz w:val="20"/>
                                </w:rPr>
                                <w:t>Verificación de emergencia</w:t>
                              </w:r>
                            </w:p>
                          </w:txbxContent>
                        </wps:txbx>
                        <wps:bodyPr rot="0" vert="horz" wrap="square" lIns="75895" tIns="37948" rIns="75895" bIns="37948" anchor="t" anchorCtr="0" upright="1">
                          <a:noAutofit/>
                        </wps:bodyPr>
                      </wps:wsp>
                      <wps:wsp>
                        <wps:cNvPr id="1481" name="Rectangle 102"/>
                        <wps:cNvSpPr>
                          <a:spLocks noChangeArrowheads="1"/>
                        </wps:cNvSpPr>
                        <wps:spPr bwMode="auto">
                          <a:xfrm>
                            <a:off x="0" y="3090500"/>
                            <a:ext cx="1257300" cy="376600"/>
                          </a:xfrm>
                          <a:prstGeom prst="rect">
                            <a:avLst/>
                          </a:prstGeom>
                          <a:solidFill>
                            <a:srgbClr val="FFFFFF"/>
                          </a:solidFill>
                          <a:ln w="9525">
                            <a:solidFill>
                              <a:srgbClr val="000000"/>
                            </a:solidFill>
                            <a:miter lim="800000"/>
                            <a:headEnd/>
                            <a:tailEnd/>
                          </a:ln>
                        </wps:spPr>
                        <wps:txbx>
                          <w:txbxContent>
                            <w:p w:rsidR="00802395" w:rsidRPr="0020278E" w:rsidRDefault="00802395" w:rsidP="00CA4A9B">
                              <w:pPr>
                                <w:jc w:val="center"/>
                                <w:rPr>
                                  <w:rFonts w:ascii="Arial" w:hAnsi="Arial" w:cs="Arial"/>
                                </w:rPr>
                              </w:pPr>
                              <w:r w:rsidRPr="0020278E">
                                <w:rPr>
                                  <w:rFonts w:ascii="Arial" w:hAnsi="Arial" w:cs="Arial"/>
                                </w:rPr>
                                <w:t>Determinación de normalidad</w:t>
                              </w:r>
                            </w:p>
                          </w:txbxContent>
                        </wps:txbx>
                        <wps:bodyPr rot="0" vert="horz" wrap="square" lIns="75895" tIns="37948" rIns="75895" bIns="37948" anchor="t" anchorCtr="0" upright="1">
                          <a:noAutofit/>
                        </wps:bodyPr>
                      </wps:wsp>
                      <wps:wsp>
                        <wps:cNvPr id="1482" name="Rectangle 103"/>
                        <wps:cNvSpPr>
                          <a:spLocks noChangeArrowheads="1"/>
                        </wps:cNvSpPr>
                        <wps:spPr bwMode="auto">
                          <a:xfrm>
                            <a:off x="3489900" y="2523400"/>
                            <a:ext cx="1371600" cy="419800"/>
                          </a:xfrm>
                          <a:prstGeom prst="rect">
                            <a:avLst/>
                          </a:prstGeom>
                          <a:solidFill>
                            <a:srgbClr val="FFFFFF"/>
                          </a:solidFill>
                          <a:ln w="9525">
                            <a:solidFill>
                              <a:srgbClr val="000000"/>
                            </a:solidFill>
                            <a:miter lim="800000"/>
                            <a:headEnd/>
                            <a:tailEnd/>
                          </a:ln>
                        </wps:spPr>
                        <wps:txbx>
                          <w:txbxContent>
                            <w:p w:rsidR="00802395" w:rsidRPr="0020278E" w:rsidRDefault="00802395" w:rsidP="00CA4A9B">
                              <w:pPr>
                                <w:jc w:val="center"/>
                                <w:rPr>
                                  <w:rFonts w:ascii="Arial" w:hAnsi="Arial" w:cs="Arial"/>
                                </w:rPr>
                              </w:pPr>
                              <w:r w:rsidRPr="0020278E">
                                <w:rPr>
                                  <w:rFonts w:ascii="Arial" w:hAnsi="Arial" w:cs="Arial"/>
                                </w:rPr>
                                <w:t>Despliegue de Brigada</w:t>
                              </w:r>
                            </w:p>
                          </w:txbxContent>
                        </wps:txbx>
                        <wps:bodyPr rot="0" vert="horz" wrap="square" lIns="75895" tIns="37948" rIns="75895" bIns="37948" anchor="t" anchorCtr="0" upright="1">
                          <a:noAutofit/>
                        </wps:bodyPr>
                      </wps:wsp>
                      <wps:wsp>
                        <wps:cNvPr id="1483" name="Rectangle 104"/>
                        <wps:cNvSpPr>
                          <a:spLocks noChangeArrowheads="1"/>
                        </wps:cNvSpPr>
                        <wps:spPr bwMode="auto">
                          <a:xfrm>
                            <a:off x="3491200" y="3200400"/>
                            <a:ext cx="1371600" cy="421500"/>
                          </a:xfrm>
                          <a:prstGeom prst="rect">
                            <a:avLst/>
                          </a:prstGeom>
                          <a:solidFill>
                            <a:srgbClr val="FFFFFF"/>
                          </a:solidFill>
                          <a:ln w="9525">
                            <a:solidFill>
                              <a:srgbClr val="000000"/>
                            </a:solidFill>
                            <a:miter lim="800000"/>
                            <a:headEnd/>
                            <a:tailEnd/>
                          </a:ln>
                        </wps:spPr>
                        <wps:txbx>
                          <w:txbxContent>
                            <w:p w:rsidR="00802395" w:rsidRPr="0020278E" w:rsidRDefault="00802395" w:rsidP="00CA4A9B">
                              <w:pPr>
                                <w:jc w:val="center"/>
                                <w:rPr>
                                  <w:rFonts w:ascii="Arial" w:hAnsi="Arial" w:cs="Arial"/>
                                </w:rPr>
                              </w:pPr>
                              <w:r w:rsidRPr="0020278E">
                                <w:rPr>
                                  <w:rFonts w:ascii="Arial" w:hAnsi="Arial" w:cs="Arial"/>
                                </w:rPr>
                                <w:t>Solicitud de apoyo externo</w:t>
                              </w:r>
                            </w:p>
                          </w:txbxContent>
                        </wps:txbx>
                        <wps:bodyPr rot="0" vert="horz" wrap="square" lIns="75895" tIns="37948" rIns="75895" bIns="37948" anchor="t" anchorCtr="0" upright="1">
                          <a:noAutofit/>
                        </wps:bodyPr>
                      </wps:wsp>
                      <wps:wsp>
                        <wps:cNvPr id="1484" name="AutoShape 105"/>
                        <wps:cNvSpPr>
                          <a:spLocks noChangeArrowheads="1"/>
                        </wps:cNvSpPr>
                        <wps:spPr bwMode="auto">
                          <a:xfrm>
                            <a:off x="3491200" y="3966500"/>
                            <a:ext cx="1371600" cy="252100"/>
                          </a:xfrm>
                          <a:prstGeom prst="flowChartAlternateProcess">
                            <a:avLst/>
                          </a:prstGeom>
                          <a:solidFill>
                            <a:srgbClr val="FFFFFF"/>
                          </a:solidFill>
                          <a:ln w="9525">
                            <a:solidFill>
                              <a:srgbClr val="000000"/>
                            </a:solidFill>
                            <a:miter lim="800000"/>
                            <a:headEnd/>
                            <a:tailEnd/>
                          </a:ln>
                        </wps:spPr>
                        <wps:txbx>
                          <w:txbxContent>
                            <w:p w:rsidR="00802395" w:rsidRPr="0020278E" w:rsidRDefault="00802395" w:rsidP="00CA4A9B">
                              <w:pPr>
                                <w:jc w:val="center"/>
                                <w:rPr>
                                  <w:rFonts w:ascii="Arial" w:hAnsi="Arial" w:cs="Arial"/>
                                </w:rPr>
                              </w:pPr>
                              <w:r w:rsidRPr="0020278E">
                                <w:rPr>
                                  <w:rFonts w:ascii="Arial" w:hAnsi="Arial" w:cs="Arial"/>
                                </w:rPr>
                                <w:t>Evacuación</w:t>
                              </w:r>
                            </w:p>
                          </w:txbxContent>
                        </wps:txbx>
                        <wps:bodyPr rot="0" vert="horz" wrap="square" lIns="75895" tIns="37948" rIns="75895" bIns="37948" anchor="t" anchorCtr="0" upright="1">
                          <a:noAutofit/>
                        </wps:bodyPr>
                      </wps:wsp>
                      <wps:wsp>
                        <wps:cNvPr id="1485" name="Rectangle 106"/>
                        <wps:cNvSpPr>
                          <a:spLocks noChangeArrowheads="1"/>
                        </wps:cNvSpPr>
                        <wps:spPr bwMode="auto">
                          <a:xfrm>
                            <a:off x="0" y="3826500"/>
                            <a:ext cx="1257300" cy="288300"/>
                          </a:xfrm>
                          <a:prstGeom prst="rect">
                            <a:avLst/>
                          </a:prstGeom>
                          <a:solidFill>
                            <a:srgbClr val="FFFFFF"/>
                          </a:solidFill>
                          <a:ln w="9525">
                            <a:solidFill>
                              <a:srgbClr val="000000"/>
                            </a:solidFill>
                            <a:miter lim="800000"/>
                            <a:headEnd/>
                            <a:tailEnd/>
                          </a:ln>
                        </wps:spPr>
                        <wps:txbx>
                          <w:txbxContent>
                            <w:p w:rsidR="00802395" w:rsidRPr="0020278E" w:rsidRDefault="00802395" w:rsidP="00CA4A9B">
                              <w:pPr>
                                <w:jc w:val="center"/>
                                <w:rPr>
                                  <w:rFonts w:ascii="Arial" w:hAnsi="Arial" w:cs="Arial"/>
                                </w:rPr>
                              </w:pPr>
                              <w:r w:rsidRPr="0020278E">
                                <w:rPr>
                                  <w:rFonts w:ascii="Arial" w:hAnsi="Arial" w:cs="Arial"/>
                                </w:rPr>
                                <w:t>Retroalimentación</w:t>
                              </w:r>
                            </w:p>
                          </w:txbxContent>
                        </wps:txbx>
                        <wps:bodyPr rot="0" vert="horz" wrap="square" lIns="75895" tIns="37948" rIns="75895" bIns="37948" anchor="t" anchorCtr="0" upright="1">
                          <a:noAutofit/>
                        </wps:bodyPr>
                      </wps:wsp>
                      <wps:wsp>
                        <wps:cNvPr id="1486" name="Rectangle 107"/>
                        <wps:cNvSpPr>
                          <a:spLocks noChangeArrowheads="1"/>
                        </wps:cNvSpPr>
                        <wps:spPr bwMode="auto">
                          <a:xfrm>
                            <a:off x="2057400" y="973800"/>
                            <a:ext cx="1828800" cy="255200"/>
                          </a:xfrm>
                          <a:prstGeom prst="rect">
                            <a:avLst/>
                          </a:prstGeom>
                          <a:solidFill>
                            <a:srgbClr val="FFFFFF"/>
                          </a:solidFill>
                          <a:ln w="9525">
                            <a:solidFill>
                              <a:srgbClr val="000000"/>
                            </a:solidFill>
                            <a:miter lim="800000"/>
                            <a:headEnd/>
                            <a:tailEnd/>
                          </a:ln>
                        </wps:spPr>
                        <wps:txbx>
                          <w:txbxContent>
                            <w:p w:rsidR="00802395" w:rsidRPr="0020278E" w:rsidRDefault="00802395" w:rsidP="00CA4A9B">
                              <w:pPr>
                                <w:jc w:val="center"/>
                                <w:rPr>
                                  <w:rFonts w:ascii="Arial" w:hAnsi="Arial" w:cs="Arial"/>
                                </w:rPr>
                              </w:pPr>
                              <w:r w:rsidRPr="0020278E">
                                <w:rPr>
                                  <w:rFonts w:ascii="Arial" w:hAnsi="Arial" w:cs="Arial"/>
                                </w:rPr>
                                <w:t>Informe a seguridad</w:t>
                              </w:r>
                            </w:p>
                          </w:txbxContent>
                        </wps:txbx>
                        <wps:bodyPr rot="0" vert="horz" wrap="square" lIns="75895" tIns="37948" rIns="75895" bIns="37948" anchor="t" anchorCtr="0" upright="1">
                          <a:noAutofit/>
                        </wps:bodyPr>
                      </wps:wsp>
                      <wps:wsp>
                        <wps:cNvPr id="1487" name="Rectangle 108"/>
                        <wps:cNvSpPr>
                          <a:spLocks noChangeArrowheads="1"/>
                        </wps:cNvSpPr>
                        <wps:spPr bwMode="auto">
                          <a:xfrm>
                            <a:off x="4006800" y="1833183"/>
                            <a:ext cx="336574" cy="360375"/>
                          </a:xfrm>
                          <a:prstGeom prst="rect">
                            <a:avLst/>
                          </a:prstGeom>
                          <a:solidFill>
                            <a:srgbClr val="FFFFFF"/>
                          </a:solidFill>
                          <a:ln w="9525">
                            <a:solidFill>
                              <a:srgbClr val="000000"/>
                            </a:solidFill>
                            <a:miter lim="800000"/>
                            <a:headEnd/>
                            <a:tailEnd/>
                          </a:ln>
                        </wps:spPr>
                        <wps:txbx>
                          <w:txbxContent>
                            <w:p w:rsidR="00802395" w:rsidRPr="0020278E" w:rsidRDefault="00802395" w:rsidP="00CA4A9B">
                              <w:pPr>
                                <w:jc w:val="center"/>
                                <w:rPr>
                                  <w:rFonts w:ascii="Arial" w:hAnsi="Arial" w:cs="Arial"/>
                                </w:rPr>
                              </w:pPr>
                              <w:r w:rsidRPr="0020278E">
                                <w:rPr>
                                  <w:rFonts w:ascii="Arial" w:hAnsi="Arial" w:cs="Arial"/>
                                </w:rPr>
                                <w:t>Si</w:t>
                              </w:r>
                            </w:p>
                          </w:txbxContent>
                        </wps:txbx>
                        <wps:bodyPr rot="0" vert="horz" wrap="square" lIns="75895" tIns="37948" rIns="75895" bIns="37948" anchor="t" anchorCtr="0" upright="1">
                          <a:spAutoFit/>
                        </wps:bodyPr>
                      </wps:wsp>
                      <wps:wsp>
                        <wps:cNvPr id="1488" name="Rectangle 109"/>
                        <wps:cNvSpPr>
                          <a:spLocks noChangeArrowheads="1"/>
                        </wps:cNvSpPr>
                        <wps:spPr bwMode="auto">
                          <a:xfrm>
                            <a:off x="1541100" y="1833183"/>
                            <a:ext cx="348639" cy="360375"/>
                          </a:xfrm>
                          <a:prstGeom prst="rect">
                            <a:avLst/>
                          </a:prstGeom>
                          <a:solidFill>
                            <a:srgbClr val="FFFFFF"/>
                          </a:solidFill>
                          <a:ln w="9525">
                            <a:solidFill>
                              <a:srgbClr val="000000"/>
                            </a:solidFill>
                            <a:miter lim="800000"/>
                            <a:headEnd/>
                            <a:tailEnd/>
                          </a:ln>
                        </wps:spPr>
                        <wps:txbx>
                          <w:txbxContent>
                            <w:p w:rsidR="00802395" w:rsidRPr="0020278E" w:rsidRDefault="00802395" w:rsidP="00CA4A9B">
                              <w:pPr>
                                <w:jc w:val="center"/>
                                <w:rPr>
                                  <w:rFonts w:ascii="Arial" w:hAnsi="Arial" w:cs="Arial"/>
                                </w:rPr>
                              </w:pPr>
                              <w:r w:rsidRPr="0020278E">
                                <w:rPr>
                                  <w:rFonts w:ascii="Arial" w:hAnsi="Arial" w:cs="Arial"/>
                                </w:rPr>
                                <w:t>No</w:t>
                              </w:r>
                            </w:p>
                          </w:txbxContent>
                        </wps:txbx>
                        <wps:bodyPr rot="0" vert="horz" wrap="square" lIns="75895" tIns="37948" rIns="75895" bIns="37948" anchor="t" anchorCtr="0" upright="1">
                          <a:spAutoFit/>
                        </wps:bodyPr>
                      </wps:wsp>
                      <wps:wsp>
                        <wps:cNvPr id="1489" name="AutoShape 110"/>
                        <wps:cNvSpPr>
                          <a:spLocks noChangeArrowheads="1"/>
                        </wps:cNvSpPr>
                        <wps:spPr bwMode="auto">
                          <a:xfrm>
                            <a:off x="973700" y="2385000"/>
                            <a:ext cx="1733800" cy="815400"/>
                          </a:xfrm>
                          <a:prstGeom prst="flowChartDecision">
                            <a:avLst/>
                          </a:prstGeom>
                          <a:gradFill rotWithShape="1">
                            <a:gsLst>
                              <a:gs pos="0">
                                <a:srgbClr val="9EEAFF"/>
                              </a:gs>
                              <a:gs pos="35001">
                                <a:srgbClr val="BBEFFF"/>
                              </a:gs>
                              <a:gs pos="100000">
                                <a:srgbClr val="E4F9FF"/>
                              </a:gs>
                            </a:gsLst>
                            <a:lin ang="16200000" scaled="1"/>
                          </a:gradFill>
                          <a:ln w="9525">
                            <a:solidFill>
                              <a:srgbClr val="40A7C2"/>
                            </a:solidFill>
                            <a:miter lim="800000"/>
                            <a:headEnd/>
                            <a:tailEnd/>
                          </a:ln>
                          <a:effectLst>
                            <a:outerShdw dist="20000" dir="5400000" rotWithShape="0">
                              <a:srgbClr val="000000">
                                <a:alpha val="37999"/>
                              </a:srgbClr>
                            </a:outerShdw>
                          </a:effectLst>
                        </wps:spPr>
                        <wps:txbx>
                          <w:txbxContent>
                            <w:p w:rsidR="00802395" w:rsidRPr="008D6F7A" w:rsidRDefault="00802395" w:rsidP="00CA4A9B">
                              <w:pPr>
                                <w:jc w:val="center"/>
                                <w:rPr>
                                  <w:rFonts w:ascii="Arial" w:hAnsi="Arial" w:cs="Arial"/>
                                </w:rPr>
                              </w:pPr>
                              <w:r w:rsidRPr="008D6F7A">
                                <w:rPr>
                                  <w:rFonts w:ascii="Arial" w:hAnsi="Arial" w:cs="Arial"/>
                                </w:rPr>
                                <w:t>Existe la emergen</w:t>
                              </w:r>
                              <w:r>
                                <w:rPr>
                                  <w:rFonts w:ascii="Arial" w:hAnsi="Arial" w:cs="Arial"/>
                                </w:rPr>
                                <w:t>c</w:t>
                              </w:r>
                              <w:r w:rsidRPr="008D6F7A">
                                <w:rPr>
                                  <w:rFonts w:ascii="Arial" w:hAnsi="Arial" w:cs="Arial"/>
                                </w:rPr>
                                <w:t>ia</w:t>
                              </w:r>
                            </w:p>
                          </w:txbxContent>
                        </wps:txbx>
                        <wps:bodyPr rot="0" vert="horz" wrap="square" lIns="75895" tIns="37948" rIns="75895" bIns="37948" anchor="t" anchorCtr="0" upright="1">
                          <a:noAutofit/>
                        </wps:bodyPr>
                      </wps:wsp>
                      <wps:wsp>
                        <wps:cNvPr id="1490" name="Rectangle 111"/>
                        <wps:cNvSpPr>
                          <a:spLocks noChangeArrowheads="1"/>
                        </wps:cNvSpPr>
                        <wps:spPr bwMode="auto">
                          <a:xfrm>
                            <a:off x="457200" y="2620000"/>
                            <a:ext cx="342900" cy="228600"/>
                          </a:xfrm>
                          <a:prstGeom prst="rect">
                            <a:avLst/>
                          </a:prstGeom>
                          <a:solidFill>
                            <a:srgbClr val="FFFFFF"/>
                          </a:solidFill>
                          <a:ln w="9525">
                            <a:solidFill>
                              <a:srgbClr val="000000"/>
                            </a:solidFill>
                            <a:miter lim="800000"/>
                            <a:headEnd/>
                            <a:tailEnd/>
                          </a:ln>
                        </wps:spPr>
                        <wps:txbx>
                          <w:txbxContent>
                            <w:p w:rsidR="00802395" w:rsidRPr="0020278E" w:rsidRDefault="00802395" w:rsidP="00CA4A9B">
                              <w:pPr>
                                <w:jc w:val="center"/>
                                <w:rPr>
                                  <w:rFonts w:ascii="Arial" w:hAnsi="Arial" w:cs="Arial"/>
                                </w:rPr>
                              </w:pPr>
                              <w:r w:rsidRPr="0020278E">
                                <w:rPr>
                                  <w:rFonts w:ascii="Arial" w:hAnsi="Arial" w:cs="Arial"/>
                                </w:rPr>
                                <w:t>No</w:t>
                              </w:r>
                            </w:p>
                          </w:txbxContent>
                        </wps:txbx>
                        <wps:bodyPr rot="0" vert="horz" wrap="square" lIns="75895" tIns="37948" rIns="75895" bIns="37948" anchor="t" anchorCtr="0" upright="1">
                          <a:noAutofit/>
                        </wps:bodyPr>
                      </wps:wsp>
                      <wps:wsp>
                        <wps:cNvPr id="1491" name="Rectangle 112"/>
                        <wps:cNvSpPr>
                          <a:spLocks noChangeArrowheads="1"/>
                        </wps:cNvSpPr>
                        <wps:spPr bwMode="auto">
                          <a:xfrm>
                            <a:off x="2859100" y="2618675"/>
                            <a:ext cx="326414" cy="360375"/>
                          </a:xfrm>
                          <a:prstGeom prst="rect">
                            <a:avLst/>
                          </a:prstGeom>
                          <a:solidFill>
                            <a:srgbClr val="FFFFFF"/>
                          </a:solidFill>
                          <a:ln w="9525">
                            <a:solidFill>
                              <a:srgbClr val="000000"/>
                            </a:solidFill>
                            <a:miter lim="800000"/>
                            <a:headEnd/>
                            <a:tailEnd/>
                          </a:ln>
                        </wps:spPr>
                        <wps:txbx>
                          <w:txbxContent>
                            <w:p w:rsidR="00802395" w:rsidRPr="0020278E" w:rsidRDefault="00802395" w:rsidP="00CA4A9B">
                              <w:pPr>
                                <w:jc w:val="center"/>
                                <w:rPr>
                                  <w:rFonts w:ascii="Arial" w:hAnsi="Arial" w:cs="Arial"/>
                                </w:rPr>
                              </w:pPr>
                              <w:r w:rsidRPr="0020278E">
                                <w:rPr>
                                  <w:rFonts w:ascii="Arial" w:hAnsi="Arial" w:cs="Arial"/>
                                </w:rPr>
                                <w:t>Si</w:t>
                              </w:r>
                            </w:p>
                          </w:txbxContent>
                        </wps:txbx>
                        <wps:bodyPr rot="0" vert="horz" wrap="square" lIns="75895" tIns="37948" rIns="75895" bIns="37948" anchor="t" anchorCtr="0" upright="1">
                          <a:spAutoFit/>
                        </wps:bodyPr>
                      </wps:wsp>
                      <wps:wsp>
                        <wps:cNvPr id="1492" name="AutoShape 113"/>
                        <wps:cNvCnPr>
                          <a:cxnSpLocks noChangeShapeType="1"/>
                        </wps:cNvCnPr>
                        <wps:spPr bwMode="auto">
                          <a:xfrm rot="5400000">
                            <a:off x="3589000" y="4089700"/>
                            <a:ext cx="459100" cy="7169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93" name="AutoShape 114"/>
                        <wps:cNvCnPr>
                          <a:cxnSpLocks noChangeShapeType="1"/>
                        </wps:cNvCnPr>
                        <wps:spPr bwMode="auto">
                          <a:xfrm flipV="1">
                            <a:off x="4862800" y="4062900"/>
                            <a:ext cx="166400" cy="29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4" name="AutoShape 115"/>
                        <wps:cNvCnPr>
                          <a:cxnSpLocks noChangeShapeType="1"/>
                        </wps:cNvCnPr>
                        <wps:spPr bwMode="auto">
                          <a:xfrm>
                            <a:off x="4177000" y="3621900"/>
                            <a:ext cx="0" cy="344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16"/>
                        <wps:cNvCnPr>
                          <a:cxnSpLocks noChangeShapeType="1"/>
                        </wps:cNvCnPr>
                        <wps:spPr bwMode="auto">
                          <a:xfrm>
                            <a:off x="2968300" y="314900"/>
                            <a:ext cx="3500" cy="252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17"/>
                        <wps:cNvCnPr>
                          <a:cxnSpLocks noChangeShapeType="1"/>
                        </wps:cNvCnPr>
                        <wps:spPr bwMode="auto">
                          <a:xfrm>
                            <a:off x="2971800" y="795600"/>
                            <a:ext cx="0" cy="178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7" name="AutoShape 118"/>
                        <wps:cNvCnPr>
                          <a:cxnSpLocks noChangeShapeType="1"/>
                        </wps:cNvCnPr>
                        <wps:spPr bwMode="auto">
                          <a:xfrm>
                            <a:off x="2971800" y="1229000"/>
                            <a:ext cx="5300" cy="152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8" name="AutoShape 119"/>
                        <wps:cNvCnPr>
                          <a:cxnSpLocks noChangeShapeType="1"/>
                        </wps:cNvCnPr>
                        <wps:spPr bwMode="auto">
                          <a:xfrm flipH="1">
                            <a:off x="1889700" y="1889200"/>
                            <a:ext cx="216500" cy="67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9" name="AutoShape 120"/>
                        <wps:cNvCnPr>
                          <a:cxnSpLocks noChangeShapeType="1"/>
                        </wps:cNvCnPr>
                        <wps:spPr bwMode="auto">
                          <a:xfrm>
                            <a:off x="3848100" y="1889200"/>
                            <a:ext cx="158700" cy="67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0" name="AutoShape 121"/>
                        <wps:cNvCnPr>
                          <a:cxnSpLocks noChangeShapeType="1"/>
                        </wps:cNvCnPr>
                        <wps:spPr bwMode="auto">
                          <a:xfrm>
                            <a:off x="4175100" y="2072000"/>
                            <a:ext cx="600" cy="451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1" name="AutoShape 122"/>
                        <wps:cNvCnPr>
                          <a:cxnSpLocks noChangeShapeType="1"/>
                        </wps:cNvCnPr>
                        <wps:spPr bwMode="auto">
                          <a:xfrm flipV="1">
                            <a:off x="2707500" y="2741700"/>
                            <a:ext cx="151600" cy="5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2" name="AutoShape 123"/>
                        <wps:cNvCnPr>
                          <a:cxnSpLocks noChangeShapeType="1"/>
                        </wps:cNvCnPr>
                        <wps:spPr bwMode="auto">
                          <a:xfrm flipV="1">
                            <a:off x="3185500" y="2733300"/>
                            <a:ext cx="304400" cy="8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3" name="AutoShape 124"/>
                        <wps:cNvCnPr>
                          <a:cxnSpLocks noChangeShapeType="1"/>
                        </wps:cNvCnPr>
                        <wps:spPr bwMode="auto">
                          <a:xfrm>
                            <a:off x="1715400" y="2079300"/>
                            <a:ext cx="125200" cy="305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AutoShape 125"/>
                        <wps:cNvCnPr>
                          <a:cxnSpLocks noChangeShapeType="1"/>
                        </wps:cNvCnPr>
                        <wps:spPr bwMode="auto">
                          <a:xfrm flipH="1" flipV="1">
                            <a:off x="800100" y="2734300"/>
                            <a:ext cx="173600" cy="58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126"/>
                        <wps:cNvCnPr>
                          <a:cxnSpLocks noChangeShapeType="1"/>
                        </wps:cNvCnPr>
                        <wps:spPr bwMode="auto">
                          <a:xfrm>
                            <a:off x="628600" y="2848600"/>
                            <a:ext cx="0" cy="241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AutoShape 127"/>
                        <wps:cNvCnPr>
                          <a:cxnSpLocks noChangeShapeType="1"/>
                        </wps:cNvCnPr>
                        <wps:spPr bwMode="auto">
                          <a:xfrm>
                            <a:off x="628600" y="3467100"/>
                            <a:ext cx="0" cy="35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AutoShape 128"/>
                        <wps:cNvCnPr>
                          <a:cxnSpLocks noChangeShapeType="1"/>
                        </wps:cNvCnPr>
                        <wps:spPr bwMode="auto">
                          <a:xfrm>
                            <a:off x="4175700" y="2943200"/>
                            <a:ext cx="1300" cy="2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5A86CA4" id="Lienzo 69" o:spid="_x0000_s1413" editas="canvas" style="width:425.2pt;height:393.7pt;mso-position-horizontal-relative:char;mso-position-vertical-relative:line" coordsize="54000,49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">
                <v:shape id="_x0000_s1414" type="#_x0000_t75" style="position:absolute;width:54000;height:49999;visibility:visible;mso-wrap-style:square">
                  <v:fill o:detectmouseclick="t"/>
                  <v:path o:connecttype="none"/>
                </v:shape>
                <v:shape id="AutoShape 97" o:spid="_x0000_s1415" type="#_x0000_t116" href="#Indice!A1" style="position:absolute;left:25781;top:45262;width:8820;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d8fcIA&#10;AADdAAAADwAAAGRycy9kb3ducmV2LnhtbERPS4vCMBC+C/6HMII3TVfELV2j+KAgXlyr3odmti3b&#10;TGoTtf57s7DgbT6+58yXnanFnVpXWVbwMY5AEOdWV1woOJ/SUQzCeWSNtWVS8CQHy0W/N8dE2wcf&#10;6Z75QoQQdgkqKL1vEildXpJBN7YNceB+bGvQB9gWUrf4COGmlpMomkmDFYeGEhvalJT/ZjejIKb0&#10;mZqLXsf7a3WR++1qenDfSg0H3eoLhKfOv8X/7p0O86efM/j7Jp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R3x9wgAAAN0AAAAPAAAAAAAAAAAAAAAAAJgCAABkcnMvZG93&#10;bnJldi54bWxQSwUGAAAAAAQABAD1AAAAhwMAAAAA&#10;" o:button="t" fillcolor="#ffa2a1" strokecolor="#bc4542">
                  <v:fill color2="#ffe5e5" rotate="t" o:detectmouseclick="t" angle="180" colors="0 #ffa2a1;22938f #ffbebd;1 #ffe5e5" focus="100%" type="gradient"/>
                  <v:shadow on="t" color="black" opacity="24903f" origin=",.5" offset="0,.55556mm"/>
                  <v:textbox inset="2.10819mm,1.0541mm,2.10819mm,1.0541mm">
                    <w:txbxContent>
                      <w:p w:rsidR="00802395" w:rsidRPr="0020278E" w:rsidRDefault="00802395" w:rsidP="00CA4A9B">
                        <w:pPr>
                          <w:jc w:val="center"/>
                          <w:rPr>
                            <w:rFonts w:ascii="Arial" w:hAnsi="Arial" w:cs="Arial"/>
                            <w:b/>
                          </w:rPr>
                        </w:pPr>
                        <w:r w:rsidRPr="0020278E">
                          <w:rPr>
                            <w:rFonts w:ascii="Arial" w:hAnsi="Arial" w:cs="Arial"/>
                            <w:b/>
                          </w:rPr>
                          <w:t>FIN</w:t>
                        </w:r>
                      </w:p>
                    </w:txbxContent>
                  </v:textbox>
                </v:shape>
                <v:shape id="AutoShape 98" o:spid="_x0000_s1416" type="#_x0000_t177" href="#'Evacuación Edificio'!A1" style="position:absolute;left:50292;top:36963;width:11459;height:7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abbsMA&#10;AADdAAAADwAAAGRycy9kb3ducmV2LnhtbERPS4vCMBC+C/6HMAteZE0VUekaRQVfR62H3dtsM9t2&#10;bSaliVr/vREEb/PxPWc6b0wprlS7wrKCfi8CQZxaXXCm4JSsPycgnEfWWFomBXdyMJ+1W1OMtb3x&#10;ga5Hn4kQwi5GBbn3VSylS3My6Hq2Ig7cn60N+gDrTOoabyHclHIQRSNpsODQkGNFq5zS8/FiFHx3&#10;fzfG/eA+WRbrcreYbE/J/1apzkez+ALhqfFv8cu902H+cDyG5zfhB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abbsMAAADdAAAADwAAAAAAAAAAAAAAAACYAgAAZHJzL2Rv&#10;d25yZXYueG1sUEsFBgAAAAAEAAQA9QAAAIgDAAAAAA==&#10;" o:button="t" strokecolor="#9bbb59" strokeweight="2pt">
                  <v:fill o:detectmouseclick="t"/>
                  <v:textbox inset="2.10819mm,1.0541mm,2.10819mm,1.0541mm">
                    <w:txbxContent>
                      <w:p w:rsidR="00802395" w:rsidRPr="0020278E" w:rsidRDefault="00802395" w:rsidP="00CA4A9B">
                        <w:pPr>
                          <w:autoSpaceDE w:val="0"/>
                          <w:autoSpaceDN w:val="0"/>
                          <w:adjustRightInd w:val="0"/>
                          <w:jc w:val="center"/>
                          <w:rPr>
                            <w:rFonts w:ascii="Arial" w:hAnsi="Arial" w:cs="Arial"/>
                          </w:rPr>
                        </w:pPr>
                      </w:p>
                      <w:p w:rsidR="00802395" w:rsidRPr="0020278E" w:rsidRDefault="00802395" w:rsidP="00CA4A9B">
                        <w:pPr>
                          <w:jc w:val="center"/>
                          <w:rPr>
                            <w:rFonts w:ascii="Arial" w:hAnsi="Arial" w:cs="Arial"/>
                          </w:rPr>
                        </w:pPr>
                        <w:r w:rsidRPr="0020278E">
                          <w:rPr>
                            <w:rFonts w:ascii="Arial" w:hAnsi="Arial" w:cs="Arial"/>
                          </w:rPr>
                          <w:t>EVACUACION</w:t>
                        </w:r>
                      </w:p>
                    </w:txbxContent>
                  </v:textbox>
                </v:shape>
                <v:shape id="AutoShape 99" o:spid="_x0000_s1417" type="#_x0000_t116" style="position:absolute;left:20974;width:17418;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iMfcYA&#10;AADdAAAADwAAAGRycy9kb3ducmV2LnhtbESPQUvDQBCF74L/YRnBi9hNq1aJ3ZYiBOpFaK33MTtN&#10;QrOzITtN4r93DoK3Gd6b975ZbabQmoH61ER2MJ9lYIjL6BuuHBw/i/sXMEmQPbaRycEPJdisr69W&#10;mPs48p6Gg1RGQzjl6KAW6XJrU1lTwDSLHbFqp9gHFF37yvoeRw0PrV1k2dIGbFgbauzorabyfLgE&#10;B3djsRh3cnr6fij2/mM4f0l4nzt3ezNtX8EITfJv/rveecV/fFZc/UZHs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iMfcYAAADdAAAADwAAAAAAAAAAAAAAAACYAgAAZHJz&#10;L2Rvd25yZXYueG1sUEsFBgAAAAAEAAQA9QAAAIsDAAAAAA==&#10;" fillcolor="#769535" strokecolor="#94b64e">
                  <v:fill color2="#9cc746" rotate="t" angle="180" colors="0 #769535;52429f #9bc348;1 #9cc746" focus="100%" type="gradient">
                    <o:fill v:ext="view" type="gradientUnscaled"/>
                  </v:fill>
                  <v:shadow on="t" color="black" opacity="22936f" origin=",.5" offset="0,.63889mm"/>
                  <v:textbox inset="2.10819mm,1.0541mm,2.10819mm,1.0541mm">
                    <w:txbxContent>
                      <w:p w:rsidR="00802395" w:rsidRPr="0020278E" w:rsidRDefault="00802395" w:rsidP="00CA4A9B">
                        <w:pPr>
                          <w:jc w:val="center"/>
                          <w:rPr>
                            <w:rFonts w:ascii="Arial" w:hAnsi="Arial" w:cs="Arial"/>
                            <w:b/>
                          </w:rPr>
                        </w:pPr>
                        <w:r w:rsidRPr="0020278E">
                          <w:rPr>
                            <w:rFonts w:ascii="Arial" w:hAnsi="Arial" w:cs="Arial"/>
                            <w:b/>
                          </w:rPr>
                          <w:t>ACCION TERRORISTA</w:t>
                        </w:r>
                      </w:p>
                    </w:txbxContent>
                  </v:textbox>
                </v:shape>
                <v:rect id="Rectangle 100" o:spid="_x0000_s1418" style="position:absolute;left:20574;top:5670;width:1828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dd6sIA&#10;AADdAAAADwAAAGRycy9kb3ducmV2LnhtbERPTYvCMBC9L/gfwgh7EU1dllWrUVRYXY9WDx6HZmyL&#10;zaQ0UVt/vRGEvc3jfc5s0ZhS3Kh2hWUFw0EEgji1uuBMwfHw2x+DcB5ZY2mZFLTkYDHvfMww1vbO&#10;e7olPhMhhF2MCnLvq1hKl+Zk0A1sRRy4s60N+gDrTOoa7yHclPIrin6kwYJDQ44VrXNKL8nVKDid&#10;t7s22WD22GCzao2j3rAlpT67zXIKwlPj/8Vv958O879HE3h9E06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Z13qwgAAAN0AAAAPAAAAAAAAAAAAAAAAAJgCAABkcnMvZG93&#10;bnJldi54bWxQSwUGAAAAAAQABAD1AAAAhwMAAAAA&#10;">
                  <v:textbox inset="2.10819mm,1.0541mm,2.10819mm,1.0541mm">
                    <w:txbxContent>
                      <w:p w:rsidR="00802395" w:rsidRPr="0020278E" w:rsidRDefault="00802395" w:rsidP="00CA4A9B">
                        <w:pPr>
                          <w:autoSpaceDE w:val="0"/>
                          <w:autoSpaceDN w:val="0"/>
                          <w:adjustRightInd w:val="0"/>
                          <w:jc w:val="center"/>
                          <w:rPr>
                            <w:rFonts w:ascii="Arial" w:hAnsi="Arial" w:cs="Arial"/>
                          </w:rPr>
                        </w:pPr>
                        <w:r w:rsidRPr="0020278E">
                          <w:rPr>
                            <w:rFonts w:ascii="Arial" w:hAnsi="Arial" w:cs="Arial"/>
                          </w:rPr>
                          <w:t>Detección de la Acción</w:t>
                        </w:r>
                      </w:p>
                    </w:txbxContent>
                  </v:textbox>
                </v:rect>
                <v:shape id="AutoShape 101" o:spid="_x0000_s1419" type="#_x0000_t110" style="position:absolute;left:21062;top:13816;width:17419;height:10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aVMQA&#10;AADdAAAADwAAAGRycy9kb3ducmV2LnhtbESPQWsCQQyF74X+hyEFb3W2KiJbR5FaRTwIan9A2Ik7&#10;izuZdWeq6783B8Fbwnt578t03vlaXamNVWADX/0MFHERbMWlgb/j6nMCKiZki3VgMnCnCPPZ+9sU&#10;cxtuvKfrIZVKQjjmaMCl1ORax8KRx9gPDbFop9B6TLK2pbYt3iTc13qQZWPtsWJpcNjQj6PifPj3&#10;Bta7Jp2LoR9v60Fnf53FPS0vxvQ+usU3qERdepmf1xsr+KOJ8Ms3MoK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N2lTEAAAA3QAAAA8AAAAAAAAAAAAAAAAAmAIAAGRycy9k&#10;b3ducmV2LnhtbFBLBQYAAAAABAAEAPUAAACJAwAAAAA=&#10;" fillcolor="#9eeaff" strokecolor="#40a7c2">
                  <v:fill color2="#e4f9ff" rotate="t" angle="180" colors="0 #9eeaff;22938f #bbefff;1 #e4f9ff" focus="100%" type="gradient"/>
                  <v:shadow on="t" color="black" opacity="24903f" origin=",.5" offset="0,.55556mm"/>
                  <v:textbox inset="2.10819mm,1.0541mm,2.10819mm,1.0541mm">
                    <w:txbxContent>
                      <w:p w:rsidR="00802395" w:rsidRPr="0012349C" w:rsidRDefault="00802395" w:rsidP="00CA4A9B">
                        <w:pPr>
                          <w:jc w:val="center"/>
                          <w:rPr>
                            <w:rFonts w:ascii="Arial" w:hAnsi="Arial" w:cs="Arial"/>
                            <w:sz w:val="20"/>
                          </w:rPr>
                        </w:pPr>
                        <w:r w:rsidRPr="0012349C">
                          <w:rPr>
                            <w:rFonts w:ascii="Arial" w:hAnsi="Arial" w:cs="Arial"/>
                            <w:sz w:val="20"/>
                          </w:rPr>
                          <w:t>Verificación de emergencia</w:t>
                        </w:r>
                      </w:p>
                    </w:txbxContent>
                  </v:textbox>
                </v:shape>
                <v:rect id="Rectangle 102" o:spid="_x0000_s1420" style="position:absolute;top:30905;width:12573;height:3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Qhy8EA&#10;AADdAAAADwAAAGRycy9kb3ducmV2LnhtbERPTYvCMBC9L/gfwgheFk0ryyLVKCqo63GrB49DM7bF&#10;ZlKaqK2/3giCt3m8z5ktWlOJGzWutKwgHkUgiDOrS84VHA+b4QSE88gaK8ukoCMHi3nva4aJtnf+&#10;p1vqcxFC2CWooPC+TqR0WUEG3cjWxIE728agD7DJpW7wHsJNJcdR9CsNlhwaCqxpXVB2Sa9Gwem8&#10;23fpFvPHFttVZxx9xx0pNei3yykIT63/iN/uPx3m/0xieH0TT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EIcvBAAAA3QAAAA8AAAAAAAAAAAAAAAAAmAIAAGRycy9kb3du&#10;cmV2LnhtbFBLBQYAAAAABAAEAPUAAACGAwAAAAA=&#10;">
                  <v:textbox inset="2.10819mm,1.0541mm,2.10819mm,1.0541mm">
                    <w:txbxContent>
                      <w:p w:rsidR="00802395" w:rsidRPr="0020278E" w:rsidRDefault="00802395" w:rsidP="00CA4A9B">
                        <w:pPr>
                          <w:jc w:val="center"/>
                          <w:rPr>
                            <w:rFonts w:ascii="Arial" w:hAnsi="Arial" w:cs="Arial"/>
                          </w:rPr>
                        </w:pPr>
                        <w:r w:rsidRPr="0020278E">
                          <w:rPr>
                            <w:rFonts w:ascii="Arial" w:hAnsi="Arial" w:cs="Arial"/>
                          </w:rPr>
                          <w:t>Determinación de normalidad</w:t>
                        </w:r>
                      </w:p>
                    </w:txbxContent>
                  </v:textbox>
                </v:rect>
                <v:rect id="Rectangle 103" o:spid="_x0000_s1421" style="position:absolute;left:34899;top:25234;width:13716;height:4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a/vMMA&#10;AADdAAAADwAAAGRycy9kb3ducmV2LnhtbERPyWrDMBC9B/oPYgq9hFhOKME4VkITaNoe4+SQ42CN&#10;F2qNjKV66ddXhUJv83jrZIfJtGKg3jWWFayjGARxYXXDlYLb9XWVgHAeWWNrmRTM5OCwf1hkmGo7&#10;8oWG3FcihLBLUUHtfZdK6YqaDLrIdsSBK21v0AfYV1L3OIZw08pNHG+lwYZDQ40dnWoqPvMvo+Be&#10;vn3M+Rmr7zNOx9k4Wq5nUurpcXrZgfA0+X/xn/tdh/nPyQZ+vwknyP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a/vMMAAADdAAAADwAAAAAAAAAAAAAAAACYAgAAZHJzL2Rv&#10;d25yZXYueG1sUEsFBgAAAAAEAAQA9QAAAIgDAAAAAA==&#10;">
                  <v:textbox inset="2.10819mm,1.0541mm,2.10819mm,1.0541mm">
                    <w:txbxContent>
                      <w:p w:rsidR="00802395" w:rsidRPr="0020278E" w:rsidRDefault="00802395" w:rsidP="00CA4A9B">
                        <w:pPr>
                          <w:jc w:val="center"/>
                          <w:rPr>
                            <w:rFonts w:ascii="Arial" w:hAnsi="Arial" w:cs="Arial"/>
                          </w:rPr>
                        </w:pPr>
                        <w:r w:rsidRPr="0020278E">
                          <w:rPr>
                            <w:rFonts w:ascii="Arial" w:hAnsi="Arial" w:cs="Arial"/>
                          </w:rPr>
                          <w:t>Despliegue de Brigada</w:t>
                        </w:r>
                      </w:p>
                    </w:txbxContent>
                  </v:textbox>
                </v:rect>
                <v:rect id="Rectangle 104" o:spid="_x0000_s1422" style="position:absolute;left:34912;top:32004;width:13716;height:4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aJ8MA&#10;AADdAAAADwAAAGRycy9kb3ducmV2LnhtbERPS2vCQBC+F/wPyxS8lLqJFpHoGlSotUdjDx6H7JiE&#10;ZmdDdptHf70rFHqbj+85m3QwteiodZVlBfEsAkGcW11xoeDr8v66AuE8ssbaMikYyUG6nTxtMNG2&#10;5zN1mS9ECGGXoILS+yaR0uUlGXQz2xAH7mZbgz7AtpC6xT6Em1rOo2gpDVYcGkps6FBS/p39GAXX&#10;28fnmB2x+D3isB+No5d4JKWmz8NuDcLT4P/Ff+6TDvPfVgt4fBNO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oaJ8MAAADdAAAADwAAAAAAAAAAAAAAAACYAgAAZHJzL2Rv&#10;d25yZXYueG1sUEsFBgAAAAAEAAQA9QAAAIgDAAAAAA==&#10;">
                  <v:textbox inset="2.10819mm,1.0541mm,2.10819mm,1.0541mm">
                    <w:txbxContent>
                      <w:p w:rsidR="00802395" w:rsidRPr="0020278E" w:rsidRDefault="00802395" w:rsidP="00CA4A9B">
                        <w:pPr>
                          <w:jc w:val="center"/>
                          <w:rPr>
                            <w:rFonts w:ascii="Arial" w:hAnsi="Arial" w:cs="Arial"/>
                          </w:rPr>
                        </w:pPr>
                        <w:r w:rsidRPr="0020278E">
                          <w:rPr>
                            <w:rFonts w:ascii="Arial" w:hAnsi="Arial" w:cs="Arial"/>
                          </w:rPr>
                          <w:t>Solicitud de apoyo externo</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05" o:spid="_x0000_s1423" type="#_x0000_t176" style="position:absolute;left:34912;top:39665;width:1371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NpXMQA&#10;AADdAAAADwAAAGRycy9kb3ducmV2LnhtbERPTWvCQBC9F/wPywjemo1ii6RZJVoCngo1gj1Os9Mk&#10;mp0N2a1Gf71bKHibx/ucdDWYVpypd41lBdMoBkFcWt1wpWBf5M8LEM4ja2wtk4IrOVgtR08pJtpe&#10;+JPOO1+JEMIuQQW1910ipStrMugi2xEH7sf2Bn2AfSV1j5cQblo5i+NXabDh0FBjR5uaytPu1ygY&#10;Xr4/sq9tNaUyPxZdc3q/rQ+FUpPxkL2B8DT4h/jfvdVh/nwxh79vw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aVzEAAAA3QAAAA8AAAAAAAAAAAAAAAAAmAIAAGRycy9k&#10;b3ducmV2LnhtbFBLBQYAAAAABAAEAPUAAACJAwAAAAA=&#10;">
                  <v:textbox inset="2.10819mm,1.0541mm,2.10819mm,1.0541mm">
                    <w:txbxContent>
                      <w:p w:rsidR="00802395" w:rsidRPr="0020278E" w:rsidRDefault="00802395" w:rsidP="00CA4A9B">
                        <w:pPr>
                          <w:jc w:val="center"/>
                          <w:rPr>
                            <w:rFonts w:ascii="Arial" w:hAnsi="Arial" w:cs="Arial"/>
                          </w:rPr>
                        </w:pPr>
                        <w:r w:rsidRPr="0020278E">
                          <w:rPr>
                            <w:rFonts w:ascii="Arial" w:hAnsi="Arial" w:cs="Arial"/>
                          </w:rPr>
                          <w:t>Evacuación</w:t>
                        </w:r>
                      </w:p>
                    </w:txbxContent>
                  </v:textbox>
                </v:shape>
                <v:rect id="Rectangle 106" o:spid="_x0000_s1424" style="position:absolute;top:38265;width:1257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8nyMMA&#10;AADdAAAADwAAAGRycy9kb3ducmV2LnhtbERPS2vCQBC+F/wPyxS8lLqJWJHoGlSotUdjDx6H7JiE&#10;ZmdDdptHf70rFHqbj+85m3QwteiodZVlBfEsAkGcW11xoeDr8v66AuE8ssbaMikYyUG6nTxtMNG2&#10;5zN1mS9ECGGXoILS+yaR0uUlGXQz2xAH7mZbgz7AtpC6xT6Em1rOo2gpDVYcGkps6FBS/p39GAXX&#10;28fnmB2x+D3isB+No5d4JKWmz8NuDcLT4P/Ff+6TDvMXqzd4fBNO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8nyMMAAADdAAAADwAAAAAAAAAAAAAAAACYAgAAZHJzL2Rv&#10;d25yZXYueG1sUEsFBgAAAAAEAAQA9QAAAIgDAAAAAA==&#10;">
                  <v:textbox inset="2.10819mm,1.0541mm,2.10819mm,1.0541mm">
                    <w:txbxContent>
                      <w:p w:rsidR="00802395" w:rsidRPr="0020278E" w:rsidRDefault="00802395" w:rsidP="00CA4A9B">
                        <w:pPr>
                          <w:jc w:val="center"/>
                          <w:rPr>
                            <w:rFonts w:ascii="Arial" w:hAnsi="Arial" w:cs="Arial"/>
                          </w:rPr>
                        </w:pPr>
                        <w:r w:rsidRPr="0020278E">
                          <w:rPr>
                            <w:rFonts w:ascii="Arial" w:hAnsi="Arial" w:cs="Arial"/>
                          </w:rPr>
                          <w:t>Retroalimentación</w:t>
                        </w:r>
                      </w:p>
                    </w:txbxContent>
                  </v:textbox>
                </v:rect>
                <v:rect id="Rectangle 107" o:spid="_x0000_s1425" style="position:absolute;left:20574;top:9738;width:18288;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25v8IA&#10;AADdAAAADwAAAGRycy9kb3ducmV2LnhtbERPTWvCQBC9C/0PyxR6EbOxiIToKlUw1mNjDz0O2TEJ&#10;zc6G7GoSf31XEHqbx/uc9XYwjbhR52rLCuZRDIK4sLrmUsH3+TBLQDiPrLGxTApGcrDdvEzWmGrb&#10;8xfdcl+KEMIuRQWV920qpSsqMugi2xIH7mI7gz7ArpS6wz6Em0a+x/FSGqw5NFTY0r6i4je/GgU/&#10;l+NpzDMs7xkOu9E4ms5HUurtdfhYgfA0+H/x0/2pw/xFsoTHN+EE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Lbm/wgAAAN0AAAAPAAAAAAAAAAAAAAAAAJgCAABkcnMvZG93&#10;bnJldi54bWxQSwUGAAAAAAQABAD1AAAAhwMAAAAA&#10;">
                  <v:textbox inset="2.10819mm,1.0541mm,2.10819mm,1.0541mm">
                    <w:txbxContent>
                      <w:p w:rsidR="00802395" w:rsidRPr="0020278E" w:rsidRDefault="00802395" w:rsidP="00CA4A9B">
                        <w:pPr>
                          <w:jc w:val="center"/>
                          <w:rPr>
                            <w:rFonts w:ascii="Arial" w:hAnsi="Arial" w:cs="Arial"/>
                          </w:rPr>
                        </w:pPr>
                        <w:r w:rsidRPr="0020278E">
                          <w:rPr>
                            <w:rFonts w:ascii="Arial" w:hAnsi="Arial" w:cs="Arial"/>
                          </w:rPr>
                          <w:t>Informe a seguridad</w:t>
                        </w:r>
                      </w:p>
                    </w:txbxContent>
                  </v:textbox>
                </v:rect>
                <v:rect id="Rectangle 108" o:spid="_x0000_s1426" style="position:absolute;left:40068;top:18331;width:3365;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ZPvcQA&#10;AADdAAAADwAAAGRycy9kb3ducmV2LnhtbERPzWrCQBC+F3yHZYTe6m601ZBmFRGkPZSi0QcYsmMS&#10;mp0N2TWmPn23UOhtPr7fyTejbcVAvW8ca0hmCgRx6UzDlYbzaf+UgvAB2WDrmDR8k4fNevKQY2bc&#10;jY80FKESMYR9hhrqELpMSl/WZNHPXEccuYvrLYYI+0qaHm8x3LZyrtRSWmw4NtTY0a6m8qu4Wg3p&#10;blG2yYtS++5jcXi7f26H+6XS+nE6bl9BBBrDv/jP/W7i/Od0Bb/fxB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GT73EAAAA3QAAAA8AAAAAAAAAAAAAAAAAmAIAAGRycy9k&#10;b3ducmV2LnhtbFBLBQYAAAAABAAEAPUAAACJAwAAAAA=&#10;">
                  <v:textbox style="mso-fit-shape-to-text:t" inset="2.10819mm,1.0541mm,2.10819mm,1.0541mm">
                    <w:txbxContent>
                      <w:p w:rsidR="00802395" w:rsidRPr="0020278E" w:rsidRDefault="00802395" w:rsidP="00CA4A9B">
                        <w:pPr>
                          <w:jc w:val="center"/>
                          <w:rPr>
                            <w:rFonts w:ascii="Arial" w:hAnsi="Arial" w:cs="Arial"/>
                          </w:rPr>
                        </w:pPr>
                        <w:r w:rsidRPr="0020278E">
                          <w:rPr>
                            <w:rFonts w:ascii="Arial" w:hAnsi="Arial" w:cs="Arial"/>
                          </w:rPr>
                          <w:t>Si</w:t>
                        </w:r>
                      </w:p>
                    </w:txbxContent>
                  </v:textbox>
                </v:rect>
                <v:rect id="Rectangle 109" o:spid="_x0000_s1427" style="position:absolute;left:15411;top:18331;width:3486;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bz8YA&#10;AADdAAAADwAAAGRycy9kb3ducmV2LnhtbESPQWvCQBCF74X+h2UK3uqu1ZYQXUUEsQeR1vYHDNkx&#10;CWZnQ3YbU3+9cxC8zfDevPfNYjX4RvXUxTqwhcnYgCIugqu5tPD7s33NQMWE7LAJTBb+KcJq+fy0&#10;wNyFC39Tf0ylkhCOOVqoUmpzrWNRkcc4Di2xaKfQeUyydqV2HV4k3Df6zZgP7bFmaaiwpU1Fxfn4&#10;5y1km2nRTN6N2bb76dfuelj311Np7ehlWM9BJRrSw3y//nSCP8sEV76REf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nbz8YAAADdAAAADwAAAAAAAAAAAAAAAACYAgAAZHJz&#10;L2Rvd25yZXYueG1sUEsFBgAAAAAEAAQA9QAAAIsDAAAAAA==&#10;">
                  <v:textbox style="mso-fit-shape-to-text:t" inset="2.10819mm,1.0541mm,2.10819mm,1.0541mm">
                    <w:txbxContent>
                      <w:p w:rsidR="00802395" w:rsidRPr="0020278E" w:rsidRDefault="00802395" w:rsidP="00CA4A9B">
                        <w:pPr>
                          <w:jc w:val="center"/>
                          <w:rPr>
                            <w:rFonts w:ascii="Arial" w:hAnsi="Arial" w:cs="Arial"/>
                          </w:rPr>
                        </w:pPr>
                        <w:r w:rsidRPr="0020278E">
                          <w:rPr>
                            <w:rFonts w:ascii="Arial" w:hAnsi="Arial" w:cs="Arial"/>
                          </w:rPr>
                          <w:t>No</w:t>
                        </w:r>
                      </w:p>
                    </w:txbxContent>
                  </v:textbox>
                </v:rect>
                <v:shape id="AutoShape 110" o:spid="_x0000_s1428" type="#_x0000_t110" style="position:absolute;left:9737;top:23850;width:17338;height:8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zycEA&#10;AADdAAAADwAAAGRycy9kb3ducmV2LnhtbERP24rCMBB9X/Afwgi+rakXRKtRZL0g+yB4+YChGZti&#10;M+k2UevfG2HBtzmc68wWjS3FnWpfOFbQ6yYgiDOnC84VnE+b7zEIH5A1lo5JwZM8LOatrxmm2j34&#10;QPdjyEUMYZ+iAhNClUrpM0MWfddVxJG7uNpiiLDOpa7xEcNtKftJMpIWC44NBiv6MZRdjzerYLuv&#10;wjUb2NFv2W/02mg80OpPqU67WU5BBGrCR/zv3uk4fziewPubeIK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3c8nBAAAA3QAAAA8AAAAAAAAAAAAAAAAAmAIAAGRycy9kb3du&#10;cmV2LnhtbFBLBQYAAAAABAAEAPUAAACGAwAAAAA=&#10;" fillcolor="#9eeaff" strokecolor="#40a7c2">
                  <v:fill color2="#e4f9ff" rotate="t" angle="180" colors="0 #9eeaff;22938f #bbefff;1 #e4f9ff" focus="100%" type="gradient"/>
                  <v:shadow on="t" color="black" opacity="24903f" origin=",.5" offset="0,.55556mm"/>
                  <v:textbox inset="2.10819mm,1.0541mm,2.10819mm,1.0541mm">
                    <w:txbxContent>
                      <w:p w:rsidR="00802395" w:rsidRPr="008D6F7A" w:rsidRDefault="00802395" w:rsidP="00CA4A9B">
                        <w:pPr>
                          <w:jc w:val="center"/>
                          <w:rPr>
                            <w:rFonts w:ascii="Arial" w:hAnsi="Arial" w:cs="Arial"/>
                          </w:rPr>
                        </w:pPr>
                        <w:r w:rsidRPr="008D6F7A">
                          <w:rPr>
                            <w:rFonts w:ascii="Arial" w:hAnsi="Arial" w:cs="Arial"/>
                          </w:rPr>
                          <w:t>Existe la emergen</w:t>
                        </w:r>
                        <w:r>
                          <w:rPr>
                            <w:rFonts w:ascii="Arial" w:hAnsi="Arial" w:cs="Arial"/>
                          </w:rPr>
                          <w:t>c</w:t>
                        </w:r>
                        <w:r w:rsidRPr="008D6F7A">
                          <w:rPr>
                            <w:rFonts w:ascii="Arial" w:hAnsi="Arial" w:cs="Arial"/>
                          </w:rPr>
                          <w:t>ia</w:t>
                        </w:r>
                      </w:p>
                    </w:txbxContent>
                  </v:textbox>
                </v:shape>
                <v:rect id="Rectangle 111" o:spid="_x0000_s1429" style="position:absolute;left:4572;top:26200;width:342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SjcUA&#10;AADdAAAADwAAAGRycy9kb3ducmV2LnhtbESPQWvCQBCF7wX/wzKCl1I3ihRNXUUFtT0aPfQ4ZMck&#10;NDsbsqsm/vrOodDbDO/Ne98s152r1Z3aUHk2MBknoIhzbysuDFzO+7c5qBCRLdaeyUBPAdarwcsS&#10;U+sffKJ7FgslIRxSNFDG2KRah7wkh2HsG2LRrr51GGVtC21bfEi4q/U0Sd61w4qlocSGdiXlP9nN&#10;Gfi+Hr/67IDF84DdtneBXic9GTMadpsPUJG6+G/+u/60gj9bCL98Iy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RKNxQAAAN0AAAAPAAAAAAAAAAAAAAAAAJgCAABkcnMv&#10;ZG93bnJldi54bWxQSwUGAAAAAAQABAD1AAAAigMAAAAA&#10;">
                  <v:textbox inset="2.10819mm,1.0541mm,2.10819mm,1.0541mm">
                    <w:txbxContent>
                      <w:p w:rsidR="00802395" w:rsidRPr="0020278E" w:rsidRDefault="00802395" w:rsidP="00CA4A9B">
                        <w:pPr>
                          <w:jc w:val="center"/>
                          <w:rPr>
                            <w:rFonts w:ascii="Arial" w:hAnsi="Arial" w:cs="Arial"/>
                          </w:rPr>
                        </w:pPr>
                        <w:r w:rsidRPr="0020278E">
                          <w:rPr>
                            <w:rFonts w:ascii="Arial" w:hAnsi="Arial" w:cs="Arial"/>
                          </w:rPr>
                          <w:t>No</w:t>
                        </w:r>
                      </w:p>
                    </w:txbxContent>
                  </v:textbox>
                </v:rect>
                <v:rect id="Rectangle 112" o:spid="_x0000_s1430" style="position:absolute;left:28591;top:26186;width:3264;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rkj8QA&#10;AADdAAAADwAAAGRycy9kb3ducmV2LnhtbERPzWrCQBC+F3yHZQRvdTfaFpu6CSKIPUjRtA8wZMck&#10;NDsbsmtMffquUOhtPr7fWeejbcVAvW8ca0jmCgRx6UzDlYavz93jCoQPyAZbx6Thhzzk2eRhjalx&#10;Vz7RUIRKxBD2KWqoQ+hSKX1Zk0U/dx1x5M6utxgi7CtperzGcNvKhVIv0mLDsaHGjrY1ld/FxWpY&#10;bZdlmzwrtesOy+P+9rEZbudK69l03LyBCDSGf/Gf+93E+U+vCdy/iS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65I/EAAAA3QAAAA8AAAAAAAAAAAAAAAAAmAIAAGRycy9k&#10;b3ducmV2LnhtbFBLBQYAAAAABAAEAPUAAACJAwAAAAA=&#10;">
                  <v:textbox style="mso-fit-shape-to-text:t" inset="2.10819mm,1.0541mm,2.10819mm,1.0541mm">
                    <w:txbxContent>
                      <w:p w:rsidR="00802395" w:rsidRPr="0020278E" w:rsidRDefault="00802395" w:rsidP="00CA4A9B">
                        <w:pPr>
                          <w:jc w:val="center"/>
                          <w:rPr>
                            <w:rFonts w:ascii="Arial" w:hAnsi="Arial" w:cs="Arial"/>
                          </w:rPr>
                        </w:pPr>
                        <w:r w:rsidRPr="0020278E">
                          <w:rPr>
                            <w:rFonts w:ascii="Arial" w:hAnsi="Arial" w:cs="Arial"/>
                          </w:rPr>
                          <w:t>Si</w:t>
                        </w:r>
                      </w:p>
                    </w:txbxContent>
                  </v:textbox>
                </v:rect>
                <v:shape id="AutoShape 113" o:spid="_x0000_s1431" type="#_x0000_t33" style="position:absolute;left:35890;top:40897;width:4591;height:716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CH1sMAAADdAAAADwAAAGRycy9kb3ducmV2LnhtbERP3WrCMBS+H/gO4QjezVQ3xHVGEZ1Y&#10;djFmtwc4NMem2JyUJNb69stgsLvz8f2e1WawrejJh8axgtk0A0FcOd1wreD76/C4BBEissbWMSm4&#10;U4DNevSwwly7G5+oL2MtUgiHHBWYGLtcylAZshimriNO3Nl5izFBX0vt8ZbCbSvnWbaQFhtODQY7&#10;2hmqLuXVKlg8bbPj9WNvC1O8ky37nX/7bJSajIftK4hIQ/wX/7kLneY/v8zh95t0g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gh9bDAAAA3QAAAA8AAAAAAAAAAAAA&#10;AAAAoQIAAGRycy9kb3ducmV2LnhtbFBLBQYAAAAABAAEAPkAAACRAwAAAAA=&#10;">
                  <v:stroke endarrow="block"/>
                </v:shape>
                <v:shape id="AutoShape 114" o:spid="_x0000_s1432" type="#_x0000_t32" style="position:absolute;left:48628;top:40629;width:1664;height:2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iIsIAAADdAAAADwAAAGRycy9kb3ducmV2LnhtbERP32vCMBB+H/g/hBvsbabTbcxqFBUG&#10;4ovYDfTxaG5tWHMpTWzqf78Iwt7u4/t5i9VgG9FT541jBS/jDARx6bThSsH31+fzBwgfkDU2jknB&#10;lTyslqOHBebaRT5SX4RKpBD2OSqoQ2hzKX1Zk0U/di1x4n5cZzEk2FVSdxhTuG3kJMvepUXDqaHG&#10;lrY1lb/FxSow8WD6dreNm/3p7HUkc31zRqmnx2E9BxFoCP/iu3un0/zX2RRu36QT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0iIsIAAADdAAAADwAAAAAAAAAAAAAA&#10;AAChAgAAZHJzL2Rvd25yZXYueG1sUEsFBgAAAAAEAAQA+QAAAJADAAAAAA==&#10;">
                  <v:stroke endarrow="block"/>
                </v:shape>
                <v:shape id="AutoShape 115" o:spid="_x0000_s1433" type="#_x0000_t32" style="position:absolute;left:41770;top:36219;width:0;height:3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16" o:spid="_x0000_s1434" type="#_x0000_t32" style="position:absolute;left:29683;top:3149;width:35;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17" o:spid="_x0000_s1435" type="#_x0000_t32" style="position:absolute;left:29718;top:7956;width:0;height:17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Fy0MQAAADdAAAADwAAAGRycy9kb3ducmV2LnhtbERPTWvCQBC9C/6HZYTedGMpYqKrSKGl&#10;WHpQS9DbkB2TYHY27K4a/fVuQehtHu9z5svONOJCzteWFYxHCQjiwuqaSwW/u4/hFIQPyBoby6Tg&#10;Rh6Wi35vjpm2V97QZRtKEUPYZ6igCqHNpPRFRQb9yLbEkTtaZzBE6EqpHV5juGnka5JMpMGaY0OF&#10;Lb1XVJy2Z6Ng/52e81v+Q+t8nK4P6Iy/7z6Vehl0qxmIQF34Fz/dXzrOf0sn8PdNPEE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8XLQxAAAAN0AAAAPAAAAAAAAAAAA&#10;AAAAAKECAABkcnMvZG93bnJldi54bWxQSwUGAAAAAAQABAD5AAAAkgMAAAAA&#10;">
                  <v:stroke endarrow="block"/>
                </v:shape>
                <v:shape id="AutoShape 118" o:spid="_x0000_s1436" type="#_x0000_t32" style="position:absolute;left:29718;top:12290;width:53;height:15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3XS8UAAADdAAAADwAAAGRycy9kb3ducmV2LnhtbERPS2vCQBC+F/wPywi91Y1FWhNdRYRK&#10;sfTgg6C3ITsmwexs2F019td3CwVv8/E9ZzrvTCOu5HxtWcFwkIAgLqyuuVSw3328jEH4gKyxsUwK&#10;7uRhPus9TTHT9sYbum5DKWII+wwVVCG0mZS+qMigH9iWOHIn6wyGCF0ptcNbDDeNfE2SN2mw5thQ&#10;YUvLiorz9mIUHL7SS37Pv2mdD9P1EZ3xP7uVUs/9bjEBEagLD/G/+1PH+aP0H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73XS8UAAADdAAAADwAAAAAAAAAA&#10;AAAAAAChAgAAZHJzL2Rvd25yZXYueG1sUEsFBgAAAAAEAAQA+QAAAJMDAAAAAA==&#10;">
                  <v:stroke endarrow="block"/>
                </v:shape>
                <v:shape id="AutoShape 119" o:spid="_x0000_s1437" type="#_x0000_t32" style="position:absolute;left:18897;top:18892;width:2165;height:6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mwU8UAAADdAAAADwAAAGRycy9kb3ducmV2LnhtbESPQWvDMAyF74P+B6PCbqvTsY4trVu6&#10;wqDsUtYO1qOItcQslkPsxem/nw6F3iTe03ufVpvRt2qgPrrABuazAhRxFazj2sDX6f3hBVRMyBbb&#10;wGTgQhE268ndCksbMn/ScEy1khCOJRpoUupKrWPVkMc4Cx2xaD+h95hk7Wtte8wS7lv9WBTP2qNj&#10;aWiwo11D1e/xzxtw+eCGbr/Lbx/f52gzucsiOGPup+N2CSrRmG7m6/XeCv7Tq+DKNzKCX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mwU8UAAADdAAAADwAAAAAAAAAA&#10;AAAAAAChAgAAZHJzL2Rvd25yZXYueG1sUEsFBgAAAAAEAAQA+QAAAJMDAAAAAA==&#10;">
                  <v:stroke endarrow="block"/>
                </v:shape>
                <v:shape id="AutoShape 120" o:spid="_x0000_s1438" type="#_x0000_t32" style="position:absolute;left:38481;top:18892;width:1587;height:6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7mosUAAADdAAAADwAAAGRycy9kb3ducmV2LnhtbERPS2vCQBC+F/oflhG81Y1FikldgxQq&#10;YunBB8Hehuw0Cc3Oht01Rn+9Wyj0Nh/fcxb5YFrRk/ONZQXTSQKCuLS64UrB8fD+NAfhA7LG1jIp&#10;uJKHfPn4sMBM2wvvqN+HSsQQ9hkqqEPoMil9WZNBP7EdceS+rTMYInSV1A4vMdy08jlJXqTBhmND&#10;jR291VT+7M9GwekjPRfX4pO2xTTdfqEz/nZYKzUeDatXEIGG8C/+c290nD9LU/j9Jp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W7mosUAAADdAAAADwAAAAAAAAAA&#10;AAAAAAChAgAAZHJzL2Rvd25yZXYueG1sUEsFBgAAAAAEAAQA+QAAAJMDAAAAAA==&#10;">
                  <v:stroke endarrow="block"/>
                </v:shape>
                <v:shape id="AutoShape 121" o:spid="_x0000_s1439" type="#_x0000_t32" style="position:absolute;left:41751;top:20720;width:6;height:4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VJccAAADdAAAADwAAAGRycy9kb3ducmV2LnhtbESPQWvCQBCF70L/wzIFb7qxYKnRVUqh&#10;pVg8VCXobchOk9DsbNhdNfbXdw6Ctxnem/e+Wax616ozhdh4NjAZZ6CIS28brgzsd++jF1AxIVts&#10;PZOBK0VYLR8GC8ytv/A3nbepUhLCMUcDdUpdrnUsa3IYx74jFu3HB4dJ1lBpG/Ai4a7VT1n2rB02&#10;LA01dvRWU/m7PTkDh6/ZqbgWG1oXk9n6iMHFv92HMcPH/nUOKlGf7ubb9acV/Gkm/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v9UlxwAAAN0AAAAPAAAAAAAA&#10;AAAAAAAAAKECAABkcnMvZG93bnJldi54bWxQSwUGAAAAAAQABAD5AAAAlQMAAAAA&#10;">
                  <v:stroke endarrow="block"/>
                </v:shape>
                <v:shape id="AutoShape 122" o:spid="_x0000_s1440" type="#_x0000_t32" style="position:absolute;left:27075;top:27417;width:1516;height:5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iD1MIAAADdAAAADwAAAGRycy9kb3ducmV2LnhtbERPTWvDMAy9D/ofjAq9rU4KHSOrE7ZA&#10;oexS1g22o4jVxDSWQ+zF6b+vC4Pd9Hif2lWz7cVEozeOFeTrDARx47ThVsHX5/7xGYQPyBp7x6Tg&#10;Sh6qcvGww0K7yB80nUIrUgj7AhV0IQyFlL7pyKJfu4E4cWc3WgwJjq3UI8YUbnu5ybInadFwauhw&#10;oLqj5nL6tQpMPJppONTx7f37x+tI5rp1RqnVcn59ARFoDv/iP/dBp/nbLIf7N+kE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piD1MIAAADdAAAADwAAAAAAAAAAAAAA&#10;AAChAgAAZHJzL2Rvd25yZXYueG1sUEsFBgAAAAAEAAQA+QAAAJADAAAAAA==&#10;">
                  <v:stroke endarrow="block"/>
                </v:shape>
                <v:shape id="AutoShape 123" o:spid="_x0000_s1441" type="#_x0000_t32" style="position:absolute;left:31855;top:27333;width:3044;height: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odo8IAAADdAAAADwAAAGRycy9kb3ducmV2LnhtbERP32vCMBB+H/g/hBN8W1MFx+gaZRME&#10;2YvMDbbHozmbYHMpTdbU/94Ig73dx/fz6u3kOjHSEKxnBcuiBEHceG25VfD1uX98BhEissbOMym4&#10;UoDtZvZQY6V94g8aT7EVOYRDhQpMjH0lZWgMOQyF74kzd/aDw5jh0Eo9YMrhrpOrsnySDi3nBoM9&#10;7Qw1l9OvU2DT0Y79YZfe3r9/gk5kr2tvlVrMp9cXEJGm+C/+cx90nr8uV3D/Jp8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kodo8IAAADdAAAADwAAAAAAAAAAAAAA&#10;AAChAgAAZHJzL2Rvd25yZXYueG1sUEsFBgAAAAAEAAQA+QAAAJADAAAAAA==&#10;">
                  <v:stroke endarrow="block"/>
                </v:shape>
                <v:shape id="AutoShape 124" o:spid="_x0000_s1442" type="#_x0000_t32" style="position:absolute;left:17154;top:20793;width:1252;height:3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1LUsQAAADdAAAADwAAAGRycy9kb3ducmV2LnhtbERPTWsCMRC9C/0PYQreNKui1K1RSkER&#10;xYNalvY2bKa7SzeTJYm6+uuNIPQ2j/c5s0VranEm5yvLCgb9BARxbnXFhYKv47L3BsIHZI21ZVJw&#10;JQ+L+Utnhqm2F97T+RAKEUPYp6igDKFJpfR5SQZ93zbEkfu1zmCI0BVSO7zEcFPLYZJMpMGKY0OJ&#10;DX2WlP8dTkbB93Z6yq7ZjjbZYLr5QWf87bhSqvvafryDCNSGf/HTvdZx/jgZwe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bUtSxAAAAN0AAAAPAAAAAAAAAAAA&#10;AAAAAKECAABkcnMvZG93bnJldi54bWxQSwUGAAAAAAQABAD5AAAAkgMAAAAA&#10;">
                  <v:stroke endarrow="block"/>
                </v:shape>
                <v:shape id="AutoShape 125" o:spid="_x0000_s1443" type="#_x0000_t32" style="position:absolute;left:8001;top:27343;width:1736;height:58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R278MAAADbAAAADwAAAGRycy9kb3ducmV2LnhtbESPzWrDMBCE74W+g9hCbo1cY0zjRAkl&#10;oRBKL/k55LhYG9nEWhlrmzhvHxUKPQ4z8w2zWI2+U1caYhvYwNs0A0VcB9uyM3A8fL6+g4qCbLEL&#10;TAbuFGG1fH5aYGXDjXd03YtTCcKxQgONSF9pHeuGPMZp6ImTdw6DR0lycNoOeEtw3+k8y0rtseW0&#10;0GBP64bqy/7HGzgd/fcsLzbeFe4gO6GvNi9KYyYv48cclNAo/+G/9tYaKAv4/ZJ+gF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0du/DAAAA2wAAAA8AAAAAAAAAAAAA&#10;AAAAoQIAAGRycy9kb3ducmV2LnhtbFBLBQYAAAAABAAEAPkAAACRAwAAAAA=&#10;">
                  <v:stroke endarrow="block"/>
                </v:shape>
                <v:shape id="AutoShape 126" o:spid="_x0000_s1444" type="#_x0000_t32" style="position:absolute;left:6286;top:28486;width:0;height:2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4nMUAAADbAAAADwAAAGRycy9kb3ducmV2LnhtbESPQWvCQBSE7wX/w/KE3uomhUq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4nMUAAADbAAAADwAAAAAAAAAA&#10;AAAAAAChAgAAZHJzL2Rvd25yZXYueG1sUEsFBgAAAAAEAAQA+QAAAJMDAAAAAA==&#10;">
                  <v:stroke endarrow="block"/>
                </v:shape>
                <v:shape id="AutoShape 127" o:spid="_x0000_s1445" type="#_x0000_t32" style="position:absolute;left:6286;top:34671;width:0;height:3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Km68UAAADbAAAADwAAAGRycy9kb3ducmV2LnhtbESPT2vCQBTE7wW/w/IEb83GHkKNrlIE&#10;i1h68A/B3h7Z1yQ0+zbsrhr76V1B8DjMzG+Y2aI3rTiT841lBeMkBUFcWt1wpeCwX72+g/ABWWNr&#10;mRRcycNiPniZYa7thbd03oVKRAj7HBXUIXS5lL6syaBPbEccvV/rDIYoXSW1w0uEm1a+pWkmDTYc&#10;F2rsaFlT+bc7GQXHr8mpuBbftCnGk80POuP/959KjYb9xxREoD48w4/2WivIMrh/i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Km68UAAADbAAAADwAAAAAAAAAA&#10;AAAAAAChAgAAZHJzL2Rvd25yZXYueG1sUEsFBgAAAAAEAAQA+QAAAJMDAAAAAA==&#10;">
                  <v:stroke endarrow="block"/>
                </v:shape>
                <v:shape id="AutoShape 128" o:spid="_x0000_s1446" type="#_x0000_t32" style="position:absolute;left:41757;top:29432;width:13;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DcMUAAADbAAAADwAAAGRycy9kb3ducmV2LnhtbESPQWvCQBSE74X+h+UVvNWNHmyNrlIK&#10;FbF4qJGgt0f2mYRm34bdVaO/3hUEj8PMfMNM551pxImcry0rGPQTEMSF1TWXCrbZz/snCB+QNTaW&#10;ScGFPMxnry9TTLU98x+dNqEUEcI+RQVVCG0qpS8qMuj7tiWO3sE6gyFKV0rt8BzhppHDJBlJgzXH&#10;hQpb+q6o+N8cjYLd7/iYX/I1rfLBeLVHZ/w1WyjVe+u+JiACdeEZfrSXWsHo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4DcMUAAADbAAAADwAAAAAAAAAA&#10;AAAAAAChAgAAZHJzL2Rvd25yZXYueG1sUEsFBgAAAAAEAAQA+QAAAJMDAAAAAA==&#10;">
                  <v:stroke endarrow="block"/>
                </v:shape>
                <w10:anchorlock/>
              </v:group>
            </w:pict>
          </mc:Fallback>
        </mc:AlternateConten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9"/>
        <w:gridCol w:w="7904"/>
      </w:tblGrid>
      <w:tr w:rsidR="00CA4A9B" w:rsidRPr="00B77E30" w:rsidTr="00896F75">
        <w:trPr>
          <w:trHeight w:val="227"/>
          <w:jc w:val="center"/>
        </w:trPr>
        <w:tc>
          <w:tcPr>
            <w:tcW w:w="9923" w:type="dxa"/>
            <w:gridSpan w:val="2"/>
            <w:shd w:val="clear" w:color="auto" w:fill="000000"/>
            <w:vAlign w:val="center"/>
          </w:tcPr>
          <w:p w:rsidR="00CA4A9B" w:rsidRPr="00B77E30" w:rsidRDefault="00CA4A9B" w:rsidP="00896F75">
            <w:pPr>
              <w:pStyle w:val="Encabezado"/>
              <w:tabs>
                <w:tab w:val="clear" w:pos="4252"/>
                <w:tab w:val="clear" w:pos="8504"/>
              </w:tabs>
              <w:jc w:val="center"/>
              <w:rPr>
                <w:rFonts w:ascii="Arial" w:hAnsi="Arial" w:cs="Arial"/>
                <w:color w:val="FFFFFF"/>
                <w:sz w:val="24"/>
                <w:szCs w:val="24"/>
              </w:rPr>
            </w:pPr>
            <w:r w:rsidRPr="00B77E30">
              <w:rPr>
                <w:rFonts w:ascii="Arial" w:hAnsi="Arial" w:cs="Arial"/>
                <w:b/>
                <w:color w:val="FFFFFF"/>
                <w:sz w:val="24"/>
                <w:szCs w:val="24"/>
              </w:rPr>
              <w:lastRenderedPageBreak/>
              <w:t>PROTOCOLO Y FLUJOGRAMA EN CASO DE EVACUACION DE LESIONADOS</w:t>
            </w:r>
          </w:p>
        </w:tc>
      </w:tr>
      <w:tr w:rsidR="00CA4A9B" w:rsidRPr="00B77E30" w:rsidTr="00896F75">
        <w:trPr>
          <w:trHeight w:val="227"/>
          <w:jc w:val="center"/>
        </w:trPr>
        <w:tc>
          <w:tcPr>
            <w:tcW w:w="2019" w:type="dxa"/>
            <w:vAlign w:val="center"/>
          </w:tcPr>
          <w:p w:rsidR="00CA4A9B" w:rsidRPr="00B77E30" w:rsidRDefault="00CA4A9B" w:rsidP="00896F75">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t>OBJETIVOS</w:t>
            </w:r>
          </w:p>
        </w:tc>
        <w:tc>
          <w:tcPr>
            <w:tcW w:w="7904" w:type="dxa"/>
          </w:tcPr>
          <w:p w:rsidR="00CA4A9B" w:rsidRPr="00B77E30" w:rsidRDefault="00CA4A9B" w:rsidP="00896F75">
            <w:pPr>
              <w:pStyle w:val="Encabezado"/>
              <w:tabs>
                <w:tab w:val="clear" w:pos="4252"/>
                <w:tab w:val="clear" w:pos="8504"/>
              </w:tabs>
              <w:jc w:val="both"/>
              <w:rPr>
                <w:rFonts w:ascii="Arial" w:hAnsi="Arial" w:cs="Arial"/>
                <w:sz w:val="24"/>
                <w:szCs w:val="24"/>
              </w:rPr>
            </w:pPr>
          </w:p>
          <w:p w:rsidR="00CA4A9B" w:rsidRPr="00B77E30" w:rsidRDefault="00CA4A9B" w:rsidP="00896F75">
            <w:pPr>
              <w:pStyle w:val="Encabezado"/>
              <w:tabs>
                <w:tab w:val="clear" w:pos="4252"/>
                <w:tab w:val="clear" w:pos="8504"/>
              </w:tabs>
              <w:jc w:val="both"/>
              <w:rPr>
                <w:rFonts w:ascii="Arial" w:hAnsi="Arial" w:cs="Arial"/>
                <w:sz w:val="24"/>
                <w:szCs w:val="24"/>
              </w:rPr>
            </w:pPr>
            <w:r w:rsidRPr="00B77E30">
              <w:rPr>
                <w:rFonts w:ascii="Arial" w:hAnsi="Arial" w:cs="Arial"/>
                <w:sz w:val="24"/>
                <w:szCs w:val="24"/>
              </w:rPr>
              <w:t>Establecer Procedimientos estándar básicos en caso de Evacuación de lesionados de la entidad.</w:t>
            </w:r>
          </w:p>
          <w:p w:rsidR="00CA4A9B" w:rsidRPr="00B77E30" w:rsidRDefault="00CA4A9B" w:rsidP="00896F75">
            <w:pPr>
              <w:pStyle w:val="Encabezado"/>
              <w:tabs>
                <w:tab w:val="clear" w:pos="4252"/>
                <w:tab w:val="clear" w:pos="8504"/>
              </w:tabs>
              <w:jc w:val="both"/>
              <w:rPr>
                <w:rFonts w:ascii="Arial" w:hAnsi="Arial" w:cs="Arial"/>
                <w:sz w:val="24"/>
                <w:szCs w:val="24"/>
              </w:rPr>
            </w:pPr>
          </w:p>
        </w:tc>
      </w:tr>
      <w:tr w:rsidR="00CA4A9B" w:rsidRPr="00B77E30" w:rsidTr="00896F75">
        <w:trPr>
          <w:trHeight w:val="227"/>
          <w:jc w:val="center"/>
        </w:trPr>
        <w:tc>
          <w:tcPr>
            <w:tcW w:w="2019" w:type="dxa"/>
            <w:vAlign w:val="center"/>
          </w:tcPr>
          <w:p w:rsidR="00CA4A9B" w:rsidRPr="00B77E30" w:rsidRDefault="00CA4A9B" w:rsidP="00896F75">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t>PERSONAL EN GENERAL</w:t>
            </w:r>
          </w:p>
        </w:tc>
        <w:tc>
          <w:tcPr>
            <w:tcW w:w="7904" w:type="dxa"/>
          </w:tcPr>
          <w:p w:rsidR="00CA4A9B" w:rsidRPr="00B77E30" w:rsidRDefault="00CA4A9B" w:rsidP="00896F75">
            <w:pPr>
              <w:pStyle w:val="Encabezado"/>
              <w:tabs>
                <w:tab w:val="clear" w:pos="4252"/>
                <w:tab w:val="clear" w:pos="8504"/>
              </w:tabs>
              <w:jc w:val="both"/>
              <w:rPr>
                <w:rFonts w:ascii="Arial" w:hAnsi="Arial" w:cs="Arial"/>
                <w:b/>
                <w:sz w:val="24"/>
                <w:szCs w:val="24"/>
              </w:rPr>
            </w:pPr>
          </w:p>
          <w:p w:rsidR="00CA4A9B" w:rsidRPr="00B77E30" w:rsidRDefault="00CA4A9B" w:rsidP="00896F75">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SI EXISTEN LESIONADOS EN LA ENTIDAD  QUE DEBAN SER EVACUADOS:</w:t>
            </w:r>
          </w:p>
          <w:p w:rsidR="00CA4A9B" w:rsidRPr="00B77E30" w:rsidRDefault="00CA4A9B" w:rsidP="00EB53D8">
            <w:pPr>
              <w:pStyle w:val="Prrafodelista"/>
              <w:numPr>
                <w:ilvl w:val="0"/>
                <w:numId w:val="44"/>
              </w:numPr>
              <w:jc w:val="both"/>
              <w:rPr>
                <w:rFonts w:ascii="Arial" w:hAnsi="Arial" w:cs="Arial"/>
                <w:sz w:val="24"/>
                <w:szCs w:val="24"/>
              </w:rPr>
            </w:pPr>
            <w:r w:rsidRPr="00B77E30">
              <w:rPr>
                <w:rFonts w:ascii="Arial" w:hAnsi="Arial" w:cs="Arial"/>
                <w:sz w:val="24"/>
                <w:szCs w:val="24"/>
              </w:rPr>
              <w:t>Conserve la calma, no grite o corra ya que puede causar pánico y contagiarlo a los demás.</w:t>
            </w:r>
          </w:p>
          <w:p w:rsidR="00CA4A9B" w:rsidRPr="00B77E30" w:rsidRDefault="00CA4A9B" w:rsidP="00EB53D8">
            <w:pPr>
              <w:pStyle w:val="Prrafodelista"/>
              <w:numPr>
                <w:ilvl w:val="0"/>
                <w:numId w:val="44"/>
              </w:numPr>
              <w:jc w:val="both"/>
              <w:rPr>
                <w:rFonts w:ascii="Arial" w:hAnsi="Arial" w:cs="Arial"/>
                <w:sz w:val="24"/>
                <w:szCs w:val="24"/>
              </w:rPr>
            </w:pPr>
            <w:r w:rsidRPr="00B77E30">
              <w:rPr>
                <w:rFonts w:ascii="Arial" w:hAnsi="Arial" w:cs="Arial"/>
                <w:sz w:val="24"/>
                <w:szCs w:val="24"/>
              </w:rPr>
              <w:t xml:space="preserve">Averigüe rápidamente qué está pasando, para así tomar decisiones correctas. </w:t>
            </w:r>
          </w:p>
          <w:p w:rsidR="00CA4A9B" w:rsidRPr="00B77E30" w:rsidRDefault="00CA4A9B" w:rsidP="00EB53D8">
            <w:pPr>
              <w:pStyle w:val="Prrafodelista"/>
              <w:numPr>
                <w:ilvl w:val="0"/>
                <w:numId w:val="44"/>
              </w:numPr>
              <w:jc w:val="both"/>
              <w:rPr>
                <w:rFonts w:ascii="Arial" w:hAnsi="Arial" w:cs="Arial"/>
                <w:sz w:val="24"/>
                <w:szCs w:val="24"/>
              </w:rPr>
            </w:pPr>
            <w:r w:rsidRPr="00B77E30">
              <w:rPr>
                <w:rFonts w:ascii="Arial" w:hAnsi="Arial" w:cs="Arial"/>
                <w:sz w:val="24"/>
                <w:szCs w:val="24"/>
              </w:rPr>
              <w:t>Demuestre seguridad y confianza en lo que hace y dice.</w:t>
            </w:r>
          </w:p>
          <w:p w:rsidR="00CA4A9B" w:rsidRPr="00B77E30" w:rsidRDefault="00CA4A9B" w:rsidP="00EB53D8">
            <w:pPr>
              <w:pStyle w:val="Prrafodelista"/>
              <w:numPr>
                <w:ilvl w:val="0"/>
                <w:numId w:val="44"/>
              </w:numPr>
              <w:jc w:val="both"/>
              <w:rPr>
                <w:rFonts w:ascii="Arial" w:hAnsi="Arial" w:cs="Arial"/>
                <w:sz w:val="24"/>
                <w:szCs w:val="24"/>
              </w:rPr>
            </w:pPr>
            <w:r w:rsidRPr="00B77E30">
              <w:rPr>
                <w:rFonts w:ascii="Arial" w:hAnsi="Arial" w:cs="Arial"/>
                <w:sz w:val="24"/>
                <w:szCs w:val="24"/>
              </w:rPr>
              <w:t>Cumpla las instrucciones del personal de la brigada de emergencias.</w:t>
            </w:r>
          </w:p>
          <w:p w:rsidR="00CA4A9B" w:rsidRPr="00B77E30" w:rsidRDefault="00CA4A9B" w:rsidP="00EB53D8">
            <w:pPr>
              <w:pStyle w:val="Prrafodelista"/>
              <w:numPr>
                <w:ilvl w:val="0"/>
                <w:numId w:val="44"/>
              </w:numPr>
              <w:jc w:val="both"/>
              <w:rPr>
                <w:rFonts w:ascii="Arial" w:hAnsi="Arial" w:cs="Arial"/>
                <w:sz w:val="24"/>
                <w:szCs w:val="24"/>
              </w:rPr>
            </w:pPr>
            <w:r w:rsidRPr="00B77E30">
              <w:rPr>
                <w:rFonts w:ascii="Arial" w:hAnsi="Arial" w:cs="Arial"/>
                <w:sz w:val="24"/>
                <w:szCs w:val="24"/>
              </w:rPr>
              <w:t>Evalúe continuamente la situación, esté atento a la posibilidad de que la situación que originó las lesiones pueda agravarse.</w:t>
            </w:r>
          </w:p>
          <w:p w:rsidR="00CA4A9B" w:rsidRPr="00B77E30" w:rsidRDefault="00CA4A9B" w:rsidP="00EB53D8">
            <w:pPr>
              <w:pStyle w:val="Encabezado"/>
              <w:numPr>
                <w:ilvl w:val="0"/>
                <w:numId w:val="44"/>
              </w:numPr>
              <w:tabs>
                <w:tab w:val="clear" w:pos="4252"/>
                <w:tab w:val="clear" w:pos="8504"/>
              </w:tabs>
              <w:jc w:val="both"/>
              <w:rPr>
                <w:rFonts w:ascii="Arial" w:hAnsi="Arial" w:cs="Arial"/>
                <w:sz w:val="24"/>
                <w:szCs w:val="24"/>
              </w:rPr>
            </w:pPr>
            <w:r w:rsidRPr="00B77E30">
              <w:rPr>
                <w:rFonts w:ascii="Arial" w:hAnsi="Arial" w:cs="Arial"/>
                <w:sz w:val="24"/>
                <w:szCs w:val="24"/>
              </w:rPr>
              <w:t>Esté atento a las instrucciones de los cuerpos de ayuda</w:t>
            </w:r>
          </w:p>
          <w:p w:rsidR="00CA4A9B" w:rsidRPr="00B77E30" w:rsidRDefault="00CA4A9B" w:rsidP="00896F75">
            <w:pPr>
              <w:pStyle w:val="Encabezado"/>
              <w:tabs>
                <w:tab w:val="clear" w:pos="4252"/>
                <w:tab w:val="clear" w:pos="8504"/>
              </w:tabs>
              <w:jc w:val="both"/>
              <w:rPr>
                <w:rFonts w:ascii="Arial" w:hAnsi="Arial" w:cs="Arial"/>
                <w:sz w:val="24"/>
                <w:szCs w:val="24"/>
              </w:rPr>
            </w:pPr>
          </w:p>
        </w:tc>
      </w:tr>
      <w:tr w:rsidR="00CA4A9B" w:rsidRPr="00B77E30" w:rsidTr="00896F75">
        <w:trPr>
          <w:trHeight w:val="227"/>
          <w:jc w:val="center"/>
        </w:trPr>
        <w:tc>
          <w:tcPr>
            <w:tcW w:w="2019" w:type="dxa"/>
            <w:vAlign w:val="center"/>
          </w:tcPr>
          <w:p w:rsidR="00CA4A9B" w:rsidRPr="00B77E30" w:rsidRDefault="00CA4A9B" w:rsidP="00896F75">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t>COE</w:t>
            </w:r>
          </w:p>
        </w:tc>
        <w:tc>
          <w:tcPr>
            <w:tcW w:w="7904" w:type="dxa"/>
          </w:tcPr>
          <w:p w:rsidR="00CA4A9B" w:rsidRPr="00B77E30" w:rsidRDefault="00CA4A9B" w:rsidP="00896F75">
            <w:pPr>
              <w:pStyle w:val="Encabezado"/>
              <w:tabs>
                <w:tab w:val="clear" w:pos="4252"/>
                <w:tab w:val="clear" w:pos="8504"/>
              </w:tabs>
              <w:jc w:val="both"/>
              <w:rPr>
                <w:rFonts w:ascii="Arial" w:hAnsi="Arial" w:cs="Arial"/>
                <w:b/>
                <w:sz w:val="24"/>
                <w:szCs w:val="24"/>
              </w:rPr>
            </w:pPr>
          </w:p>
          <w:p w:rsidR="00CA4A9B" w:rsidRPr="00B77E30" w:rsidRDefault="00CA4A9B" w:rsidP="00896F75">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 xml:space="preserve">DIRECTOR DE EMERGENCIAS: </w:t>
            </w:r>
          </w:p>
          <w:p w:rsidR="00CA4A9B" w:rsidRPr="00B77E30" w:rsidRDefault="00CA4A9B" w:rsidP="00EB53D8">
            <w:pPr>
              <w:pStyle w:val="Encabezado"/>
              <w:numPr>
                <w:ilvl w:val="0"/>
                <w:numId w:val="46"/>
              </w:numPr>
              <w:tabs>
                <w:tab w:val="clear" w:pos="4252"/>
                <w:tab w:val="clear" w:pos="8504"/>
              </w:tabs>
              <w:jc w:val="both"/>
              <w:rPr>
                <w:rFonts w:ascii="Arial" w:hAnsi="Arial" w:cs="Arial"/>
                <w:sz w:val="24"/>
                <w:szCs w:val="24"/>
              </w:rPr>
            </w:pPr>
            <w:r w:rsidRPr="00B77E30">
              <w:rPr>
                <w:rFonts w:ascii="Arial" w:hAnsi="Arial" w:cs="Arial"/>
                <w:sz w:val="24"/>
                <w:szCs w:val="24"/>
              </w:rPr>
              <w:t>Informa status al Jefe de Brigada, determina medios de evacuación</w:t>
            </w:r>
          </w:p>
          <w:p w:rsidR="00CA4A9B" w:rsidRPr="00B77E30" w:rsidRDefault="00CA4A9B" w:rsidP="00896F75">
            <w:pPr>
              <w:pStyle w:val="Encabezado"/>
              <w:tabs>
                <w:tab w:val="clear" w:pos="4252"/>
                <w:tab w:val="clear" w:pos="8504"/>
              </w:tabs>
              <w:jc w:val="both"/>
              <w:rPr>
                <w:rFonts w:ascii="Arial" w:hAnsi="Arial" w:cs="Arial"/>
                <w:b/>
                <w:sz w:val="24"/>
                <w:szCs w:val="24"/>
              </w:rPr>
            </w:pPr>
          </w:p>
          <w:p w:rsidR="00CA4A9B" w:rsidRPr="00B77E30" w:rsidRDefault="00CA4A9B" w:rsidP="00896F75">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DIRECTOR DE APOYO INTERNO Y EXTERNO:</w:t>
            </w:r>
          </w:p>
          <w:p w:rsidR="00CA4A9B" w:rsidRPr="00B77E30" w:rsidRDefault="00CA4A9B" w:rsidP="00EB53D8">
            <w:pPr>
              <w:pStyle w:val="Encabezado"/>
              <w:numPr>
                <w:ilvl w:val="0"/>
                <w:numId w:val="45"/>
              </w:numPr>
              <w:tabs>
                <w:tab w:val="clear" w:pos="4252"/>
                <w:tab w:val="clear" w:pos="8504"/>
              </w:tabs>
              <w:jc w:val="both"/>
              <w:rPr>
                <w:rFonts w:ascii="Arial" w:hAnsi="Arial" w:cs="Arial"/>
                <w:sz w:val="24"/>
                <w:szCs w:val="24"/>
              </w:rPr>
            </w:pPr>
            <w:r w:rsidRPr="00B77E30">
              <w:rPr>
                <w:rFonts w:ascii="Arial" w:hAnsi="Arial" w:cs="Arial"/>
                <w:sz w:val="24"/>
                <w:szCs w:val="24"/>
              </w:rPr>
              <w:t>Coordina medios de traslado del lesionado.</w:t>
            </w:r>
          </w:p>
          <w:p w:rsidR="00CA4A9B" w:rsidRPr="00B77E30" w:rsidRDefault="00CA4A9B" w:rsidP="00EB53D8">
            <w:pPr>
              <w:pStyle w:val="Encabezado"/>
              <w:numPr>
                <w:ilvl w:val="0"/>
                <w:numId w:val="45"/>
              </w:numPr>
              <w:tabs>
                <w:tab w:val="clear" w:pos="4252"/>
                <w:tab w:val="clear" w:pos="8504"/>
              </w:tabs>
              <w:jc w:val="both"/>
              <w:rPr>
                <w:rFonts w:ascii="Arial" w:hAnsi="Arial" w:cs="Arial"/>
                <w:sz w:val="24"/>
                <w:szCs w:val="24"/>
              </w:rPr>
            </w:pPr>
            <w:r w:rsidRPr="00B77E30">
              <w:rPr>
                <w:rFonts w:ascii="Arial" w:hAnsi="Arial" w:cs="Arial"/>
                <w:sz w:val="24"/>
                <w:szCs w:val="24"/>
              </w:rPr>
              <w:t>Establece la ARL del lesionado y realiza los procedimientos para Accidente de Trabajo establecido por la ARL.</w:t>
            </w:r>
          </w:p>
          <w:p w:rsidR="00CA4A9B" w:rsidRPr="00B77E30" w:rsidRDefault="00CA4A9B" w:rsidP="00896F75">
            <w:pPr>
              <w:pStyle w:val="Encabezado"/>
              <w:tabs>
                <w:tab w:val="clear" w:pos="4252"/>
                <w:tab w:val="clear" w:pos="8504"/>
              </w:tabs>
              <w:ind w:left="360"/>
              <w:jc w:val="both"/>
              <w:rPr>
                <w:rFonts w:ascii="Arial" w:hAnsi="Arial" w:cs="Arial"/>
                <w:sz w:val="24"/>
                <w:szCs w:val="24"/>
              </w:rPr>
            </w:pPr>
          </w:p>
        </w:tc>
      </w:tr>
      <w:tr w:rsidR="00CA4A9B" w:rsidRPr="00B77E30" w:rsidTr="00896F75">
        <w:trPr>
          <w:trHeight w:val="227"/>
          <w:jc w:val="center"/>
        </w:trPr>
        <w:tc>
          <w:tcPr>
            <w:tcW w:w="2019" w:type="dxa"/>
            <w:vAlign w:val="center"/>
          </w:tcPr>
          <w:p w:rsidR="00CA4A9B" w:rsidRPr="00B77E30" w:rsidRDefault="00CA4A9B" w:rsidP="00896F75">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t>BRIGADA DE EMERGENCIA</w:t>
            </w:r>
          </w:p>
        </w:tc>
        <w:tc>
          <w:tcPr>
            <w:tcW w:w="7904" w:type="dxa"/>
          </w:tcPr>
          <w:p w:rsidR="00CA4A9B" w:rsidRPr="00B77E30" w:rsidRDefault="00CA4A9B" w:rsidP="00896F75">
            <w:pPr>
              <w:pStyle w:val="Encabezado"/>
              <w:tabs>
                <w:tab w:val="clear" w:pos="4252"/>
                <w:tab w:val="clear" w:pos="8504"/>
              </w:tabs>
              <w:jc w:val="both"/>
              <w:rPr>
                <w:rFonts w:ascii="Arial" w:hAnsi="Arial" w:cs="Arial"/>
                <w:b/>
                <w:sz w:val="24"/>
                <w:szCs w:val="24"/>
              </w:rPr>
            </w:pPr>
          </w:p>
          <w:p w:rsidR="00CA4A9B" w:rsidRPr="00B77E30" w:rsidRDefault="00CA4A9B" w:rsidP="00896F75">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JEFE DE BRIGADA:</w:t>
            </w:r>
          </w:p>
          <w:p w:rsidR="00CA4A9B" w:rsidRPr="00B77E30" w:rsidRDefault="00CA4A9B" w:rsidP="00EB53D8">
            <w:pPr>
              <w:pStyle w:val="Encabezado"/>
              <w:numPr>
                <w:ilvl w:val="0"/>
                <w:numId w:val="47"/>
              </w:numPr>
              <w:tabs>
                <w:tab w:val="clear" w:pos="4252"/>
                <w:tab w:val="clear" w:pos="8504"/>
              </w:tabs>
              <w:jc w:val="both"/>
              <w:rPr>
                <w:rFonts w:ascii="Arial" w:hAnsi="Arial" w:cs="Arial"/>
                <w:sz w:val="24"/>
                <w:szCs w:val="24"/>
              </w:rPr>
            </w:pPr>
            <w:r w:rsidRPr="00B77E30">
              <w:rPr>
                <w:rFonts w:ascii="Arial" w:hAnsi="Arial" w:cs="Arial"/>
                <w:sz w:val="24"/>
                <w:szCs w:val="24"/>
              </w:rPr>
              <w:t>Lidera acciones de primeros auxilios y si es el caso de búsqueda y rescate.</w:t>
            </w:r>
          </w:p>
          <w:p w:rsidR="00CA4A9B" w:rsidRPr="00B77E30" w:rsidRDefault="00CA4A9B" w:rsidP="00EB53D8">
            <w:pPr>
              <w:pStyle w:val="Encabezado"/>
              <w:numPr>
                <w:ilvl w:val="0"/>
                <w:numId w:val="47"/>
              </w:numPr>
              <w:tabs>
                <w:tab w:val="clear" w:pos="4252"/>
                <w:tab w:val="clear" w:pos="8504"/>
              </w:tabs>
              <w:jc w:val="both"/>
              <w:rPr>
                <w:rFonts w:ascii="Arial" w:hAnsi="Arial" w:cs="Arial"/>
                <w:sz w:val="24"/>
                <w:szCs w:val="24"/>
              </w:rPr>
            </w:pPr>
            <w:r w:rsidRPr="00B77E30">
              <w:rPr>
                <w:rFonts w:ascii="Arial" w:hAnsi="Arial" w:cs="Arial"/>
                <w:sz w:val="24"/>
                <w:szCs w:val="24"/>
              </w:rPr>
              <w:t>Apoya al COPASO y al Coordinador de Salud Ocupacional en la investigación del Accidente de Trabajo (AT)</w:t>
            </w:r>
          </w:p>
          <w:p w:rsidR="00CA4A9B" w:rsidRPr="00B77E30" w:rsidRDefault="00CA4A9B" w:rsidP="00896F75">
            <w:pPr>
              <w:pStyle w:val="Encabezado"/>
              <w:tabs>
                <w:tab w:val="clear" w:pos="4252"/>
                <w:tab w:val="clear" w:pos="8504"/>
              </w:tabs>
              <w:jc w:val="both"/>
              <w:rPr>
                <w:rFonts w:ascii="Arial" w:hAnsi="Arial" w:cs="Arial"/>
                <w:b/>
                <w:sz w:val="24"/>
                <w:szCs w:val="24"/>
              </w:rPr>
            </w:pPr>
          </w:p>
          <w:p w:rsidR="00CA4A9B" w:rsidRPr="00B77E30" w:rsidRDefault="00CA4A9B" w:rsidP="00896F75">
            <w:pPr>
              <w:pStyle w:val="Encabezado"/>
              <w:tabs>
                <w:tab w:val="clear" w:pos="4252"/>
                <w:tab w:val="clear" w:pos="8504"/>
              </w:tabs>
              <w:jc w:val="both"/>
              <w:rPr>
                <w:rFonts w:ascii="Arial" w:hAnsi="Arial" w:cs="Arial"/>
                <w:sz w:val="24"/>
                <w:szCs w:val="24"/>
              </w:rPr>
            </w:pPr>
            <w:r w:rsidRPr="00B77E30">
              <w:rPr>
                <w:rFonts w:ascii="Arial" w:hAnsi="Arial" w:cs="Arial"/>
                <w:b/>
                <w:sz w:val="24"/>
                <w:szCs w:val="24"/>
              </w:rPr>
              <w:t>BRIGADA DE EMERGENCIAS:</w:t>
            </w:r>
          </w:p>
          <w:p w:rsidR="00CA4A9B" w:rsidRPr="00B77E30" w:rsidRDefault="00CA4A9B" w:rsidP="00EB53D8">
            <w:pPr>
              <w:pStyle w:val="Encabezado"/>
              <w:numPr>
                <w:ilvl w:val="0"/>
                <w:numId w:val="48"/>
              </w:numPr>
              <w:tabs>
                <w:tab w:val="clear" w:pos="4252"/>
                <w:tab w:val="clear" w:pos="8504"/>
              </w:tabs>
              <w:jc w:val="both"/>
              <w:rPr>
                <w:rFonts w:ascii="Arial" w:hAnsi="Arial" w:cs="Arial"/>
                <w:sz w:val="24"/>
                <w:szCs w:val="24"/>
              </w:rPr>
            </w:pPr>
            <w:r w:rsidRPr="00B77E30">
              <w:rPr>
                <w:rFonts w:ascii="Arial" w:hAnsi="Arial" w:cs="Arial"/>
                <w:sz w:val="24"/>
                <w:szCs w:val="24"/>
              </w:rPr>
              <w:t>Adelantan procedimientos de contingencia de acuerdo a los protocolos establecidos para cada caso y adelantan acciones de primeros auxilios</w:t>
            </w:r>
          </w:p>
          <w:p w:rsidR="00CA4A9B" w:rsidRPr="00B77E30" w:rsidRDefault="00CA4A9B" w:rsidP="00896F75">
            <w:pPr>
              <w:pStyle w:val="Encabezado"/>
              <w:tabs>
                <w:tab w:val="clear" w:pos="4252"/>
                <w:tab w:val="clear" w:pos="8504"/>
              </w:tabs>
              <w:jc w:val="both"/>
              <w:rPr>
                <w:rFonts w:ascii="Arial" w:hAnsi="Arial" w:cs="Arial"/>
                <w:sz w:val="24"/>
                <w:szCs w:val="24"/>
              </w:rPr>
            </w:pPr>
          </w:p>
        </w:tc>
      </w:tr>
      <w:tr w:rsidR="00CA4A9B" w:rsidRPr="00B77E30" w:rsidTr="00896F75">
        <w:trPr>
          <w:trHeight w:val="227"/>
          <w:jc w:val="center"/>
        </w:trPr>
        <w:tc>
          <w:tcPr>
            <w:tcW w:w="2019" w:type="dxa"/>
            <w:vAlign w:val="center"/>
          </w:tcPr>
          <w:p w:rsidR="00CA4A9B" w:rsidRPr="00B77E30" w:rsidRDefault="00CA4A9B" w:rsidP="00896F75">
            <w:pPr>
              <w:pStyle w:val="Encabezado"/>
              <w:tabs>
                <w:tab w:val="clear" w:pos="4252"/>
                <w:tab w:val="clear" w:pos="8504"/>
              </w:tabs>
              <w:jc w:val="center"/>
              <w:rPr>
                <w:rFonts w:ascii="Arial" w:hAnsi="Arial" w:cs="Arial"/>
                <w:b/>
                <w:sz w:val="24"/>
                <w:szCs w:val="24"/>
              </w:rPr>
            </w:pPr>
            <w:r w:rsidRPr="00B77E30">
              <w:rPr>
                <w:rFonts w:ascii="Arial" w:hAnsi="Arial" w:cs="Arial"/>
                <w:b/>
                <w:sz w:val="24"/>
                <w:szCs w:val="24"/>
              </w:rPr>
              <w:t>COORDINADOR SST</w:t>
            </w:r>
          </w:p>
        </w:tc>
        <w:tc>
          <w:tcPr>
            <w:tcW w:w="7904" w:type="dxa"/>
          </w:tcPr>
          <w:p w:rsidR="00CA4A9B" w:rsidRPr="00B77E30" w:rsidRDefault="00CA4A9B" w:rsidP="00896F75">
            <w:pPr>
              <w:pStyle w:val="Encabezado"/>
              <w:tabs>
                <w:tab w:val="clear" w:pos="4252"/>
                <w:tab w:val="clear" w:pos="8504"/>
              </w:tabs>
              <w:jc w:val="both"/>
              <w:rPr>
                <w:rFonts w:ascii="Arial" w:hAnsi="Arial" w:cs="Arial"/>
                <w:b/>
                <w:sz w:val="24"/>
                <w:szCs w:val="24"/>
              </w:rPr>
            </w:pPr>
          </w:p>
          <w:p w:rsidR="00CA4A9B" w:rsidRPr="00B77E30" w:rsidRDefault="00CA4A9B" w:rsidP="00896F75">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COORDINADOR DE SALUD OCUPACIONAL:</w:t>
            </w:r>
          </w:p>
          <w:p w:rsidR="00CA4A9B" w:rsidRPr="00B77E30" w:rsidRDefault="00CA4A9B" w:rsidP="00EB53D8">
            <w:pPr>
              <w:pStyle w:val="Encabezado"/>
              <w:numPr>
                <w:ilvl w:val="0"/>
                <w:numId w:val="48"/>
              </w:numPr>
              <w:tabs>
                <w:tab w:val="clear" w:pos="4252"/>
                <w:tab w:val="clear" w:pos="8504"/>
              </w:tabs>
              <w:jc w:val="both"/>
              <w:rPr>
                <w:rFonts w:ascii="Arial" w:hAnsi="Arial" w:cs="Arial"/>
                <w:sz w:val="24"/>
                <w:szCs w:val="24"/>
              </w:rPr>
            </w:pPr>
            <w:r w:rsidRPr="00B77E30">
              <w:rPr>
                <w:rFonts w:ascii="Arial" w:hAnsi="Arial" w:cs="Arial"/>
                <w:sz w:val="24"/>
                <w:szCs w:val="24"/>
              </w:rPr>
              <w:t>Apoya al Director de Apoyo interno y Externo en el traslado de paciente</w:t>
            </w:r>
          </w:p>
          <w:p w:rsidR="00CA4A9B" w:rsidRPr="00B77E30" w:rsidRDefault="00CA4A9B" w:rsidP="00EB53D8">
            <w:pPr>
              <w:pStyle w:val="Encabezado"/>
              <w:numPr>
                <w:ilvl w:val="0"/>
                <w:numId w:val="48"/>
              </w:numPr>
              <w:tabs>
                <w:tab w:val="clear" w:pos="4252"/>
                <w:tab w:val="clear" w:pos="8504"/>
              </w:tabs>
              <w:jc w:val="both"/>
              <w:rPr>
                <w:rFonts w:ascii="Arial" w:hAnsi="Arial" w:cs="Arial"/>
                <w:sz w:val="24"/>
                <w:szCs w:val="24"/>
              </w:rPr>
            </w:pPr>
            <w:r w:rsidRPr="00B77E30">
              <w:rPr>
                <w:rFonts w:ascii="Arial" w:hAnsi="Arial" w:cs="Arial"/>
                <w:sz w:val="24"/>
                <w:szCs w:val="24"/>
              </w:rPr>
              <w:lastRenderedPageBreak/>
              <w:t>Adelanta investigación del AT.</w:t>
            </w:r>
          </w:p>
          <w:p w:rsidR="00CA4A9B" w:rsidRPr="00B77E30" w:rsidRDefault="00CA4A9B" w:rsidP="00EB53D8">
            <w:pPr>
              <w:pStyle w:val="Encabezado"/>
              <w:numPr>
                <w:ilvl w:val="0"/>
                <w:numId w:val="48"/>
              </w:numPr>
              <w:tabs>
                <w:tab w:val="clear" w:pos="4252"/>
                <w:tab w:val="clear" w:pos="8504"/>
              </w:tabs>
              <w:jc w:val="both"/>
              <w:rPr>
                <w:rFonts w:ascii="Arial" w:hAnsi="Arial" w:cs="Arial"/>
                <w:sz w:val="24"/>
                <w:szCs w:val="24"/>
              </w:rPr>
            </w:pPr>
            <w:r w:rsidRPr="00B77E30">
              <w:rPr>
                <w:rFonts w:ascii="Arial" w:hAnsi="Arial" w:cs="Arial"/>
                <w:sz w:val="24"/>
                <w:szCs w:val="24"/>
              </w:rPr>
              <w:t>Hace seguimiento de la evolución del paciente y su caso.</w:t>
            </w:r>
          </w:p>
          <w:p w:rsidR="00CA4A9B" w:rsidRPr="00B77E30" w:rsidRDefault="00CA4A9B" w:rsidP="00896F75">
            <w:pPr>
              <w:pStyle w:val="Encabezado"/>
              <w:tabs>
                <w:tab w:val="clear" w:pos="4252"/>
                <w:tab w:val="clear" w:pos="8504"/>
              </w:tabs>
              <w:jc w:val="both"/>
              <w:rPr>
                <w:rFonts w:ascii="Arial" w:hAnsi="Arial" w:cs="Arial"/>
                <w:b/>
                <w:sz w:val="24"/>
                <w:szCs w:val="24"/>
              </w:rPr>
            </w:pPr>
          </w:p>
          <w:p w:rsidR="00CA4A9B" w:rsidRPr="00B77E30" w:rsidRDefault="00CA4A9B" w:rsidP="00896F75">
            <w:pPr>
              <w:pStyle w:val="Encabezado"/>
              <w:tabs>
                <w:tab w:val="clear" w:pos="4252"/>
                <w:tab w:val="clear" w:pos="8504"/>
              </w:tabs>
              <w:jc w:val="both"/>
              <w:rPr>
                <w:rFonts w:ascii="Arial" w:hAnsi="Arial" w:cs="Arial"/>
                <w:b/>
                <w:sz w:val="24"/>
                <w:szCs w:val="24"/>
              </w:rPr>
            </w:pPr>
            <w:r w:rsidRPr="00B77E30">
              <w:rPr>
                <w:rFonts w:ascii="Arial" w:hAnsi="Arial" w:cs="Arial"/>
                <w:b/>
                <w:sz w:val="24"/>
                <w:szCs w:val="24"/>
              </w:rPr>
              <w:t>COMITÉ PARITARIO DE SEGURIDAD Y SALUD EN EL TRABAJO (COPASS</w:t>
            </w:r>
            <w:r w:rsidR="00F20465">
              <w:rPr>
                <w:rFonts w:ascii="Arial" w:hAnsi="Arial" w:cs="Arial"/>
                <w:b/>
                <w:sz w:val="24"/>
                <w:szCs w:val="24"/>
              </w:rPr>
              <w:t>T</w:t>
            </w:r>
            <w:r w:rsidRPr="00B77E30">
              <w:rPr>
                <w:rFonts w:ascii="Arial" w:hAnsi="Arial" w:cs="Arial"/>
                <w:b/>
                <w:sz w:val="24"/>
                <w:szCs w:val="24"/>
              </w:rPr>
              <w:t>):</w:t>
            </w:r>
          </w:p>
          <w:p w:rsidR="00CA4A9B" w:rsidRPr="00B77E30" w:rsidRDefault="00CA4A9B" w:rsidP="00EB53D8">
            <w:pPr>
              <w:pStyle w:val="Encabezado"/>
              <w:numPr>
                <w:ilvl w:val="0"/>
                <w:numId w:val="49"/>
              </w:numPr>
              <w:tabs>
                <w:tab w:val="clear" w:pos="4252"/>
                <w:tab w:val="clear" w:pos="8504"/>
              </w:tabs>
              <w:jc w:val="both"/>
              <w:rPr>
                <w:rFonts w:ascii="Arial" w:hAnsi="Arial" w:cs="Arial"/>
                <w:sz w:val="24"/>
                <w:szCs w:val="24"/>
              </w:rPr>
            </w:pPr>
            <w:r w:rsidRPr="00B77E30">
              <w:rPr>
                <w:rFonts w:ascii="Arial" w:hAnsi="Arial" w:cs="Arial"/>
                <w:sz w:val="24"/>
                <w:szCs w:val="24"/>
              </w:rPr>
              <w:t>Apoyan al Coordinador de Salud Ocupacional en el análisis, investigación y conclusiones del accidente y hacer seguimiento a recomendaciones.</w:t>
            </w:r>
          </w:p>
        </w:tc>
      </w:tr>
    </w:tbl>
    <w:p w:rsidR="00F74E0B" w:rsidRPr="00B77E30" w:rsidRDefault="00CA4A9B" w:rsidP="006E0EB9">
      <w:pPr>
        <w:rPr>
          <w:rFonts w:ascii="Arial" w:hAnsi="Arial" w:cs="Arial"/>
          <w:sz w:val="24"/>
          <w:szCs w:val="24"/>
          <w:lang w:eastAsia="ar-SA"/>
        </w:rPr>
      </w:pPr>
      <w:r w:rsidRPr="00B77E30">
        <w:rPr>
          <w:rFonts w:ascii="Arial" w:hAnsi="Arial" w:cs="Arial"/>
          <w:noProof/>
          <w:sz w:val="24"/>
          <w:szCs w:val="24"/>
          <w:lang w:val="es-CO" w:eastAsia="es-CO"/>
        </w:rPr>
        <w:lastRenderedPageBreak/>
        <mc:AlternateContent>
          <mc:Choice Requires="wpc">
            <w:drawing>
              <wp:inline distT="0" distB="0" distL="0" distR="0" wp14:anchorId="46741629" wp14:editId="6E82EDE5">
                <wp:extent cx="5435542" cy="7489888"/>
                <wp:effectExtent l="0" t="0" r="470535" b="15875"/>
                <wp:docPr id="109" name="Lienzo 1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 name="AutoShape 60"/>
                        <wps:cNvSpPr>
                          <a:spLocks noChangeArrowheads="1"/>
                        </wps:cNvSpPr>
                        <wps:spPr bwMode="auto">
                          <a:xfrm flipV="1">
                            <a:off x="2248619" y="6867855"/>
                            <a:ext cx="1809114" cy="586505"/>
                          </a:xfrm>
                          <a:prstGeom prst="flowChartTerminator">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rsidR="00802395" w:rsidRPr="00A50F5A" w:rsidRDefault="00802395" w:rsidP="00CA4A9B">
                              <w:pPr>
                                <w:jc w:val="center"/>
                                <w:rPr>
                                  <w:rFonts w:ascii="Arial" w:hAnsi="Arial" w:cs="Arial"/>
                                </w:rPr>
                              </w:pPr>
                              <w:r w:rsidRPr="00A50F5A">
                                <w:rPr>
                                  <w:rFonts w:ascii="Arial" w:hAnsi="Arial" w:cs="Arial"/>
                                </w:rPr>
                                <w:t>Seguimiento al paciente</w:t>
                              </w:r>
                            </w:p>
                          </w:txbxContent>
                        </wps:txbx>
                        <wps:bodyPr rot="0" vert="horz" wrap="square" lIns="88697" tIns="36000" rIns="88697" bIns="36000" anchor="t" anchorCtr="0" upright="1">
                          <a:noAutofit/>
                        </wps:bodyPr>
                      </wps:wsp>
                      <wps:wsp>
                        <wps:cNvPr id="71" name="AutoShape 61"/>
                        <wps:cNvSpPr>
                          <a:spLocks noChangeArrowheads="1"/>
                        </wps:cNvSpPr>
                        <wps:spPr bwMode="auto">
                          <a:xfrm>
                            <a:off x="2207218" y="0"/>
                            <a:ext cx="1828814" cy="533404"/>
                          </a:xfrm>
                          <a:prstGeom prst="flowChartTerminator">
                            <a:avLst/>
                          </a:prstGeom>
                          <a:gradFill rotWithShape="1">
                            <a:gsLst>
                              <a:gs pos="0">
                                <a:srgbClr val="769535"/>
                              </a:gs>
                              <a:gs pos="80000">
                                <a:srgbClr val="9BC348"/>
                              </a:gs>
                              <a:gs pos="100000">
                                <a:srgbClr val="9CC746"/>
                              </a:gs>
                            </a:gsLst>
                            <a:lin ang="16200000"/>
                          </a:gradFill>
                          <a:ln w="9525">
                            <a:solidFill>
                              <a:srgbClr val="94B64E"/>
                            </a:solidFill>
                            <a:miter lim="800000"/>
                            <a:headEnd/>
                            <a:tailEnd/>
                          </a:ln>
                          <a:effectLst>
                            <a:outerShdw dist="23000" dir="5400000" rotWithShape="0">
                              <a:srgbClr val="000000">
                                <a:alpha val="34999"/>
                              </a:srgbClr>
                            </a:outerShdw>
                          </a:effectLst>
                        </wps:spPr>
                        <wps:txbx>
                          <w:txbxContent>
                            <w:p w:rsidR="00802395" w:rsidRPr="00A50F5A" w:rsidRDefault="00802395" w:rsidP="00CA4A9B">
                              <w:pPr>
                                <w:jc w:val="center"/>
                                <w:rPr>
                                  <w:rFonts w:ascii="Arial" w:hAnsi="Arial" w:cs="Arial"/>
                                  <w:b/>
                                </w:rPr>
                              </w:pPr>
                              <w:r w:rsidRPr="00A50F5A">
                                <w:rPr>
                                  <w:rFonts w:ascii="Arial" w:hAnsi="Arial" w:cs="Arial"/>
                                  <w:b/>
                                </w:rPr>
                                <w:t>EMERGENCIA CON LESIONADOS</w:t>
                              </w:r>
                            </w:p>
                          </w:txbxContent>
                        </wps:txbx>
                        <wps:bodyPr rot="0" vert="horz" wrap="square" lIns="88697" tIns="36000" rIns="88697" bIns="36000" anchor="t" anchorCtr="0" upright="1">
                          <a:noAutofit/>
                        </wps:bodyPr>
                      </wps:wsp>
                      <wps:wsp>
                        <wps:cNvPr id="72" name="AutoShape 62"/>
                        <wps:cNvSpPr>
                          <a:spLocks noChangeArrowheads="1"/>
                        </wps:cNvSpPr>
                        <wps:spPr bwMode="auto">
                          <a:xfrm>
                            <a:off x="2207218" y="729606"/>
                            <a:ext cx="1828814" cy="414603"/>
                          </a:xfrm>
                          <a:prstGeom prst="flowChartProcess">
                            <a:avLst/>
                          </a:prstGeom>
                          <a:solidFill>
                            <a:srgbClr val="FFFFFF"/>
                          </a:solidFill>
                          <a:ln w="9525">
                            <a:solidFill>
                              <a:srgbClr val="000000"/>
                            </a:solidFill>
                            <a:miter lim="800000"/>
                            <a:headEnd/>
                            <a:tailEnd/>
                          </a:ln>
                        </wps:spPr>
                        <wps:txbx>
                          <w:txbxContent>
                            <w:p w:rsidR="00802395" w:rsidRPr="00A50F5A" w:rsidRDefault="00802395" w:rsidP="00CA4A9B">
                              <w:pPr>
                                <w:jc w:val="center"/>
                                <w:rPr>
                                  <w:rFonts w:ascii="Arial" w:hAnsi="Arial" w:cs="Arial"/>
                                </w:rPr>
                              </w:pPr>
                              <w:r w:rsidRPr="00A50F5A">
                                <w:rPr>
                                  <w:rFonts w:ascii="Arial" w:hAnsi="Arial" w:cs="Arial"/>
                                </w:rPr>
                                <w:t>Informe a Recursos Humanos</w:t>
                              </w:r>
                            </w:p>
                          </w:txbxContent>
                        </wps:txbx>
                        <wps:bodyPr rot="0" vert="horz" wrap="square" lIns="88697" tIns="44348" rIns="88697" bIns="44348" anchor="t" anchorCtr="0" upright="1">
                          <a:noAutofit/>
                        </wps:bodyPr>
                      </wps:wsp>
                      <wps:wsp>
                        <wps:cNvPr id="74" name="Rectangle 63"/>
                        <wps:cNvSpPr>
                          <a:spLocks noChangeArrowheads="1"/>
                        </wps:cNvSpPr>
                        <wps:spPr bwMode="auto">
                          <a:xfrm>
                            <a:off x="492705" y="2113217"/>
                            <a:ext cx="1393811" cy="416003"/>
                          </a:xfrm>
                          <a:prstGeom prst="rect">
                            <a:avLst/>
                          </a:prstGeom>
                          <a:solidFill>
                            <a:srgbClr val="FFFFFF"/>
                          </a:solidFill>
                          <a:ln w="9525">
                            <a:solidFill>
                              <a:srgbClr val="000000"/>
                            </a:solidFill>
                            <a:miter lim="800000"/>
                            <a:headEnd/>
                            <a:tailEnd/>
                          </a:ln>
                        </wps:spPr>
                        <wps:txbx>
                          <w:txbxContent>
                            <w:p w:rsidR="00802395" w:rsidRPr="00A50F5A" w:rsidRDefault="00802395" w:rsidP="00CA4A9B">
                              <w:pPr>
                                <w:jc w:val="center"/>
                                <w:rPr>
                                  <w:rFonts w:ascii="Arial" w:hAnsi="Arial" w:cs="Arial"/>
                                </w:rPr>
                              </w:pPr>
                              <w:r w:rsidRPr="00A50F5A">
                                <w:rPr>
                                  <w:rFonts w:ascii="Arial" w:hAnsi="Arial" w:cs="Arial"/>
                                </w:rPr>
                                <w:t>Informa a Brigada de emergencias</w:t>
                              </w:r>
                            </w:p>
                          </w:txbxContent>
                        </wps:txbx>
                        <wps:bodyPr rot="0" vert="horz" wrap="square" lIns="88697" tIns="44348" rIns="88697" bIns="44348" anchor="t" anchorCtr="0" upright="1">
                          <a:noAutofit/>
                        </wps:bodyPr>
                      </wps:wsp>
                      <wps:wsp>
                        <wps:cNvPr id="75" name="Rectangle 64"/>
                        <wps:cNvSpPr>
                          <a:spLocks noChangeArrowheads="1"/>
                        </wps:cNvSpPr>
                        <wps:spPr bwMode="auto">
                          <a:xfrm>
                            <a:off x="492705" y="2784422"/>
                            <a:ext cx="1393811" cy="416003"/>
                          </a:xfrm>
                          <a:prstGeom prst="rect">
                            <a:avLst/>
                          </a:prstGeom>
                          <a:solidFill>
                            <a:srgbClr val="FFFFFF"/>
                          </a:solidFill>
                          <a:ln w="9525">
                            <a:solidFill>
                              <a:srgbClr val="000000"/>
                            </a:solidFill>
                            <a:miter lim="800000"/>
                            <a:headEnd/>
                            <a:tailEnd/>
                          </a:ln>
                        </wps:spPr>
                        <wps:txbx>
                          <w:txbxContent>
                            <w:p w:rsidR="00802395" w:rsidRPr="00A50F5A" w:rsidRDefault="00802395" w:rsidP="00CA4A9B">
                              <w:pPr>
                                <w:jc w:val="center"/>
                                <w:rPr>
                                  <w:rFonts w:ascii="Arial" w:hAnsi="Arial" w:cs="Arial"/>
                                </w:rPr>
                              </w:pPr>
                              <w:r w:rsidRPr="00A50F5A">
                                <w:rPr>
                                  <w:rFonts w:ascii="Arial" w:hAnsi="Arial" w:cs="Arial"/>
                                </w:rPr>
                                <w:t>Búsqueda y localización</w:t>
                              </w:r>
                            </w:p>
                          </w:txbxContent>
                        </wps:txbx>
                        <wps:bodyPr rot="0" vert="horz" wrap="square" lIns="88697" tIns="44348" rIns="88697" bIns="44348" anchor="t" anchorCtr="0" upright="1">
                          <a:noAutofit/>
                        </wps:bodyPr>
                      </wps:wsp>
                      <wps:wsp>
                        <wps:cNvPr id="76" name="Rectangle 65"/>
                        <wps:cNvSpPr>
                          <a:spLocks noChangeArrowheads="1"/>
                        </wps:cNvSpPr>
                        <wps:spPr bwMode="auto">
                          <a:xfrm>
                            <a:off x="492705" y="4000532"/>
                            <a:ext cx="1393811" cy="342903"/>
                          </a:xfrm>
                          <a:prstGeom prst="rect">
                            <a:avLst/>
                          </a:prstGeom>
                          <a:solidFill>
                            <a:srgbClr val="FFFFFF"/>
                          </a:solidFill>
                          <a:ln w="9525">
                            <a:solidFill>
                              <a:srgbClr val="000000"/>
                            </a:solidFill>
                            <a:miter lim="800000"/>
                            <a:headEnd/>
                            <a:tailEnd/>
                          </a:ln>
                        </wps:spPr>
                        <wps:txbx>
                          <w:txbxContent>
                            <w:p w:rsidR="00802395" w:rsidRPr="00A50F5A" w:rsidRDefault="00802395" w:rsidP="00CA4A9B">
                              <w:pPr>
                                <w:jc w:val="center"/>
                                <w:rPr>
                                  <w:rFonts w:ascii="Arial" w:hAnsi="Arial" w:cs="Arial"/>
                                </w:rPr>
                              </w:pPr>
                              <w:r w:rsidRPr="00A50F5A">
                                <w:rPr>
                                  <w:rFonts w:ascii="Arial" w:hAnsi="Arial" w:cs="Arial"/>
                                </w:rPr>
                                <w:t>Acceso</w:t>
                              </w:r>
                            </w:p>
                          </w:txbxContent>
                        </wps:txbx>
                        <wps:bodyPr rot="0" vert="horz" wrap="square" lIns="88697" tIns="44348" rIns="88697" bIns="44348" anchor="t" anchorCtr="0" upright="1">
                          <a:noAutofit/>
                        </wps:bodyPr>
                      </wps:wsp>
                      <wps:wsp>
                        <wps:cNvPr id="77" name="Rectangle 66"/>
                        <wps:cNvSpPr>
                          <a:spLocks noChangeArrowheads="1"/>
                        </wps:cNvSpPr>
                        <wps:spPr bwMode="auto">
                          <a:xfrm>
                            <a:off x="492705" y="5257842"/>
                            <a:ext cx="1393811" cy="342903"/>
                          </a:xfrm>
                          <a:prstGeom prst="rect">
                            <a:avLst/>
                          </a:prstGeom>
                          <a:solidFill>
                            <a:srgbClr val="FFFFFF"/>
                          </a:solidFill>
                          <a:ln w="9525">
                            <a:solidFill>
                              <a:srgbClr val="000000"/>
                            </a:solidFill>
                            <a:miter lim="800000"/>
                            <a:headEnd/>
                            <a:tailEnd/>
                          </a:ln>
                        </wps:spPr>
                        <wps:txbx>
                          <w:txbxContent>
                            <w:p w:rsidR="00802395" w:rsidRPr="00A50F5A" w:rsidRDefault="00802395" w:rsidP="00CA4A9B">
                              <w:pPr>
                                <w:jc w:val="center"/>
                                <w:rPr>
                                  <w:rFonts w:ascii="Arial" w:hAnsi="Arial" w:cs="Arial"/>
                                </w:rPr>
                              </w:pPr>
                              <w:r w:rsidRPr="00A50F5A">
                                <w:rPr>
                                  <w:rFonts w:ascii="Arial" w:hAnsi="Arial" w:cs="Arial"/>
                                </w:rPr>
                                <w:t>Extracción</w:t>
                              </w:r>
                            </w:p>
                          </w:txbxContent>
                        </wps:txbx>
                        <wps:bodyPr rot="0" vert="horz" wrap="square" lIns="88697" tIns="44348" rIns="88697" bIns="44348" anchor="t" anchorCtr="0" upright="1">
                          <a:noAutofit/>
                        </wps:bodyPr>
                      </wps:wsp>
                      <wps:wsp>
                        <wps:cNvPr id="78" name="Rectangle 67"/>
                        <wps:cNvSpPr>
                          <a:spLocks noChangeArrowheads="1"/>
                        </wps:cNvSpPr>
                        <wps:spPr bwMode="auto">
                          <a:xfrm flipV="1">
                            <a:off x="2363620" y="6114149"/>
                            <a:ext cx="1560112" cy="614405"/>
                          </a:xfrm>
                          <a:prstGeom prst="rect">
                            <a:avLst/>
                          </a:prstGeom>
                          <a:solidFill>
                            <a:srgbClr val="FFFFFF"/>
                          </a:solidFill>
                          <a:ln w="9525">
                            <a:solidFill>
                              <a:srgbClr val="000000"/>
                            </a:solidFill>
                            <a:miter lim="800000"/>
                            <a:headEnd/>
                            <a:tailEnd/>
                          </a:ln>
                        </wps:spPr>
                        <wps:txbx>
                          <w:txbxContent>
                            <w:p w:rsidR="00802395" w:rsidRPr="00A50F5A" w:rsidRDefault="00802395" w:rsidP="00CA4A9B">
                              <w:pPr>
                                <w:jc w:val="center"/>
                                <w:rPr>
                                  <w:rFonts w:ascii="Arial" w:hAnsi="Arial" w:cs="Arial"/>
                                </w:rPr>
                              </w:pPr>
                              <w:r w:rsidRPr="00A50F5A">
                                <w:rPr>
                                  <w:rFonts w:ascii="Arial" w:hAnsi="Arial" w:cs="Arial"/>
                                </w:rPr>
                                <w:t>Remisión y Transporte a Centro Asistencial</w:t>
                              </w:r>
                            </w:p>
                          </w:txbxContent>
                        </wps:txbx>
                        <wps:bodyPr rot="0" vert="horz" wrap="square" lIns="88697" tIns="44348" rIns="88697" bIns="44348" anchor="t" anchorCtr="0" upright="1">
                          <a:noAutofit/>
                        </wps:bodyPr>
                      </wps:wsp>
                      <wps:wsp>
                        <wps:cNvPr id="79" name="Rectangle 68"/>
                        <wps:cNvSpPr>
                          <a:spLocks noChangeArrowheads="1"/>
                        </wps:cNvSpPr>
                        <wps:spPr bwMode="auto">
                          <a:xfrm>
                            <a:off x="4489336" y="2285618"/>
                            <a:ext cx="1393911" cy="705006"/>
                          </a:xfrm>
                          <a:prstGeom prst="rect">
                            <a:avLst/>
                          </a:prstGeom>
                          <a:solidFill>
                            <a:srgbClr val="FFFFFF"/>
                          </a:solidFill>
                          <a:ln w="9525">
                            <a:solidFill>
                              <a:srgbClr val="000000"/>
                            </a:solidFill>
                            <a:miter lim="800000"/>
                            <a:headEnd/>
                            <a:tailEnd/>
                          </a:ln>
                        </wps:spPr>
                        <wps:txbx>
                          <w:txbxContent>
                            <w:p w:rsidR="00802395" w:rsidRPr="00A50F5A" w:rsidRDefault="00802395" w:rsidP="00CA4A9B">
                              <w:pPr>
                                <w:jc w:val="center"/>
                                <w:rPr>
                                  <w:rFonts w:ascii="Arial" w:hAnsi="Arial" w:cs="Arial"/>
                                </w:rPr>
                              </w:pPr>
                              <w:r w:rsidRPr="00A50F5A">
                                <w:rPr>
                                  <w:rFonts w:ascii="Arial" w:hAnsi="Arial" w:cs="Arial"/>
                                </w:rPr>
                                <w:t xml:space="preserve">Informa a Coordinador </w:t>
                              </w:r>
                              <w:r>
                                <w:rPr>
                                  <w:rFonts w:ascii="Arial" w:hAnsi="Arial" w:cs="Arial"/>
                                </w:rPr>
                                <w:t>SST</w:t>
                              </w:r>
                            </w:p>
                          </w:txbxContent>
                        </wps:txbx>
                        <wps:bodyPr rot="0" vert="horz" wrap="square" lIns="88697" tIns="44348" rIns="88697" bIns="44348" anchor="t" anchorCtr="0" upright="1">
                          <a:noAutofit/>
                        </wps:bodyPr>
                      </wps:wsp>
                      <wps:wsp>
                        <wps:cNvPr id="80" name="AutoShape 69"/>
                        <wps:cNvSpPr>
                          <a:spLocks noChangeArrowheads="1"/>
                        </wps:cNvSpPr>
                        <wps:spPr bwMode="auto">
                          <a:xfrm>
                            <a:off x="2216718" y="2390219"/>
                            <a:ext cx="1828814" cy="498804"/>
                          </a:xfrm>
                          <a:prstGeom prst="flowChartProcess">
                            <a:avLst/>
                          </a:prstGeom>
                          <a:solidFill>
                            <a:srgbClr val="FFFFFF"/>
                          </a:solidFill>
                          <a:ln w="9525">
                            <a:solidFill>
                              <a:srgbClr val="000000"/>
                            </a:solidFill>
                            <a:miter lim="800000"/>
                            <a:headEnd/>
                            <a:tailEnd/>
                          </a:ln>
                        </wps:spPr>
                        <wps:txbx>
                          <w:txbxContent>
                            <w:p w:rsidR="00802395" w:rsidRPr="00A50F5A" w:rsidRDefault="00802395" w:rsidP="00CA4A9B">
                              <w:pPr>
                                <w:jc w:val="center"/>
                                <w:rPr>
                                  <w:rFonts w:ascii="Arial" w:hAnsi="Arial" w:cs="Arial"/>
                                </w:rPr>
                              </w:pPr>
                              <w:r w:rsidRPr="00A50F5A">
                                <w:rPr>
                                  <w:rFonts w:ascii="Arial" w:hAnsi="Arial" w:cs="Arial"/>
                                </w:rPr>
                                <w:t>Informa al Director de Apoyo Interno y externo</w:t>
                              </w:r>
                            </w:p>
                          </w:txbxContent>
                        </wps:txbx>
                        <wps:bodyPr rot="0" vert="horz" wrap="square" lIns="88697" tIns="44348" rIns="88697" bIns="44348" anchor="t" anchorCtr="0" upright="1">
                          <a:noAutofit/>
                        </wps:bodyPr>
                      </wps:wsp>
                      <wps:wsp>
                        <wps:cNvPr id="81" name="AutoShape 70"/>
                        <wps:cNvSpPr>
                          <a:spLocks noChangeArrowheads="1"/>
                        </wps:cNvSpPr>
                        <wps:spPr bwMode="auto">
                          <a:xfrm>
                            <a:off x="2207218" y="3462028"/>
                            <a:ext cx="1828814" cy="309902"/>
                          </a:xfrm>
                          <a:prstGeom prst="flowChartProcess">
                            <a:avLst/>
                          </a:prstGeom>
                          <a:solidFill>
                            <a:srgbClr val="FFFFFF"/>
                          </a:solidFill>
                          <a:ln w="25400">
                            <a:solidFill>
                              <a:srgbClr val="9BBB59"/>
                            </a:solidFill>
                            <a:miter lim="800000"/>
                            <a:headEnd/>
                            <a:tailEnd/>
                          </a:ln>
                        </wps:spPr>
                        <wps:txbx>
                          <w:txbxContent>
                            <w:p w:rsidR="00802395" w:rsidRPr="00A50F5A" w:rsidRDefault="00802395" w:rsidP="00CA4A9B">
                              <w:pPr>
                                <w:jc w:val="center"/>
                                <w:rPr>
                                  <w:rFonts w:ascii="Arial" w:hAnsi="Arial" w:cs="Arial"/>
                                </w:rPr>
                              </w:pPr>
                              <w:r w:rsidRPr="00A50F5A">
                                <w:rPr>
                                  <w:rFonts w:ascii="Arial" w:hAnsi="Arial" w:cs="Arial"/>
                                </w:rPr>
                                <w:t>Coordinar traslado</w:t>
                              </w:r>
                            </w:p>
                          </w:txbxContent>
                        </wps:txbx>
                        <wps:bodyPr rot="0" vert="horz" wrap="square" lIns="88697" tIns="44348" rIns="88697" bIns="44348" anchor="t" anchorCtr="0" upright="1">
                          <a:noAutofit/>
                        </wps:bodyPr>
                      </wps:wsp>
                      <wps:wsp>
                        <wps:cNvPr id="82" name="AutoShape 71"/>
                        <wps:cNvSpPr>
                          <a:spLocks noChangeArrowheads="1"/>
                        </wps:cNvSpPr>
                        <wps:spPr bwMode="auto">
                          <a:xfrm>
                            <a:off x="4489336" y="5564945"/>
                            <a:ext cx="1402811" cy="549704"/>
                          </a:xfrm>
                          <a:prstGeom prst="flowChartProcess">
                            <a:avLst/>
                          </a:prstGeom>
                          <a:solidFill>
                            <a:srgbClr val="FFFFFF"/>
                          </a:solidFill>
                          <a:ln w="9525">
                            <a:solidFill>
                              <a:srgbClr val="000000"/>
                            </a:solidFill>
                            <a:miter lim="800000"/>
                            <a:headEnd/>
                            <a:tailEnd/>
                          </a:ln>
                        </wps:spPr>
                        <wps:txbx>
                          <w:txbxContent>
                            <w:p w:rsidR="00802395" w:rsidRPr="00A50F5A" w:rsidRDefault="00802395" w:rsidP="00CA4A9B">
                              <w:pPr>
                                <w:jc w:val="center"/>
                                <w:rPr>
                                  <w:rFonts w:ascii="Arial" w:hAnsi="Arial" w:cs="Arial"/>
                                </w:rPr>
                              </w:pPr>
                              <w:r w:rsidRPr="00A50F5A">
                                <w:rPr>
                                  <w:rFonts w:ascii="Arial" w:hAnsi="Arial" w:cs="Arial"/>
                                </w:rPr>
                                <w:t>Diligencia trámites e informes con AR</w:t>
                              </w:r>
                              <w:r>
                                <w:rPr>
                                  <w:rFonts w:ascii="Arial" w:hAnsi="Arial" w:cs="Arial"/>
                                </w:rPr>
                                <w:t>L</w:t>
                              </w:r>
                            </w:p>
                          </w:txbxContent>
                        </wps:txbx>
                        <wps:bodyPr rot="0" vert="horz" wrap="square" lIns="88697" tIns="44348" rIns="88697" bIns="44348" anchor="t" anchorCtr="0" upright="1">
                          <a:noAutofit/>
                        </wps:bodyPr>
                      </wps:wsp>
                      <wps:wsp>
                        <wps:cNvPr id="83" name="AutoShape 72"/>
                        <wps:cNvSpPr>
                          <a:spLocks noChangeArrowheads="1"/>
                        </wps:cNvSpPr>
                        <wps:spPr bwMode="auto">
                          <a:xfrm>
                            <a:off x="2207218" y="1467312"/>
                            <a:ext cx="1828814" cy="466204"/>
                          </a:xfrm>
                          <a:prstGeom prst="flowChartProcess">
                            <a:avLst/>
                          </a:prstGeom>
                          <a:solidFill>
                            <a:srgbClr val="FFFFFF"/>
                          </a:solidFill>
                          <a:ln w="9525">
                            <a:solidFill>
                              <a:srgbClr val="000000"/>
                            </a:solidFill>
                            <a:miter lim="800000"/>
                            <a:headEnd/>
                            <a:tailEnd/>
                          </a:ln>
                        </wps:spPr>
                        <wps:txbx>
                          <w:txbxContent>
                            <w:p w:rsidR="00802395" w:rsidRPr="00A50F5A" w:rsidRDefault="00802395" w:rsidP="00CA4A9B">
                              <w:pPr>
                                <w:jc w:val="center"/>
                                <w:rPr>
                                  <w:rFonts w:ascii="Arial" w:hAnsi="Arial" w:cs="Arial"/>
                                </w:rPr>
                              </w:pPr>
                              <w:r w:rsidRPr="00A50F5A">
                                <w:rPr>
                                  <w:rFonts w:ascii="Arial" w:hAnsi="Arial" w:cs="Arial"/>
                                </w:rPr>
                                <w:t>Informa al Director de emergencias</w:t>
                              </w:r>
                            </w:p>
                          </w:txbxContent>
                        </wps:txbx>
                        <wps:bodyPr rot="0" vert="horz" wrap="square" lIns="88697" tIns="44348" rIns="88697" bIns="44348" anchor="t" anchorCtr="0" upright="1">
                          <a:noAutofit/>
                        </wps:bodyPr>
                      </wps:wsp>
                      <wps:wsp>
                        <wps:cNvPr id="84" name="Rectangle 73"/>
                        <wps:cNvSpPr>
                          <a:spLocks noChangeArrowheads="1"/>
                        </wps:cNvSpPr>
                        <wps:spPr bwMode="auto">
                          <a:xfrm>
                            <a:off x="492705" y="3455628"/>
                            <a:ext cx="1393811" cy="316303"/>
                          </a:xfrm>
                          <a:prstGeom prst="rect">
                            <a:avLst/>
                          </a:prstGeom>
                          <a:solidFill>
                            <a:srgbClr val="FFFFFF"/>
                          </a:solidFill>
                          <a:ln w="9525">
                            <a:solidFill>
                              <a:srgbClr val="000000"/>
                            </a:solidFill>
                            <a:miter lim="800000"/>
                            <a:headEnd/>
                            <a:tailEnd/>
                          </a:ln>
                        </wps:spPr>
                        <wps:txbx>
                          <w:txbxContent>
                            <w:p w:rsidR="00802395" w:rsidRPr="00A50F5A" w:rsidRDefault="00802395" w:rsidP="00CA4A9B">
                              <w:pPr>
                                <w:jc w:val="center"/>
                                <w:rPr>
                                  <w:rFonts w:ascii="Arial" w:hAnsi="Arial" w:cs="Arial"/>
                                </w:rPr>
                              </w:pPr>
                              <w:r w:rsidRPr="00A50F5A">
                                <w:rPr>
                                  <w:rFonts w:ascii="Arial" w:hAnsi="Arial" w:cs="Arial"/>
                                </w:rPr>
                                <w:t>Aseguramiento</w:t>
                              </w:r>
                            </w:p>
                          </w:txbxContent>
                        </wps:txbx>
                        <wps:bodyPr rot="0" vert="horz" wrap="square" lIns="88697" tIns="44348" rIns="88697" bIns="44348" anchor="t" anchorCtr="0" upright="1">
                          <a:noAutofit/>
                        </wps:bodyPr>
                      </wps:wsp>
                      <wps:wsp>
                        <wps:cNvPr id="85" name="Rectangle 74"/>
                        <wps:cNvSpPr>
                          <a:spLocks noChangeArrowheads="1"/>
                        </wps:cNvSpPr>
                        <wps:spPr bwMode="auto">
                          <a:xfrm flipV="1">
                            <a:off x="511106" y="5799846"/>
                            <a:ext cx="1393811" cy="629505"/>
                          </a:xfrm>
                          <a:prstGeom prst="rect">
                            <a:avLst/>
                          </a:prstGeom>
                          <a:solidFill>
                            <a:srgbClr val="FFFFFF"/>
                          </a:solidFill>
                          <a:ln w="9525">
                            <a:solidFill>
                              <a:srgbClr val="000000"/>
                            </a:solidFill>
                            <a:miter lim="800000"/>
                            <a:headEnd/>
                            <a:tailEnd/>
                          </a:ln>
                        </wps:spPr>
                        <wps:txbx>
                          <w:txbxContent>
                            <w:p w:rsidR="00802395" w:rsidRPr="00A50F5A" w:rsidRDefault="00802395" w:rsidP="00CA4A9B">
                              <w:pPr>
                                <w:jc w:val="center"/>
                                <w:rPr>
                                  <w:rFonts w:ascii="Arial" w:hAnsi="Arial" w:cs="Arial"/>
                                </w:rPr>
                              </w:pPr>
                              <w:r w:rsidRPr="00A50F5A">
                                <w:rPr>
                                  <w:rFonts w:ascii="Arial" w:hAnsi="Arial" w:cs="Arial"/>
                                </w:rPr>
                                <w:t xml:space="preserve">Primeros Auxilios, Estabilización y </w:t>
                              </w:r>
                              <w:proofErr w:type="spellStart"/>
                              <w:r w:rsidRPr="00A50F5A">
                                <w:rPr>
                                  <w:rFonts w:ascii="Arial" w:hAnsi="Arial" w:cs="Arial"/>
                                </w:rPr>
                                <w:t>Triage</w:t>
                              </w:r>
                              <w:proofErr w:type="spellEnd"/>
                            </w:p>
                          </w:txbxContent>
                        </wps:txbx>
                        <wps:bodyPr rot="0" vert="horz" wrap="square" lIns="88697" tIns="44348" rIns="88697" bIns="44348" anchor="t" anchorCtr="0" upright="1">
                          <a:noAutofit/>
                        </wps:bodyPr>
                      </wps:wsp>
                      <wps:wsp>
                        <wps:cNvPr id="86" name="AutoShape 75"/>
                        <wps:cNvCnPr>
                          <a:cxnSpLocks noChangeShapeType="1"/>
                        </wps:cNvCnPr>
                        <wps:spPr bwMode="auto">
                          <a:xfrm>
                            <a:off x="3121625" y="533404"/>
                            <a:ext cx="0" cy="1962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AutoShape 76"/>
                        <wps:cNvCnPr>
                          <a:cxnSpLocks noChangeShapeType="1"/>
                        </wps:cNvCnPr>
                        <wps:spPr bwMode="auto">
                          <a:xfrm>
                            <a:off x="3121625" y="1144209"/>
                            <a:ext cx="0" cy="3231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77"/>
                        <wps:cNvCnPr>
                          <a:cxnSpLocks noChangeShapeType="1"/>
                        </wps:cNvCnPr>
                        <wps:spPr bwMode="auto">
                          <a:xfrm>
                            <a:off x="3121625" y="1933515"/>
                            <a:ext cx="9500" cy="4567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78"/>
                        <wps:cNvCnPr>
                          <a:cxnSpLocks noChangeShapeType="1"/>
                        </wps:cNvCnPr>
                        <wps:spPr bwMode="auto">
                          <a:xfrm flipV="1">
                            <a:off x="4045532" y="2638121"/>
                            <a:ext cx="443803" cy="1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79"/>
                        <wps:cNvCnPr>
                          <a:cxnSpLocks noChangeShapeType="1"/>
                        </wps:cNvCnPr>
                        <wps:spPr bwMode="auto">
                          <a:xfrm>
                            <a:off x="4036032" y="1700414"/>
                            <a:ext cx="1150309" cy="58520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1" name="AutoShape 80"/>
                        <wps:cNvCnPr>
                          <a:cxnSpLocks noChangeShapeType="1"/>
                        </wps:cNvCnPr>
                        <wps:spPr bwMode="auto">
                          <a:xfrm>
                            <a:off x="5186341" y="2990624"/>
                            <a:ext cx="4400" cy="25743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AutoShape 81"/>
                        <wps:cNvCnPr>
                          <a:cxnSpLocks noChangeShapeType="1"/>
                        </wps:cNvCnPr>
                        <wps:spPr bwMode="auto">
                          <a:xfrm flipH="1">
                            <a:off x="3121625" y="2889023"/>
                            <a:ext cx="9500" cy="573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82"/>
                        <wps:cNvCnPr>
                          <a:cxnSpLocks noChangeShapeType="1"/>
                        </wps:cNvCnPr>
                        <wps:spPr bwMode="auto">
                          <a:xfrm rot="10800000" flipV="1">
                            <a:off x="1189611" y="1700414"/>
                            <a:ext cx="1017608" cy="41280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5" name="AutoShape 83"/>
                        <wps:cNvCnPr>
                          <a:cxnSpLocks noChangeShapeType="1"/>
                        </wps:cNvCnPr>
                        <wps:spPr bwMode="auto">
                          <a:xfrm>
                            <a:off x="1189911" y="2529220"/>
                            <a:ext cx="600" cy="2552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AutoShape 84"/>
                        <wps:cNvCnPr>
                          <a:cxnSpLocks noChangeShapeType="1"/>
                        </wps:cNvCnPr>
                        <wps:spPr bwMode="auto">
                          <a:xfrm>
                            <a:off x="1189911" y="3200426"/>
                            <a:ext cx="600" cy="2552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AutoShape 85"/>
                        <wps:cNvCnPr>
                          <a:cxnSpLocks noChangeShapeType="1"/>
                        </wps:cNvCnPr>
                        <wps:spPr bwMode="auto">
                          <a:xfrm>
                            <a:off x="1189911" y="3771930"/>
                            <a:ext cx="600" cy="2286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AutoShape 86"/>
                        <wps:cNvCnPr>
                          <a:cxnSpLocks noChangeShapeType="1"/>
                        </wps:cNvCnPr>
                        <wps:spPr bwMode="auto">
                          <a:xfrm>
                            <a:off x="1189911" y="4343435"/>
                            <a:ext cx="600" cy="234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AutoShape 87"/>
                        <wps:cNvCnPr>
                          <a:cxnSpLocks noChangeShapeType="1"/>
                        </wps:cNvCnPr>
                        <wps:spPr bwMode="auto">
                          <a:xfrm>
                            <a:off x="1189611" y="5600745"/>
                            <a:ext cx="18400" cy="1991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AutoShape 88"/>
                        <wps:cNvCnPr>
                          <a:cxnSpLocks noChangeShapeType="1"/>
                        </wps:cNvCnPr>
                        <wps:spPr bwMode="auto">
                          <a:xfrm rot="10800000" flipH="1" flipV="1">
                            <a:off x="492605" y="2321219"/>
                            <a:ext cx="18500" cy="3793430"/>
                          </a:xfrm>
                          <a:prstGeom prst="bentConnector3">
                            <a:avLst>
                              <a:gd name="adj1" fmla="val -124138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5" name="AutoShape 90"/>
                        <wps:cNvCnPr>
                          <a:cxnSpLocks noChangeShapeType="1"/>
                        </wps:cNvCnPr>
                        <wps:spPr bwMode="auto">
                          <a:xfrm flipH="1">
                            <a:off x="3153125" y="6728554"/>
                            <a:ext cx="2400" cy="139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AutoShape 92"/>
                        <wps:cNvCnPr>
                          <a:cxnSpLocks noChangeShapeType="1"/>
                        </wps:cNvCnPr>
                        <wps:spPr bwMode="auto">
                          <a:xfrm rot="5400000" flipH="1" flipV="1">
                            <a:off x="1787715" y="5841647"/>
                            <a:ext cx="8000" cy="1167409"/>
                          </a:xfrm>
                          <a:prstGeom prst="bentConnector4">
                            <a:avLst>
                              <a:gd name="adj1" fmla="val -2849662"/>
                              <a:gd name="adj2" fmla="val 7984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7" name="Rectangle 93"/>
                        <wps:cNvSpPr>
                          <a:spLocks noChangeArrowheads="1"/>
                        </wps:cNvSpPr>
                        <wps:spPr bwMode="auto">
                          <a:xfrm>
                            <a:off x="492705" y="4578337"/>
                            <a:ext cx="1393811" cy="415303"/>
                          </a:xfrm>
                          <a:prstGeom prst="rect">
                            <a:avLst/>
                          </a:prstGeom>
                          <a:solidFill>
                            <a:srgbClr val="FFFFFF"/>
                          </a:solidFill>
                          <a:ln w="9525">
                            <a:solidFill>
                              <a:srgbClr val="000000"/>
                            </a:solidFill>
                            <a:miter lim="800000"/>
                            <a:headEnd/>
                            <a:tailEnd/>
                          </a:ln>
                        </wps:spPr>
                        <wps:txbx>
                          <w:txbxContent>
                            <w:p w:rsidR="00802395" w:rsidRPr="00A50F5A" w:rsidRDefault="00802395" w:rsidP="00CA4A9B">
                              <w:pPr>
                                <w:jc w:val="center"/>
                                <w:rPr>
                                  <w:rFonts w:ascii="Arial" w:hAnsi="Arial" w:cs="Arial"/>
                                </w:rPr>
                              </w:pPr>
                              <w:r w:rsidRPr="00A50F5A">
                                <w:rPr>
                                  <w:rFonts w:ascii="Arial" w:hAnsi="Arial" w:cs="Arial"/>
                                </w:rPr>
                                <w:t>Inmovilización y Estabilización</w:t>
                              </w:r>
                            </w:p>
                          </w:txbxContent>
                        </wps:txbx>
                        <wps:bodyPr rot="0" vert="horz" wrap="square" lIns="88697" tIns="44348" rIns="88697" bIns="44348" anchor="t" anchorCtr="0" upright="1">
                          <a:noAutofit/>
                        </wps:bodyPr>
                      </wps:wsp>
                      <wps:wsp>
                        <wps:cNvPr id="108" name="AutoShape 94"/>
                        <wps:cNvCnPr>
                          <a:cxnSpLocks noChangeShapeType="1"/>
                        </wps:cNvCnPr>
                        <wps:spPr bwMode="auto">
                          <a:xfrm>
                            <a:off x="1189911" y="4993640"/>
                            <a:ext cx="600" cy="2642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19 Conector angular"/>
                        <wps:cNvCnPr>
                          <a:cxnSpLocks noChangeShapeType="1"/>
                        </wps:cNvCnPr>
                        <wps:spPr bwMode="auto">
                          <a:xfrm rot="5400000">
                            <a:off x="4403835" y="5634545"/>
                            <a:ext cx="306702" cy="1267010"/>
                          </a:xfrm>
                          <a:prstGeom prst="bentConnector2">
                            <a:avLst/>
                          </a:prstGeom>
                          <a:noFill/>
                          <a:ln w="9525">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s:wsp>
                        <wps:cNvPr id="114" name="21 Conector recto de flecha"/>
                        <wps:cNvCnPr>
                          <a:cxnSpLocks noChangeShapeType="1"/>
                        </wps:cNvCnPr>
                        <wps:spPr bwMode="auto">
                          <a:xfrm>
                            <a:off x="3121625" y="3771930"/>
                            <a:ext cx="22000" cy="2342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6741629" id="Lienzo 109" o:spid="_x0000_s1447" editas="canvas" style="width:428pt;height:589.75pt;mso-position-horizontal-relative:char;mso-position-vertical-relative:line" coordsize="54349,7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">
                <v:shape id="_x0000_s1448" type="#_x0000_t75" style="position:absolute;width:54349;height:74898;visibility:visible;mso-wrap-style:square">
                  <v:fill o:detectmouseclick="t"/>
                  <v:path o:connecttype="none"/>
                </v:shape>
                <v:shape id="AutoShape 60" o:spid="_x0000_s1449" type="#_x0000_t116" style="position:absolute;left:22486;top:68678;width:18091;height:586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EWMEA&#10;AADbAAAADwAAAGRycy9kb3ducmV2LnhtbERPPWvDMBDdA/kP4gJdTC0nQxOcyCYYDFk61G2Hblfr&#10;Yru1TkZSYvffV0Oh4+N9n8rFjOJOzg+WFWzTDARxa/XAnYK31/rxAMIHZI2jZVLwQx7KYr06Ya7t&#10;zC90b0InYgj7HBX0IUy5lL7tyaBP7UQcuat1BkOErpPa4RzDzSh3WfYkDQ4cG3qcqOqp/W5uRsHX&#10;RzIeuqGu3u1u1suno+oZE6UeNsv5CCLQEv7Ff+6LVrCP6+OX+AN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ixFjBAAAA2wAAAA8AAAAAAAAAAAAAAAAAmAIAAGRycy9kb3du&#10;cmV2LnhtbFBLBQYAAAAABAAEAPUAAACGAwAAAAA=&#10;" fillcolor="#ffa2a1" strokecolor="#bc4542">
                  <v:fill color2="#ffe5e5" rotate="t" angle="180" colors="0 #ffa2a1;22938f #ffbebd;1 #ffe5e5" focus="100%" type="gradient"/>
                  <v:shadow on="t" color="black" opacity="24903f" origin=",.5" offset="0,.55556mm"/>
                  <v:textbox inset="2.46381mm,1mm,2.46381mm,1mm">
                    <w:txbxContent>
                      <w:p w:rsidR="00802395" w:rsidRPr="00A50F5A" w:rsidRDefault="00802395" w:rsidP="00CA4A9B">
                        <w:pPr>
                          <w:jc w:val="center"/>
                          <w:rPr>
                            <w:rFonts w:ascii="Arial" w:hAnsi="Arial" w:cs="Arial"/>
                          </w:rPr>
                        </w:pPr>
                        <w:r w:rsidRPr="00A50F5A">
                          <w:rPr>
                            <w:rFonts w:ascii="Arial" w:hAnsi="Arial" w:cs="Arial"/>
                          </w:rPr>
                          <w:t>Seguimiento al paciente</w:t>
                        </w:r>
                      </w:p>
                    </w:txbxContent>
                  </v:textbox>
                </v:shape>
                <v:shape id="AutoShape 61" o:spid="_x0000_s1450" type="#_x0000_t116" style="position:absolute;left:22072;width:18288;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bM7sIA&#10;AADbAAAADwAAAGRycy9kb3ducmV2LnhtbESPT2sCMRTE74V+h/AK3mqiB7tsjSKKsAcv/il4fGxe&#10;N6Gbl2UTdf32Rih4HGbmN8x8OfhWXKmPLrCGyViBIK6DcdxoOB23nwWImJANtoFJw50iLBfvb3Ms&#10;Tbjxnq6H1IgM4ViiBptSV0oZa0se4zh0xNn7Db3HlGXfSNPjLcN9K6dKzaRHx3nBYkdrS/Xf4eI1&#10;ONzZbnPaNoU733eqOlc/qqi0Hn0Mq28QiYb0Cv+3K6PhawLPL/k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JszuwgAAANsAAAAPAAAAAAAAAAAAAAAAAJgCAABkcnMvZG93&#10;bnJldi54bWxQSwUGAAAAAAQABAD1AAAAhwMAAAAA&#10;" fillcolor="#769535" strokecolor="#94b64e">
                  <v:fill color2="#9cc746" rotate="t" angle="180" colors="0 #769535;52429f #9bc348;1 #9cc746" focus="100%" type="gradient">
                    <o:fill v:ext="view" type="gradientUnscaled"/>
                  </v:fill>
                  <v:shadow on="t" color="black" opacity="22936f" origin=",.5" offset="0,.63889mm"/>
                  <v:textbox inset="2.46381mm,1mm,2.46381mm,1mm">
                    <w:txbxContent>
                      <w:p w:rsidR="00802395" w:rsidRPr="00A50F5A" w:rsidRDefault="00802395" w:rsidP="00CA4A9B">
                        <w:pPr>
                          <w:jc w:val="center"/>
                          <w:rPr>
                            <w:rFonts w:ascii="Arial" w:hAnsi="Arial" w:cs="Arial"/>
                            <w:b/>
                          </w:rPr>
                        </w:pPr>
                        <w:r w:rsidRPr="00A50F5A">
                          <w:rPr>
                            <w:rFonts w:ascii="Arial" w:hAnsi="Arial" w:cs="Arial"/>
                            <w:b/>
                          </w:rPr>
                          <w:t>EMERGENCIA CON LESIONADOS</w:t>
                        </w:r>
                      </w:p>
                    </w:txbxContent>
                  </v:textbox>
                </v:shape>
                <v:shape id="AutoShape 62" o:spid="_x0000_s1451" type="#_x0000_t109" style="position:absolute;left:22072;top:7296;width:18288;height:4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f7zMQA&#10;AADbAAAADwAAAGRycy9kb3ducmV2LnhtbESPQWvCQBSE7wX/w/IKvYhu6kElukoRAu2tWgl4e2Sf&#10;STT7NmafGv99Vyj0OMzMN8xy3btG3agLtWcD7+MEFHHhbc2lgf1PNpqDCoJssfFMBh4UYL0avCwx&#10;tf7OW7rtpFQRwiFFA5VIm2odioochrFviaN39J1DibIrte3wHuGu0ZMkmWqHNceFClvaVFScd1dn&#10;gLaXk5XhZni4fn/ls4e0WZ4djHl77T8WoIR6+Q//tT+tgdkEnl/iD9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H+8zEAAAA2wAAAA8AAAAAAAAAAAAAAAAAmAIAAGRycy9k&#10;b3ducmV2LnhtbFBLBQYAAAAABAAEAPUAAACJAwAAAAA=&#10;">
                  <v:textbox inset="2.46381mm,1.2319mm,2.46381mm,1.2319mm">
                    <w:txbxContent>
                      <w:p w:rsidR="00802395" w:rsidRPr="00A50F5A" w:rsidRDefault="00802395" w:rsidP="00CA4A9B">
                        <w:pPr>
                          <w:jc w:val="center"/>
                          <w:rPr>
                            <w:rFonts w:ascii="Arial" w:hAnsi="Arial" w:cs="Arial"/>
                          </w:rPr>
                        </w:pPr>
                        <w:r w:rsidRPr="00A50F5A">
                          <w:rPr>
                            <w:rFonts w:ascii="Arial" w:hAnsi="Arial" w:cs="Arial"/>
                          </w:rPr>
                          <w:t>Informe a Recursos Humanos</w:t>
                        </w:r>
                      </w:p>
                    </w:txbxContent>
                  </v:textbox>
                </v:shape>
                <v:rect id="Rectangle 63" o:spid="_x0000_s1452" style="position:absolute;left:4927;top:21132;width:13938;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My8QA&#10;AADbAAAADwAAAGRycy9kb3ducmV2LnhtbESPzWrDMBCE74W+g9hCb4mc0jbBiRL6Q2kvJX9+gMXa&#10;SCbWykhq7Obpo0Kgx2FmvmEWq8G14kQhNp4VTMYFCOLa64aNgmr/MZqBiAlZY+uZFPxShNXy9maB&#10;pfY9b+m0S0ZkCMcSFdiUulLKWFtyGMe+I87ewQeHKctgpA7YZ7hr5UNRPEuHDecFix29WaqPux+n&#10;IBr5/mmqan3+Dhu3f+1t/XTcKnV/N7zMQSQa0n/42v7SCqaP8Pcl/wC5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fzMvEAAAA2wAAAA8AAAAAAAAAAAAAAAAAmAIAAGRycy9k&#10;b3ducmV2LnhtbFBLBQYAAAAABAAEAPUAAACJAwAAAAA=&#10;">
                  <v:textbox inset="2.46381mm,1.2319mm,2.46381mm,1.2319mm">
                    <w:txbxContent>
                      <w:p w:rsidR="00802395" w:rsidRPr="00A50F5A" w:rsidRDefault="00802395" w:rsidP="00CA4A9B">
                        <w:pPr>
                          <w:jc w:val="center"/>
                          <w:rPr>
                            <w:rFonts w:ascii="Arial" w:hAnsi="Arial" w:cs="Arial"/>
                          </w:rPr>
                        </w:pPr>
                        <w:r w:rsidRPr="00A50F5A">
                          <w:rPr>
                            <w:rFonts w:ascii="Arial" w:hAnsi="Arial" w:cs="Arial"/>
                          </w:rPr>
                          <w:t>Informa a Brigada de emergencias</w:t>
                        </w:r>
                      </w:p>
                    </w:txbxContent>
                  </v:textbox>
                </v:rect>
                <v:rect id="Rectangle 64" o:spid="_x0000_s1453" style="position:absolute;left:4927;top:27844;width:13938;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NpUMQA&#10;AADbAAAADwAAAGRycy9kb3ducmV2LnhtbESP0WoCMRRE3wv+Q7hC32rWglpWo9iWUl+KVfcDLptr&#10;sri5WZLU3fbrm0LBx2FmzjCrzeBacaUQG88KppMCBHHtdcNGQXV6e3gCEROyxtYzKfimCJv16G6F&#10;pfY9H+h6TEZkCMcSFdiUulLKWFtyGCe+I87e2QeHKctgpA7YZ7hr5WNRzKXDhvOCxY5eLNWX45dT&#10;EI18fTdVtf/5CJ/u9NzbenY5KHU/HrZLEImGdAv/t3dawWIGf1/yD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TaVDEAAAA2wAAAA8AAAAAAAAAAAAAAAAAmAIAAGRycy9k&#10;b3ducmV2LnhtbFBLBQYAAAAABAAEAPUAAACJAwAAAAA=&#10;">
                  <v:textbox inset="2.46381mm,1.2319mm,2.46381mm,1.2319mm">
                    <w:txbxContent>
                      <w:p w:rsidR="00802395" w:rsidRPr="00A50F5A" w:rsidRDefault="00802395" w:rsidP="00CA4A9B">
                        <w:pPr>
                          <w:jc w:val="center"/>
                          <w:rPr>
                            <w:rFonts w:ascii="Arial" w:hAnsi="Arial" w:cs="Arial"/>
                          </w:rPr>
                        </w:pPr>
                        <w:r w:rsidRPr="00A50F5A">
                          <w:rPr>
                            <w:rFonts w:ascii="Arial" w:hAnsi="Arial" w:cs="Arial"/>
                          </w:rPr>
                          <w:t>Búsqueda y localización</w:t>
                        </w:r>
                      </w:p>
                    </w:txbxContent>
                  </v:textbox>
                </v:rect>
                <v:rect id="Rectangle 65" o:spid="_x0000_s1454" style="position:absolute;left:4927;top:40005;width:1393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H3J8QA&#10;AADbAAAADwAAAGRycy9kb3ducmV2LnhtbESP0WoCMRRE3wv+Q7hC32pWobasRrGV0r5Iq+4HXDbX&#10;ZHFzsySpu+3Xm0LBx2FmzjDL9eBacaEQG88KppMCBHHtdcNGQXV8e3gGEROyxtYzKfihCOvV6G6J&#10;pfY97+lySEZkCMcSFdiUulLKWFtyGCe+I87eyQeHKctgpA7YZ7hr5awo5tJhw3nBYkevlurz4dsp&#10;iEZu301Vff7uwpc7vvS2fjzvlbofD5sFiERDuoX/2x9awdMc/r7k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B9yfEAAAA2wAAAA8AAAAAAAAAAAAAAAAAmAIAAGRycy9k&#10;b3ducmV2LnhtbFBLBQYAAAAABAAEAPUAAACJAwAAAAA=&#10;">
                  <v:textbox inset="2.46381mm,1.2319mm,2.46381mm,1.2319mm">
                    <w:txbxContent>
                      <w:p w:rsidR="00802395" w:rsidRPr="00A50F5A" w:rsidRDefault="00802395" w:rsidP="00CA4A9B">
                        <w:pPr>
                          <w:jc w:val="center"/>
                          <w:rPr>
                            <w:rFonts w:ascii="Arial" w:hAnsi="Arial" w:cs="Arial"/>
                          </w:rPr>
                        </w:pPr>
                        <w:r w:rsidRPr="00A50F5A">
                          <w:rPr>
                            <w:rFonts w:ascii="Arial" w:hAnsi="Arial" w:cs="Arial"/>
                          </w:rPr>
                          <w:t>Acceso</w:t>
                        </w:r>
                      </w:p>
                    </w:txbxContent>
                  </v:textbox>
                </v:rect>
                <v:rect id="Rectangle 66" o:spid="_x0000_s1455" style="position:absolute;left:4927;top:52578;width:1393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1SvMQA&#10;AADbAAAADwAAAGRycy9kb3ducmV2LnhtbESP0WoCMRRE3wv+Q7hC32pWoVpWo9hKaV9Kq+4HXDbX&#10;ZHFzsySpu+3Xm0LBx2FmzjCrzeBacaEQG88KppMCBHHtdcNGQXV8fXgCEROyxtYzKfihCJv16G6F&#10;pfY97+lySEZkCMcSFdiUulLKWFtyGCe+I87eyQeHKctgpA7YZ7hr5awo5tJhw3nBYkcvlurz4dsp&#10;iEbu3kxVff5+hC93fO5t/XjeK3U/HrZLEImGdAv/t9+1gsUC/r7k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NUrzEAAAA2wAAAA8AAAAAAAAAAAAAAAAAmAIAAGRycy9k&#10;b3ducmV2LnhtbFBLBQYAAAAABAAEAPUAAACJAwAAAAA=&#10;">
                  <v:textbox inset="2.46381mm,1.2319mm,2.46381mm,1.2319mm">
                    <w:txbxContent>
                      <w:p w:rsidR="00802395" w:rsidRPr="00A50F5A" w:rsidRDefault="00802395" w:rsidP="00CA4A9B">
                        <w:pPr>
                          <w:jc w:val="center"/>
                          <w:rPr>
                            <w:rFonts w:ascii="Arial" w:hAnsi="Arial" w:cs="Arial"/>
                          </w:rPr>
                        </w:pPr>
                        <w:r w:rsidRPr="00A50F5A">
                          <w:rPr>
                            <w:rFonts w:ascii="Arial" w:hAnsi="Arial" w:cs="Arial"/>
                          </w:rPr>
                          <w:t>Extracción</w:t>
                        </w:r>
                      </w:p>
                    </w:txbxContent>
                  </v:textbox>
                </v:rect>
                <v:rect id="Rectangle 67" o:spid="_x0000_s1456" style="position:absolute;left:23636;top:61141;width:15601;height:614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6T48AA&#10;AADbAAAADwAAAGRycy9kb3ducmV2LnhtbERPz2vCMBS+D/wfwhO8zVRlq1ajOEEY7LQq6PHRPJtq&#10;89I1sXb//XIYePz4fq82va1FR62vHCuYjBMQxIXTFZcKjof96xyED8gaa8ek4Jc8bNaDlxVm2j34&#10;m7o8lCKGsM9QgQmhyaT0hSGLfuwa4shdXGsxRNiWUrf4iOG2ltMkeZcWK44NBhvaGSpu+d0qqMwp&#10;P3dXd/yYbfltcf+SPv2RSo2G/XYJIlAfnuJ/96dWkMax8Uv8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6T48AAAADbAAAADwAAAAAAAAAAAAAAAACYAgAAZHJzL2Rvd25y&#10;ZXYueG1sUEsFBgAAAAAEAAQA9QAAAIUDAAAAAA==&#10;">
                  <v:textbox inset="2.46381mm,1.2319mm,2.46381mm,1.2319mm">
                    <w:txbxContent>
                      <w:p w:rsidR="00802395" w:rsidRPr="00A50F5A" w:rsidRDefault="00802395" w:rsidP="00CA4A9B">
                        <w:pPr>
                          <w:jc w:val="center"/>
                          <w:rPr>
                            <w:rFonts w:ascii="Arial" w:hAnsi="Arial" w:cs="Arial"/>
                          </w:rPr>
                        </w:pPr>
                        <w:r w:rsidRPr="00A50F5A">
                          <w:rPr>
                            <w:rFonts w:ascii="Arial" w:hAnsi="Arial" w:cs="Arial"/>
                          </w:rPr>
                          <w:t>Remisión y Transporte a Centro Asistencial</w:t>
                        </w:r>
                      </w:p>
                    </w:txbxContent>
                  </v:textbox>
                </v:rect>
                <v:rect id="Rectangle 68" o:spid="_x0000_s1457" style="position:absolute;left:44893;top:22856;width:13939;height:7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jVcQA&#10;AADbAAAADwAAAGRycy9kb3ducmV2LnhtbESPzWrDMBCE74W+g9hCb4mcQtvEiRL6Q2kvJX9+gMXa&#10;SCbWykhq7Obpo0Kgx2FmvmEWq8G14kQhNp4VTMYFCOLa64aNgmr/MZqCiAlZY+uZFPxShNXy9maB&#10;pfY9b+m0S0ZkCMcSFdiUulLKWFtyGMe+I87ewQeHKctgpA7YZ7hr5UNRPEmHDecFix29WaqPux+n&#10;IBr5/mmqan3+Dhu3f+1t/XjcKnV/N7zMQSQa0n/42v7SCp5n8Pcl/wC5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eY1XEAAAA2wAAAA8AAAAAAAAAAAAAAAAAmAIAAGRycy9k&#10;b3ducmV2LnhtbFBLBQYAAAAABAAEAPUAAACJAwAAAAA=&#10;">
                  <v:textbox inset="2.46381mm,1.2319mm,2.46381mm,1.2319mm">
                    <w:txbxContent>
                      <w:p w:rsidR="00802395" w:rsidRPr="00A50F5A" w:rsidRDefault="00802395" w:rsidP="00CA4A9B">
                        <w:pPr>
                          <w:jc w:val="center"/>
                          <w:rPr>
                            <w:rFonts w:ascii="Arial" w:hAnsi="Arial" w:cs="Arial"/>
                          </w:rPr>
                        </w:pPr>
                        <w:r w:rsidRPr="00A50F5A">
                          <w:rPr>
                            <w:rFonts w:ascii="Arial" w:hAnsi="Arial" w:cs="Arial"/>
                          </w:rPr>
                          <w:t xml:space="preserve">Informa a Coordinador </w:t>
                        </w:r>
                        <w:r>
                          <w:rPr>
                            <w:rFonts w:ascii="Arial" w:hAnsi="Arial" w:cs="Arial"/>
                          </w:rPr>
                          <w:t>SST</w:t>
                        </w:r>
                      </w:p>
                    </w:txbxContent>
                  </v:textbox>
                </v:rect>
                <v:shape id="AutoShape 69" o:spid="_x0000_s1458" type="#_x0000_t109" style="position:absolute;left:22167;top:23902;width:18288;height:4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ywB8AA&#10;AADbAAAADwAAAGRycy9kb3ducmV2LnhtbERPS4vCMBC+C/sfwizsRTR1DyrVKItQ0Nv6QPA2NGNb&#10;t5nUZtT67zcHwePH954vO1erO7Wh8mxgNExAEefeVlwYOOyzwRRUEGSLtWcy8KQAy8VHb46p9Q/e&#10;0n0nhYohHFI0UIo0qdYhL8lhGPqGOHJn3zqUCNtC2xYfMdzV+jtJxtphxbGhxIZWJeV/u5szQNvr&#10;xUp/1T/dfjfHyVOa7JidjPn67H5moIQ6eYtf7rU1MI3r45f4A/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kywB8AAAADbAAAADwAAAAAAAAAAAAAAAACYAgAAZHJzL2Rvd25y&#10;ZXYueG1sUEsFBgAAAAAEAAQA9QAAAIUDAAAAAA==&#10;">
                  <v:textbox inset="2.46381mm,1.2319mm,2.46381mm,1.2319mm">
                    <w:txbxContent>
                      <w:p w:rsidR="00802395" w:rsidRPr="00A50F5A" w:rsidRDefault="00802395" w:rsidP="00CA4A9B">
                        <w:pPr>
                          <w:jc w:val="center"/>
                          <w:rPr>
                            <w:rFonts w:ascii="Arial" w:hAnsi="Arial" w:cs="Arial"/>
                          </w:rPr>
                        </w:pPr>
                        <w:r w:rsidRPr="00A50F5A">
                          <w:rPr>
                            <w:rFonts w:ascii="Arial" w:hAnsi="Arial" w:cs="Arial"/>
                          </w:rPr>
                          <w:t>Informa al Director de Apoyo Interno y externo</w:t>
                        </w:r>
                      </w:p>
                    </w:txbxContent>
                  </v:textbox>
                </v:shape>
                <v:shape id="AutoShape 70" o:spid="_x0000_s1459" type="#_x0000_t109" style="position:absolute;left:22072;top:34620;width:18288;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kSxMUA&#10;AADbAAAADwAAAGRycy9kb3ducmV2LnhtbESPQWvCQBSE70L/w/IK3nSjBSsxG2nFQis92Cg9P7LP&#10;JG32bcyuMfrrXaHQ4zDzzTDJsje16Kh1lWUFk3EEgji3uuJCwX73NpqDcB5ZY22ZFFzIwTJ9GCQY&#10;a3vmL+oyX4hQwi5GBaX3TSyly0sy6Ma2IQ7ewbYGfZBtIXWL51BuajmNopk0WHFYKLGhVUn5b3Yy&#10;Cubfm8+nffexpq3f5q/Z8/Fnd50pNXzsXxYgPPX+P/xHv+vATeD+JfwAm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RLExQAAANsAAAAPAAAAAAAAAAAAAAAAAJgCAABkcnMv&#10;ZG93bnJldi54bWxQSwUGAAAAAAQABAD1AAAAigMAAAAA&#10;" strokecolor="#9bbb59" strokeweight="2pt">
                  <v:textbox inset="2.46381mm,1.2319mm,2.46381mm,1.2319mm">
                    <w:txbxContent>
                      <w:p w:rsidR="00802395" w:rsidRPr="00A50F5A" w:rsidRDefault="00802395" w:rsidP="00CA4A9B">
                        <w:pPr>
                          <w:jc w:val="center"/>
                          <w:rPr>
                            <w:rFonts w:ascii="Arial" w:hAnsi="Arial" w:cs="Arial"/>
                          </w:rPr>
                        </w:pPr>
                        <w:r w:rsidRPr="00A50F5A">
                          <w:rPr>
                            <w:rFonts w:ascii="Arial" w:hAnsi="Arial" w:cs="Arial"/>
                          </w:rPr>
                          <w:t>Coordinar traslado</w:t>
                        </w:r>
                      </w:p>
                    </w:txbxContent>
                  </v:textbox>
                </v:shape>
                <v:shape id="AutoShape 71" o:spid="_x0000_s1460" type="#_x0000_t109" style="position:absolute;left:44893;top:55649;width:14028;height:5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KL68MA&#10;AADbAAAADwAAAGRycy9kb3ducmV2LnhtbESPQWvCQBSE74X+h+UVvIhu9NBKdJUiBPSmVgRvj+wz&#10;ic2+jdmnxn/fFYQeh5n5hpktOlerG7Wh8mxgNExAEefeVlwY2P9kgwmoIMgWa89k4EEBFvP3txmm&#10;1t95S7edFCpCOKRooBRpUq1DXpLDMPQNcfROvnUoUbaFti3eI9zVepwkn9phxXGhxIaWJeW/u6sz&#10;QNvL2Up/2T9eN+vD10Oa7JAdjel9dN9TUEKd/Idf7ZU1MBnD80v8AX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KL68MAAADbAAAADwAAAAAAAAAAAAAAAACYAgAAZHJzL2Rv&#10;d25yZXYueG1sUEsFBgAAAAAEAAQA9QAAAIgDAAAAAA==&#10;">
                  <v:textbox inset="2.46381mm,1.2319mm,2.46381mm,1.2319mm">
                    <w:txbxContent>
                      <w:p w:rsidR="00802395" w:rsidRPr="00A50F5A" w:rsidRDefault="00802395" w:rsidP="00CA4A9B">
                        <w:pPr>
                          <w:jc w:val="center"/>
                          <w:rPr>
                            <w:rFonts w:ascii="Arial" w:hAnsi="Arial" w:cs="Arial"/>
                          </w:rPr>
                        </w:pPr>
                        <w:r w:rsidRPr="00A50F5A">
                          <w:rPr>
                            <w:rFonts w:ascii="Arial" w:hAnsi="Arial" w:cs="Arial"/>
                          </w:rPr>
                          <w:t>Diligencia trámites e informes con AR</w:t>
                        </w:r>
                        <w:r>
                          <w:rPr>
                            <w:rFonts w:ascii="Arial" w:hAnsi="Arial" w:cs="Arial"/>
                          </w:rPr>
                          <w:t>L</w:t>
                        </w:r>
                      </w:p>
                    </w:txbxContent>
                  </v:textbox>
                </v:shape>
                <v:shape id="AutoShape 72" o:spid="_x0000_s1461" type="#_x0000_t109" style="position:absolute;left:22072;top:14673;width:18288;height:4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4ucMQA&#10;AADbAAAADwAAAGRycy9kb3ducmV2LnhtbESPQWvCQBSE7wX/w/KEXsRs2kIboquIEGhvVYvg7ZF9&#10;JtHs2zT71Pjvu4VCj8PMfMPMl4Nr1ZX60Hg28JSkoIhLbxuuDHztimkGKgiyxdYzGbhTgOVi9DDH&#10;3Pobb+i6lUpFCIccDdQiXa51KGtyGBLfEUfv6HuHEmVfadvjLcJdq5/T9FU7bDgu1NjRuqbyvL04&#10;A7T5PlmZrCeHy+fH/u0uXbEvDsY8jofVDJTQIP/hv/a7NZC9wO+X+AP0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eLnDEAAAA2wAAAA8AAAAAAAAAAAAAAAAAmAIAAGRycy9k&#10;b3ducmV2LnhtbFBLBQYAAAAABAAEAPUAAACJAwAAAAA=&#10;">
                  <v:textbox inset="2.46381mm,1.2319mm,2.46381mm,1.2319mm">
                    <w:txbxContent>
                      <w:p w:rsidR="00802395" w:rsidRPr="00A50F5A" w:rsidRDefault="00802395" w:rsidP="00CA4A9B">
                        <w:pPr>
                          <w:jc w:val="center"/>
                          <w:rPr>
                            <w:rFonts w:ascii="Arial" w:hAnsi="Arial" w:cs="Arial"/>
                          </w:rPr>
                        </w:pPr>
                        <w:r w:rsidRPr="00A50F5A">
                          <w:rPr>
                            <w:rFonts w:ascii="Arial" w:hAnsi="Arial" w:cs="Arial"/>
                          </w:rPr>
                          <w:t>Informa al Director de emergencias</w:t>
                        </w:r>
                      </w:p>
                    </w:txbxContent>
                  </v:textbox>
                </v:shape>
                <v:rect id="Rectangle 73" o:spid="_x0000_s1462" style="position:absolute;left:4927;top:34556;width:13938;height:3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q87MQA&#10;AADbAAAADwAAAGRycy9kb3ducmV2LnhtbESP3UoDMRSE74W+QzgF72y2UqVsm5ZWKXoj9mcf4LA5&#10;TZZuTpYkdlef3ghCL4eZ+YZZrgfXiiuF2HhWMJ0UIIhrrxs2CqrT7mEOIiZkja1nUvBNEdar0d0S&#10;S+17PtD1mIzIEI4lKrApdaWUsbbkME58R5y9sw8OU5bBSB2wz3DXyseieJYOG84LFjt6sVRfjl9O&#10;QTTy9c1U1efPR9i707a39dPloNT9eNgsQCQa0i38337XCuYz+Pu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KvOzEAAAA2wAAAA8AAAAAAAAAAAAAAAAAmAIAAGRycy9k&#10;b3ducmV2LnhtbFBLBQYAAAAABAAEAPUAAACJAwAAAAA=&#10;">
                  <v:textbox inset="2.46381mm,1.2319mm,2.46381mm,1.2319mm">
                    <w:txbxContent>
                      <w:p w:rsidR="00802395" w:rsidRPr="00A50F5A" w:rsidRDefault="00802395" w:rsidP="00CA4A9B">
                        <w:pPr>
                          <w:jc w:val="center"/>
                          <w:rPr>
                            <w:rFonts w:ascii="Arial" w:hAnsi="Arial" w:cs="Arial"/>
                          </w:rPr>
                        </w:pPr>
                        <w:r w:rsidRPr="00A50F5A">
                          <w:rPr>
                            <w:rFonts w:ascii="Arial" w:hAnsi="Arial" w:cs="Arial"/>
                          </w:rPr>
                          <w:t>Aseguramiento</w:t>
                        </w:r>
                      </w:p>
                    </w:txbxContent>
                  </v:textbox>
                </v:rect>
                <v:rect id="Rectangle 74" o:spid="_x0000_s1463" style="position:absolute;left:5111;top:57998;width:13938;height:629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pMWsQA&#10;AADbAAAADwAAAGRycy9kb3ducmV2LnhtbESPQWvCQBSE74L/YXlCb2ajRWtjVrGFQqEnU6E9PrLP&#10;bDT7Ns2uMf33XUHocZiZb5h8O9hG9NT52rGCWZKCIC6drrlScPh8m65A+ICssXFMCn7Jw3YzHuWY&#10;aXflPfVFqESEsM9QgQmhzaT0pSGLPnEtcfSOrrMYouwqqTu8Rrht5DxNl9JizXHBYEuvhspzcbEK&#10;avNVfPcnd3h53PHi+fIh/dOPVOphMuzWIAIN4T98b79rBasF3L7EH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KTFrEAAAA2wAAAA8AAAAAAAAAAAAAAAAAmAIAAGRycy9k&#10;b3ducmV2LnhtbFBLBQYAAAAABAAEAPUAAACJAwAAAAA=&#10;">
                  <v:textbox inset="2.46381mm,1.2319mm,2.46381mm,1.2319mm">
                    <w:txbxContent>
                      <w:p w:rsidR="00802395" w:rsidRPr="00A50F5A" w:rsidRDefault="00802395" w:rsidP="00CA4A9B">
                        <w:pPr>
                          <w:jc w:val="center"/>
                          <w:rPr>
                            <w:rFonts w:ascii="Arial" w:hAnsi="Arial" w:cs="Arial"/>
                          </w:rPr>
                        </w:pPr>
                        <w:r w:rsidRPr="00A50F5A">
                          <w:rPr>
                            <w:rFonts w:ascii="Arial" w:hAnsi="Arial" w:cs="Arial"/>
                          </w:rPr>
                          <w:t xml:space="preserve">Primeros Auxilios, Estabilización y </w:t>
                        </w:r>
                        <w:proofErr w:type="spellStart"/>
                        <w:r w:rsidRPr="00A50F5A">
                          <w:rPr>
                            <w:rFonts w:ascii="Arial" w:hAnsi="Arial" w:cs="Arial"/>
                          </w:rPr>
                          <w:t>Triage</w:t>
                        </w:r>
                        <w:proofErr w:type="spellEnd"/>
                      </w:p>
                    </w:txbxContent>
                  </v:textbox>
                </v:rect>
                <v:shape id="AutoShape 75" o:spid="_x0000_s1464" type="#_x0000_t32" style="position:absolute;left:31216;top:5334;width:0;height:1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5AEcUAAADbAAAADwAAAGRycy9kb3ducmV2LnhtbESPQWsCMRSE74X+h/AKvdWsPYiuRikF&#10;pVg8VGXR22Pzulm6eVmS7Lr665tCweMwM98wi9VgG9GTD7VjBeNRBoK4dLrmSsHxsH6ZgggRWWPj&#10;mBRcKcBq+fiwwFy7C39Rv4+VSBAOOSowMba5lKE0ZDGMXEucvG/nLcYkfSW1x0uC20a+ZtlEWqw5&#10;LRhs6d1Q+bPvrILT56wrrsWOtsV4tj2jt+F22Cj1/DS8zUFEGuI9/N/+0AqmE/j7kn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65AEcUAAADbAAAADwAAAAAAAAAA&#10;AAAAAAChAgAAZHJzL2Rvd25yZXYueG1sUEsFBgAAAAAEAAQA+QAAAJMDAAAAAA==&#10;">
                  <v:stroke endarrow="block"/>
                </v:shape>
                <v:shape id="AutoShape 76" o:spid="_x0000_s1465" type="#_x0000_t32" style="position:absolute;left:31216;top:11442;width:0;height:32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LlisUAAADbAAAADwAAAGRycy9kb3ducmV2LnhtbESPQWvCQBSE7wX/w/KE3urGHqpGVxHB&#10;Uiw9aErQ2yP7TILZt2F31eiv7wpCj8PMfMPMFp1pxIWcry0rGA4SEMSF1TWXCn6z9dsYhA/IGhvL&#10;pOBGHhbz3ssMU22vvKXLLpQiQtinqKAKoU2l9EVFBv3AtsTRO1pnMETpSqkdXiPcNPI9ST6kwZrj&#10;QoUtrSoqTruzUbD/npzzW/5Dm3w42RzQGX/PPpV67XfLKYhAXfgPP9tfWsF4BI8v8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LlisUAAADbAAAADwAAAAAAAAAA&#10;AAAAAAChAgAAZHJzL2Rvd25yZXYueG1sUEsFBgAAAAAEAAQA+QAAAJMDAAAAAA==&#10;">
                  <v:stroke endarrow="block"/>
                </v:shape>
                <v:shape id="AutoShape 77" o:spid="_x0000_s1466" type="#_x0000_t32" style="position:absolute;left:31216;top:19335;width:95;height:45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1x+MIAAADbAAAADwAAAGRycy9kb3ducmV2LnhtbERPy2rCQBTdF/yH4QrdNRO7KJpmEkSw&#10;FEsXPgjt7pK5TYKZO2Fm1NivdxaCy8N55+VoenEm5zvLCmZJCoK4trrjRsFhv36Zg/ABWWNvmRRc&#10;yUNZTJ5yzLS98JbOu9CIGMI+QwVtCEMmpa9bMugTOxBH7s86gyFC10jt8BLDTS9f0/RNGuw4NrQ4&#10;0Kql+rg7GQU/X4tTda2+aVPNFptfdMb/7z+Uep6Oy3cQgcbwEN/dn1rBPI6N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1x+MIAAADbAAAADwAAAAAAAAAAAAAA&#10;AAChAgAAZHJzL2Rvd25yZXYueG1sUEsFBgAAAAAEAAQA+QAAAJADAAAAAA==&#10;">
                  <v:stroke endarrow="block"/>
                </v:shape>
                <v:shape id="AutoShape 78" o:spid="_x0000_s1467" type="#_x0000_t32" style="position:absolute;left:40455;top:26381;width:4438;height: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shape id="AutoShape 79" o:spid="_x0000_s1468" type="#_x0000_t33" style="position:absolute;left:40360;top:17004;width:11503;height:585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YwNcEAAADbAAAADwAAAGRycy9kb3ducmV2LnhtbERPPW/CMBDdkfofrKvEVpwwQAmYCFUq&#10;ILYGho7X+EjSxudgGxL66+uhEuPT+17lg2nFjZxvLCtIJwkI4tLqhisFp+P7yysIH5A1tpZJwZ08&#10;5Oun0QozbXv+oFsRKhFD2GeooA6hy6T0ZU0G/cR2xJE7W2cwROgqqR32Mdy0cpokM2mw4dhQY0dv&#10;NZU/xdUo2G2+eyd/P+eXr/Sqsd/ODsUFlRo/D5sliEBDeIj/3XutYBHXxy/xB8j1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ljA1wQAAANsAAAAPAAAAAAAAAAAAAAAA&#10;AKECAABkcnMvZG93bnJldi54bWxQSwUGAAAAAAQABAD5AAAAjwMAAAAA&#10;">
                  <v:stroke endarrow="block"/>
                </v:shape>
                <v:shape id="AutoShape 80" o:spid="_x0000_s1469" type="#_x0000_t32" style="position:absolute;left:51863;top:29906;width:44;height:25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5OuMQAAADbAAAADwAAAGRycy9kb3ducmV2LnhtbESPQWvCQBSE74L/YXmCN93EgzTRVUqh&#10;RSw9qCXU2yP7TILZt2F31dhf7xYKHoeZ+YZZrnvTiis531hWkE4TEMSl1Q1XCr4P75MXED4ga2wt&#10;k4I7eVivhoMl5treeEfXfahEhLDPUUEdQpdL6cuaDPqp7Yijd7LOYIjSVVI7vEW4aeUsSebSYMNx&#10;ocaO3moqz/uLUfDzmV2Ke/FF2yLNtkd0xv8ePpQaj/rXBYhAfXiG/9sbrSBL4e9L/AF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nk64xAAAANsAAAAPAAAAAAAAAAAA&#10;AAAAAKECAABkcnMvZG93bnJldi54bWxQSwUGAAAAAAQABAD5AAAAkgMAAAAA&#10;">
                  <v:stroke endarrow="block"/>
                </v:shape>
                <v:shape id="AutoShape 81" o:spid="_x0000_s1470" type="#_x0000_t32" style="position:absolute;left:31216;top:28890;width:95;height:57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NdsIAAADbAAAADwAAAGRycy9kb3ducmV2LnhtbESPQWsCMRSE74L/ITyhN81aqe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uNdsIAAADbAAAADwAAAAAAAAAAAAAA&#10;AAChAgAAZHJzL2Rvd25yZXYueG1sUEsFBgAAAAAEAAQA+QAAAJADAAAAAA==&#10;">
                  <v:stroke endarrow="block"/>
                </v:shape>
                <v:shape id="AutoShape 82" o:spid="_x0000_s1471" type="#_x0000_t33" style="position:absolute;left:11896;top:17004;width:10176;height:412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7K8UAAADbAAAADwAAAGRycy9kb3ducmV2LnhtbESPQWvCQBSE7wX/w/KE3urGYotGN8EW&#10;pV5K0Xjw+Mg+s8Hs2zS70fjvu4VCj8PMfMOs8sE24kqdrx0rmE4SEMSl0zVXCo7F9mkOwgdkjY1j&#10;UnAnD3k2elhhqt2N93Q9hEpECPsUFZgQ2lRKXxqy6CeuJY7e2XUWQ5RdJXWHtwi3jXxOkldpsea4&#10;YLCld0Pl5dBbBS/mu1xsd3f+mr+1RV9s+s/TR6/U43hYL0EEGsJ/+K+90woWM/j9En+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7K8UAAADbAAAADwAAAAAAAAAA&#10;AAAAAAChAgAAZHJzL2Rvd25yZXYueG1sUEsFBgAAAAAEAAQA+QAAAJMDAAAAAA==&#10;">
                  <v:stroke endarrow="block"/>
                </v:shape>
                <v:shape id="AutoShape 83" o:spid="_x0000_s1472" type="#_x0000_t32" style="position:absolute;left:11899;top:25292;width:6;height:2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VIu8QAAADbAAAADwAAAGRycy9kb3ducmV2LnhtbESPQWvCQBSE74L/YXmF3nSjUG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Ui7xAAAANsAAAAPAAAAAAAAAAAA&#10;AAAAAKECAABkcnMvZG93bnJldi54bWxQSwUGAAAAAAQABAD5AAAAkgMAAAAA&#10;">
                  <v:stroke endarrow="block"/>
                </v:shape>
                <v:shape id="AutoShape 84" o:spid="_x0000_s1473" type="#_x0000_t32" style="position:absolute;left:11899;top:32004;width:6;height:2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CvsUAAADbAAAADwAAAGRycy9kb3ducmV2LnhtbESPQWvCQBSE70L/w/IKvekmPZQmuoZS&#10;UIrSQ1WC3h7Z1yQ0+zbsrhr99V1B8DjMzDfMrBhMJ07kfGtZQTpJQBBXVrdcK9htF+N3ED4ga+ws&#10;k4ILeSjmT6MZ5tqe+YdOm1CLCGGfo4ImhD6X0lcNGfQT2xNH79c6gyFKV0vt8BzhppOvSfImDbYc&#10;Fxrs6bOh6m9zNAr26+xYXspvWpVptjqgM/66XSr18jx8TEEEGsIjfG9/aQVZBrcv8Qf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CvsUAAADbAAAADwAAAAAAAAAA&#10;AAAAAAChAgAAZHJzL2Rvd25yZXYueG1sUEsFBgAAAAAEAAQA+QAAAJMDAAAAAA==&#10;">
                  <v:stroke endarrow="block"/>
                </v:shape>
                <v:shape id="AutoShape 85" o:spid="_x0000_s1474" type="#_x0000_t32" style="position:absolute;left:11899;top:37719;width:6;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OLD8MAAADcAAAADwAAAGRycy9kb3ducmV2LnhtbERPTWvCQBC9C/0PyxR60016KDW6BhFa&#10;itJDVYLehuw0Cc3Oht2NRn99VxC8zeN9zjwfTCtO5HxjWUE6SUAQl1Y3XCnY7z7G7yB8QNbYWiYF&#10;F/KQL55Gc8y0PfMPnbahEjGEfYYK6hC6TEpf1mTQT2xHHLlf6wyGCF0ltcNzDDetfE2SN2mw4dhQ&#10;Y0ermsq/bW8UHDbTvrgU37Qu0un6iM746+5TqZfnYTkDEWgID/Hd/aXj/CSF2zPxAr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ziw/DAAAA3AAAAA8AAAAAAAAAAAAA&#10;AAAAoQIAAGRycy9kb3ducmV2LnhtbFBLBQYAAAAABAAEAPkAAACRAwAAAAA=&#10;">
                  <v:stroke endarrow="block"/>
                </v:shape>
                <v:shape id="AutoShape 86" o:spid="_x0000_s1475" type="#_x0000_t32" style="position:absolute;left:11899;top:43434;width:6;height:23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shape id="AutoShape 87" o:spid="_x0000_s1476" type="#_x0000_t32" style="position:absolute;left:11896;top:56007;width:184;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w48QAAADcAAAADwAAAGRycy9kb3ducmV2LnhtbERPTWvCQBC9F/oflin0VjexUDS6hlKw&#10;FEsPGgl6G7JjEszOht1VY399tyB4m8f7nHk+mE6cyfnWsoJ0lIAgrqxuuVawLZYvExA+IGvsLJOC&#10;K3nIF48Pc8y0vfCazptQixjCPkMFTQh9JqWvGjLoR7YnjtzBOoMhQldL7fASw00nx0nyJg22HBsa&#10;7Omjoeq4ORkFu+/pqbyWP7Qq0+lqj8743+JTqeen4X0GItAQ7uKb+0vH+ckr/D8TL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bDjxAAAANwAAAAPAAAAAAAAAAAA&#10;AAAAAKECAABkcnMvZG93bnJldi54bWxQSwUGAAAAAAQABAD5AAAAkgMAAAAA&#10;">
                  <v:stroke endarrow="block"/>
                </v:shape>
                <v:shape id="AutoShape 88" o:spid="_x0000_s1477" type="#_x0000_t34" style="position:absolute;left:4926;top:23212;width:185;height:37934;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3/OcEAAADcAAAADwAAAGRycy9kb3ducmV2LnhtbERP22rCQBB9F/yHZQp9Ed2kFC2paxBB&#10;UCgUYz9gyI6btNnZkJ1q+vduodC3OZzrrMvRd+pKQ2wDG8gXGSjiOtiWnYGP837+AioKssUuMBn4&#10;oQjlZjpZY2HDjU90rcSpFMKxQAONSF9oHeuGPMZF6IkTdwmDR0lwcNoOeEvhvtNPWbbUHltODQ32&#10;tGuo/qq+vYF3OTuxzs2OYXX4fItuX+1Cbszjw7h9BSU0yr/4z32waX72DL/PpAv05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jf85wQAAANwAAAAPAAAAAAAAAAAAAAAA&#10;AKECAABkcnMvZG93bnJldi54bWxQSwUGAAAAAAQABAD5AAAAjwMAAAAA&#10;" adj="-268138">
                  <v:stroke endarrow="block"/>
                </v:shape>
                <v:shape id="AutoShape 90" o:spid="_x0000_s1478" type="#_x0000_t32" style="position:absolute;left:31531;top:67285;width:24;height:13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nGT78AAADcAAAADwAAAGRycy9kb3ducmV2LnhtbERPTYvCMBC9L/gfwgje1lTBZalGUUEQ&#10;L7KuoMehGdtgMylNbOq/N8LC3ubxPmex6m0tOmq9caxgMs5AEBdOGy4VnH93n98gfEDWWDsmBU/y&#10;sFoOPhaYaxf5h7pTKEUKYZ+jgiqEJpfSFxVZ9GPXECfu5lqLIcG2lLrFmMJtLadZ9iUtGk4NFTa0&#10;rai4nx5WgYlH0zX7bdwcLlevI5nnzBmlRsN+PQcRqA//4j/3Xqf52Qzez6QL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tnGT78AAADcAAAADwAAAAAAAAAAAAAAAACh&#10;AgAAZHJzL2Rvd25yZXYueG1sUEsFBgAAAAAEAAQA+QAAAI0DAAAAAA==&#1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92" o:spid="_x0000_s1479" type="#_x0000_t35" style="position:absolute;left:17877;top:58416;width:80;height:1167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Ff0cMAAADcAAAADwAAAGRycy9kb3ducmV2LnhtbERP32vCMBB+H+x/CDfwZcx0PhTXGUUE&#10;YSBD2xW2x6O5tWXJpTRR43+/CIJv9/H9vMUqWiNONPresYLXaQaCuHG651ZB/bV9mYPwAVmjcUwK&#10;LuRhtXx8WGCh3ZlLOlWhFSmEfYEKuhCGQkrfdGTRT91AnLhfN1oMCY6t1COeU7g1cpZlubTYc2ro&#10;cKBNR81fdbQKqKz38acZ+kt8PuAufJrvt7VRavIU1+8gAsVwF9/cHzrNz3K4PpMu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X9HDAAAA3AAAAA8AAAAAAAAAAAAA&#10;AAAAoQIAAGRycy9kb3ducmV2LnhtbFBLBQYAAAAABAAEAPkAAACRAwAAAAA=&#10;" adj="-615527,17247">
                  <v:stroke endarrow="block"/>
                </v:shape>
                <v:rect id="Rectangle 93" o:spid="_x0000_s1480" style="position:absolute;left:4927;top:45783;width:13938;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7MgcIA&#10;AADcAAAADwAAAGRycy9kb3ducmV2LnhtbERP22oCMRB9L/gPYYS+1awF27I1Sq1I+yL1sh8wbKbJ&#10;4mayJNHd9utNoeDbHM515svBteJCITaeFUwnBQji2uuGjYLquHl4ARETssbWMyn4oQjLxehujqX2&#10;Pe/pckhG5BCOJSqwKXWllLG25DBOfEecuW8fHKYMg5E6YJ/DXSsfi+JJOmw4N1js6N1SfTqcnYJo&#10;5PrDVNXX7zbs3HHV23p22it1Px7eXkEkGtJN/O/+1Hl+8Qx/z+QL5O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bsyBwgAAANwAAAAPAAAAAAAAAAAAAAAAAJgCAABkcnMvZG93&#10;bnJldi54bWxQSwUGAAAAAAQABAD1AAAAhwMAAAAA&#10;">
                  <v:textbox inset="2.46381mm,1.2319mm,2.46381mm,1.2319mm">
                    <w:txbxContent>
                      <w:p w:rsidR="00802395" w:rsidRPr="00A50F5A" w:rsidRDefault="00802395" w:rsidP="00CA4A9B">
                        <w:pPr>
                          <w:jc w:val="center"/>
                          <w:rPr>
                            <w:rFonts w:ascii="Arial" w:hAnsi="Arial" w:cs="Arial"/>
                          </w:rPr>
                        </w:pPr>
                        <w:r w:rsidRPr="00A50F5A">
                          <w:rPr>
                            <w:rFonts w:ascii="Arial" w:hAnsi="Arial" w:cs="Arial"/>
                          </w:rPr>
                          <w:t>Inmovilización y Estabilización</w:t>
                        </w:r>
                      </w:p>
                    </w:txbxContent>
                  </v:textbox>
                </v:rect>
                <v:shape id="AutoShape 94" o:spid="_x0000_s1481" type="#_x0000_t32" style="position:absolute;left:11899;top:49936;width:6;height:26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kiksYAAADcAAAADwAAAGRycy9kb3ducmV2LnhtbESPQWvCQBCF74L/YRmhN93YQ9HUVUqh&#10;pSgeNCW0tyE7TUKzs2F31eivdw6F3mZ4b977ZrUZXKfOFGLr2cB8loEirrxtuTbwWbxNF6BiQrbY&#10;eSYDV4qwWY9HK8ytv/CBzsdUKwnhmKOBJqU+1zpWDTmMM98Ti/bjg8Mka6i1DXiRcNfpxyx70g5b&#10;loYGe3ptqPo9npyBr93yVF7LPW3L+XL7jcHFW/FuzMNkeHkGlWhI/+a/6w8r+JnQyj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JIpLGAAAA3AAAAA8AAAAAAAAA&#10;AAAAAAAAoQIAAGRycy9kb3ducmV2LnhtbFBLBQYAAAAABAAEAPkAAACUAwAAAAA=&#10;">
                  <v:stroke endarrow="block"/>
                </v:shape>
                <v:shape id="19 Conector angular" o:spid="_x0000_s1482" type="#_x0000_t33" style="position:absolute;left:44037;top:56345;width:3068;height:1267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qyasYAAADcAAAADwAAAGRycy9kb3ducmV2LnhtbESPQWvCQBCF74L/YRmht7pJD41GVylC&#10;oQgVjNJ6HLLTJG12NuxuTeqvd4WCtxnem/e9Wa4H04ozOd9YVpBOExDEpdUNVwqOh9fHGQgfkDW2&#10;lknBH3lYr8ajJeba9ryncxEqEUPY56igDqHLpfRlTQb91HbEUfuyzmCIq6ukdtjHcNPKpyR5lgYb&#10;joQaO9rUVP4UvyZyuyJL3S773PbUnz622WXznn4r9TAZXhYgAg3hbv6/ftOxfjKH2zNxAr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qsmrGAAAA3AAAAA8AAAAAAAAA&#10;AAAAAAAAoQIAAGRycy9kb3ducmV2LnhtbFBLBQYAAAAABAAEAPkAAACUAwAAAAA=&#10;">
                  <v:stroke endarrow="open"/>
                </v:shape>
                <v:shape id="21 Conector recto de flecha" o:spid="_x0000_s1483" type="#_x0000_t32" style="position:absolute;left:31216;top:37719;width:220;height:23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rDncIAAADcAAAADwAAAGRycy9kb3ducmV2LnhtbERPTWvCQBC9F/wPywi9FN0ktirRVYrQ&#10;WvBUFbwO2Uk2mJ0N2W1M/70rFHqbx/uc9Xawjeip87VjBek0AUFcOF1zpeB8+pgsQfiArLFxTAp+&#10;ycN2M3paY67djb+pP4ZKxBD2OSowIbS5lL4wZNFPXUscudJ1FkOEXSV1h7cYbhuZJclcWqw5Nhhs&#10;aWeouB5/rIIy05S+XC9mv3jDcneYZX3ffCr1PB7eVyACDeFf/Of+0nF++gqPZ+IFcn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YrDncIAAADcAAAADwAAAAAAAAAAAAAA&#10;AAChAgAAZHJzL2Rvd25yZXYueG1sUEsFBgAAAAAEAAQA+QAAAJADAAAAAA==&#10;">
                  <v:stroke endarrow="open"/>
                </v:shape>
                <w10:anchorlock/>
              </v:group>
            </w:pict>
          </mc:Fallback>
        </mc:AlternateContent>
      </w:r>
    </w:p>
    <w:p w:rsidR="00CA4A9B" w:rsidRPr="00B77E30" w:rsidRDefault="00BF3275" w:rsidP="00CA4A9B">
      <w:pPr>
        <w:jc w:val="center"/>
        <w:rPr>
          <w:rFonts w:ascii="Arial" w:hAnsi="Arial" w:cs="Arial"/>
          <w:b/>
          <w:sz w:val="24"/>
          <w:szCs w:val="24"/>
          <w:lang w:eastAsia="es-CO"/>
        </w:rPr>
      </w:pPr>
      <w:r w:rsidRPr="00B77E30">
        <w:rPr>
          <w:rFonts w:ascii="Arial" w:hAnsi="Arial" w:cs="Arial"/>
          <w:b/>
          <w:sz w:val="24"/>
          <w:szCs w:val="24"/>
          <w:lang w:eastAsia="es-CO"/>
        </w:rPr>
        <w:lastRenderedPageBreak/>
        <w:t xml:space="preserve">25. </w:t>
      </w:r>
      <w:r w:rsidR="00CA4A9B" w:rsidRPr="00B77E30">
        <w:rPr>
          <w:rFonts w:ascii="Arial" w:hAnsi="Arial" w:cs="Arial"/>
          <w:b/>
          <w:sz w:val="24"/>
          <w:szCs w:val="24"/>
          <w:lang w:eastAsia="es-CO"/>
        </w:rPr>
        <w:t>PROTOCOLO PARA LA PRESTACIÓN DE PRIMEROS AUXILIOS Y CONTROL DE EMERGENCIAS EN PANDEMIA POR COVID 19</w:t>
      </w:r>
    </w:p>
    <w:p w:rsidR="00CA4A9B" w:rsidRPr="00B77E30" w:rsidRDefault="00CA4A9B" w:rsidP="00CA4A9B">
      <w:pPr>
        <w:jc w:val="center"/>
        <w:rPr>
          <w:rFonts w:ascii="Arial" w:hAnsi="Arial" w:cs="Arial"/>
          <w:b/>
          <w:sz w:val="24"/>
          <w:szCs w:val="24"/>
          <w:lang w:eastAsia="es-CO"/>
        </w:rPr>
      </w:pPr>
    </w:p>
    <w:p w:rsidR="00CA4A9B" w:rsidRPr="00B77E30" w:rsidRDefault="00CA4A9B" w:rsidP="00CA4A9B">
      <w:pPr>
        <w:jc w:val="both"/>
        <w:rPr>
          <w:rFonts w:ascii="Arial" w:hAnsi="Arial" w:cs="Arial"/>
          <w:b/>
          <w:sz w:val="24"/>
          <w:szCs w:val="24"/>
          <w:lang w:eastAsia="es-CO"/>
        </w:rPr>
      </w:pPr>
      <w:r w:rsidRPr="00B77E30">
        <w:rPr>
          <w:rFonts w:ascii="Arial" w:hAnsi="Arial" w:cs="Arial"/>
          <w:b/>
          <w:sz w:val="24"/>
          <w:szCs w:val="24"/>
          <w:lang w:eastAsia="es-CO"/>
        </w:rPr>
        <w:t>Alcance</w:t>
      </w:r>
    </w:p>
    <w:p w:rsidR="00CA4A9B" w:rsidRPr="00B77E30" w:rsidRDefault="00CA4A9B" w:rsidP="00CA4A9B">
      <w:pPr>
        <w:jc w:val="both"/>
        <w:rPr>
          <w:rFonts w:ascii="Arial" w:hAnsi="Arial" w:cs="Arial"/>
          <w:sz w:val="24"/>
          <w:szCs w:val="24"/>
          <w:lang w:eastAsia="es-CO"/>
        </w:rPr>
      </w:pPr>
      <w:r w:rsidRPr="00B77E30">
        <w:rPr>
          <w:rFonts w:ascii="Arial" w:hAnsi="Arial" w:cs="Arial"/>
          <w:sz w:val="24"/>
          <w:szCs w:val="24"/>
          <w:lang w:eastAsia="es-CO"/>
        </w:rPr>
        <w:t>El presente protocolo aplica para todos los colaboradores</w:t>
      </w:r>
      <w:r w:rsidR="0012349C" w:rsidRPr="00B77E30">
        <w:rPr>
          <w:rFonts w:ascii="Arial" w:hAnsi="Arial" w:cs="Arial"/>
          <w:sz w:val="24"/>
          <w:szCs w:val="24"/>
          <w:lang w:eastAsia="es-CO"/>
        </w:rPr>
        <w:t xml:space="preserve"> </w:t>
      </w:r>
      <w:r w:rsidRPr="00B77E30">
        <w:rPr>
          <w:rFonts w:ascii="Arial" w:hAnsi="Arial" w:cs="Arial"/>
          <w:sz w:val="24"/>
          <w:szCs w:val="24"/>
          <w:lang w:eastAsia="es-CO"/>
        </w:rPr>
        <w:t xml:space="preserve">y partes interesadas de la </w:t>
      </w:r>
      <w:r w:rsidR="0012349C" w:rsidRPr="00B77E30">
        <w:rPr>
          <w:rFonts w:ascii="Arial" w:hAnsi="Arial" w:cs="Arial"/>
          <w:sz w:val="24"/>
          <w:szCs w:val="24"/>
          <w:lang w:eastAsia="es-CO"/>
        </w:rPr>
        <w:t xml:space="preserve">Zona Franca Internacional de </w:t>
      </w:r>
      <w:r w:rsidR="00443403" w:rsidRPr="00B77E30">
        <w:rPr>
          <w:rFonts w:ascii="Arial" w:hAnsi="Arial" w:cs="Arial"/>
          <w:sz w:val="24"/>
          <w:szCs w:val="24"/>
          <w:lang w:eastAsia="es-CO"/>
        </w:rPr>
        <w:t>Pereira</w:t>
      </w:r>
      <w:r w:rsidRPr="00B77E30">
        <w:rPr>
          <w:rFonts w:ascii="Arial" w:hAnsi="Arial" w:cs="Arial"/>
          <w:sz w:val="24"/>
          <w:szCs w:val="24"/>
          <w:lang w:eastAsia="es-CO"/>
        </w:rPr>
        <w:t>, que requieran atención por causa de accidente o enfermedad repentina.</w:t>
      </w:r>
    </w:p>
    <w:p w:rsidR="006259CC" w:rsidRPr="00B77E30" w:rsidRDefault="006259CC" w:rsidP="00CA4A9B">
      <w:pPr>
        <w:jc w:val="both"/>
        <w:rPr>
          <w:rFonts w:ascii="Arial" w:hAnsi="Arial" w:cs="Arial"/>
          <w:b/>
          <w:sz w:val="24"/>
          <w:szCs w:val="24"/>
          <w:lang w:eastAsia="es-CO"/>
        </w:rPr>
      </w:pPr>
    </w:p>
    <w:p w:rsidR="00CA4A9B" w:rsidRPr="00B77E30" w:rsidRDefault="00CA4A9B" w:rsidP="00CA4A9B">
      <w:pPr>
        <w:jc w:val="both"/>
        <w:rPr>
          <w:rFonts w:ascii="Arial" w:hAnsi="Arial" w:cs="Arial"/>
          <w:b/>
          <w:sz w:val="24"/>
          <w:szCs w:val="24"/>
          <w:lang w:eastAsia="es-CO"/>
        </w:rPr>
      </w:pPr>
      <w:r w:rsidRPr="00B77E30">
        <w:rPr>
          <w:rFonts w:ascii="Arial" w:hAnsi="Arial" w:cs="Arial"/>
          <w:b/>
          <w:sz w:val="24"/>
          <w:szCs w:val="24"/>
          <w:lang w:eastAsia="es-CO"/>
        </w:rPr>
        <w:t>Objetivo</w:t>
      </w:r>
    </w:p>
    <w:p w:rsidR="00CA4A9B" w:rsidRPr="00B77E30" w:rsidRDefault="00CA4A9B" w:rsidP="00CA4A9B">
      <w:pPr>
        <w:jc w:val="both"/>
        <w:rPr>
          <w:rFonts w:ascii="Arial" w:hAnsi="Arial" w:cs="Arial"/>
          <w:sz w:val="24"/>
          <w:szCs w:val="24"/>
          <w:lang w:eastAsia="es-CO"/>
        </w:rPr>
      </w:pPr>
      <w:r w:rsidRPr="00B77E30">
        <w:rPr>
          <w:rFonts w:ascii="Arial" w:hAnsi="Arial" w:cs="Arial"/>
          <w:sz w:val="24"/>
          <w:szCs w:val="24"/>
          <w:lang w:eastAsia="es-CO"/>
        </w:rPr>
        <w:t>Establecer los lineamientos a seguir para la prestación de primeros auxilios y control de emergencias, garantizando la respuesta adecuada y oportuna en cumplimiento de la normatividad establecida para la prevención del COVID-19.</w:t>
      </w:r>
    </w:p>
    <w:p w:rsidR="00CA4A9B" w:rsidRPr="00B77E30" w:rsidRDefault="00CA4A9B" w:rsidP="00CA4A9B">
      <w:pPr>
        <w:jc w:val="both"/>
        <w:rPr>
          <w:rFonts w:ascii="Arial" w:hAnsi="Arial" w:cs="Arial"/>
          <w:sz w:val="24"/>
          <w:szCs w:val="24"/>
          <w:lang w:eastAsia="es-CO"/>
        </w:rPr>
      </w:pPr>
    </w:p>
    <w:p w:rsidR="00CA4A9B" w:rsidRPr="00B77E30" w:rsidRDefault="00CA4A9B" w:rsidP="00CA4A9B">
      <w:pPr>
        <w:jc w:val="both"/>
        <w:rPr>
          <w:rFonts w:ascii="Arial" w:hAnsi="Arial" w:cs="Arial"/>
          <w:b/>
          <w:sz w:val="24"/>
          <w:szCs w:val="24"/>
          <w:lang w:eastAsia="es-CO"/>
        </w:rPr>
      </w:pPr>
      <w:r w:rsidRPr="00B77E30">
        <w:rPr>
          <w:rFonts w:ascii="Arial" w:hAnsi="Arial" w:cs="Arial"/>
          <w:b/>
          <w:sz w:val="24"/>
          <w:szCs w:val="24"/>
          <w:lang w:eastAsia="es-CO"/>
        </w:rPr>
        <w:t>Responsabilidades</w:t>
      </w:r>
    </w:p>
    <w:p w:rsidR="00CA4A9B" w:rsidRPr="00B77E30" w:rsidRDefault="00AF3AF1" w:rsidP="00CA4A9B">
      <w:pPr>
        <w:jc w:val="both"/>
        <w:rPr>
          <w:rFonts w:ascii="Arial" w:hAnsi="Arial" w:cs="Arial"/>
          <w:b/>
          <w:sz w:val="24"/>
          <w:szCs w:val="24"/>
          <w:lang w:eastAsia="es-CO"/>
        </w:rPr>
      </w:pPr>
      <w:r w:rsidRPr="00B77E30">
        <w:rPr>
          <w:rFonts w:ascii="Arial" w:hAnsi="Arial" w:cs="Arial"/>
          <w:b/>
          <w:sz w:val="24"/>
          <w:szCs w:val="24"/>
          <w:lang w:eastAsia="es-CO"/>
        </w:rPr>
        <w:t>Directiva</w:t>
      </w:r>
    </w:p>
    <w:p w:rsidR="00CA4A9B" w:rsidRPr="00B77E30" w:rsidRDefault="00CA4A9B" w:rsidP="00EB53D8">
      <w:pPr>
        <w:numPr>
          <w:ilvl w:val="0"/>
          <w:numId w:val="50"/>
        </w:numPr>
        <w:spacing w:after="0" w:line="240" w:lineRule="auto"/>
        <w:jc w:val="both"/>
        <w:rPr>
          <w:rFonts w:ascii="Arial" w:hAnsi="Arial" w:cs="Arial"/>
          <w:sz w:val="24"/>
          <w:szCs w:val="24"/>
          <w:lang w:eastAsia="es-CO"/>
        </w:rPr>
      </w:pPr>
      <w:r w:rsidRPr="00B77E30">
        <w:rPr>
          <w:rFonts w:ascii="Arial" w:hAnsi="Arial" w:cs="Arial"/>
          <w:sz w:val="24"/>
          <w:szCs w:val="24"/>
          <w:lang w:eastAsia="es-CO"/>
        </w:rPr>
        <w:t>Promover el compromiso para el cumplimiento del protocolo para la prestación de primeros auxilios y control de emergencias por parte de los colaboradores</w:t>
      </w:r>
      <w:r w:rsidR="00443403" w:rsidRPr="00B77E30">
        <w:rPr>
          <w:rFonts w:ascii="Arial" w:hAnsi="Arial" w:cs="Arial"/>
          <w:sz w:val="24"/>
          <w:szCs w:val="24"/>
          <w:lang w:eastAsia="es-CO"/>
        </w:rPr>
        <w:t>, visitantes, proveedores</w:t>
      </w:r>
      <w:r w:rsidRPr="00B77E30">
        <w:rPr>
          <w:rFonts w:ascii="Arial" w:hAnsi="Arial" w:cs="Arial"/>
          <w:sz w:val="24"/>
          <w:szCs w:val="24"/>
          <w:lang w:eastAsia="es-CO"/>
        </w:rPr>
        <w:t xml:space="preserve"> y partes interesadas de la </w:t>
      </w:r>
      <w:r w:rsidR="00443403" w:rsidRPr="00B77E30">
        <w:rPr>
          <w:rFonts w:ascii="Arial" w:hAnsi="Arial" w:cs="Arial"/>
          <w:sz w:val="24"/>
          <w:szCs w:val="24"/>
          <w:lang w:eastAsia="es-CO"/>
        </w:rPr>
        <w:t>Zona Franca Internacional de Pereira.</w:t>
      </w:r>
    </w:p>
    <w:p w:rsidR="00CA4A9B" w:rsidRPr="00B77E30" w:rsidRDefault="00CA4A9B" w:rsidP="00EB53D8">
      <w:pPr>
        <w:numPr>
          <w:ilvl w:val="0"/>
          <w:numId w:val="50"/>
        </w:numPr>
        <w:spacing w:after="0" w:line="240" w:lineRule="auto"/>
        <w:jc w:val="both"/>
        <w:rPr>
          <w:rFonts w:ascii="Arial" w:hAnsi="Arial" w:cs="Arial"/>
          <w:sz w:val="24"/>
          <w:szCs w:val="24"/>
          <w:lang w:eastAsia="es-CO"/>
        </w:rPr>
      </w:pPr>
      <w:r w:rsidRPr="00B77E30">
        <w:rPr>
          <w:rFonts w:ascii="Arial" w:hAnsi="Arial" w:cs="Arial"/>
          <w:sz w:val="24"/>
          <w:szCs w:val="24"/>
          <w:lang w:eastAsia="es-CO"/>
        </w:rPr>
        <w:t>Asignar los recursos necesarios para la implementación del protocolo para la prestación de primeros auxilios y control de emergencias.</w:t>
      </w:r>
    </w:p>
    <w:p w:rsidR="00CA4A9B" w:rsidRPr="00B77E30" w:rsidRDefault="00CA4A9B" w:rsidP="00CA4A9B">
      <w:pPr>
        <w:jc w:val="both"/>
        <w:rPr>
          <w:rFonts w:ascii="Arial" w:hAnsi="Arial" w:cs="Arial"/>
          <w:sz w:val="24"/>
          <w:szCs w:val="24"/>
          <w:lang w:eastAsia="es-CO"/>
        </w:rPr>
      </w:pPr>
    </w:p>
    <w:p w:rsidR="00CA4A9B" w:rsidRPr="00B77E30" w:rsidRDefault="00443403" w:rsidP="00CA4A9B">
      <w:pPr>
        <w:jc w:val="both"/>
        <w:rPr>
          <w:rFonts w:ascii="Arial" w:hAnsi="Arial" w:cs="Arial"/>
          <w:b/>
          <w:sz w:val="24"/>
          <w:szCs w:val="24"/>
          <w:lang w:eastAsia="es-CO"/>
        </w:rPr>
      </w:pPr>
      <w:r w:rsidRPr="00B77E30">
        <w:rPr>
          <w:rFonts w:ascii="Arial" w:hAnsi="Arial" w:cs="Arial"/>
          <w:b/>
          <w:sz w:val="24"/>
          <w:szCs w:val="24"/>
          <w:lang w:eastAsia="es-CO"/>
        </w:rPr>
        <w:t>Funcionarios</w:t>
      </w:r>
      <w:r w:rsidR="00CA4A9B" w:rsidRPr="00B77E30">
        <w:rPr>
          <w:rFonts w:ascii="Arial" w:hAnsi="Arial" w:cs="Arial"/>
          <w:b/>
          <w:sz w:val="24"/>
          <w:szCs w:val="24"/>
          <w:lang w:eastAsia="es-CO"/>
        </w:rPr>
        <w:t>, contratistas y visitantes</w:t>
      </w:r>
    </w:p>
    <w:p w:rsidR="00CA4A9B" w:rsidRPr="00B77E30" w:rsidRDefault="00CA4A9B" w:rsidP="00EB53D8">
      <w:pPr>
        <w:numPr>
          <w:ilvl w:val="0"/>
          <w:numId w:val="52"/>
        </w:numPr>
        <w:spacing w:after="0" w:line="240" w:lineRule="auto"/>
        <w:jc w:val="both"/>
        <w:rPr>
          <w:rFonts w:ascii="Arial" w:hAnsi="Arial" w:cs="Arial"/>
          <w:b/>
          <w:sz w:val="24"/>
          <w:szCs w:val="24"/>
          <w:lang w:eastAsia="es-CO"/>
        </w:rPr>
      </w:pPr>
      <w:r w:rsidRPr="00B77E30">
        <w:rPr>
          <w:rFonts w:ascii="Arial" w:hAnsi="Arial" w:cs="Arial"/>
          <w:sz w:val="24"/>
          <w:szCs w:val="24"/>
          <w:lang w:eastAsia="es-CO"/>
        </w:rPr>
        <w:t xml:space="preserve">Mantener actualizado el registro de sus datos personales y cumplir los protocolos de acceso a la </w:t>
      </w:r>
      <w:r w:rsidR="00443403" w:rsidRPr="00B77E30">
        <w:rPr>
          <w:rFonts w:ascii="Arial" w:hAnsi="Arial" w:cs="Arial"/>
          <w:sz w:val="24"/>
          <w:szCs w:val="24"/>
          <w:lang w:eastAsia="es-CO"/>
        </w:rPr>
        <w:t>Zona Franca Internacional de Pereira</w:t>
      </w:r>
      <w:r w:rsidRPr="00B77E30">
        <w:rPr>
          <w:rFonts w:ascii="Arial" w:hAnsi="Arial" w:cs="Arial"/>
          <w:sz w:val="24"/>
          <w:szCs w:val="24"/>
          <w:lang w:eastAsia="es-CO"/>
        </w:rPr>
        <w:t>.</w:t>
      </w:r>
    </w:p>
    <w:p w:rsidR="00CA4A9B" w:rsidRPr="00B77E30" w:rsidRDefault="00CA4A9B" w:rsidP="00EB53D8">
      <w:pPr>
        <w:numPr>
          <w:ilvl w:val="0"/>
          <w:numId w:val="51"/>
        </w:numPr>
        <w:spacing w:after="0" w:line="240" w:lineRule="auto"/>
        <w:jc w:val="both"/>
        <w:rPr>
          <w:rFonts w:ascii="Arial" w:hAnsi="Arial" w:cs="Arial"/>
          <w:sz w:val="24"/>
          <w:szCs w:val="24"/>
          <w:lang w:eastAsia="es-CO"/>
        </w:rPr>
      </w:pPr>
      <w:r w:rsidRPr="00B77E30">
        <w:rPr>
          <w:rFonts w:ascii="Arial" w:hAnsi="Arial" w:cs="Arial"/>
          <w:sz w:val="24"/>
          <w:szCs w:val="24"/>
          <w:lang w:eastAsia="es-CO"/>
        </w:rPr>
        <w:t>En caso de emergencia, brindar atención y acompañamiento al afectado, actuando como primer respondiente, mientras se recibe atención por parte de personal capacitado.</w:t>
      </w:r>
    </w:p>
    <w:p w:rsidR="00CA4A9B" w:rsidRPr="00B77E30" w:rsidRDefault="00CA4A9B" w:rsidP="00EB53D8">
      <w:pPr>
        <w:numPr>
          <w:ilvl w:val="0"/>
          <w:numId w:val="51"/>
        </w:numPr>
        <w:spacing w:after="0" w:line="240" w:lineRule="auto"/>
        <w:jc w:val="both"/>
        <w:rPr>
          <w:rFonts w:ascii="Arial" w:hAnsi="Arial" w:cs="Arial"/>
          <w:sz w:val="24"/>
          <w:szCs w:val="24"/>
          <w:lang w:eastAsia="es-CO"/>
        </w:rPr>
      </w:pPr>
      <w:r w:rsidRPr="00B77E30">
        <w:rPr>
          <w:rFonts w:ascii="Arial" w:hAnsi="Arial" w:cs="Arial"/>
          <w:sz w:val="24"/>
          <w:szCs w:val="24"/>
          <w:lang w:eastAsia="es-CO"/>
        </w:rPr>
        <w:t>Asegurar el cumplimiento de los principios básicos de bioseguridad para la prevención de contaminación por COVID-19</w:t>
      </w:r>
    </w:p>
    <w:p w:rsidR="00CA4A9B" w:rsidRPr="00B77E30" w:rsidRDefault="00CA4A9B" w:rsidP="00EB53D8">
      <w:pPr>
        <w:numPr>
          <w:ilvl w:val="0"/>
          <w:numId w:val="51"/>
        </w:numPr>
        <w:spacing w:after="0" w:line="240" w:lineRule="auto"/>
        <w:jc w:val="both"/>
        <w:rPr>
          <w:rFonts w:ascii="Arial" w:hAnsi="Arial" w:cs="Arial"/>
          <w:sz w:val="24"/>
          <w:szCs w:val="24"/>
          <w:lang w:eastAsia="es-CO"/>
        </w:rPr>
      </w:pPr>
      <w:r w:rsidRPr="00B77E30">
        <w:rPr>
          <w:rFonts w:ascii="Arial" w:hAnsi="Arial" w:cs="Arial"/>
          <w:sz w:val="24"/>
          <w:szCs w:val="24"/>
          <w:lang w:eastAsia="es-CO"/>
        </w:rPr>
        <w:t>Reportar la situación a la brigada de emergencias, para obtener apoyo especializado.</w:t>
      </w:r>
    </w:p>
    <w:p w:rsidR="00CA4A9B" w:rsidRPr="00B77E30" w:rsidRDefault="00CA4A9B" w:rsidP="00EB53D8">
      <w:pPr>
        <w:numPr>
          <w:ilvl w:val="0"/>
          <w:numId w:val="51"/>
        </w:numPr>
        <w:spacing w:after="0" w:line="240" w:lineRule="auto"/>
        <w:jc w:val="both"/>
        <w:rPr>
          <w:rFonts w:ascii="Arial" w:hAnsi="Arial" w:cs="Arial"/>
          <w:sz w:val="24"/>
          <w:szCs w:val="24"/>
          <w:lang w:eastAsia="es-CO"/>
        </w:rPr>
      </w:pPr>
      <w:r w:rsidRPr="00B77E30">
        <w:rPr>
          <w:rFonts w:ascii="Arial" w:hAnsi="Arial" w:cs="Arial"/>
          <w:sz w:val="24"/>
          <w:szCs w:val="24"/>
          <w:lang w:eastAsia="es-CO"/>
        </w:rPr>
        <w:t>Una vez arriba el personal de la brigada de emergencia a la zona, retirase a un lugar seguro para permitir la acción del grupo de socorro.</w:t>
      </w:r>
    </w:p>
    <w:p w:rsidR="00CA4A9B" w:rsidRPr="00B77E30" w:rsidRDefault="00CA4A9B" w:rsidP="00CA4A9B">
      <w:pPr>
        <w:jc w:val="both"/>
        <w:rPr>
          <w:rFonts w:ascii="Arial" w:hAnsi="Arial" w:cs="Arial"/>
          <w:sz w:val="24"/>
          <w:szCs w:val="24"/>
          <w:lang w:eastAsia="es-CO"/>
        </w:rPr>
      </w:pPr>
    </w:p>
    <w:p w:rsidR="00CA4A9B" w:rsidRPr="00B77E30" w:rsidRDefault="00CA4A9B" w:rsidP="00CA4A9B">
      <w:pPr>
        <w:jc w:val="both"/>
        <w:rPr>
          <w:rFonts w:ascii="Arial" w:hAnsi="Arial" w:cs="Arial"/>
          <w:b/>
          <w:sz w:val="24"/>
          <w:szCs w:val="24"/>
          <w:lang w:eastAsia="es-CO"/>
        </w:rPr>
      </w:pPr>
      <w:r w:rsidRPr="00B77E30">
        <w:rPr>
          <w:rFonts w:ascii="Arial" w:hAnsi="Arial" w:cs="Arial"/>
          <w:b/>
          <w:sz w:val="24"/>
          <w:szCs w:val="24"/>
          <w:lang w:eastAsia="es-CO"/>
        </w:rPr>
        <w:lastRenderedPageBreak/>
        <w:t xml:space="preserve">Brigada de emergencias </w:t>
      </w:r>
    </w:p>
    <w:p w:rsidR="00CA4A9B" w:rsidRPr="00B77E30" w:rsidRDefault="00CA4A9B" w:rsidP="00EB53D8">
      <w:pPr>
        <w:numPr>
          <w:ilvl w:val="0"/>
          <w:numId w:val="53"/>
        </w:numPr>
        <w:spacing w:after="0" w:line="240" w:lineRule="auto"/>
        <w:jc w:val="both"/>
        <w:rPr>
          <w:rFonts w:ascii="Arial" w:hAnsi="Arial" w:cs="Arial"/>
          <w:sz w:val="24"/>
          <w:szCs w:val="24"/>
          <w:lang w:eastAsia="es-CO"/>
        </w:rPr>
      </w:pPr>
      <w:r w:rsidRPr="00B77E30">
        <w:rPr>
          <w:rFonts w:ascii="Arial" w:hAnsi="Arial" w:cs="Arial"/>
          <w:sz w:val="24"/>
          <w:szCs w:val="24"/>
          <w:lang w:eastAsia="es-CO"/>
        </w:rPr>
        <w:t>Responder de manera ágil y segura al llamado, cuando se reporte una situación de emergencias.</w:t>
      </w:r>
    </w:p>
    <w:p w:rsidR="00CA4A9B" w:rsidRPr="00B77E30" w:rsidRDefault="00CA4A9B" w:rsidP="00EB53D8">
      <w:pPr>
        <w:numPr>
          <w:ilvl w:val="0"/>
          <w:numId w:val="53"/>
        </w:numPr>
        <w:spacing w:after="0" w:line="240" w:lineRule="auto"/>
        <w:jc w:val="both"/>
        <w:rPr>
          <w:rFonts w:ascii="Arial" w:hAnsi="Arial" w:cs="Arial"/>
          <w:sz w:val="24"/>
          <w:szCs w:val="24"/>
          <w:lang w:eastAsia="es-CO"/>
        </w:rPr>
      </w:pPr>
      <w:r w:rsidRPr="00B77E30">
        <w:rPr>
          <w:rFonts w:ascii="Arial" w:hAnsi="Arial" w:cs="Arial"/>
          <w:sz w:val="24"/>
          <w:szCs w:val="24"/>
          <w:lang w:eastAsia="es-CO"/>
        </w:rPr>
        <w:t>Portar de manera correcta los elementos de bioseguridad al acceder a la víctima para su atención inicial.</w:t>
      </w:r>
    </w:p>
    <w:p w:rsidR="00CA4A9B" w:rsidRPr="00B77E30" w:rsidRDefault="00CA4A9B" w:rsidP="00CA4A9B">
      <w:pPr>
        <w:jc w:val="both"/>
        <w:rPr>
          <w:rFonts w:ascii="Arial" w:hAnsi="Arial" w:cs="Arial"/>
          <w:sz w:val="24"/>
          <w:szCs w:val="24"/>
          <w:lang w:eastAsia="es-CO"/>
        </w:rPr>
      </w:pPr>
    </w:p>
    <w:p w:rsidR="00F74E0B" w:rsidRPr="00B77E30" w:rsidRDefault="00CA4A9B" w:rsidP="006E0EB9">
      <w:pPr>
        <w:rPr>
          <w:rFonts w:ascii="Arial" w:hAnsi="Arial" w:cs="Arial"/>
          <w:sz w:val="24"/>
          <w:szCs w:val="24"/>
          <w:lang w:eastAsia="ar-SA"/>
        </w:rPr>
      </w:pPr>
      <w:r w:rsidRPr="00B77E30">
        <w:rPr>
          <w:rFonts w:ascii="Arial" w:hAnsi="Arial" w:cs="Arial"/>
          <w:noProof/>
          <w:sz w:val="24"/>
          <w:szCs w:val="24"/>
          <w:lang w:val="es-CO" w:eastAsia="es-CO"/>
        </w:rPr>
        <w:drawing>
          <wp:inline distT="0" distB="0" distL="0" distR="0" wp14:anchorId="2FED6394" wp14:editId="4111E222">
            <wp:extent cx="4591050" cy="2809875"/>
            <wp:effectExtent l="0" t="0" r="0"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4591050" cy="2809875"/>
                    </a:xfrm>
                    <a:prstGeom prst="rect">
                      <a:avLst/>
                    </a:prstGeom>
                    <a:noFill/>
                    <a:ln>
                      <a:noFill/>
                    </a:ln>
                  </pic:spPr>
                </pic:pic>
              </a:graphicData>
            </a:graphic>
          </wp:inline>
        </w:drawing>
      </w:r>
    </w:p>
    <w:p w:rsidR="00CA4A9B" w:rsidRPr="00B77E30" w:rsidRDefault="00CA4A9B" w:rsidP="00EB53D8">
      <w:pPr>
        <w:numPr>
          <w:ilvl w:val="0"/>
          <w:numId w:val="53"/>
        </w:numPr>
        <w:spacing w:after="0" w:line="240" w:lineRule="auto"/>
        <w:jc w:val="both"/>
        <w:rPr>
          <w:rFonts w:ascii="Arial" w:hAnsi="Arial" w:cs="Arial"/>
          <w:sz w:val="24"/>
          <w:szCs w:val="24"/>
          <w:lang w:eastAsia="es-CO"/>
        </w:rPr>
      </w:pPr>
      <w:r w:rsidRPr="00B77E30">
        <w:rPr>
          <w:rFonts w:ascii="Arial" w:hAnsi="Arial" w:cs="Arial"/>
          <w:sz w:val="24"/>
          <w:szCs w:val="24"/>
          <w:lang w:eastAsia="es-CO"/>
        </w:rPr>
        <w:t>Aplicar de manera estricta los principios y técnicas de bioseguridad en las maniobras de atención de la víctima.</w:t>
      </w:r>
    </w:p>
    <w:p w:rsidR="00CA4A9B" w:rsidRPr="00B77E30" w:rsidRDefault="00CA4A9B" w:rsidP="00EB53D8">
      <w:pPr>
        <w:numPr>
          <w:ilvl w:val="0"/>
          <w:numId w:val="53"/>
        </w:numPr>
        <w:spacing w:after="0" w:line="240" w:lineRule="auto"/>
        <w:jc w:val="both"/>
        <w:rPr>
          <w:rFonts w:ascii="Arial" w:hAnsi="Arial" w:cs="Arial"/>
          <w:sz w:val="24"/>
          <w:szCs w:val="24"/>
          <w:lang w:eastAsia="es-CO"/>
        </w:rPr>
      </w:pPr>
      <w:r w:rsidRPr="00B77E30">
        <w:rPr>
          <w:rFonts w:ascii="Arial" w:hAnsi="Arial" w:cs="Arial"/>
          <w:sz w:val="24"/>
          <w:szCs w:val="24"/>
          <w:lang w:eastAsia="es-CO"/>
        </w:rPr>
        <w:t>Asegurar la remisión del paciente a un centro asistencial en caso de ser necesario en razón a sus lesiones.</w:t>
      </w:r>
    </w:p>
    <w:p w:rsidR="00CA4A9B" w:rsidRPr="00B77E30" w:rsidRDefault="00CA4A9B" w:rsidP="00EB53D8">
      <w:pPr>
        <w:numPr>
          <w:ilvl w:val="0"/>
          <w:numId w:val="53"/>
        </w:numPr>
        <w:spacing w:after="0" w:line="240" w:lineRule="auto"/>
        <w:jc w:val="both"/>
        <w:rPr>
          <w:rFonts w:ascii="Arial" w:hAnsi="Arial" w:cs="Arial"/>
          <w:sz w:val="24"/>
          <w:szCs w:val="24"/>
          <w:lang w:eastAsia="es-CO"/>
        </w:rPr>
      </w:pPr>
      <w:r w:rsidRPr="00B77E30">
        <w:rPr>
          <w:rFonts w:ascii="Arial" w:hAnsi="Arial" w:cs="Arial"/>
          <w:sz w:val="24"/>
          <w:szCs w:val="24"/>
          <w:lang w:eastAsia="es-CO"/>
        </w:rPr>
        <w:t>Disponer de manera segura los elementos de protección personal y los elementos utilizados en la atención del evento</w:t>
      </w:r>
    </w:p>
    <w:p w:rsidR="00CA4A9B" w:rsidRPr="00B77E30" w:rsidRDefault="00CA4A9B" w:rsidP="00EB53D8">
      <w:pPr>
        <w:numPr>
          <w:ilvl w:val="0"/>
          <w:numId w:val="53"/>
        </w:numPr>
        <w:spacing w:after="0" w:line="240" w:lineRule="auto"/>
        <w:jc w:val="both"/>
        <w:rPr>
          <w:rFonts w:ascii="Arial" w:hAnsi="Arial" w:cs="Arial"/>
          <w:sz w:val="24"/>
          <w:szCs w:val="24"/>
          <w:lang w:eastAsia="es-CO"/>
        </w:rPr>
      </w:pPr>
      <w:r w:rsidRPr="00B77E30">
        <w:rPr>
          <w:rFonts w:ascii="Arial" w:hAnsi="Arial" w:cs="Arial"/>
          <w:sz w:val="24"/>
          <w:szCs w:val="24"/>
          <w:lang w:eastAsia="es-CO"/>
        </w:rPr>
        <w:t>Efectuar el reporte de la atención y asegurar su registro en la minuta de atención de emergencias.</w:t>
      </w:r>
    </w:p>
    <w:p w:rsidR="00F20465" w:rsidRDefault="00F20465" w:rsidP="00CA4A9B">
      <w:pPr>
        <w:jc w:val="both"/>
        <w:rPr>
          <w:rFonts w:ascii="Arial" w:hAnsi="Arial" w:cs="Arial"/>
          <w:b/>
          <w:sz w:val="24"/>
          <w:szCs w:val="24"/>
          <w:lang w:eastAsia="es-CO"/>
        </w:rPr>
      </w:pPr>
    </w:p>
    <w:p w:rsidR="00CA4A9B" w:rsidRPr="00B77E30" w:rsidRDefault="00CA4A9B" w:rsidP="00CA4A9B">
      <w:pPr>
        <w:jc w:val="both"/>
        <w:rPr>
          <w:rFonts w:ascii="Arial" w:hAnsi="Arial" w:cs="Arial"/>
          <w:b/>
          <w:sz w:val="24"/>
          <w:szCs w:val="24"/>
          <w:lang w:eastAsia="es-CO"/>
        </w:rPr>
      </w:pPr>
      <w:r w:rsidRPr="00B77E30">
        <w:rPr>
          <w:rFonts w:ascii="Arial" w:hAnsi="Arial" w:cs="Arial"/>
          <w:b/>
          <w:sz w:val="24"/>
          <w:szCs w:val="24"/>
          <w:lang w:eastAsia="es-CO"/>
        </w:rPr>
        <w:t>Responsable de seguridad y salud en el trabajo</w:t>
      </w:r>
    </w:p>
    <w:p w:rsidR="00CA4A9B" w:rsidRPr="00B77E30" w:rsidRDefault="00CA4A9B" w:rsidP="00EB53D8">
      <w:pPr>
        <w:numPr>
          <w:ilvl w:val="0"/>
          <w:numId w:val="54"/>
        </w:numPr>
        <w:spacing w:after="0" w:line="240" w:lineRule="auto"/>
        <w:jc w:val="both"/>
        <w:rPr>
          <w:rFonts w:ascii="Arial" w:hAnsi="Arial" w:cs="Arial"/>
          <w:sz w:val="24"/>
          <w:szCs w:val="24"/>
          <w:lang w:eastAsia="es-CO"/>
        </w:rPr>
      </w:pPr>
      <w:r w:rsidRPr="00B77E30">
        <w:rPr>
          <w:rFonts w:ascii="Arial" w:hAnsi="Arial" w:cs="Arial"/>
          <w:sz w:val="24"/>
          <w:szCs w:val="24"/>
          <w:lang w:eastAsia="es-CO"/>
        </w:rPr>
        <w:t>Asegurar la formación y entrenamiento del personal responsable de la atención de emergencias en los procedimientos seguros para la respuesta a eventos de emergencia.</w:t>
      </w:r>
    </w:p>
    <w:p w:rsidR="00CA4A9B" w:rsidRPr="00B77E30" w:rsidRDefault="00CA4A9B" w:rsidP="00EB53D8">
      <w:pPr>
        <w:numPr>
          <w:ilvl w:val="0"/>
          <w:numId w:val="54"/>
        </w:numPr>
        <w:spacing w:after="0" w:line="240" w:lineRule="auto"/>
        <w:jc w:val="both"/>
        <w:rPr>
          <w:rFonts w:ascii="Arial" w:hAnsi="Arial" w:cs="Arial"/>
          <w:sz w:val="24"/>
          <w:szCs w:val="24"/>
          <w:lang w:eastAsia="es-CO"/>
        </w:rPr>
      </w:pPr>
      <w:r w:rsidRPr="00B77E30">
        <w:rPr>
          <w:rFonts w:ascii="Arial" w:hAnsi="Arial" w:cs="Arial"/>
          <w:sz w:val="24"/>
          <w:szCs w:val="24"/>
          <w:lang w:eastAsia="es-CO"/>
        </w:rPr>
        <w:t>Efectuar la vigilancia en el cumplimiento del protocolo y la disponibilidad suficiente de los elementos de protección personal para la atención de emergencias.</w:t>
      </w:r>
    </w:p>
    <w:p w:rsidR="00CA4A9B" w:rsidRPr="00B77E30" w:rsidRDefault="00CA4A9B" w:rsidP="00EB53D8">
      <w:pPr>
        <w:numPr>
          <w:ilvl w:val="0"/>
          <w:numId w:val="54"/>
        </w:numPr>
        <w:spacing w:after="0" w:line="240" w:lineRule="auto"/>
        <w:jc w:val="both"/>
        <w:rPr>
          <w:rFonts w:ascii="Arial" w:hAnsi="Arial" w:cs="Arial"/>
          <w:sz w:val="24"/>
          <w:szCs w:val="24"/>
          <w:lang w:eastAsia="es-CO"/>
        </w:rPr>
      </w:pPr>
      <w:r w:rsidRPr="00B77E30">
        <w:rPr>
          <w:rFonts w:ascii="Arial" w:hAnsi="Arial" w:cs="Arial"/>
          <w:sz w:val="24"/>
          <w:szCs w:val="24"/>
          <w:lang w:eastAsia="es-CO"/>
        </w:rPr>
        <w:t xml:space="preserve">Llevar un registro de los eventos de emergencia atendidos al interior de la </w:t>
      </w:r>
      <w:r w:rsidR="00443403" w:rsidRPr="00B77E30">
        <w:rPr>
          <w:rFonts w:ascii="Arial" w:hAnsi="Arial" w:cs="Arial"/>
          <w:sz w:val="24"/>
          <w:szCs w:val="24"/>
          <w:lang w:eastAsia="es-CO"/>
        </w:rPr>
        <w:t>Zona Franca Internacional de Pereira</w:t>
      </w:r>
      <w:r w:rsidRPr="00B77E30">
        <w:rPr>
          <w:rFonts w:ascii="Arial" w:hAnsi="Arial" w:cs="Arial"/>
          <w:sz w:val="24"/>
          <w:szCs w:val="24"/>
          <w:lang w:eastAsia="es-CO"/>
        </w:rPr>
        <w:t xml:space="preserve">. </w:t>
      </w:r>
    </w:p>
    <w:p w:rsidR="009544DB" w:rsidRPr="00B77E30" w:rsidRDefault="00BF3275" w:rsidP="00CA4A9B">
      <w:pPr>
        <w:spacing w:line="276" w:lineRule="auto"/>
        <w:rPr>
          <w:rFonts w:ascii="Arial" w:hAnsi="Arial" w:cs="Arial"/>
          <w:b/>
          <w:sz w:val="24"/>
          <w:szCs w:val="24"/>
        </w:rPr>
      </w:pPr>
      <w:r w:rsidRPr="00B77E30">
        <w:rPr>
          <w:rFonts w:ascii="Arial" w:hAnsi="Arial" w:cs="Arial"/>
          <w:sz w:val="24"/>
          <w:szCs w:val="24"/>
        </w:rPr>
        <w:object w:dxaOrig="6346" w:dyaOrig="10860">
          <v:shape id="_x0000_i1025" type="#_x0000_t75" style="width:385.5pt;height:603pt" o:ole="">
            <v:imagedata r:id="rId27" o:title=""/>
          </v:shape>
          <o:OLEObject Type="Embed" ProgID="Visio.Drawing.15" ShapeID="_x0000_i1025" DrawAspect="Content" ObjectID="_1698836071" r:id="rId28"/>
        </w:object>
      </w:r>
    </w:p>
    <w:p w:rsidR="00CA4A9B" w:rsidRPr="00B77E30" w:rsidRDefault="00BF3275" w:rsidP="00BF3275">
      <w:pPr>
        <w:spacing w:line="276" w:lineRule="auto"/>
        <w:rPr>
          <w:rFonts w:ascii="Arial" w:hAnsi="Arial" w:cs="Arial"/>
          <w:b/>
          <w:sz w:val="24"/>
          <w:szCs w:val="24"/>
        </w:rPr>
      </w:pPr>
      <w:r w:rsidRPr="00B77E30">
        <w:rPr>
          <w:rFonts w:ascii="Arial" w:hAnsi="Arial" w:cs="Arial"/>
          <w:b/>
          <w:sz w:val="24"/>
          <w:szCs w:val="24"/>
        </w:rPr>
        <w:lastRenderedPageBreak/>
        <w:t>26. PROCEDIMIENTO DE RESPUESTA A EMERGENCIAS MÉDICAS</w:t>
      </w:r>
    </w:p>
    <w:p w:rsidR="00CA4A9B" w:rsidRPr="00B77E30" w:rsidRDefault="00CA4A9B" w:rsidP="00CA4A9B">
      <w:pPr>
        <w:jc w:val="both"/>
        <w:rPr>
          <w:rFonts w:ascii="Arial" w:hAnsi="Arial" w:cs="Arial"/>
          <w:b/>
          <w:sz w:val="24"/>
          <w:szCs w:val="24"/>
          <w:lang w:eastAsia="es-CO"/>
        </w:rPr>
      </w:pPr>
      <w:r w:rsidRPr="00B77E30">
        <w:rPr>
          <w:rFonts w:ascii="Arial" w:hAnsi="Arial" w:cs="Arial"/>
          <w:b/>
          <w:sz w:val="24"/>
          <w:szCs w:val="24"/>
          <w:lang w:eastAsia="es-CO"/>
        </w:rPr>
        <w:t>Protocolo para respuesta a emergencia médica</w:t>
      </w: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3"/>
        <w:gridCol w:w="6256"/>
        <w:gridCol w:w="2321"/>
      </w:tblGrid>
      <w:tr w:rsidR="00CA4A9B" w:rsidRPr="00B77E30" w:rsidTr="00F20465">
        <w:trPr>
          <w:jc w:val="center"/>
        </w:trPr>
        <w:tc>
          <w:tcPr>
            <w:tcW w:w="603" w:type="dxa"/>
            <w:shd w:val="clear" w:color="auto" w:fill="262626"/>
          </w:tcPr>
          <w:p w:rsidR="00CA4A9B" w:rsidRPr="00B77E30" w:rsidRDefault="00CA4A9B" w:rsidP="00896F75">
            <w:pPr>
              <w:jc w:val="center"/>
              <w:rPr>
                <w:rFonts w:ascii="Arial" w:hAnsi="Arial" w:cs="Arial"/>
                <w:b/>
                <w:sz w:val="24"/>
                <w:szCs w:val="24"/>
                <w:lang w:eastAsia="es-CO"/>
              </w:rPr>
            </w:pPr>
            <w:r w:rsidRPr="00B77E30">
              <w:rPr>
                <w:rFonts w:ascii="Arial" w:hAnsi="Arial" w:cs="Arial"/>
                <w:b/>
                <w:sz w:val="24"/>
                <w:szCs w:val="24"/>
                <w:lang w:eastAsia="es-CO"/>
              </w:rPr>
              <w:t>No.</w:t>
            </w:r>
          </w:p>
        </w:tc>
        <w:tc>
          <w:tcPr>
            <w:tcW w:w="6256" w:type="dxa"/>
            <w:shd w:val="clear" w:color="auto" w:fill="262626"/>
          </w:tcPr>
          <w:p w:rsidR="00CA4A9B" w:rsidRPr="00B77E30" w:rsidRDefault="00CA4A9B" w:rsidP="00896F75">
            <w:pPr>
              <w:jc w:val="center"/>
              <w:rPr>
                <w:rFonts w:ascii="Arial" w:hAnsi="Arial" w:cs="Arial"/>
                <w:b/>
                <w:sz w:val="24"/>
                <w:szCs w:val="24"/>
                <w:lang w:eastAsia="es-CO"/>
              </w:rPr>
            </w:pPr>
            <w:r w:rsidRPr="00B77E30">
              <w:rPr>
                <w:rFonts w:ascii="Arial" w:hAnsi="Arial" w:cs="Arial"/>
                <w:b/>
                <w:sz w:val="24"/>
                <w:szCs w:val="24"/>
                <w:lang w:eastAsia="es-CO"/>
              </w:rPr>
              <w:t>Actividad</w:t>
            </w:r>
          </w:p>
        </w:tc>
        <w:tc>
          <w:tcPr>
            <w:tcW w:w="2321" w:type="dxa"/>
            <w:shd w:val="clear" w:color="auto" w:fill="262626"/>
          </w:tcPr>
          <w:p w:rsidR="00CA4A9B" w:rsidRPr="00B77E30" w:rsidRDefault="00CA4A9B" w:rsidP="00896F75">
            <w:pPr>
              <w:jc w:val="center"/>
              <w:rPr>
                <w:rFonts w:ascii="Arial" w:hAnsi="Arial" w:cs="Arial"/>
                <w:b/>
                <w:sz w:val="24"/>
                <w:szCs w:val="24"/>
                <w:lang w:eastAsia="es-CO"/>
              </w:rPr>
            </w:pPr>
            <w:r w:rsidRPr="00B77E30">
              <w:rPr>
                <w:rFonts w:ascii="Arial" w:hAnsi="Arial" w:cs="Arial"/>
                <w:b/>
                <w:sz w:val="24"/>
                <w:szCs w:val="24"/>
                <w:lang w:eastAsia="es-CO"/>
              </w:rPr>
              <w:t>Responsable</w:t>
            </w:r>
          </w:p>
        </w:tc>
      </w:tr>
      <w:tr w:rsidR="00CA4A9B" w:rsidRPr="00B77E30" w:rsidTr="00F20465">
        <w:trPr>
          <w:jc w:val="center"/>
        </w:trPr>
        <w:tc>
          <w:tcPr>
            <w:tcW w:w="603" w:type="dxa"/>
            <w:shd w:val="clear" w:color="auto" w:fill="auto"/>
          </w:tcPr>
          <w:p w:rsidR="00CA4A9B" w:rsidRPr="00B77E30" w:rsidRDefault="00CA4A9B" w:rsidP="00896F75">
            <w:pPr>
              <w:jc w:val="center"/>
              <w:rPr>
                <w:rFonts w:ascii="Arial" w:hAnsi="Arial" w:cs="Arial"/>
                <w:b/>
                <w:sz w:val="24"/>
                <w:szCs w:val="24"/>
                <w:lang w:eastAsia="es-CO"/>
              </w:rPr>
            </w:pPr>
          </w:p>
          <w:p w:rsidR="00CA4A9B" w:rsidRPr="00B77E30" w:rsidRDefault="00CA4A9B" w:rsidP="00896F75">
            <w:pPr>
              <w:jc w:val="center"/>
              <w:rPr>
                <w:rFonts w:ascii="Arial" w:hAnsi="Arial" w:cs="Arial"/>
                <w:b/>
                <w:sz w:val="24"/>
                <w:szCs w:val="24"/>
                <w:lang w:eastAsia="es-CO"/>
              </w:rPr>
            </w:pPr>
          </w:p>
          <w:p w:rsidR="00CA4A9B" w:rsidRPr="00B77E30" w:rsidRDefault="00CA4A9B" w:rsidP="00896F75">
            <w:pPr>
              <w:jc w:val="center"/>
              <w:rPr>
                <w:rFonts w:ascii="Arial" w:hAnsi="Arial" w:cs="Arial"/>
                <w:b/>
                <w:sz w:val="24"/>
                <w:szCs w:val="24"/>
                <w:lang w:eastAsia="es-CO"/>
              </w:rPr>
            </w:pPr>
            <w:r w:rsidRPr="00B77E30">
              <w:rPr>
                <w:rFonts w:ascii="Arial" w:hAnsi="Arial" w:cs="Arial"/>
                <w:b/>
                <w:sz w:val="24"/>
                <w:szCs w:val="24"/>
                <w:lang w:eastAsia="es-CO"/>
              </w:rPr>
              <w:t>1</w:t>
            </w:r>
          </w:p>
        </w:tc>
        <w:tc>
          <w:tcPr>
            <w:tcW w:w="6256" w:type="dxa"/>
            <w:shd w:val="clear" w:color="auto" w:fill="auto"/>
          </w:tcPr>
          <w:p w:rsidR="00CA4A9B" w:rsidRPr="00B77E30" w:rsidRDefault="00CA4A9B" w:rsidP="00896F75">
            <w:pPr>
              <w:jc w:val="both"/>
              <w:rPr>
                <w:rFonts w:ascii="Arial" w:hAnsi="Arial" w:cs="Arial"/>
                <w:b/>
                <w:sz w:val="24"/>
                <w:szCs w:val="24"/>
                <w:lang w:eastAsia="es-CO"/>
              </w:rPr>
            </w:pPr>
            <w:r w:rsidRPr="00B77E30">
              <w:rPr>
                <w:rFonts w:ascii="Arial" w:hAnsi="Arial" w:cs="Arial"/>
                <w:b/>
                <w:sz w:val="24"/>
                <w:szCs w:val="24"/>
                <w:lang w:eastAsia="es-CO"/>
              </w:rPr>
              <w:t>Atención inicial</w:t>
            </w:r>
          </w:p>
          <w:p w:rsidR="00CA4A9B" w:rsidRPr="00B77E30" w:rsidRDefault="00CA4A9B" w:rsidP="00896F75">
            <w:pPr>
              <w:jc w:val="both"/>
              <w:rPr>
                <w:rFonts w:ascii="Arial" w:hAnsi="Arial" w:cs="Arial"/>
                <w:sz w:val="24"/>
                <w:szCs w:val="24"/>
                <w:lang w:eastAsia="es-CO"/>
              </w:rPr>
            </w:pPr>
            <w:r w:rsidRPr="00B77E30">
              <w:rPr>
                <w:rFonts w:ascii="Arial" w:hAnsi="Arial" w:cs="Arial"/>
                <w:sz w:val="24"/>
                <w:szCs w:val="24"/>
                <w:lang w:eastAsia="es-CO"/>
              </w:rPr>
              <w:t>Al presentarse la situación de emergencias, el personal en el área del evento, brinda la primera atención, reporta la situación y espera el arribo del personal de la brigada de emergencias.</w:t>
            </w:r>
          </w:p>
        </w:tc>
        <w:tc>
          <w:tcPr>
            <w:tcW w:w="2321" w:type="dxa"/>
            <w:shd w:val="clear" w:color="auto" w:fill="auto"/>
          </w:tcPr>
          <w:p w:rsidR="00CA4A9B" w:rsidRPr="00B77E30" w:rsidRDefault="00CA4A9B" w:rsidP="00896F75">
            <w:pPr>
              <w:jc w:val="center"/>
              <w:rPr>
                <w:rFonts w:ascii="Arial" w:hAnsi="Arial" w:cs="Arial"/>
                <w:sz w:val="24"/>
                <w:szCs w:val="24"/>
                <w:lang w:eastAsia="es-CO"/>
              </w:rPr>
            </w:pPr>
          </w:p>
          <w:p w:rsidR="00CA4A9B" w:rsidRPr="00B77E30" w:rsidRDefault="00CA4A9B" w:rsidP="00896F75">
            <w:pPr>
              <w:jc w:val="center"/>
              <w:rPr>
                <w:rFonts w:ascii="Arial" w:hAnsi="Arial" w:cs="Arial"/>
                <w:sz w:val="24"/>
                <w:szCs w:val="24"/>
                <w:lang w:eastAsia="es-CO"/>
              </w:rPr>
            </w:pPr>
          </w:p>
          <w:p w:rsidR="00CA4A9B" w:rsidRPr="00B77E30" w:rsidRDefault="00A217ED" w:rsidP="009544DB">
            <w:pPr>
              <w:rPr>
                <w:rFonts w:ascii="Arial" w:hAnsi="Arial" w:cs="Arial"/>
                <w:sz w:val="24"/>
                <w:szCs w:val="24"/>
                <w:lang w:eastAsia="es-CO"/>
              </w:rPr>
            </w:pPr>
            <w:r w:rsidRPr="00B77E30">
              <w:rPr>
                <w:rFonts w:ascii="Arial" w:hAnsi="Arial" w:cs="Arial"/>
                <w:sz w:val="24"/>
                <w:szCs w:val="24"/>
                <w:lang w:eastAsia="es-CO"/>
              </w:rPr>
              <w:t xml:space="preserve">  </w:t>
            </w:r>
            <w:r w:rsidR="00CA4A9B" w:rsidRPr="00B77E30">
              <w:rPr>
                <w:rFonts w:ascii="Arial" w:hAnsi="Arial" w:cs="Arial"/>
                <w:sz w:val="24"/>
                <w:szCs w:val="24"/>
                <w:lang w:eastAsia="es-CO"/>
              </w:rPr>
              <w:t>Primer Respondiente</w:t>
            </w:r>
          </w:p>
          <w:p w:rsidR="00CA4A9B" w:rsidRPr="00B77E30" w:rsidRDefault="00CA4A9B" w:rsidP="00896F75">
            <w:pPr>
              <w:jc w:val="center"/>
              <w:rPr>
                <w:rFonts w:ascii="Arial" w:hAnsi="Arial" w:cs="Arial"/>
                <w:sz w:val="24"/>
                <w:szCs w:val="24"/>
                <w:lang w:eastAsia="es-CO"/>
              </w:rPr>
            </w:pPr>
          </w:p>
        </w:tc>
      </w:tr>
      <w:tr w:rsidR="00CA4A9B" w:rsidRPr="00B77E30" w:rsidTr="00F20465">
        <w:trPr>
          <w:jc w:val="center"/>
        </w:trPr>
        <w:tc>
          <w:tcPr>
            <w:tcW w:w="603" w:type="dxa"/>
            <w:shd w:val="clear" w:color="auto" w:fill="auto"/>
          </w:tcPr>
          <w:p w:rsidR="00CA4A9B" w:rsidRPr="00B77E30" w:rsidRDefault="00CA4A9B" w:rsidP="00896F75">
            <w:pPr>
              <w:jc w:val="center"/>
              <w:rPr>
                <w:rFonts w:ascii="Arial" w:hAnsi="Arial" w:cs="Arial"/>
                <w:b/>
                <w:sz w:val="24"/>
                <w:szCs w:val="24"/>
                <w:lang w:eastAsia="es-CO"/>
              </w:rPr>
            </w:pPr>
          </w:p>
          <w:p w:rsidR="00CA4A9B" w:rsidRPr="00B77E30" w:rsidRDefault="00CA4A9B" w:rsidP="00896F75">
            <w:pPr>
              <w:jc w:val="center"/>
              <w:rPr>
                <w:rFonts w:ascii="Arial" w:hAnsi="Arial" w:cs="Arial"/>
                <w:b/>
                <w:sz w:val="24"/>
                <w:szCs w:val="24"/>
                <w:lang w:eastAsia="es-CO"/>
              </w:rPr>
            </w:pPr>
          </w:p>
          <w:p w:rsidR="00CA4A9B" w:rsidRPr="00B77E30" w:rsidRDefault="00CA4A9B" w:rsidP="00896F75">
            <w:pPr>
              <w:jc w:val="center"/>
              <w:rPr>
                <w:rFonts w:ascii="Arial" w:hAnsi="Arial" w:cs="Arial"/>
                <w:b/>
                <w:sz w:val="24"/>
                <w:szCs w:val="24"/>
                <w:lang w:eastAsia="es-CO"/>
              </w:rPr>
            </w:pPr>
          </w:p>
          <w:p w:rsidR="00CA4A9B" w:rsidRPr="00B77E30" w:rsidRDefault="00CA4A9B" w:rsidP="00896F75">
            <w:pPr>
              <w:jc w:val="center"/>
              <w:rPr>
                <w:rFonts w:ascii="Arial" w:hAnsi="Arial" w:cs="Arial"/>
                <w:b/>
                <w:sz w:val="24"/>
                <w:szCs w:val="24"/>
                <w:lang w:eastAsia="es-CO"/>
              </w:rPr>
            </w:pPr>
            <w:r w:rsidRPr="00B77E30">
              <w:rPr>
                <w:rFonts w:ascii="Arial" w:hAnsi="Arial" w:cs="Arial"/>
                <w:b/>
                <w:sz w:val="24"/>
                <w:szCs w:val="24"/>
                <w:lang w:eastAsia="es-CO"/>
              </w:rPr>
              <w:t>2</w:t>
            </w:r>
          </w:p>
        </w:tc>
        <w:tc>
          <w:tcPr>
            <w:tcW w:w="6256" w:type="dxa"/>
            <w:shd w:val="clear" w:color="auto" w:fill="auto"/>
          </w:tcPr>
          <w:p w:rsidR="00CA4A9B" w:rsidRPr="00B77E30" w:rsidRDefault="00CA4A9B" w:rsidP="00896F75">
            <w:pPr>
              <w:jc w:val="both"/>
              <w:rPr>
                <w:rFonts w:ascii="Arial" w:hAnsi="Arial" w:cs="Arial"/>
                <w:b/>
                <w:sz w:val="24"/>
                <w:szCs w:val="24"/>
                <w:lang w:eastAsia="es-CO"/>
              </w:rPr>
            </w:pPr>
            <w:r w:rsidRPr="00B77E30">
              <w:rPr>
                <w:rFonts w:ascii="Arial" w:hAnsi="Arial" w:cs="Arial"/>
                <w:b/>
                <w:sz w:val="24"/>
                <w:szCs w:val="24"/>
                <w:lang w:eastAsia="es-CO"/>
              </w:rPr>
              <w:t>Prestación de primeros auxilios</w:t>
            </w:r>
          </w:p>
          <w:p w:rsidR="00CA4A9B" w:rsidRPr="00B77E30" w:rsidRDefault="00CA4A9B" w:rsidP="00896F75">
            <w:pPr>
              <w:jc w:val="both"/>
              <w:rPr>
                <w:rFonts w:ascii="Arial" w:hAnsi="Arial" w:cs="Arial"/>
                <w:sz w:val="24"/>
                <w:szCs w:val="24"/>
                <w:lang w:eastAsia="es-CO"/>
              </w:rPr>
            </w:pPr>
            <w:r w:rsidRPr="00B77E30">
              <w:rPr>
                <w:rFonts w:ascii="Arial" w:hAnsi="Arial" w:cs="Arial"/>
                <w:sz w:val="24"/>
                <w:szCs w:val="24"/>
                <w:lang w:eastAsia="es-CO"/>
              </w:rPr>
              <w:t>El brigadista de emergencias que arriba a la zona de emergencia, efectúa una valoración inicial de la víctima e inicia las maniobras de estabilización en cumplimiento estricto de los principios y técnicas de bioseguridad.</w:t>
            </w:r>
          </w:p>
          <w:p w:rsidR="00CA4A9B" w:rsidRPr="00B77E30" w:rsidRDefault="00CA4A9B" w:rsidP="00896F75">
            <w:pPr>
              <w:jc w:val="both"/>
              <w:rPr>
                <w:rFonts w:ascii="Arial" w:hAnsi="Arial" w:cs="Arial"/>
                <w:sz w:val="24"/>
                <w:szCs w:val="24"/>
                <w:lang w:eastAsia="es-CO"/>
              </w:rPr>
            </w:pPr>
            <w:r w:rsidRPr="00B77E30">
              <w:rPr>
                <w:rFonts w:ascii="Arial" w:hAnsi="Arial" w:cs="Arial"/>
                <w:sz w:val="24"/>
                <w:szCs w:val="24"/>
                <w:lang w:eastAsia="es-CO"/>
              </w:rPr>
              <w:t>Mantiene comunicación con el responsable de seguridad y salud en el trabajo y de ser necesario solicita el apoyo del servicio de ambulancia.</w:t>
            </w:r>
          </w:p>
        </w:tc>
        <w:tc>
          <w:tcPr>
            <w:tcW w:w="2321" w:type="dxa"/>
            <w:shd w:val="clear" w:color="auto" w:fill="auto"/>
          </w:tcPr>
          <w:p w:rsidR="00CA4A9B" w:rsidRPr="00B77E30" w:rsidRDefault="00CA4A9B" w:rsidP="00896F75">
            <w:pPr>
              <w:jc w:val="center"/>
              <w:rPr>
                <w:rFonts w:ascii="Arial" w:hAnsi="Arial" w:cs="Arial"/>
                <w:sz w:val="24"/>
                <w:szCs w:val="24"/>
                <w:lang w:eastAsia="es-CO"/>
              </w:rPr>
            </w:pPr>
          </w:p>
          <w:p w:rsidR="00CA4A9B" w:rsidRPr="00B77E30" w:rsidRDefault="00CA4A9B" w:rsidP="00896F75">
            <w:pPr>
              <w:jc w:val="center"/>
              <w:rPr>
                <w:rFonts w:ascii="Arial" w:hAnsi="Arial" w:cs="Arial"/>
                <w:sz w:val="24"/>
                <w:szCs w:val="24"/>
                <w:lang w:eastAsia="es-CO"/>
              </w:rPr>
            </w:pPr>
          </w:p>
          <w:p w:rsidR="00CA4A9B" w:rsidRPr="00B77E30" w:rsidRDefault="00CA4A9B" w:rsidP="00A217ED">
            <w:pPr>
              <w:jc w:val="center"/>
              <w:rPr>
                <w:rFonts w:ascii="Arial" w:hAnsi="Arial" w:cs="Arial"/>
                <w:sz w:val="24"/>
                <w:szCs w:val="24"/>
                <w:lang w:eastAsia="es-CO"/>
              </w:rPr>
            </w:pPr>
            <w:r w:rsidRPr="00B77E30">
              <w:rPr>
                <w:rFonts w:ascii="Arial" w:hAnsi="Arial" w:cs="Arial"/>
                <w:sz w:val="24"/>
                <w:szCs w:val="24"/>
                <w:lang w:eastAsia="es-CO"/>
              </w:rPr>
              <w:t xml:space="preserve">Brigadista de </w:t>
            </w:r>
            <w:r w:rsidR="00A217ED" w:rsidRPr="00B77E30">
              <w:rPr>
                <w:rFonts w:ascii="Arial" w:hAnsi="Arial" w:cs="Arial"/>
                <w:sz w:val="24"/>
                <w:szCs w:val="24"/>
                <w:lang w:eastAsia="es-CO"/>
              </w:rPr>
              <w:t xml:space="preserve">        </w:t>
            </w:r>
            <w:r w:rsidRPr="00B77E30">
              <w:rPr>
                <w:rFonts w:ascii="Arial" w:hAnsi="Arial" w:cs="Arial"/>
                <w:sz w:val="24"/>
                <w:szCs w:val="24"/>
                <w:lang w:eastAsia="es-CO"/>
              </w:rPr>
              <w:t>emergencia</w:t>
            </w:r>
          </w:p>
          <w:p w:rsidR="00CA4A9B" w:rsidRPr="00B77E30" w:rsidRDefault="00CA4A9B" w:rsidP="00896F75">
            <w:pPr>
              <w:jc w:val="center"/>
              <w:rPr>
                <w:rFonts w:ascii="Arial" w:hAnsi="Arial" w:cs="Arial"/>
                <w:sz w:val="24"/>
                <w:szCs w:val="24"/>
                <w:lang w:eastAsia="es-CO"/>
              </w:rPr>
            </w:pPr>
          </w:p>
        </w:tc>
      </w:tr>
      <w:tr w:rsidR="00CA4A9B" w:rsidRPr="00B77E30" w:rsidTr="00F20465">
        <w:trPr>
          <w:jc w:val="center"/>
        </w:trPr>
        <w:tc>
          <w:tcPr>
            <w:tcW w:w="603" w:type="dxa"/>
            <w:shd w:val="clear" w:color="auto" w:fill="auto"/>
          </w:tcPr>
          <w:p w:rsidR="00CA4A9B" w:rsidRPr="00B77E30" w:rsidRDefault="00CA4A9B" w:rsidP="00896F75">
            <w:pPr>
              <w:jc w:val="center"/>
              <w:rPr>
                <w:rFonts w:ascii="Arial" w:hAnsi="Arial" w:cs="Arial"/>
                <w:b/>
                <w:sz w:val="24"/>
                <w:szCs w:val="24"/>
                <w:lang w:eastAsia="es-CO"/>
              </w:rPr>
            </w:pPr>
          </w:p>
          <w:p w:rsidR="00CA4A9B" w:rsidRPr="00B77E30" w:rsidRDefault="00CA4A9B" w:rsidP="00896F75">
            <w:pPr>
              <w:jc w:val="center"/>
              <w:rPr>
                <w:rFonts w:ascii="Arial" w:hAnsi="Arial" w:cs="Arial"/>
                <w:b/>
                <w:sz w:val="24"/>
                <w:szCs w:val="24"/>
                <w:lang w:eastAsia="es-CO"/>
              </w:rPr>
            </w:pPr>
          </w:p>
          <w:p w:rsidR="00CA4A9B" w:rsidRPr="00B77E30" w:rsidRDefault="00CA4A9B" w:rsidP="00896F75">
            <w:pPr>
              <w:jc w:val="center"/>
              <w:rPr>
                <w:rFonts w:ascii="Arial" w:hAnsi="Arial" w:cs="Arial"/>
                <w:b/>
                <w:sz w:val="24"/>
                <w:szCs w:val="24"/>
                <w:lang w:eastAsia="es-CO"/>
              </w:rPr>
            </w:pPr>
          </w:p>
          <w:p w:rsidR="00CA4A9B" w:rsidRPr="00B77E30" w:rsidRDefault="00CA4A9B" w:rsidP="00896F75">
            <w:pPr>
              <w:jc w:val="center"/>
              <w:rPr>
                <w:rFonts w:ascii="Arial" w:hAnsi="Arial" w:cs="Arial"/>
                <w:b/>
                <w:sz w:val="24"/>
                <w:szCs w:val="24"/>
                <w:lang w:eastAsia="es-CO"/>
              </w:rPr>
            </w:pPr>
          </w:p>
          <w:p w:rsidR="00CA4A9B" w:rsidRPr="00B77E30" w:rsidRDefault="00CA4A9B" w:rsidP="00896F75">
            <w:pPr>
              <w:jc w:val="center"/>
              <w:rPr>
                <w:rFonts w:ascii="Arial" w:hAnsi="Arial" w:cs="Arial"/>
                <w:b/>
                <w:sz w:val="24"/>
                <w:szCs w:val="24"/>
                <w:lang w:eastAsia="es-CO"/>
              </w:rPr>
            </w:pPr>
            <w:r w:rsidRPr="00B77E30">
              <w:rPr>
                <w:rFonts w:ascii="Arial" w:hAnsi="Arial" w:cs="Arial"/>
                <w:b/>
                <w:sz w:val="24"/>
                <w:szCs w:val="24"/>
                <w:lang w:eastAsia="es-CO"/>
              </w:rPr>
              <w:t>3</w:t>
            </w:r>
          </w:p>
        </w:tc>
        <w:tc>
          <w:tcPr>
            <w:tcW w:w="6256" w:type="dxa"/>
            <w:shd w:val="clear" w:color="auto" w:fill="auto"/>
          </w:tcPr>
          <w:p w:rsidR="00CA4A9B" w:rsidRPr="00B77E30" w:rsidRDefault="00CA4A9B" w:rsidP="00896F75">
            <w:pPr>
              <w:jc w:val="both"/>
              <w:rPr>
                <w:rFonts w:ascii="Arial" w:hAnsi="Arial" w:cs="Arial"/>
                <w:b/>
                <w:sz w:val="24"/>
                <w:szCs w:val="24"/>
                <w:lang w:eastAsia="es-CO"/>
              </w:rPr>
            </w:pPr>
            <w:r w:rsidRPr="00B77E30">
              <w:rPr>
                <w:rFonts w:ascii="Arial" w:hAnsi="Arial" w:cs="Arial"/>
                <w:b/>
                <w:sz w:val="24"/>
                <w:szCs w:val="24"/>
                <w:lang w:eastAsia="es-CO"/>
              </w:rPr>
              <w:t>Atención de victimas en estado crítico</w:t>
            </w:r>
          </w:p>
          <w:p w:rsidR="00CA4A9B" w:rsidRPr="00B77E30" w:rsidRDefault="00CA4A9B" w:rsidP="00896F75">
            <w:pPr>
              <w:jc w:val="both"/>
              <w:rPr>
                <w:rFonts w:ascii="Arial" w:hAnsi="Arial" w:cs="Arial"/>
                <w:sz w:val="24"/>
                <w:szCs w:val="24"/>
                <w:lang w:eastAsia="es-CO"/>
              </w:rPr>
            </w:pPr>
            <w:r w:rsidRPr="00B77E30">
              <w:rPr>
                <w:rFonts w:ascii="Arial" w:hAnsi="Arial" w:cs="Arial"/>
                <w:sz w:val="24"/>
                <w:szCs w:val="24"/>
                <w:lang w:eastAsia="es-CO"/>
              </w:rPr>
              <w:t xml:space="preserve">Si el caso requiere de atención especializada, se solicita el apoyo de ambulancia, se brindan las maniobras de soporte vital básico y se prepara la víctima para la rápida evacuación hospitalaria.  </w:t>
            </w:r>
          </w:p>
          <w:p w:rsidR="00CA4A9B" w:rsidRPr="00B77E30" w:rsidRDefault="00CA4A9B" w:rsidP="00896F75">
            <w:pPr>
              <w:jc w:val="both"/>
              <w:rPr>
                <w:rFonts w:ascii="Arial" w:hAnsi="Arial" w:cs="Arial"/>
                <w:sz w:val="24"/>
                <w:szCs w:val="24"/>
                <w:lang w:eastAsia="es-CO"/>
              </w:rPr>
            </w:pPr>
            <w:r w:rsidRPr="00B77E30">
              <w:rPr>
                <w:rFonts w:ascii="Arial" w:hAnsi="Arial" w:cs="Arial"/>
                <w:sz w:val="24"/>
                <w:szCs w:val="24"/>
                <w:lang w:eastAsia="es-CO"/>
              </w:rPr>
              <w:t xml:space="preserve">Si la condición del evento lo permite, se desplaza la victima al punto protegido para la atención de primeros auxilios. </w:t>
            </w:r>
          </w:p>
        </w:tc>
        <w:tc>
          <w:tcPr>
            <w:tcW w:w="2321" w:type="dxa"/>
            <w:shd w:val="clear" w:color="auto" w:fill="auto"/>
          </w:tcPr>
          <w:p w:rsidR="00CA4A9B" w:rsidRPr="00B77E30" w:rsidRDefault="00CA4A9B" w:rsidP="00896F75">
            <w:pPr>
              <w:jc w:val="center"/>
              <w:rPr>
                <w:rFonts w:ascii="Arial" w:hAnsi="Arial" w:cs="Arial"/>
                <w:sz w:val="24"/>
                <w:szCs w:val="24"/>
                <w:lang w:eastAsia="es-CO"/>
              </w:rPr>
            </w:pPr>
          </w:p>
          <w:p w:rsidR="00CA4A9B" w:rsidRPr="00B77E30" w:rsidRDefault="00CA4A9B" w:rsidP="00896F75">
            <w:pPr>
              <w:jc w:val="center"/>
              <w:rPr>
                <w:rFonts w:ascii="Arial" w:hAnsi="Arial" w:cs="Arial"/>
                <w:sz w:val="24"/>
                <w:szCs w:val="24"/>
                <w:lang w:eastAsia="es-CO"/>
              </w:rPr>
            </w:pPr>
          </w:p>
          <w:p w:rsidR="00CA4A9B" w:rsidRPr="00B77E30" w:rsidRDefault="00CA4A9B" w:rsidP="00A217ED">
            <w:pPr>
              <w:jc w:val="center"/>
              <w:rPr>
                <w:rFonts w:ascii="Arial" w:hAnsi="Arial" w:cs="Arial"/>
                <w:sz w:val="24"/>
                <w:szCs w:val="24"/>
                <w:lang w:eastAsia="es-CO"/>
              </w:rPr>
            </w:pPr>
            <w:r w:rsidRPr="00B77E30">
              <w:rPr>
                <w:rFonts w:ascii="Arial" w:hAnsi="Arial" w:cs="Arial"/>
                <w:sz w:val="24"/>
                <w:szCs w:val="24"/>
                <w:lang w:eastAsia="es-CO"/>
              </w:rPr>
              <w:t>Brigadista de emergencia</w:t>
            </w:r>
          </w:p>
          <w:p w:rsidR="00CA4A9B" w:rsidRPr="00B77E30" w:rsidRDefault="00CA4A9B" w:rsidP="00896F75">
            <w:pPr>
              <w:jc w:val="center"/>
              <w:rPr>
                <w:rFonts w:ascii="Arial" w:hAnsi="Arial" w:cs="Arial"/>
                <w:sz w:val="24"/>
                <w:szCs w:val="24"/>
                <w:lang w:eastAsia="es-CO"/>
              </w:rPr>
            </w:pPr>
          </w:p>
        </w:tc>
      </w:tr>
      <w:tr w:rsidR="00CA4A9B" w:rsidRPr="00B77E30" w:rsidTr="00F20465">
        <w:trPr>
          <w:jc w:val="center"/>
        </w:trPr>
        <w:tc>
          <w:tcPr>
            <w:tcW w:w="603" w:type="dxa"/>
            <w:shd w:val="clear" w:color="auto" w:fill="auto"/>
          </w:tcPr>
          <w:p w:rsidR="00CA4A9B" w:rsidRPr="00B77E30" w:rsidRDefault="00CA4A9B" w:rsidP="00896F75">
            <w:pPr>
              <w:jc w:val="center"/>
              <w:rPr>
                <w:rFonts w:ascii="Arial" w:hAnsi="Arial" w:cs="Arial"/>
                <w:b/>
                <w:sz w:val="24"/>
                <w:szCs w:val="24"/>
                <w:lang w:eastAsia="es-CO"/>
              </w:rPr>
            </w:pPr>
          </w:p>
          <w:p w:rsidR="00CA4A9B" w:rsidRPr="00B77E30" w:rsidRDefault="00CA4A9B" w:rsidP="00896F75">
            <w:pPr>
              <w:jc w:val="center"/>
              <w:rPr>
                <w:rFonts w:ascii="Arial" w:hAnsi="Arial" w:cs="Arial"/>
                <w:b/>
                <w:sz w:val="24"/>
                <w:szCs w:val="24"/>
                <w:lang w:eastAsia="es-CO"/>
              </w:rPr>
            </w:pPr>
          </w:p>
          <w:p w:rsidR="00CA4A9B" w:rsidRPr="00B77E30" w:rsidRDefault="00CA4A9B" w:rsidP="00896F75">
            <w:pPr>
              <w:jc w:val="center"/>
              <w:rPr>
                <w:rFonts w:ascii="Arial" w:hAnsi="Arial" w:cs="Arial"/>
                <w:b/>
                <w:sz w:val="24"/>
                <w:szCs w:val="24"/>
                <w:lang w:eastAsia="es-CO"/>
              </w:rPr>
            </w:pPr>
          </w:p>
          <w:p w:rsidR="00CA4A9B" w:rsidRPr="00B77E30" w:rsidRDefault="00CA4A9B" w:rsidP="00896F75">
            <w:pPr>
              <w:jc w:val="center"/>
              <w:rPr>
                <w:rFonts w:ascii="Arial" w:hAnsi="Arial" w:cs="Arial"/>
                <w:b/>
                <w:sz w:val="24"/>
                <w:szCs w:val="24"/>
                <w:lang w:eastAsia="es-CO"/>
              </w:rPr>
            </w:pPr>
            <w:r w:rsidRPr="00B77E30">
              <w:rPr>
                <w:rFonts w:ascii="Arial" w:hAnsi="Arial" w:cs="Arial"/>
                <w:b/>
                <w:sz w:val="24"/>
                <w:szCs w:val="24"/>
                <w:lang w:eastAsia="es-CO"/>
              </w:rPr>
              <w:t>4</w:t>
            </w:r>
          </w:p>
        </w:tc>
        <w:tc>
          <w:tcPr>
            <w:tcW w:w="6256" w:type="dxa"/>
            <w:shd w:val="clear" w:color="auto" w:fill="auto"/>
          </w:tcPr>
          <w:p w:rsidR="00CA4A9B" w:rsidRPr="00B77E30" w:rsidRDefault="00CA4A9B" w:rsidP="00896F75">
            <w:pPr>
              <w:jc w:val="both"/>
              <w:rPr>
                <w:rFonts w:ascii="Arial" w:hAnsi="Arial" w:cs="Arial"/>
                <w:b/>
                <w:sz w:val="24"/>
                <w:szCs w:val="24"/>
                <w:lang w:eastAsia="es-CO"/>
              </w:rPr>
            </w:pPr>
            <w:r w:rsidRPr="00B77E30">
              <w:rPr>
                <w:rFonts w:ascii="Arial" w:hAnsi="Arial" w:cs="Arial"/>
                <w:b/>
                <w:sz w:val="24"/>
                <w:szCs w:val="24"/>
                <w:lang w:eastAsia="es-CO"/>
              </w:rPr>
              <w:t>Traslado a centro hospitalario</w:t>
            </w:r>
          </w:p>
          <w:p w:rsidR="00CA4A9B" w:rsidRPr="00B77E30" w:rsidRDefault="00CA4A9B" w:rsidP="00896F75">
            <w:pPr>
              <w:jc w:val="both"/>
              <w:rPr>
                <w:rFonts w:ascii="Arial" w:hAnsi="Arial" w:cs="Arial"/>
                <w:sz w:val="24"/>
                <w:szCs w:val="24"/>
                <w:lang w:eastAsia="es-CO"/>
              </w:rPr>
            </w:pPr>
            <w:r w:rsidRPr="00B77E30">
              <w:rPr>
                <w:rFonts w:ascii="Arial" w:hAnsi="Arial" w:cs="Arial"/>
                <w:sz w:val="24"/>
                <w:szCs w:val="24"/>
                <w:lang w:eastAsia="es-CO"/>
              </w:rPr>
              <w:t>Al arribo de la ambulancia, se efectúa la entrega de la víctima al personal médico y se entrega la información sobre sus condiciones y las maniobras efectuadas en su fase inicial.</w:t>
            </w:r>
          </w:p>
          <w:p w:rsidR="00CA4A9B" w:rsidRPr="00B77E30" w:rsidRDefault="00CA4A9B" w:rsidP="00896F75">
            <w:pPr>
              <w:jc w:val="both"/>
              <w:rPr>
                <w:rFonts w:ascii="Arial" w:hAnsi="Arial" w:cs="Arial"/>
                <w:sz w:val="24"/>
                <w:szCs w:val="24"/>
                <w:lang w:eastAsia="es-CO"/>
              </w:rPr>
            </w:pPr>
            <w:r w:rsidRPr="00B77E30">
              <w:rPr>
                <w:rFonts w:ascii="Arial" w:hAnsi="Arial" w:cs="Arial"/>
                <w:sz w:val="24"/>
                <w:szCs w:val="24"/>
                <w:lang w:eastAsia="es-CO"/>
              </w:rPr>
              <w:t>Se efectúa el registro del evento y se reporta a los familiares de la víctima sobre la situación ocurrida.</w:t>
            </w:r>
          </w:p>
        </w:tc>
        <w:tc>
          <w:tcPr>
            <w:tcW w:w="2321" w:type="dxa"/>
            <w:shd w:val="clear" w:color="auto" w:fill="auto"/>
          </w:tcPr>
          <w:p w:rsidR="00CA4A9B" w:rsidRPr="00B77E30" w:rsidRDefault="00CA4A9B" w:rsidP="00896F75">
            <w:pPr>
              <w:jc w:val="center"/>
              <w:rPr>
                <w:rFonts w:ascii="Arial" w:hAnsi="Arial" w:cs="Arial"/>
                <w:sz w:val="24"/>
                <w:szCs w:val="24"/>
                <w:lang w:eastAsia="es-CO"/>
              </w:rPr>
            </w:pPr>
          </w:p>
          <w:p w:rsidR="00CA4A9B" w:rsidRPr="00B77E30" w:rsidRDefault="00CA4A9B" w:rsidP="00A217ED">
            <w:pPr>
              <w:rPr>
                <w:rFonts w:ascii="Arial" w:hAnsi="Arial" w:cs="Arial"/>
                <w:sz w:val="24"/>
                <w:szCs w:val="24"/>
                <w:lang w:eastAsia="es-CO"/>
              </w:rPr>
            </w:pPr>
          </w:p>
          <w:p w:rsidR="00CA4A9B" w:rsidRPr="00B77E30" w:rsidRDefault="00CA4A9B" w:rsidP="00896F75">
            <w:pPr>
              <w:jc w:val="center"/>
              <w:rPr>
                <w:rFonts w:ascii="Arial" w:hAnsi="Arial" w:cs="Arial"/>
                <w:sz w:val="24"/>
                <w:szCs w:val="24"/>
                <w:lang w:eastAsia="es-CO"/>
              </w:rPr>
            </w:pPr>
            <w:r w:rsidRPr="00B77E30">
              <w:rPr>
                <w:rFonts w:ascii="Arial" w:hAnsi="Arial" w:cs="Arial"/>
                <w:sz w:val="24"/>
                <w:szCs w:val="24"/>
                <w:lang w:eastAsia="es-CO"/>
              </w:rPr>
              <w:t>Brigadista de emergencia</w:t>
            </w:r>
          </w:p>
          <w:p w:rsidR="00CA4A9B" w:rsidRPr="00B77E30" w:rsidRDefault="00CA4A9B" w:rsidP="00896F75">
            <w:pPr>
              <w:jc w:val="center"/>
              <w:rPr>
                <w:rFonts w:ascii="Arial" w:hAnsi="Arial" w:cs="Arial"/>
                <w:sz w:val="24"/>
                <w:szCs w:val="24"/>
                <w:lang w:eastAsia="es-CO"/>
              </w:rPr>
            </w:pPr>
            <w:r w:rsidRPr="00B77E30">
              <w:rPr>
                <w:rFonts w:ascii="Arial" w:hAnsi="Arial" w:cs="Arial"/>
                <w:sz w:val="24"/>
                <w:szCs w:val="24"/>
                <w:lang w:eastAsia="es-CO"/>
              </w:rPr>
              <w:t>Servicio de ambulancia</w:t>
            </w:r>
          </w:p>
        </w:tc>
      </w:tr>
      <w:tr w:rsidR="00CA4A9B" w:rsidRPr="00B77E30" w:rsidTr="00F20465">
        <w:trPr>
          <w:jc w:val="center"/>
        </w:trPr>
        <w:tc>
          <w:tcPr>
            <w:tcW w:w="603" w:type="dxa"/>
            <w:shd w:val="clear" w:color="auto" w:fill="auto"/>
          </w:tcPr>
          <w:p w:rsidR="00CA4A9B" w:rsidRPr="00B77E30" w:rsidRDefault="00CA4A9B" w:rsidP="00896F75">
            <w:pPr>
              <w:jc w:val="center"/>
              <w:rPr>
                <w:rFonts w:ascii="Arial" w:hAnsi="Arial" w:cs="Arial"/>
                <w:b/>
                <w:sz w:val="24"/>
                <w:szCs w:val="24"/>
                <w:lang w:eastAsia="es-CO"/>
              </w:rPr>
            </w:pPr>
          </w:p>
          <w:p w:rsidR="00CA4A9B" w:rsidRPr="00B77E30" w:rsidRDefault="00CA4A9B" w:rsidP="00A217ED">
            <w:pPr>
              <w:rPr>
                <w:rFonts w:ascii="Arial" w:hAnsi="Arial" w:cs="Arial"/>
                <w:b/>
                <w:sz w:val="24"/>
                <w:szCs w:val="24"/>
                <w:lang w:eastAsia="es-CO"/>
              </w:rPr>
            </w:pPr>
          </w:p>
          <w:p w:rsidR="00CA4A9B" w:rsidRPr="00B77E30" w:rsidRDefault="00CA4A9B" w:rsidP="00896F75">
            <w:pPr>
              <w:jc w:val="center"/>
              <w:rPr>
                <w:rFonts w:ascii="Arial" w:hAnsi="Arial" w:cs="Arial"/>
                <w:b/>
                <w:sz w:val="24"/>
                <w:szCs w:val="24"/>
                <w:lang w:eastAsia="es-CO"/>
              </w:rPr>
            </w:pPr>
            <w:r w:rsidRPr="00B77E30">
              <w:rPr>
                <w:rFonts w:ascii="Arial" w:hAnsi="Arial" w:cs="Arial"/>
                <w:b/>
                <w:sz w:val="24"/>
                <w:szCs w:val="24"/>
                <w:lang w:eastAsia="es-CO"/>
              </w:rPr>
              <w:t>5</w:t>
            </w:r>
          </w:p>
        </w:tc>
        <w:tc>
          <w:tcPr>
            <w:tcW w:w="6256" w:type="dxa"/>
            <w:shd w:val="clear" w:color="auto" w:fill="auto"/>
          </w:tcPr>
          <w:p w:rsidR="00CA4A9B" w:rsidRPr="00B77E30" w:rsidRDefault="00CA4A9B" w:rsidP="00896F75">
            <w:pPr>
              <w:jc w:val="both"/>
              <w:rPr>
                <w:rFonts w:ascii="Arial" w:hAnsi="Arial" w:cs="Arial"/>
                <w:b/>
                <w:sz w:val="24"/>
                <w:szCs w:val="24"/>
                <w:lang w:eastAsia="es-CO"/>
              </w:rPr>
            </w:pPr>
            <w:r w:rsidRPr="00B77E30">
              <w:rPr>
                <w:rFonts w:ascii="Arial" w:hAnsi="Arial" w:cs="Arial"/>
                <w:b/>
                <w:sz w:val="24"/>
                <w:szCs w:val="24"/>
                <w:lang w:eastAsia="es-CO"/>
              </w:rPr>
              <w:lastRenderedPageBreak/>
              <w:t>Descontaminación de la escena</w:t>
            </w:r>
          </w:p>
          <w:p w:rsidR="00CA4A9B" w:rsidRPr="00B77E30" w:rsidRDefault="00CA4A9B" w:rsidP="00896F75">
            <w:pPr>
              <w:jc w:val="both"/>
              <w:rPr>
                <w:rFonts w:ascii="Arial" w:hAnsi="Arial" w:cs="Arial"/>
                <w:sz w:val="24"/>
                <w:szCs w:val="24"/>
                <w:lang w:eastAsia="es-CO"/>
              </w:rPr>
            </w:pPr>
            <w:r w:rsidRPr="00B77E30">
              <w:rPr>
                <w:rFonts w:ascii="Arial" w:hAnsi="Arial" w:cs="Arial"/>
                <w:sz w:val="24"/>
                <w:szCs w:val="24"/>
                <w:lang w:eastAsia="es-CO"/>
              </w:rPr>
              <w:lastRenderedPageBreak/>
              <w:t>En cumplimiento de todas las condiciones de bioseguridad, se recogen todos los elementos utilizados y se descontamina la escena de posibles fluidos de la víctima para garantizar su disposición final de manera segura</w:t>
            </w:r>
          </w:p>
        </w:tc>
        <w:tc>
          <w:tcPr>
            <w:tcW w:w="2321" w:type="dxa"/>
            <w:shd w:val="clear" w:color="auto" w:fill="auto"/>
          </w:tcPr>
          <w:p w:rsidR="00CA4A9B" w:rsidRPr="00B77E30" w:rsidRDefault="00CA4A9B" w:rsidP="00A217ED">
            <w:pPr>
              <w:rPr>
                <w:rFonts w:ascii="Arial" w:hAnsi="Arial" w:cs="Arial"/>
                <w:sz w:val="24"/>
                <w:szCs w:val="24"/>
                <w:lang w:eastAsia="es-CO"/>
              </w:rPr>
            </w:pPr>
          </w:p>
          <w:p w:rsidR="00CA4A9B" w:rsidRPr="00B77E30" w:rsidRDefault="00CA4A9B" w:rsidP="00896F75">
            <w:pPr>
              <w:jc w:val="center"/>
              <w:rPr>
                <w:rFonts w:ascii="Arial" w:hAnsi="Arial" w:cs="Arial"/>
                <w:sz w:val="24"/>
                <w:szCs w:val="24"/>
                <w:lang w:eastAsia="es-CO"/>
              </w:rPr>
            </w:pPr>
            <w:r w:rsidRPr="00B77E30">
              <w:rPr>
                <w:rFonts w:ascii="Arial" w:hAnsi="Arial" w:cs="Arial"/>
                <w:sz w:val="24"/>
                <w:szCs w:val="24"/>
                <w:lang w:eastAsia="es-CO"/>
              </w:rPr>
              <w:lastRenderedPageBreak/>
              <w:t>Brigadista de emergencia</w:t>
            </w:r>
          </w:p>
          <w:p w:rsidR="00CA4A9B" w:rsidRPr="00B77E30" w:rsidRDefault="00CA4A9B" w:rsidP="00896F75">
            <w:pPr>
              <w:jc w:val="center"/>
              <w:rPr>
                <w:rFonts w:ascii="Arial" w:hAnsi="Arial" w:cs="Arial"/>
                <w:sz w:val="24"/>
                <w:szCs w:val="24"/>
                <w:lang w:eastAsia="es-CO"/>
              </w:rPr>
            </w:pPr>
            <w:r w:rsidRPr="00B77E30">
              <w:rPr>
                <w:rFonts w:ascii="Arial" w:hAnsi="Arial" w:cs="Arial"/>
                <w:sz w:val="24"/>
                <w:szCs w:val="24"/>
                <w:lang w:eastAsia="es-CO"/>
              </w:rPr>
              <w:t>Personal de aseo</w:t>
            </w:r>
          </w:p>
        </w:tc>
      </w:tr>
      <w:tr w:rsidR="00CA4A9B" w:rsidRPr="00B77E30" w:rsidTr="00F20465">
        <w:trPr>
          <w:jc w:val="center"/>
        </w:trPr>
        <w:tc>
          <w:tcPr>
            <w:tcW w:w="603" w:type="dxa"/>
            <w:shd w:val="clear" w:color="auto" w:fill="auto"/>
          </w:tcPr>
          <w:p w:rsidR="00CA4A9B" w:rsidRPr="00B77E30" w:rsidRDefault="00CA4A9B" w:rsidP="00896F75">
            <w:pPr>
              <w:jc w:val="center"/>
              <w:rPr>
                <w:rFonts w:ascii="Arial" w:hAnsi="Arial" w:cs="Arial"/>
                <w:b/>
                <w:sz w:val="24"/>
                <w:szCs w:val="24"/>
                <w:lang w:eastAsia="es-CO"/>
              </w:rPr>
            </w:pPr>
          </w:p>
          <w:p w:rsidR="00CA4A9B" w:rsidRPr="00B77E30" w:rsidRDefault="00CA4A9B" w:rsidP="00896F75">
            <w:pPr>
              <w:jc w:val="center"/>
              <w:rPr>
                <w:rFonts w:ascii="Arial" w:hAnsi="Arial" w:cs="Arial"/>
                <w:b/>
                <w:sz w:val="24"/>
                <w:szCs w:val="24"/>
                <w:lang w:eastAsia="es-CO"/>
              </w:rPr>
            </w:pPr>
          </w:p>
          <w:p w:rsidR="00CA4A9B" w:rsidRPr="00B77E30" w:rsidRDefault="00CA4A9B" w:rsidP="00896F75">
            <w:pPr>
              <w:jc w:val="center"/>
              <w:rPr>
                <w:rFonts w:ascii="Arial" w:hAnsi="Arial" w:cs="Arial"/>
                <w:b/>
                <w:sz w:val="24"/>
                <w:szCs w:val="24"/>
                <w:lang w:eastAsia="es-CO"/>
              </w:rPr>
            </w:pPr>
            <w:r w:rsidRPr="00B77E30">
              <w:rPr>
                <w:rFonts w:ascii="Arial" w:hAnsi="Arial" w:cs="Arial"/>
                <w:b/>
                <w:sz w:val="24"/>
                <w:szCs w:val="24"/>
                <w:lang w:eastAsia="es-CO"/>
              </w:rPr>
              <w:t>6</w:t>
            </w:r>
          </w:p>
        </w:tc>
        <w:tc>
          <w:tcPr>
            <w:tcW w:w="6256" w:type="dxa"/>
            <w:shd w:val="clear" w:color="auto" w:fill="auto"/>
          </w:tcPr>
          <w:p w:rsidR="00CA4A9B" w:rsidRPr="00B77E30" w:rsidRDefault="00CA4A9B" w:rsidP="00896F75">
            <w:pPr>
              <w:jc w:val="both"/>
              <w:rPr>
                <w:rFonts w:ascii="Arial" w:hAnsi="Arial" w:cs="Arial"/>
                <w:b/>
                <w:sz w:val="24"/>
                <w:szCs w:val="24"/>
                <w:lang w:eastAsia="es-CO"/>
              </w:rPr>
            </w:pPr>
            <w:r w:rsidRPr="00B77E30">
              <w:rPr>
                <w:rFonts w:ascii="Arial" w:hAnsi="Arial" w:cs="Arial"/>
                <w:b/>
                <w:sz w:val="24"/>
                <w:szCs w:val="24"/>
                <w:lang w:eastAsia="es-CO"/>
              </w:rPr>
              <w:t>Descontaminación del personal brigadista</w:t>
            </w:r>
          </w:p>
          <w:p w:rsidR="00CA4A9B" w:rsidRPr="00B77E30" w:rsidRDefault="00CA4A9B" w:rsidP="00896F75">
            <w:pPr>
              <w:jc w:val="both"/>
              <w:rPr>
                <w:rFonts w:ascii="Arial" w:hAnsi="Arial" w:cs="Arial"/>
                <w:sz w:val="24"/>
                <w:szCs w:val="24"/>
                <w:lang w:eastAsia="es-CO"/>
              </w:rPr>
            </w:pPr>
            <w:r w:rsidRPr="00B77E30">
              <w:rPr>
                <w:rFonts w:ascii="Arial" w:hAnsi="Arial" w:cs="Arial"/>
                <w:sz w:val="24"/>
                <w:szCs w:val="24"/>
                <w:lang w:eastAsia="es-CO"/>
              </w:rPr>
              <w:t xml:space="preserve">Al terminar el procedimiento, el personal brigadista que interviene en la atención, se retirará de manera segura todos los elementos de protección personal, dispone todo el material utilizado de manera </w:t>
            </w:r>
            <w:r w:rsidRPr="00B77E30">
              <w:rPr>
                <w:rFonts w:ascii="Arial" w:hAnsi="Arial" w:cs="Arial"/>
                <w:i/>
                <w:sz w:val="24"/>
                <w:szCs w:val="24"/>
                <w:lang w:eastAsia="es-CO"/>
              </w:rPr>
              <w:t>segura</w:t>
            </w:r>
            <w:r w:rsidRPr="00B77E30">
              <w:rPr>
                <w:rFonts w:ascii="Arial" w:hAnsi="Arial" w:cs="Arial"/>
                <w:sz w:val="24"/>
                <w:szCs w:val="24"/>
                <w:lang w:eastAsia="es-CO"/>
              </w:rPr>
              <w:t xml:space="preserve"> y efectúa lavado riguroso de manos.</w:t>
            </w:r>
          </w:p>
        </w:tc>
        <w:tc>
          <w:tcPr>
            <w:tcW w:w="2321" w:type="dxa"/>
            <w:shd w:val="clear" w:color="auto" w:fill="auto"/>
          </w:tcPr>
          <w:p w:rsidR="00CA4A9B" w:rsidRPr="00B77E30" w:rsidRDefault="00CA4A9B" w:rsidP="00A217ED">
            <w:pPr>
              <w:rPr>
                <w:rFonts w:ascii="Arial" w:hAnsi="Arial" w:cs="Arial"/>
                <w:sz w:val="24"/>
                <w:szCs w:val="24"/>
                <w:lang w:eastAsia="es-CO"/>
              </w:rPr>
            </w:pPr>
          </w:p>
          <w:p w:rsidR="00CA4A9B" w:rsidRPr="00B77E30" w:rsidRDefault="00CA4A9B" w:rsidP="00896F75">
            <w:pPr>
              <w:jc w:val="center"/>
              <w:rPr>
                <w:rFonts w:ascii="Arial" w:hAnsi="Arial" w:cs="Arial"/>
                <w:sz w:val="24"/>
                <w:szCs w:val="24"/>
                <w:lang w:eastAsia="es-CO"/>
              </w:rPr>
            </w:pPr>
            <w:r w:rsidRPr="00B77E30">
              <w:rPr>
                <w:rFonts w:ascii="Arial" w:hAnsi="Arial" w:cs="Arial"/>
                <w:sz w:val="24"/>
                <w:szCs w:val="24"/>
                <w:lang w:eastAsia="es-CO"/>
              </w:rPr>
              <w:t>Brigadista de emergencia</w:t>
            </w:r>
          </w:p>
          <w:p w:rsidR="00CA4A9B" w:rsidRPr="00B77E30" w:rsidRDefault="00CA4A9B" w:rsidP="00896F75">
            <w:pPr>
              <w:jc w:val="center"/>
              <w:rPr>
                <w:rFonts w:ascii="Arial" w:hAnsi="Arial" w:cs="Arial"/>
                <w:sz w:val="24"/>
                <w:szCs w:val="24"/>
                <w:lang w:eastAsia="es-CO"/>
              </w:rPr>
            </w:pPr>
          </w:p>
        </w:tc>
      </w:tr>
      <w:tr w:rsidR="00CA4A9B" w:rsidRPr="00B77E30" w:rsidTr="00F20465">
        <w:trPr>
          <w:jc w:val="center"/>
        </w:trPr>
        <w:tc>
          <w:tcPr>
            <w:tcW w:w="603" w:type="dxa"/>
            <w:shd w:val="clear" w:color="auto" w:fill="auto"/>
          </w:tcPr>
          <w:p w:rsidR="00CA4A9B" w:rsidRPr="00B77E30" w:rsidRDefault="00CA4A9B" w:rsidP="00896F75">
            <w:pPr>
              <w:jc w:val="center"/>
              <w:rPr>
                <w:rFonts w:ascii="Arial" w:hAnsi="Arial" w:cs="Arial"/>
                <w:b/>
                <w:sz w:val="24"/>
                <w:szCs w:val="24"/>
                <w:lang w:eastAsia="es-CO"/>
              </w:rPr>
            </w:pPr>
          </w:p>
          <w:p w:rsidR="00CA4A9B" w:rsidRPr="00B77E30" w:rsidRDefault="00CA4A9B" w:rsidP="00896F75">
            <w:pPr>
              <w:jc w:val="center"/>
              <w:rPr>
                <w:rFonts w:ascii="Arial" w:hAnsi="Arial" w:cs="Arial"/>
                <w:b/>
                <w:sz w:val="24"/>
                <w:szCs w:val="24"/>
                <w:lang w:eastAsia="es-CO"/>
              </w:rPr>
            </w:pPr>
          </w:p>
          <w:p w:rsidR="00CA4A9B" w:rsidRPr="00B77E30" w:rsidRDefault="00CA4A9B" w:rsidP="00896F75">
            <w:pPr>
              <w:jc w:val="center"/>
              <w:rPr>
                <w:rFonts w:ascii="Arial" w:hAnsi="Arial" w:cs="Arial"/>
                <w:b/>
                <w:sz w:val="24"/>
                <w:szCs w:val="24"/>
                <w:lang w:eastAsia="es-CO"/>
              </w:rPr>
            </w:pPr>
            <w:r w:rsidRPr="00B77E30">
              <w:rPr>
                <w:rFonts w:ascii="Arial" w:hAnsi="Arial" w:cs="Arial"/>
                <w:b/>
                <w:sz w:val="24"/>
                <w:szCs w:val="24"/>
                <w:lang w:eastAsia="es-CO"/>
              </w:rPr>
              <w:t>7</w:t>
            </w:r>
          </w:p>
        </w:tc>
        <w:tc>
          <w:tcPr>
            <w:tcW w:w="6256" w:type="dxa"/>
            <w:shd w:val="clear" w:color="auto" w:fill="auto"/>
          </w:tcPr>
          <w:p w:rsidR="00CA4A9B" w:rsidRPr="00B77E30" w:rsidRDefault="00CA4A9B" w:rsidP="00896F75">
            <w:pPr>
              <w:jc w:val="both"/>
              <w:rPr>
                <w:rFonts w:ascii="Arial" w:hAnsi="Arial" w:cs="Arial"/>
                <w:b/>
                <w:sz w:val="24"/>
                <w:szCs w:val="24"/>
                <w:lang w:eastAsia="es-CO"/>
              </w:rPr>
            </w:pPr>
            <w:r w:rsidRPr="00B77E30">
              <w:rPr>
                <w:rFonts w:ascii="Arial" w:hAnsi="Arial" w:cs="Arial"/>
                <w:b/>
                <w:sz w:val="24"/>
                <w:szCs w:val="24"/>
                <w:lang w:eastAsia="es-CO"/>
              </w:rPr>
              <w:t>Cierre del reporte de la emergencia médica</w:t>
            </w:r>
          </w:p>
          <w:p w:rsidR="00CA4A9B" w:rsidRPr="00B77E30" w:rsidRDefault="00CA4A9B" w:rsidP="00896F75">
            <w:pPr>
              <w:jc w:val="both"/>
              <w:rPr>
                <w:rFonts w:ascii="Arial" w:hAnsi="Arial" w:cs="Arial"/>
                <w:sz w:val="24"/>
                <w:szCs w:val="24"/>
                <w:lang w:eastAsia="es-CO"/>
              </w:rPr>
            </w:pPr>
            <w:r w:rsidRPr="00B77E30">
              <w:rPr>
                <w:rFonts w:ascii="Arial" w:hAnsi="Arial" w:cs="Arial"/>
                <w:sz w:val="24"/>
                <w:szCs w:val="24"/>
                <w:lang w:eastAsia="es-CO"/>
              </w:rPr>
              <w:t>Se efectúa el reporte de la emergencia y se hace entrega del mismo al responsable de seguridad y salud en el trabajo de la empresa</w:t>
            </w:r>
          </w:p>
        </w:tc>
        <w:tc>
          <w:tcPr>
            <w:tcW w:w="2321" w:type="dxa"/>
            <w:shd w:val="clear" w:color="auto" w:fill="auto"/>
          </w:tcPr>
          <w:p w:rsidR="00CA4A9B" w:rsidRPr="00B77E30" w:rsidRDefault="00CA4A9B" w:rsidP="00A217ED">
            <w:pPr>
              <w:rPr>
                <w:rFonts w:ascii="Arial" w:hAnsi="Arial" w:cs="Arial"/>
                <w:sz w:val="24"/>
                <w:szCs w:val="24"/>
                <w:lang w:eastAsia="es-CO"/>
              </w:rPr>
            </w:pPr>
          </w:p>
          <w:p w:rsidR="00CA4A9B" w:rsidRPr="00B77E30" w:rsidRDefault="00CA4A9B" w:rsidP="00896F75">
            <w:pPr>
              <w:jc w:val="center"/>
              <w:rPr>
                <w:rFonts w:ascii="Arial" w:hAnsi="Arial" w:cs="Arial"/>
                <w:sz w:val="24"/>
                <w:szCs w:val="24"/>
                <w:lang w:eastAsia="es-CO"/>
              </w:rPr>
            </w:pPr>
            <w:r w:rsidRPr="00B77E30">
              <w:rPr>
                <w:rFonts w:ascii="Arial" w:hAnsi="Arial" w:cs="Arial"/>
                <w:sz w:val="24"/>
                <w:szCs w:val="24"/>
                <w:lang w:eastAsia="es-CO"/>
              </w:rPr>
              <w:t>Brigadista de emergencia</w:t>
            </w:r>
          </w:p>
          <w:p w:rsidR="00CA4A9B" w:rsidRPr="00B77E30" w:rsidRDefault="00CA4A9B" w:rsidP="00896F75">
            <w:pPr>
              <w:jc w:val="center"/>
              <w:rPr>
                <w:rFonts w:ascii="Arial" w:hAnsi="Arial" w:cs="Arial"/>
                <w:sz w:val="24"/>
                <w:szCs w:val="24"/>
                <w:lang w:eastAsia="es-CO"/>
              </w:rPr>
            </w:pPr>
          </w:p>
        </w:tc>
      </w:tr>
    </w:tbl>
    <w:p w:rsidR="00CA4A9B" w:rsidRPr="00B77E30" w:rsidRDefault="00CA4A9B" w:rsidP="00CA4A9B">
      <w:pPr>
        <w:jc w:val="both"/>
        <w:rPr>
          <w:rFonts w:ascii="Arial" w:hAnsi="Arial" w:cs="Arial"/>
          <w:sz w:val="24"/>
          <w:szCs w:val="24"/>
          <w:lang w:eastAsia="es-CO"/>
        </w:rPr>
      </w:pPr>
    </w:p>
    <w:p w:rsidR="00CA4A9B" w:rsidRPr="00B77E30" w:rsidRDefault="00BF3275" w:rsidP="009B33DB">
      <w:pPr>
        <w:spacing w:line="276" w:lineRule="auto"/>
        <w:jc w:val="center"/>
        <w:rPr>
          <w:rFonts w:ascii="Arial" w:hAnsi="Arial" w:cs="Arial"/>
          <w:b/>
          <w:sz w:val="24"/>
          <w:szCs w:val="24"/>
        </w:rPr>
      </w:pPr>
      <w:r w:rsidRPr="00B77E30">
        <w:rPr>
          <w:rFonts w:ascii="Arial" w:hAnsi="Arial" w:cs="Arial"/>
          <w:b/>
          <w:sz w:val="24"/>
          <w:szCs w:val="24"/>
        </w:rPr>
        <w:t>27. SECUENCIA PARA PONERSE EL EQUIPO DE PROTECCIÓN PERSONAL</w:t>
      </w:r>
    </w:p>
    <w:p w:rsidR="00CA4A9B" w:rsidRPr="00B77E30" w:rsidRDefault="00CA4A9B" w:rsidP="00EB53D8">
      <w:pPr>
        <w:numPr>
          <w:ilvl w:val="0"/>
          <w:numId w:val="55"/>
        </w:numPr>
        <w:spacing w:after="0" w:line="240" w:lineRule="auto"/>
        <w:rPr>
          <w:rFonts w:ascii="Arial" w:hAnsi="Arial" w:cs="Arial"/>
          <w:sz w:val="24"/>
          <w:szCs w:val="24"/>
        </w:rPr>
      </w:pPr>
      <w:r w:rsidRPr="00B77E30">
        <w:rPr>
          <w:rFonts w:ascii="Arial" w:hAnsi="Arial" w:cs="Arial"/>
          <w:b/>
          <w:sz w:val="24"/>
          <w:szCs w:val="24"/>
        </w:rPr>
        <w:t>Efectuar un cuidadoso lavado de manos</w:t>
      </w:r>
      <w:r w:rsidRPr="00B77E30">
        <w:rPr>
          <w:rFonts w:ascii="Arial" w:hAnsi="Arial" w:cs="Arial"/>
          <w:sz w:val="24"/>
          <w:szCs w:val="24"/>
        </w:rPr>
        <w:t xml:space="preserve"> por un espacio de al menos 40 segundos.</w:t>
      </w:r>
    </w:p>
    <w:p w:rsidR="00CA4A9B" w:rsidRDefault="00DE5BC6" w:rsidP="00CA4A9B">
      <w:pPr>
        <w:jc w:val="center"/>
        <w:rPr>
          <w:rFonts w:ascii="Arial" w:hAnsi="Arial" w:cs="Arial"/>
          <w:sz w:val="24"/>
          <w:szCs w:val="24"/>
        </w:rPr>
      </w:pPr>
      <w:r>
        <w:rPr>
          <w:rFonts w:ascii="Arial" w:hAnsi="Arial" w:cs="Arial"/>
          <w:noProof/>
          <w:sz w:val="24"/>
          <w:szCs w:val="24"/>
          <w:lang w:val="es-CO" w:eastAsia="es-CO"/>
        </w:rPr>
        <w:drawing>
          <wp:inline distT="0" distB="0" distL="0" distR="0" wp14:anchorId="661D031F" wp14:editId="020DB520">
            <wp:extent cx="5581650" cy="2105025"/>
            <wp:effectExtent l="0" t="0" r="0" b="9525"/>
            <wp:docPr id="236" name="Imagen 3" descr="TÉCNICA ADECUADA DE LAVADO DE 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ÉCNICA ADECUADA DE LAVADO DE MANOS"/>
                    <pic:cNvPicPr>
                      <a:picLocks noChangeAspect="1" noChangeArrowheads="1"/>
                    </pic:cNvPicPr>
                  </pic:nvPicPr>
                  <pic:blipFill>
                    <a:blip r:embed="rId29">
                      <a:lum bright="12000" contrast="-24000"/>
                      <a:grayscl/>
                      <a:extLst>
                        <a:ext uri="{28A0092B-C50C-407E-A947-70E740481C1C}">
                          <a14:useLocalDpi xmlns:a14="http://schemas.microsoft.com/office/drawing/2010/main" val="0"/>
                        </a:ext>
                      </a:extLst>
                    </a:blip>
                    <a:srcRect/>
                    <a:stretch>
                      <a:fillRect/>
                    </a:stretch>
                  </pic:blipFill>
                  <pic:spPr bwMode="auto">
                    <a:xfrm>
                      <a:off x="0" y="0"/>
                      <a:ext cx="5581650" cy="2105025"/>
                    </a:xfrm>
                    <a:prstGeom prst="rect">
                      <a:avLst/>
                    </a:prstGeom>
                    <a:noFill/>
                    <a:ln>
                      <a:noFill/>
                    </a:ln>
                  </pic:spPr>
                </pic:pic>
              </a:graphicData>
            </a:graphic>
          </wp:inline>
        </w:drawing>
      </w:r>
    </w:p>
    <w:p w:rsidR="008E64B9" w:rsidRPr="00B77E30" w:rsidRDefault="008E64B9" w:rsidP="00CA4A9B">
      <w:pPr>
        <w:jc w:val="center"/>
        <w:rPr>
          <w:rFonts w:ascii="Arial" w:hAnsi="Arial" w:cs="Arial"/>
          <w:b/>
          <w:sz w:val="24"/>
          <w:szCs w:val="24"/>
        </w:rPr>
      </w:pPr>
    </w:p>
    <w:p w:rsidR="008E64B9" w:rsidRDefault="009B33DB" w:rsidP="008E64B9">
      <w:pPr>
        <w:pStyle w:val="Prrafodelista"/>
        <w:numPr>
          <w:ilvl w:val="1"/>
          <w:numId w:val="66"/>
        </w:numPr>
        <w:jc w:val="both"/>
        <w:rPr>
          <w:rFonts w:ascii="Arial" w:hAnsi="Arial" w:cs="Arial"/>
          <w:b/>
          <w:sz w:val="24"/>
          <w:szCs w:val="24"/>
          <w:lang w:eastAsia="es-CO"/>
        </w:rPr>
      </w:pPr>
      <w:r w:rsidRPr="00B77E30">
        <w:rPr>
          <w:rFonts w:ascii="Arial" w:hAnsi="Arial" w:cs="Arial"/>
          <w:b/>
          <w:sz w:val="24"/>
          <w:szCs w:val="24"/>
          <w:lang w:eastAsia="es-CO"/>
        </w:rPr>
        <w:t>PONERSE LA BATA</w:t>
      </w:r>
      <w:r w:rsidR="008E64B9">
        <w:rPr>
          <w:rFonts w:ascii="Arial" w:hAnsi="Arial" w:cs="Arial"/>
          <w:b/>
          <w:sz w:val="24"/>
          <w:szCs w:val="24"/>
          <w:lang w:eastAsia="es-CO"/>
        </w:rPr>
        <w:t>.</w:t>
      </w:r>
    </w:p>
    <w:p w:rsidR="00CA4A9B" w:rsidRPr="008E64B9" w:rsidRDefault="00CA4A9B" w:rsidP="008E64B9">
      <w:pPr>
        <w:ind w:left="786"/>
        <w:jc w:val="both"/>
        <w:rPr>
          <w:rFonts w:ascii="Arial" w:hAnsi="Arial" w:cs="Arial"/>
          <w:b/>
          <w:sz w:val="24"/>
          <w:szCs w:val="24"/>
          <w:lang w:eastAsia="es-CO"/>
        </w:rPr>
      </w:pPr>
      <w:r w:rsidRPr="008E64B9">
        <w:rPr>
          <w:rFonts w:ascii="Arial" w:hAnsi="Arial" w:cs="Arial"/>
          <w:sz w:val="24"/>
          <w:szCs w:val="24"/>
          <w:lang w:eastAsia="es-CO"/>
        </w:rPr>
        <w:t>Debe cubrir todo el torso, desde el cuello hasta las rodillas, los brazos hasta la muñeca y envolver la parte posterior del cuerpo.</w:t>
      </w:r>
    </w:p>
    <w:p w:rsidR="00CA4A9B" w:rsidRPr="00B77E30" w:rsidRDefault="00CA4A9B" w:rsidP="00CA4A9B">
      <w:pPr>
        <w:ind w:left="788"/>
        <w:jc w:val="both"/>
        <w:rPr>
          <w:rFonts w:ascii="Arial" w:hAnsi="Arial" w:cs="Arial"/>
          <w:sz w:val="24"/>
          <w:szCs w:val="24"/>
          <w:lang w:eastAsia="es-CO"/>
        </w:rPr>
      </w:pPr>
      <w:r w:rsidRPr="00B77E30">
        <w:rPr>
          <w:rFonts w:ascii="Arial" w:hAnsi="Arial" w:cs="Arial"/>
          <w:sz w:val="24"/>
          <w:szCs w:val="24"/>
          <w:lang w:eastAsia="es-CO"/>
        </w:rPr>
        <w:lastRenderedPageBreak/>
        <w:t>Se fija en la parte posterior del cuello y la cintura</w:t>
      </w:r>
    </w:p>
    <w:p w:rsidR="00CA4A9B" w:rsidRPr="00B77E30" w:rsidRDefault="00CA4A9B" w:rsidP="00CA4A9B">
      <w:pPr>
        <w:ind w:left="788"/>
        <w:jc w:val="center"/>
        <w:rPr>
          <w:rFonts w:ascii="Arial" w:hAnsi="Arial" w:cs="Arial"/>
          <w:sz w:val="24"/>
          <w:szCs w:val="24"/>
          <w:lang w:eastAsia="es-CO"/>
        </w:rPr>
      </w:pPr>
      <w:r w:rsidRPr="00B77E30">
        <w:rPr>
          <w:rFonts w:ascii="Arial" w:hAnsi="Arial" w:cs="Arial"/>
          <w:noProof/>
          <w:sz w:val="24"/>
          <w:szCs w:val="24"/>
          <w:lang w:val="es-CO" w:eastAsia="es-CO"/>
        </w:rPr>
        <w:drawing>
          <wp:inline distT="0" distB="0" distL="0" distR="0" wp14:anchorId="62EA3F93" wp14:editId="4F95D806">
            <wp:extent cx="3122930" cy="1680845"/>
            <wp:effectExtent l="0" t="0" r="127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3122930" cy="1680845"/>
                    </a:xfrm>
                    <a:prstGeom prst="rect">
                      <a:avLst/>
                    </a:prstGeom>
                    <a:noFill/>
                    <a:ln>
                      <a:noFill/>
                    </a:ln>
                  </pic:spPr>
                </pic:pic>
              </a:graphicData>
            </a:graphic>
          </wp:inline>
        </w:drawing>
      </w:r>
    </w:p>
    <w:p w:rsidR="00CA4A9B" w:rsidRPr="00B77E30" w:rsidRDefault="009B33DB" w:rsidP="00EB53D8">
      <w:pPr>
        <w:pStyle w:val="Prrafodelista"/>
        <w:numPr>
          <w:ilvl w:val="1"/>
          <w:numId w:val="66"/>
        </w:numPr>
        <w:jc w:val="both"/>
        <w:rPr>
          <w:rFonts w:ascii="Arial" w:hAnsi="Arial" w:cs="Arial"/>
          <w:b/>
          <w:sz w:val="24"/>
          <w:szCs w:val="24"/>
          <w:lang w:eastAsia="es-CO"/>
        </w:rPr>
      </w:pPr>
      <w:r w:rsidRPr="00B77E30">
        <w:rPr>
          <w:rFonts w:ascii="Arial" w:hAnsi="Arial" w:cs="Arial"/>
          <w:b/>
          <w:sz w:val="24"/>
          <w:szCs w:val="24"/>
          <w:lang w:eastAsia="es-CO"/>
        </w:rPr>
        <w:t>PONERSE LA MASCARILLA O RESPIRADOR</w:t>
      </w:r>
    </w:p>
    <w:p w:rsidR="006259CC" w:rsidRPr="00B77E30" w:rsidRDefault="006259CC" w:rsidP="006259CC">
      <w:pPr>
        <w:pStyle w:val="Prrafodelista"/>
        <w:ind w:left="1506"/>
        <w:jc w:val="both"/>
        <w:rPr>
          <w:rFonts w:ascii="Arial" w:hAnsi="Arial" w:cs="Arial"/>
          <w:b/>
          <w:sz w:val="24"/>
          <w:szCs w:val="24"/>
          <w:lang w:eastAsia="es-CO"/>
        </w:rPr>
      </w:pPr>
    </w:p>
    <w:p w:rsidR="00CA4A9B" w:rsidRPr="00B77E30" w:rsidRDefault="00CA4A9B" w:rsidP="00CA4A9B">
      <w:pPr>
        <w:ind w:left="788"/>
        <w:jc w:val="both"/>
        <w:rPr>
          <w:rFonts w:ascii="Arial" w:hAnsi="Arial" w:cs="Arial"/>
          <w:sz w:val="24"/>
          <w:szCs w:val="24"/>
          <w:lang w:eastAsia="es-CO"/>
        </w:rPr>
      </w:pPr>
      <w:r w:rsidRPr="00B77E30">
        <w:rPr>
          <w:rFonts w:ascii="Arial" w:hAnsi="Arial" w:cs="Arial"/>
          <w:sz w:val="24"/>
          <w:szCs w:val="24"/>
          <w:lang w:eastAsia="es-CO"/>
        </w:rPr>
        <w:t>Ajustarse las bandas elásticas en la mitad de la cabeza y el cuello</w:t>
      </w:r>
    </w:p>
    <w:p w:rsidR="00CA4A9B" w:rsidRPr="00B77E30" w:rsidRDefault="00CA4A9B" w:rsidP="00CA4A9B">
      <w:pPr>
        <w:ind w:left="788"/>
        <w:jc w:val="both"/>
        <w:rPr>
          <w:rFonts w:ascii="Arial" w:hAnsi="Arial" w:cs="Arial"/>
          <w:sz w:val="24"/>
          <w:szCs w:val="24"/>
          <w:lang w:eastAsia="es-CO"/>
        </w:rPr>
      </w:pPr>
      <w:r w:rsidRPr="00B77E30">
        <w:rPr>
          <w:rFonts w:ascii="Arial" w:hAnsi="Arial" w:cs="Arial"/>
          <w:sz w:val="24"/>
          <w:szCs w:val="24"/>
          <w:lang w:eastAsia="es-CO"/>
        </w:rPr>
        <w:t>Ajustar la banda flexible para la nariz</w:t>
      </w:r>
    </w:p>
    <w:p w:rsidR="00CA4A9B" w:rsidRPr="00B77E30" w:rsidRDefault="00CA4A9B" w:rsidP="00CA4A9B">
      <w:pPr>
        <w:ind w:left="788"/>
        <w:jc w:val="both"/>
        <w:rPr>
          <w:rFonts w:ascii="Arial" w:hAnsi="Arial" w:cs="Arial"/>
          <w:sz w:val="24"/>
          <w:szCs w:val="24"/>
          <w:lang w:eastAsia="es-CO"/>
        </w:rPr>
      </w:pPr>
      <w:r w:rsidRPr="00B77E30">
        <w:rPr>
          <w:rFonts w:ascii="Arial" w:hAnsi="Arial" w:cs="Arial"/>
          <w:sz w:val="24"/>
          <w:szCs w:val="24"/>
          <w:lang w:eastAsia="es-CO"/>
        </w:rPr>
        <w:t>Ubicarse bien el protector en la cara cubriendo boca y nariz, verificar que sea cómodo y quede bien sellado al rostro</w:t>
      </w:r>
    </w:p>
    <w:p w:rsidR="00CA4A9B" w:rsidRPr="00B77E30" w:rsidRDefault="00CA4A9B" w:rsidP="00CA4A9B">
      <w:pPr>
        <w:ind w:left="788"/>
        <w:jc w:val="center"/>
        <w:rPr>
          <w:rFonts w:ascii="Arial" w:hAnsi="Arial" w:cs="Arial"/>
          <w:sz w:val="24"/>
          <w:szCs w:val="24"/>
          <w:lang w:eastAsia="es-CO"/>
        </w:rPr>
      </w:pPr>
      <w:r w:rsidRPr="00B77E30">
        <w:rPr>
          <w:rFonts w:ascii="Arial" w:hAnsi="Arial" w:cs="Arial"/>
          <w:noProof/>
          <w:sz w:val="24"/>
          <w:szCs w:val="24"/>
          <w:lang w:val="es-CO" w:eastAsia="es-CO"/>
        </w:rPr>
        <w:drawing>
          <wp:inline distT="0" distB="0" distL="0" distR="0" wp14:anchorId="428D450E" wp14:editId="409F12FC">
            <wp:extent cx="3573780" cy="1419225"/>
            <wp:effectExtent l="0" t="0" r="762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3573780" cy="1419225"/>
                    </a:xfrm>
                    <a:prstGeom prst="rect">
                      <a:avLst/>
                    </a:prstGeom>
                    <a:noFill/>
                    <a:ln>
                      <a:noFill/>
                    </a:ln>
                  </pic:spPr>
                </pic:pic>
              </a:graphicData>
            </a:graphic>
          </wp:inline>
        </w:drawing>
      </w:r>
    </w:p>
    <w:p w:rsidR="00CA4A9B" w:rsidRPr="00B77E30" w:rsidRDefault="00CA4A9B" w:rsidP="00CA4A9B">
      <w:pPr>
        <w:ind w:left="788"/>
        <w:jc w:val="center"/>
        <w:rPr>
          <w:rFonts w:ascii="Arial" w:hAnsi="Arial" w:cs="Arial"/>
          <w:sz w:val="24"/>
          <w:szCs w:val="24"/>
          <w:lang w:eastAsia="es-CO"/>
        </w:rPr>
      </w:pPr>
    </w:p>
    <w:p w:rsidR="00CA4A9B" w:rsidRPr="00B77E30" w:rsidRDefault="009B33DB" w:rsidP="00EB53D8">
      <w:pPr>
        <w:pStyle w:val="Prrafodelista"/>
        <w:numPr>
          <w:ilvl w:val="1"/>
          <w:numId w:val="66"/>
        </w:numPr>
        <w:jc w:val="both"/>
        <w:rPr>
          <w:rFonts w:ascii="Arial" w:hAnsi="Arial" w:cs="Arial"/>
          <w:b/>
          <w:sz w:val="24"/>
          <w:szCs w:val="24"/>
          <w:lang w:eastAsia="es-CO"/>
        </w:rPr>
      </w:pPr>
      <w:r w:rsidRPr="00B77E30">
        <w:rPr>
          <w:rFonts w:ascii="Arial" w:hAnsi="Arial" w:cs="Arial"/>
          <w:b/>
          <w:sz w:val="24"/>
          <w:szCs w:val="24"/>
          <w:lang w:eastAsia="es-CO"/>
        </w:rPr>
        <w:t>PONERSE LAS GAFAS O PANTALLA</w:t>
      </w:r>
    </w:p>
    <w:p w:rsidR="00CA4A9B" w:rsidRPr="00B77E30" w:rsidRDefault="00CA4A9B" w:rsidP="00CA4A9B">
      <w:pPr>
        <w:ind w:left="788"/>
        <w:jc w:val="both"/>
        <w:rPr>
          <w:rFonts w:ascii="Arial" w:hAnsi="Arial" w:cs="Arial"/>
          <w:sz w:val="24"/>
          <w:szCs w:val="24"/>
          <w:lang w:eastAsia="es-CO"/>
        </w:rPr>
      </w:pPr>
      <w:r w:rsidRPr="00B77E30">
        <w:rPr>
          <w:rFonts w:ascii="Arial" w:hAnsi="Arial" w:cs="Arial"/>
          <w:sz w:val="24"/>
          <w:szCs w:val="24"/>
          <w:lang w:eastAsia="es-CO"/>
        </w:rPr>
        <w:t>Colocarla sobre la cara y los ojos y ajustarla para un uso cómodo y seguro</w:t>
      </w:r>
    </w:p>
    <w:p w:rsidR="00CA4A9B" w:rsidRPr="00B77E30" w:rsidRDefault="00CA4A9B" w:rsidP="00CA4A9B">
      <w:pPr>
        <w:ind w:left="788"/>
        <w:jc w:val="center"/>
        <w:rPr>
          <w:rFonts w:ascii="Arial" w:hAnsi="Arial" w:cs="Arial"/>
          <w:sz w:val="24"/>
          <w:szCs w:val="24"/>
          <w:lang w:eastAsia="es-CO"/>
        </w:rPr>
      </w:pPr>
      <w:r w:rsidRPr="00B77E30">
        <w:rPr>
          <w:rFonts w:ascii="Arial" w:hAnsi="Arial" w:cs="Arial"/>
          <w:noProof/>
          <w:sz w:val="24"/>
          <w:szCs w:val="24"/>
          <w:lang w:val="es-CO" w:eastAsia="es-CO"/>
        </w:rPr>
        <w:drawing>
          <wp:inline distT="0" distB="0" distL="0" distR="0" wp14:anchorId="31A832C7" wp14:editId="1CB0BEFB">
            <wp:extent cx="4314190" cy="1609725"/>
            <wp:effectExtent l="0" t="0" r="0" b="952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4314190" cy="1609725"/>
                    </a:xfrm>
                    <a:prstGeom prst="rect">
                      <a:avLst/>
                    </a:prstGeom>
                    <a:noFill/>
                    <a:ln>
                      <a:noFill/>
                    </a:ln>
                  </pic:spPr>
                </pic:pic>
              </a:graphicData>
            </a:graphic>
          </wp:inline>
        </w:drawing>
      </w:r>
    </w:p>
    <w:p w:rsidR="00CA4A9B" w:rsidRPr="00B77E30" w:rsidRDefault="009B33DB" w:rsidP="00EB53D8">
      <w:pPr>
        <w:pStyle w:val="Prrafodelista"/>
        <w:numPr>
          <w:ilvl w:val="1"/>
          <w:numId w:val="66"/>
        </w:numPr>
        <w:jc w:val="both"/>
        <w:rPr>
          <w:rFonts w:ascii="Arial" w:hAnsi="Arial" w:cs="Arial"/>
          <w:b/>
          <w:sz w:val="24"/>
          <w:szCs w:val="24"/>
          <w:lang w:eastAsia="es-CO"/>
        </w:rPr>
      </w:pPr>
      <w:r w:rsidRPr="00B77E30">
        <w:rPr>
          <w:rFonts w:ascii="Arial" w:hAnsi="Arial" w:cs="Arial"/>
          <w:b/>
          <w:sz w:val="24"/>
          <w:szCs w:val="24"/>
          <w:lang w:eastAsia="es-CO"/>
        </w:rPr>
        <w:lastRenderedPageBreak/>
        <w:t>PONERSE LOS GUANTES</w:t>
      </w:r>
    </w:p>
    <w:p w:rsidR="00CA4A9B" w:rsidRPr="00B77E30" w:rsidRDefault="00CA4A9B" w:rsidP="00CA4A9B">
      <w:pPr>
        <w:ind w:left="788"/>
        <w:jc w:val="both"/>
        <w:rPr>
          <w:rFonts w:ascii="Arial" w:hAnsi="Arial" w:cs="Arial"/>
          <w:sz w:val="24"/>
          <w:szCs w:val="24"/>
          <w:lang w:eastAsia="es-CO"/>
        </w:rPr>
      </w:pPr>
      <w:r w:rsidRPr="00B77E30">
        <w:rPr>
          <w:rFonts w:ascii="Arial" w:hAnsi="Arial" w:cs="Arial"/>
          <w:sz w:val="24"/>
          <w:szCs w:val="24"/>
          <w:lang w:eastAsia="es-CO"/>
        </w:rPr>
        <w:t>Extender hasta cubrir la maga de la bata de bioseguridad, se recomienda utilizar doble guante</w:t>
      </w:r>
    </w:p>
    <w:p w:rsidR="00CA4A9B" w:rsidRPr="00B77E30" w:rsidRDefault="00CA4A9B" w:rsidP="00A217ED">
      <w:pPr>
        <w:ind w:left="788"/>
        <w:jc w:val="center"/>
        <w:rPr>
          <w:rFonts w:ascii="Arial" w:hAnsi="Arial" w:cs="Arial"/>
          <w:sz w:val="24"/>
          <w:szCs w:val="24"/>
          <w:lang w:eastAsia="es-CO"/>
        </w:rPr>
      </w:pPr>
      <w:r w:rsidRPr="00B77E30">
        <w:rPr>
          <w:rFonts w:ascii="Arial" w:hAnsi="Arial" w:cs="Arial"/>
          <w:noProof/>
          <w:sz w:val="24"/>
          <w:szCs w:val="24"/>
          <w:lang w:val="es-CO" w:eastAsia="es-CO"/>
        </w:rPr>
        <w:drawing>
          <wp:inline distT="0" distB="0" distL="0" distR="0" wp14:anchorId="439B6FFC" wp14:editId="3D23F75B">
            <wp:extent cx="2887145" cy="1709928"/>
            <wp:effectExtent l="0" t="0" r="8890" b="508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2892726" cy="1713233"/>
                    </a:xfrm>
                    <a:prstGeom prst="rect">
                      <a:avLst/>
                    </a:prstGeom>
                    <a:noFill/>
                    <a:ln>
                      <a:noFill/>
                    </a:ln>
                  </pic:spPr>
                </pic:pic>
              </a:graphicData>
            </a:graphic>
          </wp:inline>
        </w:drawing>
      </w:r>
    </w:p>
    <w:p w:rsidR="00CA4A9B" w:rsidRPr="00B77E30" w:rsidDel="00BD4F16" w:rsidRDefault="00CA4A9B" w:rsidP="00CA4A9B">
      <w:pPr>
        <w:jc w:val="both"/>
        <w:rPr>
          <w:del w:id="72" w:author="ZFIP-PRASST" w:date="2021-10-14T14:09:00Z"/>
          <w:rFonts w:ascii="Arial" w:hAnsi="Arial" w:cs="Arial"/>
          <w:sz w:val="24"/>
          <w:szCs w:val="24"/>
          <w:lang w:eastAsia="es-CO"/>
        </w:rPr>
      </w:pPr>
      <w:r w:rsidRPr="00B77E30">
        <w:rPr>
          <w:rFonts w:ascii="Arial" w:hAnsi="Arial" w:cs="Arial"/>
          <w:sz w:val="24"/>
          <w:szCs w:val="24"/>
          <w:lang w:eastAsia="es-CO"/>
        </w:rPr>
        <w:t>Se recomienda mantener las manos lejos de la cara, tocar la menor cantidad posible de superficies y cambiar los guantes rotos o altamente contaminados.</w:t>
      </w:r>
    </w:p>
    <w:p w:rsidR="00CA4A9B" w:rsidRPr="00B77E30" w:rsidDel="00BD4F16" w:rsidRDefault="00CA4A9B" w:rsidP="00CA4A9B">
      <w:pPr>
        <w:jc w:val="both"/>
        <w:rPr>
          <w:del w:id="73" w:author="ZFIP-PRASST" w:date="2021-10-14T14:09:00Z"/>
          <w:rFonts w:ascii="Arial" w:hAnsi="Arial" w:cs="Arial"/>
          <w:sz w:val="24"/>
          <w:szCs w:val="24"/>
          <w:lang w:eastAsia="es-CO"/>
        </w:rPr>
      </w:pPr>
    </w:p>
    <w:p w:rsidR="00F24A5F" w:rsidRPr="00B77E30" w:rsidRDefault="009B33DB" w:rsidP="00EB53D8">
      <w:pPr>
        <w:pStyle w:val="Prrafodelista"/>
        <w:numPr>
          <w:ilvl w:val="0"/>
          <w:numId w:val="66"/>
        </w:numPr>
        <w:spacing w:line="276" w:lineRule="auto"/>
        <w:rPr>
          <w:rFonts w:ascii="Arial" w:hAnsi="Arial" w:cs="Arial"/>
          <w:b/>
          <w:sz w:val="24"/>
          <w:szCs w:val="24"/>
        </w:rPr>
      </w:pPr>
      <w:r w:rsidRPr="00B77E30">
        <w:rPr>
          <w:rFonts w:ascii="Arial" w:hAnsi="Arial" w:cs="Arial"/>
          <w:b/>
          <w:sz w:val="24"/>
          <w:szCs w:val="24"/>
        </w:rPr>
        <w:t>SECUENCIA PARA RETIRARSE EL EQUIPO DE PROTECCIÓN PERSONAL</w:t>
      </w:r>
    </w:p>
    <w:p w:rsidR="00F24A5F" w:rsidRPr="00B77E30" w:rsidRDefault="00F24A5F" w:rsidP="00F24A5F">
      <w:pPr>
        <w:spacing w:line="276" w:lineRule="auto"/>
        <w:rPr>
          <w:rFonts w:ascii="Arial" w:hAnsi="Arial" w:cs="Arial"/>
          <w:sz w:val="24"/>
          <w:szCs w:val="24"/>
        </w:rPr>
      </w:pPr>
    </w:p>
    <w:p w:rsidR="00F24A5F" w:rsidRPr="00B77E30" w:rsidRDefault="000A40A8" w:rsidP="00EB53D8">
      <w:pPr>
        <w:pStyle w:val="Prrafodelista"/>
        <w:numPr>
          <w:ilvl w:val="1"/>
          <w:numId w:val="66"/>
        </w:numPr>
        <w:jc w:val="both"/>
        <w:rPr>
          <w:rFonts w:ascii="Arial" w:hAnsi="Arial" w:cs="Arial"/>
          <w:b/>
          <w:sz w:val="24"/>
          <w:szCs w:val="24"/>
          <w:lang w:eastAsia="es-CO"/>
        </w:rPr>
      </w:pPr>
      <w:r w:rsidRPr="00B77E30">
        <w:rPr>
          <w:rFonts w:ascii="Arial" w:hAnsi="Arial" w:cs="Arial"/>
          <w:b/>
          <w:sz w:val="24"/>
          <w:szCs w:val="24"/>
          <w:lang w:eastAsia="es-CO"/>
        </w:rPr>
        <w:t>RETIRARSE LA BATA</w:t>
      </w:r>
    </w:p>
    <w:p w:rsidR="00F24A5F" w:rsidRPr="00B77E30" w:rsidRDefault="00F24A5F" w:rsidP="00F24A5F">
      <w:pPr>
        <w:ind w:left="788"/>
        <w:jc w:val="both"/>
        <w:rPr>
          <w:rFonts w:ascii="Arial" w:hAnsi="Arial" w:cs="Arial"/>
          <w:sz w:val="24"/>
          <w:szCs w:val="24"/>
          <w:lang w:eastAsia="es-CO"/>
        </w:rPr>
      </w:pPr>
      <w:r w:rsidRPr="00B77E30">
        <w:rPr>
          <w:rFonts w:ascii="Arial" w:hAnsi="Arial" w:cs="Arial"/>
          <w:sz w:val="24"/>
          <w:szCs w:val="24"/>
          <w:lang w:eastAsia="es-CO"/>
        </w:rPr>
        <w:t>Desinfecte sus guantes con solución desinfectante antes de iniciar la maniobra</w:t>
      </w:r>
    </w:p>
    <w:p w:rsidR="00F24A5F" w:rsidRPr="00B77E30" w:rsidRDefault="00F24A5F" w:rsidP="00F24A5F">
      <w:pPr>
        <w:ind w:left="788"/>
        <w:jc w:val="both"/>
        <w:rPr>
          <w:rFonts w:ascii="Arial" w:hAnsi="Arial" w:cs="Arial"/>
          <w:sz w:val="24"/>
          <w:szCs w:val="24"/>
          <w:lang w:eastAsia="es-CO"/>
        </w:rPr>
      </w:pPr>
      <w:r w:rsidRPr="00B77E30">
        <w:rPr>
          <w:rFonts w:ascii="Arial" w:hAnsi="Arial" w:cs="Arial"/>
          <w:sz w:val="24"/>
          <w:szCs w:val="24"/>
          <w:lang w:eastAsia="es-CO"/>
        </w:rPr>
        <w:t>Sujete el traje por la parte delantera y aléjelo de su cuerpo para que los lazos se rompan, tocando  solo por fuera el traje con las manos enguantadas</w:t>
      </w:r>
    </w:p>
    <w:p w:rsidR="00F24A5F" w:rsidRPr="00B77E30" w:rsidRDefault="00F24A5F" w:rsidP="00F24A5F">
      <w:pPr>
        <w:ind w:left="788"/>
        <w:jc w:val="both"/>
        <w:rPr>
          <w:rFonts w:ascii="Arial" w:hAnsi="Arial" w:cs="Arial"/>
          <w:sz w:val="24"/>
          <w:szCs w:val="24"/>
          <w:lang w:eastAsia="es-CO"/>
        </w:rPr>
      </w:pPr>
      <w:r w:rsidRPr="00B77E30">
        <w:rPr>
          <w:rFonts w:ascii="Arial" w:hAnsi="Arial" w:cs="Arial"/>
          <w:sz w:val="24"/>
          <w:szCs w:val="24"/>
          <w:lang w:eastAsia="es-CO"/>
        </w:rPr>
        <w:t>Al retirar la bata, dóblela o enróllela de dentro hacia afuera</w:t>
      </w:r>
    </w:p>
    <w:p w:rsidR="00F24A5F" w:rsidRPr="00B77E30" w:rsidRDefault="00F24A5F" w:rsidP="00F24A5F">
      <w:pPr>
        <w:ind w:left="788"/>
        <w:jc w:val="both"/>
        <w:rPr>
          <w:rFonts w:ascii="Arial" w:hAnsi="Arial" w:cs="Arial"/>
          <w:sz w:val="24"/>
          <w:szCs w:val="24"/>
          <w:lang w:eastAsia="es-CO"/>
        </w:rPr>
      </w:pPr>
      <w:r w:rsidRPr="00B77E30">
        <w:rPr>
          <w:rFonts w:ascii="Arial" w:hAnsi="Arial" w:cs="Arial"/>
          <w:sz w:val="24"/>
          <w:szCs w:val="24"/>
          <w:lang w:eastAsia="es-CO"/>
        </w:rPr>
        <w:t>Al quitar el traje, retire los guantes al mismo tiempo, solo tocando el interior de los guantes y el vestido</w:t>
      </w:r>
    </w:p>
    <w:p w:rsidR="00F24A5F" w:rsidRPr="00B77E30" w:rsidRDefault="00F24A5F" w:rsidP="00F24A5F">
      <w:pPr>
        <w:ind w:left="788"/>
        <w:jc w:val="both"/>
        <w:rPr>
          <w:rFonts w:ascii="Arial" w:hAnsi="Arial" w:cs="Arial"/>
          <w:sz w:val="24"/>
          <w:szCs w:val="24"/>
          <w:lang w:eastAsia="es-CO"/>
        </w:rPr>
      </w:pPr>
      <w:r w:rsidRPr="00B77E30">
        <w:rPr>
          <w:rFonts w:ascii="Arial" w:hAnsi="Arial" w:cs="Arial"/>
          <w:sz w:val="24"/>
          <w:szCs w:val="24"/>
          <w:lang w:eastAsia="es-CO"/>
        </w:rPr>
        <w:t>Ponga la bata y los guantes en un contenedor para residuos biológicos</w:t>
      </w:r>
    </w:p>
    <w:p w:rsidR="00F24A5F" w:rsidRPr="00B77E30" w:rsidRDefault="00F24A5F" w:rsidP="00F24A5F">
      <w:pPr>
        <w:ind w:left="788"/>
        <w:jc w:val="center"/>
        <w:rPr>
          <w:rFonts w:ascii="Arial" w:hAnsi="Arial" w:cs="Arial"/>
          <w:sz w:val="24"/>
          <w:szCs w:val="24"/>
          <w:lang w:eastAsia="es-CO"/>
        </w:rPr>
      </w:pPr>
      <w:r w:rsidRPr="00B77E30">
        <w:rPr>
          <w:rFonts w:ascii="Arial" w:hAnsi="Arial" w:cs="Arial"/>
          <w:noProof/>
          <w:sz w:val="24"/>
          <w:szCs w:val="24"/>
          <w:lang w:val="es-CO" w:eastAsia="es-CO"/>
        </w:rPr>
        <w:lastRenderedPageBreak/>
        <w:drawing>
          <wp:inline distT="0" distB="0" distL="0" distR="0" wp14:anchorId="27D52B9C" wp14:editId="37F6D970">
            <wp:extent cx="4114800" cy="3444875"/>
            <wp:effectExtent l="0" t="0" r="0" b="317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4114800" cy="3444875"/>
                    </a:xfrm>
                    <a:prstGeom prst="rect">
                      <a:avLst/>
                    </a:prstGeom>
                    <a:noFill/>
                    <a:ln>
                      <a:noFill/>
                    </a:ln>
                  </pic:spPr>
                </pic:pic>
              </a:graphicData>
            </a:graphic>
          </wp:inline>
        </w:drawing>
      </w:r>
    </w:p>
    <w:p w:rsidR="00F24A5F" w:rsidRPr="00B77E30" w:rsidRDefault="00850B12" w:rsidP="00EB53D8">
      <w:pPr>
        <w:pStyle w:val="Prrafodelista"/>
        <w:numPr>
          <w:ilvl w:val="1"/>
          <w:numId w:val="66"/>
        </w:numPr>
        <w:jc w:val="both"/>
        <w:rPr>
          <w:rFonts w:ascii="Arial" w:hAnsi="Arial" w:cs="Arial"/>
          <w:b/>
          <w:sz w:val="24"/>
          <w:szCs w:val="24"/>
          <w:lang w:eastAsia="es-CO"/>
        </w:rPr>
      </w:pPr>
      <w:r w:rsidRPr="00B77E30">
        <w:rPr>
          <w:rFonts w:ascii="Arial" w:hAnsi="Arial" w:cs="Arial"/>
          <w:b/>
          <w:sz w:val="24"/>
          <w:szCs w:val="24"/>
          <w:lang w:eastAsia="es-CO"/>
        </w:rPr>
        <w:t>RETIRARSE LAS GAFAS O PANTALLA</w:t>
      </w:r>
    </w:p>
    <w:p w:rsidR="006259CC" w:rsidRPr="00B77E30" w:rsidRDefault="006259CC" w:rsidP="006259CC">
      <w:pPr>
        <w:pStyle w:val="Prrafodelista"/>
        <w:ind w:left="1506"/>
        <w:jc w:val="both"/>
        <w:rPr>
          <w:rFonts w:ascii="Arial" w:hAnsi="Arial" w:cs="Arial"/>
          <w:b/>
          <w:sz w:val="24"/>
          <w:szCs w:val="24"/>
          <w:lang w:eastAsia="es-CO"/>
        </w:rPr>
      </w:pPr>
    </w:p>
    <w:p w:rsidR="00F24A5F" w:rsidRPr="00B77E30" w:rsidRDefault="00F24A5F" w:rsidP="00F24A5F">
      <w:pPr>
        <w:ind w:left="788"/>
        <w:jc w:val="both"/>
        <w:rPr>
          <w:rFonts w:ascii="Arial" w:hAnsi="Arial" w:cs="Arial"/>
          <w:sz w:val="24"/>
          <w:szCs w:val="24"/>
          <w:lang w:eastAsia="es-CO"/>
        </w:rPr>
      </w:pPr>
      <w:r w:rsidRPr="00B77E30">
        <w:rPr>
          <w:rFonts w:ascii="Arial" w:hAnsi="Arial" w:cs="Arial"/>
          <w:sz w:val="24"/>
          <w:szCs w:val="24"/>
          <w:lang w:eastAsia="es-CO"/>
        </w:rPr>
        <w:t>Desinfecte sus manos con solución desinfectante y retire las gafas o pantalla desde la parte posterior de la cabeza, tirando de la banda por encima de la cabeza sin tocar la parte frontal</w:t>
      </w:r>
    </w:p>
    <w:p w:rsidR="00F24A5F" w:rsidRPr="00B77E30" w:rsidRDefault="00F24A5F" w:rsidP="00F24A5F">
      <w:pPr>
        <w:ind w:left="788"/>
        <w:jc w:val="both"/>
        <w:rPr>
          <w:rFonts w:ascii="Arial" w:hAnsi="Arial" w:cs="Arial"/>
          <w:sz w:val="24"/>
          <w:szCs w:val="24"/>
          <w:lang w:eastAsia="es-CO"/>
        </w:rPr>
      </w:pPr>
      <w:r w:rsidRPr="00B77E30">
        <w:rPr>
          <w:rFonts w:ascii="Arial" w:hAnsi="Arial" w:cs="Arial"/>
          <w:sz w:val="24"/>
          <w:szCs w:val="24"/>
          <w:lang w:eastAsia="es-CO"/>
        </w:rPr>
        <w:t>Si es reutilizable, poner en un recipiente para su desinfección.</w:t>
      </w:r>
    </w:p>
    <w:p w:rsidR="00F24A5F" w:rsidRPr="00B77E30" w:rsidRDefault="00F24A5F" w:rsidP="00F24A5F">
      <w:pPr>
        <w:ind w:left="788"/>
        <w:jc w:val="center"/>
        <w:rPr>
          <w:rFonts w:ascii="Arial" w:hAnsi="Arial" w:cs="Arial"/>
          <w:sz w:val="24"/>
          <w:szCs w:val="24"/>
          <w:lang w:eastAsia="es-CO"/>
        </w:rPr>
      </w:pPr>
      <w:r w:rsidRPr="00B77E30">
        <w:rPr>
          <w:rFonts w:ascii="Arial" w:hAnsi="Arial" w:cs="Arial"/>
          <w:noProof/>
          <w:sz w:val="24"/>
          <w:szCs w:val="24"/>
          <w:lang w:val="es-CO" w:eastAsia="es-CO"/>
        </w:rPr>
        <w:drawing>
          <wp:inline distT="0" distB="0" distL="0" distR="0" wp14:anchorId="14006865" wp14:editId="6EB1A1D6">
            <wp:extent cx="4874895" cy="1480820"/>
            <wp:effectExtent l="0" t="0" r="1905" b="508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grayscl/>
                      <a:extLst>
                        <a:ext uri="{28A0092B-C50C-407E-A947-70E740481C1C}">
                          <a14:useLocalDpi xmlns:a14="http://schemas.microsoft.com/office/drawing/2010/main" val="0"/>
                        </a:ext>
                      </a:extLst>
                    </a:blip>
                    <a:srcRect/>
                    <a:stretch>
                      <a:fillRect/>
                    </a:stretch>
                  </pic:blipFill>
                  <pic:spPr bwMode="auto">
                    <a:xfrm>
                      <a:off x="0" y="0"/>
                      <a:ext cx="4874895" cy="1480820"/>
                    </a:xfrm>
                    <a:prstGeom prst="rect">
                      <a:avLst/>
                    </a:prstGeom>
                    <a:noFill/>
                    <a:ln>
                      <a:noFill/>
                    </a:ln>
                  </pic:spPr>
                </pic:pic>
              </a:graphicData>
            </a:graphic>
          </wp:inline>
        </w:drawing>
      </w:r>
    </w:p>
    <w:p w:rsidR="00F24A5F" w:rsidRPr="00B77E30" w:rsidRDefault="00850B12" w:rsidP="00EB53D8">
      <w:pPr>
        <w:pStyle w:val="Prrafodelista"/>
        <w:numPr>
          <w:ilvl w:val="1"/>
          <w:numId w:val="66"/>
        </w:numPr>
        <w:jc w:val="both"/>
        <w:rPr>
          <w:rFonts w:ascii="Arial" w:hAnsi="Arial" w:cs="Arial"/>
          <w:b/>
          <w:sz w:val="24"/>
          <w:szCs w:val="24"/>
          <w:lang w:eastAsia="es-CO"/>
        </w:rPr>
      </w:pPr>
      <w:r w:rsidRPr="00B77E30">
        <w:rPr>
          <w:rFonts w:ascii="Arial" w:hAnsi="Arial" w:cs="Arial"/>
          <w:b/>
          <w:sz w:val="24"/>
          <w:szCs w:val="24"/>
          <w:lang w:eastAsia="es-CO"/>
        </w:rPr>
        <w:t>RETIRARSE LA MÁSCARA O RESPIRADOR</w:t>
      </w:r>
    </w:p>
    <w:p w:rsidR="00F24A5F" w:rsidRPr="00B77E30" w:rsidRDefault="00F24A5F" w:rsidP="00F24A5F">
      <w:pPr>
        <w:ind w:left="788"/>
        <w:jc w:val="both"/>
        <w:rPr>
          <w:rFonts w:ascii="Arial" w:hAnsi="Arial" w:cs="Arial"/>
          <w:sz w:val="24"/>
          <w:szCs w:val="24"/>
          <w:lang w:eastAsia="es-CO"/>
        </w:rPr>
      </w:pPr>
      <w:r w:rsidRPr="00B77E30">
        <w:rPr>
          <w:rFonts w:ascii="Arial" w:hAnsi="Arial" w:cs="Arial"/>
          <w:sz w:val="24"/>
          <w:szCs w:val="24"/>
          <w:lang w:eastAsia="es-CO"/>
        </w:rPr>
        <w:t>Desinfecte sus manos con solución desinfectante y retire tirando de los elásticos por encima de la cabeza sin tocar la parte frontal</w:t>
      </w:r>
    </w:p>
    <w:p w:rsidR="00F24A5F" w:rsidRPr="00B77E30" w:rsidRDefault="00F24A5F" w:rsidP="00F24A5F">
      <w:pPr>
        <w:ind w:left="788"/>
        <w:jc w:val="both"/>
        <w:rPr>
          <w:rFonts w:ascii="Arial" w:hAnsi="Arial" w:cs="Arial"/>
          <w:sz w:val="24"/>
          <w:szCs w:val="24"/>
          <w:lang w:eastAsia="es-CO"/>
        </w:rPr>
      </w:pPr>
      <w:r w:rsidRPr="00B77E30">
        <w:rPr>
          <w:rFonts w:ascii="Arial" w:hAnsi="Arial" w:cs="Arial"/>
          <w:sz w:val="24"/>
          <w:szCs w:val="24"/>
          <w:lang w:eastAsia="es-CO"/>
        </w:rPr>
        <w:t>Desechar el respirador o máscara en un contenedor para residuos biológicos</w:t>
      </w:r>
    </w:p>
    <w:p w:rsidR="00F24A5F" w:rsidRPr="00B77E30" w:rsidRDefault="00F24A5F" w:rsidP="00F24A5F">
      <w:pPr>
        <w:ind w:left="788"/>
        <w:jc w:val="center"/>
        <w:rPr>
          <w:rFonts w:ascii="Arial" w:hAnsi="Arial" w:cs="Arial"/>
          <w:sz w:val="24"/>
          <w:szCs w:val="24"/>
          <w:lang w:eastAsia="es-CO"/>
        </w:rPr>
      </w:pPr>
      <w:r w:rsidRPr="00B77E30">
        <w:rPr>
          <w:rFonts w:ascii="Arial" w:hAnsi="Arial" w:cs="Arial"/>
          <w:noProof/>
          <w:sz w:val="24"/>
          <w:szCs w:val="24"/>
          <w:lang w:val="es-CO" w:eastAsia="es-CO"/>
        </w:rPr>
        <w:lastRenderedPageBreak/>
        <w:drawing>
          <wp:inline distT="0" distB="0" distL="0" distR="0" wp14:anchorId="2F9A82F5" wp14:editId="559EC05A">
            <wp:extent cx="5570220" cy="2157095"/>
            <wp:effectExtent l="0" t="0" r="0" b="0"/>
            <wp:docPr id="1436" name="Imagen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grayscl/>
                      <a:extLst>
                        <a:ext uri="{28A0092B-C50C-407E-A947-70E740481C1C}">
                          <a14:useLocalDpi xmlns:a14="http://schemas.microsoft.com/office/drawing/2010/main" val="0"/>
                        </a:ext>
                      </a:extLst>
                    </a:blip>
                    <a:srcRect/>
                    <a:stretch>
                      <a:fillRect/>
                    </a:stretch>
                  </pic:blipFill>
                  <pic:spPr bwMode="auto">
                    <a:xfrm>
                      <a:off x="0" y="0"/>
                      <a:ext cx="5570220" cy="2157095"/>
                    </a:xfrm>
                    <a:prstGeom prst="rect">
                      <a:avLst/>
                    </a:prstGeom>
                    <a:noFill/>
                    <a:ln>
                      <a:noFill/>
                    </a:ln>
                  </pic:spPr>
                </pic:pic>
              </a:graphicData>
            </a:graphic>
          </wp:inline>
        </w:drawing>
      </w:r>
    </w:p>
    <w:p w:rsidR="00F24A5F" w:rsidRPr="00B77E30" w:rsidRDefault="00F24A5F" w:rsidP="00F24A5F">
      <w:pPr>
        <w:ind w:left="788"/>
        <w:jc w:val="both"/>
        <w:rPr>
          <w:rFonts w:ascii="Arial" w:hAnsi="Arial" w:cs="Arial"/>
          <w:b/>
          <w:sz w:val="24"/>
          <w:szCs w:val="24"/>
          <w:lang w:eastAsia="es-CO"/>
        </w:rPr>
      </w:pPr>
    </w:p>
    <w:p w:rsidR="00F24A5F" w:rsidRPr="00B77E30" w:rsidRDefault="00850B12" w:rsidP="00EB53D8">
      <w:pPr>
        <w:pStyle w:val="Prrafodelista"/>
        <w:numPr>
          <w:ilvl w:val="0"/>
          <w:numId w:val="66"/>
        </w:numPr>
        <w:rPr>
          <w:rFonts w:ascii="Arial" w:hAnsi="Arial" w:cs="Arial"/>
          <w:sz w:val="24"/>
          <w:szCs w:val="24"/>
        </w:rPr>
      </w:pPr>
      <w:r w:rsidRPr="00B77E30">
        <w:rPr>
          <w:rFonts w:ascii="Arial" w:hAnsi="Arial" w:cs="Arial"/>
          <w:b/>
          <w:sz w:val="24"/>
          <w:szCs w:val="24"/>
        </w:rPr>
        <w:t>EFECTUAR UN CUIDADOSO LAVADO DE MANOS</w:t>
      </w:r>
      <w:r w:rsidRPr="00B77E30">
        <w:rPr>
          <w:rFonts w:ascii="Arial" w:hAnsi="Arial" w:cs="Arial"/>
          <w:sz w:val="24"/>
          <w:szCs w:val="24"/>
        </w:rPr>
        <w:t xml:space="preserve"> </w:t>
      </w:r>
      <w:r w:rsidR="00F24A5F" w:rsidRPr="00B77E30">
        <w:rPr>
          <w:rFonts w:ascii="Arial" w:hAnsi="Arial" w:cs="Arial"/>
          <w:sz w:val="24"/>
          <w:szCs w:val="24"/>
        </w:rPr>
        <w:t>por un espacio de al menos 40 segundos.</w:t>
      </w:r>
    </w:p>
    <w:p w:rsidR="00F24A5F" w:rsidRPr="00B77E30" w:rsidRDefault="00DE5BC6" w:rsidP="00F24A5F">
      <w:pPr>
        <w:jc w:val="center"/>
        <w:rPr>
          <w:rFonts w:ascii="Arial" w:hAnsi="Arial" w:cs="Arial"/>
          <w:b/>
          <w:sz w:val="24"/>
          <w:szCs w:val="24"/>
        </w:rPr>
      </w:pPr>
      <w:r>
        <w:rPr>
          <w:rFonts w:ascii="Arial" w:hAnsi="Arial" w:cs="Arial"/>
          <w:noProof/>
          <w:sz w:val="24"/>
          <w:szCs w:val="24"/>
          <w:lang w:val="es-CO" w:eastAsia="es-CO"/>
        </w:rPr>
        <w:drawing>
          <wp:inline distT="0" distB="0" distL="0" distR="0" wp14:anchorId="4646243F" wp14:editId="0BE95FC7">
            <wp:extent cx="5581650" cy="2600325"/>
            <wp:effectExtent l="0" t="0" r="0" b="9525"/>
            <wp:docPr id="232" name="Imagen 4" descr="TÉCNICA ADECUADA DE LAVADO DE 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ÉCNICA ADECUADA DE LAVADO DE MANOS"/>
                    <pic:cNvPicPr>
                      <a:picLocks noChangeAspect="1" noChangeArrowheads="1"/>
                    </pic:cNvPicPr>
                  </pic:nvPicPr>
                  <pic:blipFill>
                    <a:blip r:embed="rId29">
                      <a:lum bright="12000" contrast="-24000"/>
                      <a:grayscl/>
                      <a:extLst>
                        <a:ext uri="{28A0092B-C50C-407E-A947-70E740481C1C}">
                          <a14:useLocalDpi xmlns:a14="http://schemas.microsoft.com/office/drawing/2010/main" val="0"/>
                        </a:ext>
                      </a:extLst>
                    </a:blip>
                    <a:srcRect/>
                    <a:stretch>
                      <a:fillRect/>
                    </a:stretch>
                  </pic:blipFill>
                  <pic:spPr bwMode="auto">
                    <a:xfrm>
                      <a:off x="0" y="0"/>
                      <a:ext cx="5581650" cy="2600325"/>
                    </a:xfrm>
                    <a:prstGeom prst="rect">
                      <a:avLst/>
                    </a:prstGeom>
                    <a:noFill/>
                    <a:ln>
                      <a:noFill/>
                    </a:ln>
                  </pic:spPr>
                </pic:pic>
              </a:graphicData>
            </a:graphic>
          </wp:inline>
        </w:drawing>
      </w:r>
    </w:p>
    <w:p w:rsidR="00F24A5F" w:rsidRPr="00B77E30" w:rsidRDefault="00F24A5F" w:rsidP="00F24A5F">
      <w:pPr>
        <w:ind w:left="788"/>
        <w:jc w:val="both"/>
        <w:rPr>
          <w:rFonts w:ascii="Arial" w:hAnsi="Arial" w:cs="Arial"/>
          <w:sz w:val="24"/>
          <w:szCs w:val="24"/>
          <w:lang w:eastAsia="es-CO"/>
        </w:rPr>
      </w:pPr>
    </w:p>
    <w:p w:rsidR="00BD4F16" w:rsidRDefault="00F24A5F" w:rsidP="00BD4F16">
      <w:pPr>
        <w:jc w:val="both"/>
        <w:rPr>
          <w:rFonts w:ascii="Arial" w:hAnsi="Arial" w:cs="Arial"/>
          <w:sz w:val="24"/>
          <w:szCs w:val="24"/>
          <w:lang w:eastAsia="es-CO"/>
        </w:rPr>
      </w:pPr>
      <w:r w:rsidRPr="00B77E30">
        <w:rPr>
          <w:rFonts w:ascii="Arial" w:hAnsi="Arial" w:cs="Arial"/>
          <w:sz w:val="24"/>
          <w:szCs w:val="24"/>
          <w:lang w:eastAsia="es-CO"/>
        </w:rPr>
        <w:t>Garantice la disposición segura de los elementos de protección personal utilizados y dispuestos en los conte</w:t>
      </w:r>
      <w:r w:rsidR="00850B12" w:rsidRPr="00B77E30">
        <w:rPr>
          <w:rFonts w:ascii="Arial" w:hAnsi="Arial" w:cs="Arial"/>
          <w:sz w:val="24"/>
          <w:szCs w:val="24"/>
          <w:lang w:eastAsia="es-CO"/>
        </w:rPr>
        <w:t xml:space="preserve">nedores de </w:t>
      </w:r>
      <w:r w:rsidR="0015170F" w:rsidRPr="00B77E30">
        <w:rPr>
          <w:rFonts w:ascii="Arial" w:hAnsi="Arial" w:cs="Arial"/>
          <w:sz w:val="24"/>
          <w:szCs w:val="24"/>
          <w:lang w:eastAsia="es-CO"/>
        </w:rPr>
        <w:t>residuos biológicos</w:t>
      </w:r>
    </w:p>
    <w:p w:rsidR="00F20465" w:rsidRDefault="00F20465" w:rsidP="00BD4F16">
      <w:pPr>
        <w:jc w:val="both"/>
        <w:rPr>
          <w:rFonts w:ascii="Arial" w:hAnsi="Arial" w:cs="Arial"/>
          <w:b/>
          <w:szCs w:val="24"/>
          <w:lang w:val="es-CO"/>
        </w:rPr>
      </w:pPr>
    </w:p>
    <w:p w:rsidR="00F20465" w:rsidRDefault="00F20465" w:rsidP="00BD4F16">
      <w:pPr>
        <w:jc w:val="both"/>
        <w:rPr>
          <w:rFonts w:ascii="Arial" w:hAnsi="Arial" w:cs="Arial"/>
          <w:b/>
          <w:szCs w:val="24"/>
          <w:lang w:val="es-CO"/>
        </w:rPr>
      </w:pPr>
    </w:p>
    <w:p w:rsidR="00F20465" w:rsidRDefault="00F20465" w:rsidP="00BD4F16">
      <w:pPr>
        <w:jc w:val="both"/>
        <w:rPr>
          <w:rFonts w:ascii="Arial" w:hAnsi="Arial" w:cs="Arial"/>
          <w:b/>
          <w:szCs w:val="24"/>
          <w:lang w:val="es-CO"/>
        </w:rPr>
      </w:pPr>
    </w:p>
    <w:p w:rsidR="00F20465" w:rsidRDefault="00F20465" w:rsidP="00BD4F16">
      <w:pPr>
        <w:jc w:val="both"/>
        <w:rPr>
          <w:rFonts w:ascii="Arial" w:hAnsi="Arial" w:cs="Arial"/>
          <w:b/>
          <w:szCs w:val="24"/>
          <w:lang w:val="es-CO"/>
        </w:rPr>
      </w:pPr>
    </w:p>
    <w:p w:rsidR="00F20465" w:rsidRDefault="00F20465" w:rsidP="00BD4F16">
      <w:pPr>
        <w:jc w:val="both"/>
        <w:rPr>
          <w:rFonts w:ascii="Arial" w:hAnsi="Arial" w:cs="Arial"/>
          <w:b/>
          <w:szCs w:val="24"/>
          <w:lang w:val="es-CO"/>
        </w:rPr>
      </w:pPr>
    </w:p>
    <w:p w:rsidR="0015170F" w:rsidRPr="00BD4F16" w:rsidRDefault="0015170F" w:rsidP="00BD4F16">
      <w:pPr>
        <w:jc w:val="both"/>
        <w:rPr>
          <w:rFonts w:ascii="Arial" w:hAnsi="Arial" w:cs="Arial"/>
          <w:b/>
          <w:szCs w:val="24"/>
        </w:rPr>
      </w:pPr>
      <w:r w:rsidRPr="00007385">
        <w:rPr>
          <w:rFonts w:ascii="Arial" w:hAnsi="Arial" w:cs="Arial"/>
          <w:b/>
          <w:szCs w:val="24"/>
          <w:lang w:val="es-CO"/>
        </w:rPr>
        <w:lastRenderedPageBreak/>
        <w:t>PLAN</w:t>
      </w:r>
      <w:r w:rsidRPr="00007385">
        <w:rPr>
          <w:rFonts w:ascii="Arial" w:hAnsi="Arial" w:cs="Arial"/>
          <w:b/>
          <w:szCs w:val="24"/>
        </w:rPr>
        <w:t xml:space="preserve"> DE EVACUACION</w:t>
      </w:r>
    </w:p>
    <w:p w:rsidR="0015170F" w:rsidRPr="00B77E30" w:rsidRDefault="0015170F" w:rsidP="0015170F">
      <w:pPr>
        <w:jc w:val="both"/>
        <w:rPr>
          <w:rFonts w:ascii="Arial" w:hAnsi="Arial" w:cs="Arial"/>
          <w:sz w:val="24"/>
          <w:szCs w:val="24"/>
          <w:lang w:val="es-CO"/>
        </w:rPr>
      </w:pPr>
      <w:r w:rsidRPr="00B77E30">
        <w:rPr>
          <w:rFonts w:ascii="Arial" w:hAnsi="Arial" w:cs="Arial"/>
          <w:sz w:val="24"/>
          <w:szCs w:val="24"/>
        </w:rPr>
        <w:t>Es el conjunto de procedimientos y acciones tendientes a conservar la integridad física de las personas, mediante su desplazamiento hasta y a través de lugares de menor riesgo.</w:t>
      </w:r>
      <w:r w:rsidRPr="00B77E30">
        <w:rPr>
          <w:rFonts w:ascii="Arial" w:hAnsi="Arial" w:cs="Arial"/>
          <w:sz w:val="24"/>
          <w:szCs w:val="24"/>
          <w:lang w:val="es-CO"/>
        </w:rPr>
        <w:t xml:space="preserve">  El plan se orientará  a generar las condiciones, habilidades y procedimientos que permitan a sus trabajadores, contratistas y usuarios, protegerse en cualquier caso de ocurrencia de siniestro o amenaza colectiva.</w:t>
      </w:r>
    </w:p>
    <w:p w:rsidR="0015170F" w:rsidRPr="00B77E30" w:rsidRDefault="0015170F" w:rsidP="0015170F">
      <w:pPr>
        <w:jc w:val="both"/>
        <w:rPr>
          <w:rFonts w:ascii="Arial" w:hAnsi="Arial" w:cs="Arial"/>
          <w:sz w:val="24"/>
          <w:szCs w:val="24"/>
        </w:rPr>
      </w:pPr>
    </w:p>
    <w:p w:rsidR="0015170F" w:rsidRPr="00B77E30" w:rsidRDefault="0015170F" w:rsidP="00EB53D8">
      <w:pPr>
        <w:pStyle w:val="Prrafodelista"/>
        <w:numPr>
          <w:ilvl w:val="1"/>
          <w:numId w:val="66"/>
        </w:numPr>
        <w:jc w:val="both"/>
        <w:rPr>
          <w:rFonts w:ascii="Arial" w:hAnsi="Arial" w:cs="Arial"/>
          <w:b/>
          <w:sz w:val="24"/>
          <w:szCs w:val="24"/>
        </w:rPr>
      </w:pPr>
      <w:r w:rsidRPr="00B77E30">
        <w:rPr>
          <w:rFonts w:ascii="Arial" w:hAnsi="Arial" w:cs="Arial"/>
          <w:b/>
          <w:sz w:val="24"/>
          <w:szCs w:val="24"/>
        </w:rPr>
        <w:t>OBJETIVOS:</w:t>
      </w:r>
    </w:p>
    <w:p w:rsidR="0015170F" w:rsidRPr="00B77E30" w:rsidRDefault="0015170F" w:rsidP="0015170F">
      <w:pPr>
        <w:jc w:val="both"/>
        <w:rPr>
          <w:rFonts w:ascii="Arial" w:hAnsi="Arial" w:cs="Arial"/>
          <w:b/>
          <w:sz w:val="24"/>
          <w:szCs w:val="24"/>
        </w:rPr>
      </w:pPr>
    </w:p>
    <w:p w:rsidR="0015170F" w:rsidRPr="00B77E30" w:rsidRDefault="0015170F" w:rsidP="00EB53D8">
      <w:pPr>
        <w:numPr>
          <w:ilvl w:val="0"/>
          <w:numId w:val="92"/>
        </w:numPr>
        <w:spacing w:after="0" w:line="240" w:lineRule="auto"/>
        <w:jc w:val="both"/>
        <w:rPr>
          <w:rFonts w:ascii="Arial" w:hAnsi="Arial" w:cs="Arial"/>
          <w:sz w:val="24"/>
          <w:szCs w:val="24"/>
        </w:rPr>
      </w:pPr>
      <w:r w:rsidRPr="00B77E30">
        <w:rPr>
          <w:rFonts w:ascii="Arial" w:hAnsi="Arial" w:cs="Arial"/>
          <w:sz w:val="24"/>
          <w:szCs w:val="24"/>
        </w:rPr>
        <w:t>Conservar la vida y la integridad física de las personas, mediante su traslado a sitios donde estén seguros y donde las personas lesionadas reciban los primeros auxilios hasta ser trasladadas a un centro asistencial.</w:t>
      </w:r>
    </w:p>
    <w:p w:rsidR="00253369" w:rsidRDefault="0015170F" w:rsidP="00EB53D8">
      <w:pPr>
        <w:numPr>
          <w:ilvl w:val="0"/>
          <w:numId w:val="92"/>
        </w:numPr>
        <w:spacing w:after="0" w:line="240" w:lineRule="auto"/>
        <w:jc w:val="both"/>
        <w:rPr>
          <w:rFonts w:ascii="Arial" w:hAnsi="Arial" w:cs="Arial"/>
          <w:sz w:val="24"/>
          <w:szCs w:val="24"/>
        </w:rPr>
      </w:pPr>
      <w:r w:rsidRPr="00B77E30">
        <w:rPr>
          <w:rFonts w:ascii="Arial" w:hAnsi="Arial" w:cs="Arial"/>
          <w:sz w:val="24"/>
          <w:szCs w:val="24"/>
        </w:rPr>
        <w:t xml:space="preserve">Establecer procedimientos de evacuación para ser aplicados en el momento de una emergencia que amerite el desalojo de la edificación y la </w:t>
      </w:r>
      <w:r w:rsidRPr="00B77E30">
        <w:rPr>
          <w:rFonts w:ascii="Arial" w:hAnsi="Arial" w:cs="Arial"/>
          <w:sz w:val="24"/>
          <w:szCs w:val="24"/>
          <w:lang w:eastAsia="es-CO"/>
        </w:rPr>
        <w:t>Zona Franca Internacional de Pereira.</w:t>
      </w:r>
      <w:r w:rsidRPr="00B77E30">
        <w:rPr>
          <w:rFonts w:ascii="Arial" w:hAnsi="Arial" w:cs="Arial"/>
          <w:sz w:val="24"/>
          <w:szCs w:val="24"/>
        </w:rPr>
        <w:t xml:space="preserve"> </w:t>
      </w:r>
    </w:p>
    <w:p w:rsidR="00253369" w:rsidRDefault="0015170F" w:rsidP="00EB53D8">
      <w:pPr>
        <w:numPr>
          <w:ilvl w:val="0"/>
          <w:numId w:val="92"/>
        </w:numPr>
        <w:spacing w:after="0" w:line="240" w:lineRule="auto"/>
        <w:jc w:val="both"/>
        <w:rPr>
          <w:rFonts w:ascii="Arial" w:hAnsi="Arial" w:cs="Arial"/>
          <w:sz w:val="24"/>
          <w:szCs w:val="24"/>
        </w:rPr>
      </w:pPr>
      <w:r w:rsidRPr="00253369">
        <w:rPr>
          <w:rFonts w:ascii="Arial" w:hAnsi="Arial" w:cs="Arial"/>
          <w:sz w:val="24"/>
          <w:szCs w:val="24"/>
        </w:rPr>
        <w:t>Brindar seguridad y tranquilidad a los empleados y visitantes a través de actividades de capacitación y entrenamiento.</w:t>
      </w:r>
    </w:p>
    <w:p w:rsidR="00253369" w:rsidRDefault="0015170F" w:rsidP="00EB53D8">
      <w:pPr>
        <w:numPr>
          <w:ilvl w:val="0"/>
          <w:numId w:val="92"/>
        </w:numPr>
        <w:spacing w:after="0" w:line="240" w:lineRule="auto"/>
        <w:jc w:val="both"/>
        <w:rPr>
          <w:rFonts w:ascii="Arial" w:hAnsi="Arial" w:cs="Arial"/>
          <w:sz w:val="24"/>
          <w:szCs w:val="24"/>
        </w:rPr>
      </w:pPr>
      <w:r w:rsidRPr="00253369">
        <w:rPr>
          <w:rFonts w:ascii="Arial" w:hAnsi="Arial" w:cs="Arial"/>
          <w:sz w:val="24"/>
          <w:szCs w:val="24"/>
          <w:lang w:val="es-CO"/>
        </w:rPr>
        <w:t>Motivar a todos los ocupantes para que participen en las acciones de emergencia.</w:t>
      </w:r>
    </w:p>
    <w:p w:rsidR="00253369" w:rsidRDefault="0015170F" w:rsidP="00EB53D8">
      <w:pPr>
        <w:numPr>
          <w:ilvl w:val="0"/>
          <w:numId w:val="92"/>
        </w:numPr>
        <w:spacing w:after="0" w:line="240" w:lineRule="auto"/>
        <w:jc w:val="both"/>
        <w:rPr>
          <w:rFonts w:ascii="Arial" w:hAnsi="Arial" w:cs="Arial"/>
          <w:sz w:val="24"/>
          <w:szCs w:val="24"/>
        </w:rPr>
      </w:pPr>
      <w:r w:rsidRPr="00253369">
        <w:rPr>
          <w:rFonts w:ascii="Arial" w:hAnsi="Arial" w:cs="Arial"/>
          <w:sz w:val="24"/>
          <w:szCs w:val="24"/>
          <w:lang w:val="es-CO"/>
        </w:rPr>
        <w:t>Desarrollar en los trabajadores y visitantes las habilidades requeridas para participar en forma segura en el plan de evacuación.</w:t>
      </w:r>
    </w:p>
    <w:p w:rsidR="00253369" w:rsidRDefault="0015170F" w:rsidP="00EB53D8">
      <w:pPr>
        <w:numPr>
          <w:ilvl w:val="0"/>
          <w:numId w:val="92"/>
        </w:numPr>
        <w:spacing w:after="0" w:line="240" w:lineRule="auto"/>
        <w:jc w:val="both"/>
        <w:rPr>
          <w:rFonts w:ascii="Arial" w:hAnsi="Arial" w:cs="Arial"/>
          <w:sz w:val="24"/>
          <w:szCs w:val="24"/>
        </w:rPr>
      </w:pPr>
      <w:r w:rsidRPr="00253369">
        <w:rPr>
          <w:rFonts w:ascii="Arial" w:hAnsi="Arial" w:cs="Arial"/>
          <w:sz w:val="24"/>
          <w:szCs w:val="24"/>
          <w:lang w:val="es-CO"/>
        </w:rPr>
        <w:t>Realizar simulacros y establecer mecanismos para que el tiempo de evacuación en una emergencia sea mínimo sin poner en peligro su integridad personal ni la de los demás.</w:t>
      </w:r>
    </w:p>
    <w:p w:rsidR="0015170F" w:rsidRPr="00BD4F16" w:rsidRDefault="0015170F" w:rsidP="0015170F">
      <w:pPr>
        <w:numPr>
          <w:ilvl w:val="0"/>
          <w:numId w:val="92"/>
        </w:numPr>
        <w:spacing w:after="0" w:line="240" w:lineRule="auto"/>
        <w:jc w:val="both"/>
        <w:rPr>
          <w:rFonts w:ascii="Arial" w:hAnsi="Arial" w:cs="Arial"/>
          <w:sz w:val="24"/>
          <w:szCs w:val="24"/>
        </w:rPr>
      </w:pPr>
      <w:r w:rsidRPr="00BD4F16">
        <w:rPr>
          <w:rFonts w:ascii="Arial" w:hAnsi="Arial" w:cs="Arial"/>
          <w:sz w:val="24"/>
          <w:szCs w:val="24"/>
          <w:lang w:val="es-CO"/>
        </w:rPr>
        <w:t xml:space="preserve">Motivar a toda la comunidad de la </w:t>
      </w:r>
      <w:r w:rsidRPr="00BD4F16">
        <w:rPr>
          <w:rFonts w:ascii="Arial" w:hAnsi="Arial" w:cs="Arial"/>
          <w:sz w:val="24"/>
          <w:szCs w:val="24"/>
          <w:lang w:eastAsia="es-CO"/>
        </w:rPr>
        <w:t xml:space="preserve">Zona Franca </w:t>
      </w:r>
      <w:r w:rsidRPr="00BD4F16">
        <w:rPr>
          <w:rFonts w:ascii="Arial" w:hAnsi="Arial" w:cs="Arial"/>
          <w:sz w:val="24"/>
          <w:szCs w:val="24"/>
          <w:lang w:val="es-CO"/>
        </w:rPr>
        <w:t xml:space="preserve">  generando mecanismos de participación proactiva en la puesta en práctica del plan de evacuación, acorde con las políticas de la Organización.</w:t>
      </w:r>
    </w:p>
    <w:p w:rsidR="00253369" w:rsidRPr="00B77E30" w:rsidRDefault="00253369" w:rsidP="0015170F">
      <w:pPr>
        <w:rPr>
          <w:rFonts w:ascii="Arial" w:hAnsi="Arial" w:cs="Arial"/>
          <w:sz w:val="24"/>
          <w:szCs w:val="24"/>
        </w:rPr>
      </w:pPr>
    </w:p>
    <w:p w:rsidR="00F24A5F" w:rsidRPr="00253369" w:rsidRDefault="00F24A5F" w:rsidP="00EB53D8">
      <w:pPr>
        <w:pStyle w:val="Prrafodelista"/>
        <w:numPr>
          <w:ilvl w:val="1"/>
          <w:numId w:val="66"/>
        </w:numPr>
        <w:jc w:val="both"/>
        <w:rPr>
          <w:rFonts w:ascii="Arial" w:hAnsi="Arial" w:cs="Arial"/>
          <w:b/>
          <w:sz w:val="24"/>
          <w:szCs w:val="24"/>
        </w:rPr>
      </w:pPr>
      <w:r w:rsidRPr="00B77E30">
        <w:rPr>
          <w:rFonts w:ascii="Arial" w:hAnsi="Arial" w:cs="Arial"/>
          <w:b/>
          <w:sz w:val="24"/>
          <w:szCs w:val="24"/>
        </w:rPr>
        <w:t>PROCEDIMIENTO DE PROTECCIÓN Y EVACUACIÓN:</w:t>
      </w:r>
    </w:p>
    <w:tbl>
      <w:tblPr>
        <w:tblW w:w="8789" w:type="dxa"/>
        <w:tblCellSpacing w:w="20" w:type="dxa"/>
        <w:tblInd w:w="158" w:type="dxa"/>
        <w:tblBorders>
          <w:insideH w:val="single" w:sz="4" w:space="0" w:color="auto"/>
          <w:insideV w:val="single" w:sz="4" w:space="0" w:color="auto"/>
        </w:tblBorders>
        <w:tblLook w:val="04A0" w:firstRow="1" w:lastRow="0" w:firstColumn="1" w:lastColumn="0" w:noHBand="0" w:noVBand="1"/>
      </w:tblPr>
      <w:tblGrid>
        <w:gridCol w:w="2235"/>
        <w:gridCol w:w="3114"/>
        <w:gridCol w:w="3440"/>
      </w:tblGrid>
      <w:tr w:rsidR="00F24A5F" w:rsidRPr="00B77E30" w:rsidTr="00896F75">
        <w:trPr>
          <w:tblCellSpacing w:w="20" w:type="dxa"/>
        </w:trPr>
        <w:tc>
          <w:tcPr>
            <w:tcW w:w="2175" w:type="dxa"/>
            <w:shd w:val="clear" w:color="auto" w:fill="000000"/>
            <w:vAlign w:val="center"/>
          </w:tcPr>
          <w:p w:rsidR="00F24A5F" w:rsidRPr="00B77E30" w:rsidRDefault="00F24A5F" w:rsidP="00896F75">
            <w:pPr>
              <w:pStyle w:val="Titulo4"/>
              <w:tabs>
                <w:tab w:val="clear" w:pos="850"/>
              </w:tabs>
              <w:ind w:left="0" w:firstLine="0"/>
              <w:jc w:val="center"/>
              <w:rPr>
                <w:rFonts w:cs="Arial"/>
                <w:b/>
                <w:sz w:val="24"/>
                <w:lang w:val="es-CO"/>
              </w:rPr>
            </w:pPr>
            <w:r w:rsidRPr="00B77E30">
              <w:rPr>
                <w:rFonts w:cs="Arial"/>
                <w:b/>
                <w:sz w:val="24"/>
                <w:lang w:val="es-CO"/>
              </w:rPr>
              <w:t>AMENAZAS INTERNAS</w:t>
            </w:r>
          </w:p>
        </w:tc>
        <w:tc>
          <w:tcPr>
            <w:tcW w:w="3074" w:type="dxa"/>
            <w:shd w:val="clear" w:color="auto" w:fill="000000"/>
            <w:vAlign w:val="center"/>
          </w:tcPr>
          <w:p w:rsidR="00F24A5F" w:rsidRPr="00B77E30" w:rsidRDefault="00F24A5F" w:rsidP="00896F75">
            <w:pPr>
              <w:pStyle w:val="Titulo4"/>
              <w:tabs>
                <w:tab w:val="clear" w:pos="850"/>
              </w:tabs>
              <w:ind w:left="0" w:firstLine="0"/>
              <w:jc w:val="center"/>
              <w:rPr>
                <w:rFonts w:cs="Arial"/>
                <w:b/>
                <w:sz w:val="24"/>
                <w:lang w:val="es-CO"/>
              </w:rPr>
            </w:pPr>
            <w:r w:rsidRPr="00B77E30">
              <w:rPr>
                <w:rFonts w:cs="Arial"/>
                <w:b/>
                <w:sz w:val="24"/>
                <w:lang w:val="es-CO"/>
              </w:rPr>
              <w:t>PROTECCIÓN</w:t>
            </w:r>
          </w:p>
        </w:tc>
        <w:tc>
          <w:tcPr>
            <w:tcW w:w="3380" w:type="dxa"/>
            <w:shd w:val="clear" w:color="auto" w:fill="000000"/>
            <w:vAlign w:val="center"/>
          </w:tcPr>
          <w:p w:rsidR="00F24A5F" w:rsidRPr="00B77E30" w:rsidRDefault="00F24A5F" w:rsidP="00896F75">
            <w:pPr>
              <w:pStyle w:val="Titulo4"/>
              <w:tabs>
                <w:tab w:val="clear" w:pos="850"/>
              </w:tabs>
              <w:ind w:left="0" w:firstLine="0"/>
              <w:jc w:val="center"/>
              <w:rPr>
                <w:rFonts w:cs="Arial"/>
                <w:b/>
                <w:sz w:val="24"/>
                <w:lang w:val="es-CO"/>
              </w:rPr>
            </w:pPr>
            <w:r w:rsidRPr="00B77E30">
              <w:rPr>
                <w:rFonts w:cs="Arial"/>
                <w:b/>
                <w:sz w:val="24"/>
                <w:lang w:val="es-CO"/>
              </w:rPr>
              <w:t>EVACUACIÓN</w:t>
            </w:r>
          </w:p>
        </w:tc>
      </w:tr>
      <w:tr w:rsidR="008656FD" w:rsidRPr="00B77E30" w:rsidTr="00896F75">
        <w:trPr>
          <w:tblCellSpacing w:w="20" w:type="dxa"/>
        </w:trPr>
        <w:tc>
          <w:tcPr>
            <w:tcW w:w="2175" w:type="dxa"/>
            <w:vAlign w:val="center"/>
          </w:tcPr>
          <w:p w:rsidR="008656FD" w:rsidRPr="00B77E30" w:rsidRDefault="008656FD" w:rsidP="00896F75">
            <w:pPr>
              <w:pStyle w:val="Titulo4"/>
              <w:tabs>
                <w:tab w:val="clear" w:pos="850"/>
              </w:tabs>
              <w:ind w:left="0" w:firstLine="0"/>
              <w:rPr>
                <w:rFonts w:cs="Arial"/>
                <w:sz w:val="24"/>
                <w:lang w:val="es-CO"/>
              </w:rPr>
            </w:pPr>
            <w:r w:rsidRPr="00B77E30">
              <w:rPr>
                <w:rFonts w:cs="Arial"/>
                <w:sz w:val="24"/>
                <w:lang w:val="es-CO"/>
              </w:rPr>
              <w:t>Inundaciones</w:t>
            </w:r>
          </w:p>
        </w:tc>
        <w:tc>
          <w:tcPr>
            <w:tcW w:w="3074" w:type="dxa"/>
            <w:vAlign w:val="center"/>
          </w:tcPr>
          <w:p w:rsidR="008656FD" w:rsidRPr="00B77E30" w:rsidRDefault="008656FD" w:rsidP="00896F75">
            <w:pPr>
              <w:pStyle w:val="Titulo4"/>
              <w:tabs>
                <w:tab w:val="clear" w:pos="850"/>
              </w:tabs>
              <w:ind w:left="0" w:firstLine="0"/>
              <w:jc w:val="both"/>
              <w:rPr>
                <w:rFonts w:cs="Arial"/>
                <w:sz w:val="24"/>
                <w:lang w:val="es-CO"/>
              </w:rPr>
            </w:pPr>
            <w:r w:rsidRPr="00B77E30">
              <w:rPr>
                <w:rFonts w:cs="Arial"/>
                <w:sz w:val="24"/>
                <w:lang w:val="es-CO"/>
              </w:rPr>
              <w:t>Retírese de sitios donde ha ingresado el agua y mientras sea posible lleve a sitios seguros y secos</w:t>
            </w:r>
          </w:p>
        </w:tc>
        <w:tc>
          <w:tcPr>
            <w:tcW w:w="3380" w:type="dxa"/>
            <w:vAlign w:val="center"/>
          </w:tcPr>
          <w:p w:rsidR="008656FD" w:rsidRPr="00B77E30" w:rsidRDefault="008656FD" w:rsidP="00896F75">
            <w:pPr>
              <w:pStyle w:val="Titulo4"/>
              <w:tabs>
                <w:tab w:val="clear" w:pos="850"/>
              </w:tabs>
              <w:ind w:left="0" w:firstLine="0"/>
              <w:jc w:val="both"/>
              <w:rPr>
                <w:rFonts w:cs="Arial"/>
                <w:sz w:val="24"/>
                <w:lang w:val="es-CO"/>
              </w:rPr>
            </w:pPr>
            <w:r w:rsidRPr="00B77E30">
              <w:rPr>
                <w:rFonts w:cs="Arial"/>
                <w:sz w:val="24"/>
                <w:lang w:val="es-CO"/>
              </w:rPr>
              <w:t>Se evacuara Según orientación de la brigada de evacuación o personal a cargo</w:t>
            </w:r>
          </w:p>
        </w:tc>
      </w:tr>
      <w:tr w:rsidR="00F24A5F" w:rsidRPr="00B77E30" w:rsidTr="00896F75">
        <w:trPr>
          <w:tblCellSpacing w:w="20" w:type="dxa"/>
        </w:trPr>
        <w:tc>
          <w:tcPr>
            <w:tcW w:w="2175" w:type="dxa"/>
            <w:vAlign w:val="center"/>
          </w:tcPr>
          <w:p w:rsidR="00F24A5F" w:rsidRPr="00B77E30" w:rsidRDefault="00F24A5F" w:rsidP="00896F75">
            <w:pPr>
              <w:pStyle w:val="Titulo4"/>
              <w:tabs>
                <w:tab w:val="clear" w:pos="850"/>
              </w:tabs>
              <w:ind w:left="0" w:firstLine="0"/>
              <w:rPr>
                <w:rFonts w:cs="Arial"/>
                <w:b/>
                <w:sz w:val="24"/>
                <w:lang w:val="es-CO"/>
              </w:rPr>
            </w:pPr>
            <w:r w:rsidRPr="00B77E30">
              <w:rPr>
                <w:rFonts w:cs="Arial"/>
                <w:sz w:val="24"/>
                <w:lang w:val="es-CO"/>
              </w:rPr>
              <w:t xml:space="preserve">Incendio o emergencias </w:t>
            </w:r>
            <w:r w:rsidRPr="00B77E30">
              <w:rPr>
                <w:rFonts w:cs="Arial"/>
                <w:sz w:val="24"/>
                <w:lang w:val="es-CO"/>
              </w:rPr>
              <w:lastRenderedPageBreak/>
              <w:t>relacionadas con humo</w:t>
            </w:r>
          </w:p>
        </w:tc>
        <w:tc>
          <w:tcPr>
            <w:tcW w:w="3074" w:type="dxa"/>
            <w:vAlign w:val="center"/>
          </w:tcPr>
          <w:p w:rsidR="00F24A5F" w:rsidRPr="00B77E30" w:rsidRDefault="00F24A5F" w:rsidP="00896F75">
            <w:pPr>
              <w:pStyle w:val="Titulo4"/>
              <w:tabs>
                <w:tab w:val="clear" w:pos="850"/>
              </w:tabs>
              <w:ind w:left="0" w:firstLine="0"/>
              <w:jc w:val="both"/>
              <w:rPr>
                <w:rFonts w:cs="Arial"/>
                <w:sz w:val="24"/>
                <w:lang w:val="es-CO"/>
              </w:rPr>
            </w:pPr>
            <w:r w:rsidRPr="00B77E30">
              <w:rPr>
                <w:rFonts w:cs="Arial"/>
                <w:sz w:val="24"/>
                <w:lang w:val="es-CO"/>
              </w:rPr>
              <w:lastRenderedPageBreak/>
              <w:t xml:space="preserve">Desplazarse por el piso gateando cubriéndose la </w:t>
            </w:r>
            <w:r w:rsidRPr="00B77E30">
              <w:rPr>
                <w:rFonts w:cs="Arial"/>
                <w:sz w:val="24"/>
                <w:lang w:val="es-CO"/>
              </w:rPr>
              <w:lastRenderedPageBreak/>
              <w:t>nariz y boca con un paño húmedo</w:t>
            </w:r>
          </w:p>
        </w:tc>
        <w:tc>
          <w:tcPr>
            <w:tcW w:w="3380" w:type="dxa"/>
            <w:vAlign w:val="center"/>
          </w:tcPr>
          <w:p w:rsidR="00F24A5F" w:rsidRPr="00B77E30" w:rsidRDefault="00F24A5F" w:rsidP="00896F75">
            <w:pPr>
              <w:pStyle w:val="Titulo4"/>
              <w:tabs>
                <w:tab w:val="clear" w:pos="850"/>
              </w:tabs>
              <w:ind w:left="0" w:firstLine="0"/>
              <w:jc w:val="both"/>
              <w:rPr>
                <w:rFonts w:cs="Arial"/>
                <w:b/>
                <w:sz w:val="24"/>
                <w:lang w:val="es-CO"/>
              </w:rPr>
            </w:pPr>
            <w:r w:rsidRPr="00B77E30">
              <w:rPr>
                <w:rFonts w:cs="Arial"/>
                <w:sz w:val="24"/>
                <w:lang w:val="es-CO"/>
              </w:rPr>
              <w:lastRenderedPageBreak/>
              <w:t xml:space="preserve">Se evacuará las instalaciones de forma total e </w:t>
            </w:r>
            <w:r w:rsidRPr="00B77E30">
              <w:rPr>
                <w:rFonts w:cs="Arial"/>
                <w:sz w:val="24"/>
                <w:lang w:val="es-CO"/>
              </w:rPr>
              <w:lastRenderedPageBreak/>
              <w:t>inmediata.</w:t>
            </w:r>
          </w:p>
        </w:tc>
      </w:tr>
      <w:tr w:rsidR="00F24A5F" w:rsidRPr="00B77E30" w:rsidTr="00896F75">
        <w:trPr>
          <w:tblCellSpacing w:w="20" w:type="dxa"/>
        </w:trPr>
        <w:tc>
          <w:tcPr>
            <w:tcW w:w="2175" w:type="dxa"/>
            <w:vAlign w:val="center"/>
          </w:tcPr>
          <w:p w:rsidR="00F24A5F" w:rsidRPr="00B77E30" w:rsidRDefault="00F24A5F" w:rsidP="00896F75">
            <w:pPr>
              <w:pStyle w:val="Titulo4"/>
              <w:tabs>
                <w:tab w:val="clear" w:pos="850"/>
              </w:tabs>
              <w:ind w:left="0" w:firstLine="0"/>
              <w:rPr>
                <w:rFonts w:cs="Arial"/>
                <w:sz w:val="24"/>
                <w:lang w:val="es-CO"/>
              </w:rPr>
            </w:pPr>
            <w:r w:rsidRPr="00B77E30">
              <w:rPr>
                <w:rFonts w:cs="Arial"/>
                <w:sz w:val="24"/>
                <w:lang w:val="es-CO"/>
              </w:rPr>
              <w:lastRenderedPageBreak/>
              <w:t>Presencia de gases o vapores nocivos en el ambiente</w:t>
            </w:r>
          </w:p>
        </w:tc>
        <w:tc>
          <w:tcPr>
            <w:tcW w:w="3074" w:type="dxa"/>
            <w:vAlign w:val="center"/>
          </w:tcPr>
          <w:p w:rsidR="00F24A5F" w:rsidRPr="00B77E30" w:rsidRDefault="00F24A5F" w:rsidP="00896F75">
            <w:pPr>
              <w:pStyle w:val="Titulo4"/>
              <w:tabs>
                <w:tab w:val="clear" w:pos="850"/>
              </w:tabs>
              <w:ind w:left="0" w:firstLine="0"/>
              <w:jc w:val="both"/>
              <w:rPr>
                <w:rFonts w:cs="Arial"/>
                <w:sz w:val="24"/>
                <w:lang w:val="es-CO"/>
              </w:rPr>
            </w:pPr>
            <w:r w:rsidRPr="00B77E30">
              <w:rPr>
                <w:rFonts w:cs="Arial"/>
                <w:sz w:val="24"/>
                <w:lang w:val="es-CO"/>
              </w:rPr>
              <w:t>Desplazarse  por el piso gateando y cubriendo la nariz y boca con un paño húmedo</w:t>
            </w:r>
          </w:p>
        </w:tc>
        <w:tc>
          <w:tcPr>
            <w:tcW w:w="3380" w:type="dxa"/>
            <w:vAlign w:val="center"/>
          </w:tcPr>
          <w:p w:rsidR="00F24A5F" w:rsidRPr="00B77E30" w:rsidRDefault="00F24A5F" w:rsidP="00896F75">
            <w:pPr>
              <w:pStyle w:val="Titulo4"/>
              <w:tabs>
                <w:tab w:val="clear" w:pos="850"/>
              </w:tabs>
              <w:ind w:left="0" w:firstLine="0"/>
              <w:jc w:val="both"/>
              <w:rPr>
                <w:rFonts w:cs="Arial"/>
                <w:b/>
                <w:sz w:val="24"/>
                <w:lang w:val="es-CO"/>
              </w:rPr>
            </w:pPr>
            <w:r w:rsidRPr="00B77E30">
              <w:rPr>
                <w:rFonts w:cs="Arial"/>
                <w:sz w:val="24"/>
                <w:lang w:val="es-CO"/>
              </w:rPr>
              <w:t>Se evacuará las instalaciones de forma total e inmediata.</w:t>
            </w:r>
          </w:p>
        </w:tc>
      </w:tr>
      <w:tr w:rsidR="00F24A5F" w:rsidRPr="00B77E30" w:rsidTr="00896F75">
        <w:trPr>
          <w:tblCellSpacing w:w="20" w:type="dxa"/>
        </w:trPr>
        <w:tc>
          <w:tcPr>
            <w:tcW w:w="2175" w:type="dxa"/>
            <w:vAlign w:val="center"/>
          </w:tcPr>
          <w:p w:rsidR="00F24A5F" w:rsidRPr="00B77E30" w:rsidRDefault="00F24A5F" w:rsidP="00896F75">
            <w:pPr>
              <w:pStyle w:val="Titulo4"/>
              <w:tabs>
                <w:tab w:val="clear" w:pos="850"/>
              </w:tabs>
              <w:ind w:left="0" w:firstLine="0"/>
              <w:rPr>
                <w:rFonts w:cs="Arial"/>
                <w:sz w:val="24"/>
                <w:lang w:val="es-CO"/>
              </w:rPr>
            </w:pPr>
            <w:r w:rsidRPr="00B77E30">
              <w:rPr>
                <w:rFonts w:cs="Arial"/>
                <w:sz w:val="24"/>
                <w:lang w:val="es-CO"/>
              </w:rPr>
              <w:t>Explosión</w:t>
            </w:r>
          </w:p>
        </w:tc>
        <w:tc>
          <w:tcPr>
            <w:tcW w:w="3074" w:type="dxa"/>
            <w:vAlign w:val="center"/>
          </w:tcPr>
          <w:p w:rsidR="00F24A5F" w:rsidRPr="00B77E30" w:rsidRDefault="00F24A5F" w:rsidP="00896F75">
            <w:pPr>
              <w:pStyle w:val="Titulo4"/>
              <w:tabs>
                <w:tab w:val="clear" w:pos="850"/>
              </w:tabs>
              <w:ind w:left="0" w:firstLine="0"/>
              <w:jc w:val="both"/>
              <w:rPr>
                <w:rFonts w:cs="Arial"/>
                <w:sz w:val="24"/>
                <w:lang w:val="es-CO"/>
              </w:rPr>
            </w:pPr>
            <w:r w:rsidRPr="00B77E30">
              <w:rPr>
                <w:rFonts w:cs="Arial"/>
                <w:sz w:val="24"/>
                <w:lang w:val="es-CO"/>
              </w:rPr>
              <w:t>DURANTE LA EXPLOSIÓN:</w:t>
            </w:r>
          </w:p>
          <w:p w:rsidR="00F24A5F" w:rsidRPr="00B77E30" w:rsidRDefault="00F24A5F" w:rsidP="00896F75">
            <w:pPr>
              <w:pStyle w:val="Titulo4"/>
              <w:tabs>
                <w:tab w:val="clear" w:pos="850"/>
              </w:tabs>
              <w:ind w:left="0" w:firstLine="0"/>
              <w:jc w:val="both"/>
              <w:rPr>
                <w:rFonts w:cs="Arial"/>
                <w:b/>
                <w:sz w:val="24"/>
                <w:lang w:val="es-CO"/>
              </w:rPr>
            </w:pPr>
            <w:r w:rsidRPr="00B77E30">
              <w:rPr>
                <w:rFonts w:cs="Arial"/>
                <w:sz w:val="24"/>
                <w:lang w:val="es-CO"/>
              </w:rPr>
              <w:t>Deben protegerse lejos de ventanas, bajo o cerca de superficies resistentes y fuertes, lejos de objetos que puedan golpear</w:t>
            </w:r>
          </w:p>
        </w:tc>
        <w:tc>
          <w:tcPr>
            <w:tcW w:w="3380" w:type="dxa"/>
            <w:vAlign w:val="center"/>
          </w:tcPr>
          <w:p w:rsidR="00F24A5F" w:rsidRPr="00B77E30" w:rsidRDefault="00F24A5F" w:rsidP="00896F75">
            <w:pPr>
              <w:pStyle w:val="Titulo4"/>
              <w:tabs>
                <w:tab w:val="clear" w:pos="850"/>
              </w:tabs>
              <w:ind w:left="0" w:firstLine="0"/>
              <w:jc w:val="both"/>
              <w:rPr>
                <w:rFonts w:cs="Arial"/>
                <w:sz w:val="24"/>
                <w:lang w:val="es-CO"/>
              </w:rPr>
            </w:pPr>
            <w:r w:rsidRPr="00B77E30">
              <w:rPr>
                <w:rFonts w:cs="Arial"/>
                <w:sz w:val="24"/>
                <w:lang w:val="es-CO"/>
              </w:rPr>
              <w:t>DESPUÉS DE LA EXPLOSIÓN:</w:t>
            </w:r>
          </w:p>
          <w:p w:rsidR="00F24A5F" w:rsidRPr="00B77E30" w:rsidRDefault="00F24A5F" w:rsidP="00896F75">
            <w:pPr>
              <w:pStyle w:val="Titulo4"/>
              <w:tabs>
                <w:tab w:val="clear" w:pos="850"/>
              </w:tabs>
              <w:ind w:left="0" w:firstLine="0"/>
              <w:jc w:val="both"/>
              <w:rPr>
                <w:rFonts w:cs="Arial"/>
                <w:sz w:val="24"/>
                <w:lang w:val="es-CO"/>
              </w:rPr>
            </w:pPr>
            <w:r w:rsidRPr="00B77E30">
              <w:rPr>
                <w:rFonts w:cs="Arial"/>
                <w:sz w:val="24"/>
                <w:lang w:val="es-CO"/>
              </w:rPr>
              <w:t>Se evacuará las instalaciones que no sean estructuralmente seguras para los ocupantes.</w:t>
            </w:r>
          </w:p>
        </w:tc>
      </w:tr>
      <w:tr w:rsidR="00F24A5F" w:rsidRPr="00B77E30" w:rsidTr="00896F75">
        <w:trPr>
          <w:tblCellSpacing w:w="20" w:type="dxa"/>
        </w:trPr>
        <w:tc>
          <w:tcPr>
            <w:tcW w:w="2175" w:type="dxa"/>
            <w:vAlign w:val="center"/>
          </w:tcPr>
          <w:p w:rsidR="00F24A5F" w:rsidRPr="00B77E30" w:rsidRDefault="00F24A5F" w:rsidP="00896F75">
            <w:pPr>
              <w:pStyle w:val="Titulo4"/>
              <w:tabs>
                <w:tab w:val="clear" w:pos="850"/>
              </w:tabs>
              <w:ind w:left="0" w:firstLine="0"/>
              <w:rPr>
                <w:rFonts w:cs="Arial"/>
                <w:sz w:val="24"/>
                <w:lang w:val="es-CO"/>
              </w:rPr>
            </w:pPr>
            <w:r w:rsidRPr="00B77E30">
              <w:rPr>
                <w:rFonts w:cs="Arial"/>
                <w:sz w:val="24"/>
                <w:lang w:val="es-CO"/>
              </w:rPr>
              <w:t>Amenaza de bomba</w:t>
            </w:r>
          </w:p>
        </w:tc>
        <w:tc>
          <w:tcPr>
            <w:tcW w:w="3074" w:type="dxa"/>
            <w:vAlign w:val="center"/>
          </w:tcPr>
          <w:p w:rsidR="00F24A5F" w:rsidRPr="00B77E30" w:rsidRDefault="00F24A5F" w:rsidP="00896F75">
            <w:pPr>
              <w:pStyle w:val="Titulo4"/>
              <w:tabs>
                <w:tab w:val="clear" w:pos="850"/>
              </w:tabs>
              <w:ind w:left="0" w:firstLine="0"/>
              <w:jc w:val="both"/>
              <w:rPr>
                <w:rFonts w:cs="Arial"/>
                <w:sz w:val="24"/>
                <w:lang w:val="es-CO"/>
              </w:rPr>
            </w:pPr>
            <w:r w:rsidRPr="00B77E30">
              <w:rPr>
                <w:rFonts w:cs="Arial"/>
                <w:sz w:val="24"/>
                <w:lang w:val="es-CO"/>
              </w:rPr>
              <w:t>Si la amenaza no aparenta ser verdadera se realiza una revisión sistemática de las instalaciones por personal competente.</w:t>
            </w:r>
          </w:p>
        </w:tc>
        <w:tc>
          <w:tcPr>
            <w:tcW w:w="3380" w:type="dxa"/>
            <w:vAlign w:val="center"/>
          </w:tcPr>
          <w:p w:rsidR="00F24A5F" w:rsidRPr="00B77E30" w:rsidRDefault="00F24A5F" w:rsidP="00896F75">
            <w:pPr>
              <w:pStyle w:val="Titulo4"/>
              <w:tabs>
                <w:tab w:val="clear" w:pos="850"/>
              </w:tabs>
              <w:ind w:left="0" w:firstLine="0"/>
              <w:jc w:val="both"/>
              <w:rPr>
                <w:rFonts w:cs="Arial"/>
                <w:sz w:val="24"/>
                <w:lang w:val="es-CO"/>
              </w:rPr>
            </w:pPr>
            <w:r w:rsidRPr="00B77E30">
              <w:rPr>
                <w:rFonts w:cs="Arial"/>
                <w:sz w:val="24"/>
                <w:lang w:val="es-CO"/>
              </w:rPr>
              <w:t>Si la llamada parece ser cierta o se detecta objeto sospechoso, se ordenara la evacuación total e inmediatamente mínimo a 300 metros de la edificación.</w:t>
            </w:r>
          </w:p>
        </w:tc>
      </w:tr>
      <w:tr w:rsidR="00F24A5F" w:rsidRPr="00B77E30" w:rsidTr="00896F75">
        <w:trPr>
          <w:tblCellSpacing w:w="20" w:type="dxa"/>
        </w:trPr>
        <w:tc>
          <w:tcPr>
            <w:tcW w:w="2175" w:type="dxa"/>
            <w:vAlign w:val="center"/>
          </w:tcPr>
          <w:p w:rsidR="00F24A5F" w:rsidRPr="00B77E30" w:rsidRDefault="00F24A5F" w:rsidP="00896F75">
            <w:pPr>
              <w:pStyle w:val="Titulo4"/>
              <w:tabs>
                <w:tab w:val="clear" w:pos="850"/>
              </w:tabs>
              <w:ind w:left="0" w:firstLine="0"/>
              <w:rPr>
                <w:rFonts w:cs="Arial"/>
                <w:sz w:val="24"/>
                <w:lang w:val="es-CO"/>
              </w:rPr>
            </w:pPr>
            <w:r w:rsidRPr="00B77E30">
              <w:rPr>
                <w:rFonts w:cs="Arial"/>
                <w:sz w:val="24"/>
                <w:lang w:val="es-CO"/>
              </w:rPr>
              <w:t>Detección de un objeto sospechoso</w:t>
            </w:r>
          </w:p>
        </w:tc>
        <w:tc>
          <w:tcPr>
            <w:tcW w:w="3074" w:type="dxa"/>
            <w:vAlign w:val="center"/>
          </w:tcPr>
          <w:p w:rsidR="00F24A5F" w:rsidRPr="00B77E30" w:rsidRDefault="00F24A5F" w:rsidP="00896F75">
            <w:pPr>
              <w:pStyle w:val="Titulo4"/>
              <w:tabs>
                <w:tab w:val="clear" w:pos="850"/>
              </w:tabs>
              <w:ind w:left="0" w:firstLine="0"/>
              <w:jc w:val="both"/>
              <w:rPr>
                <w:rFonts w:cs="Arial"/>
                <w:sz w:val="24"/>
                <w:lang w:val="es-CO"/>
              </w:rPr>
            </w:pPr>
            <w:r w:rsidRPr="00B77E30">
              <w:rPr>
                <w:rFonts w:cs="Arial"/>
                <w:sz w:val="24"/>
                <w:lang w:val="es-CO"/>
              </w:rPr>
              <w:t>No toque los elementos sospechosos y notifique inmediatamente a la policía.</w:t>
            </w:r>
          </w:p>
        </w:tc>
        <w:tc>
          <w:tcPr>
            <w:tcW w:w="3380" w:type="dxa"/>
            <w:vAlign w:val="center"/>
          </w:tcPr>
          <w:p w:rsidR="00F24A5F" w:rsidRPr="00B77E30" w:rsidRDefault="00F24A5F" w:rsidP="00896F75">
            <w:pPr>
              <w:pStyle w:val="Titulo4"/>
              <w:tabs>
                <w:tab w:val="clear" w:pos="850"/>
              </w:tabs>
              <w:ind w:left="0" w:firstLine="0"/>
              <w:jc w:val="both"/>
              <w:rPr>
                <w:rFonts w:cs="Arial"/>
                <w:b/>
                <w:sz w:val="24"/>
                <w:lang w:val="es-CO"/>
              </w:rPr>
            </w:pPr>
            <w:r w:rsidRPr="00B77E30">
              <w:rPr>
                <w:rFonts w:cs="Arial"/>
                <w:sz w:val="24"/>
                <w:lang w:val="es-CO"/>
              </w:rPr>
              <w:t>Evacuación total e inmediatamente mínimo a 300 metros de la edificación.</w:t>
            </w:r>
          </w:p>
        </w:tc>
      </w:tr>
      <w:tr w:rsidR="00F24A5F" w:rsidRPr="00B77E30" w:rsidTr="00896F75">
        <w:trPr>
          <w:tblCellSpacing w:w="20" w:type="dxa"/>
        </w:trPr>
        <w:tc>
          <w:tcPr>
            <w:tcW w:w="2175" w:type="dxa"/>
            <w:vAlign w:val="center"/>
          </w:tcPr>
          <w:p w:rsidR="00F24A5F" w:rsidRPr="00B77E30" w:rsidRDefault="00F24A5F" w:rsidP="00896F75">
            <w:pPr>
              <w:pStyle w:val="Titulo4"/>
              <w:tabs>
                <w:tab w:val="clear" w:pos="850"/>
              </w:tabs>
              <w:ind w:left="0" w:firstLine="0"/>
              <w:rPr>
                <w:rFonts w:cs="Arial"/>
                <w:sz w:val="24"/>
                <w:lang w:val="es-CO"/>
              </w:rPr>
            </w:pPr>
            <w:r w:rsidRPr="00B77E30">
              <w:rPr>
                <w:rFonts w:cs="Arial"/>
                <w:sz w:val="24"/>
                <w:lang w:val="es-CO"/>
              </w:rPr>
              <w:t>Asalto</w:t>
            </w:r>
          </w:p>
        </w:tc>
        <w:tc>
          <w:tcPr>
            <w:tcW w:w="3074" w:type="dxa"/>
            <w:vAlign w:val="center"/>
          </w:tcPr>
          <w:p w:rsidR="00F24A5F" w:rsidRPr="00B77E30" w:rsidRDefault="00F24A5F" w:rsidP="00896F75">
            <w:pPr>
              <w:pStyle w:val="Titulo4"/>
              <w:tabs>
                <w:tab w:val="clear" w:pos="850"/>
              </w:tabs>
              <w:ind w:left="0" w:firstLine="0"/>
              <w:jc w:val="both"/>
              <w:rPr>
                <w:rFonts w:cs="Arial"/>
                <w:b/>
                <w:sz w:val="24"/>
                <w:lang w:val="es-CO"/>
              </w:rPr>
            </w:pPr>
            <w:r w:rsidRPr="00B77E30">
              <w:rPr>
                <w:rFonts w:cs="Arial"/>
                <w:sz w:val="24"/>
                <w:lang w:val="es-CO"/>
              </w:rPr>
              <w:t>Permanecerán en sus sitios, evitando movimientos innecesarios, siguiendo órdenes de los asaltantes.</w:t>
            </w:r>
          </w:p>
        </w:tc>
        <w:tc>
          <w:tcPr>
            <w:tcW w:w="3380" w:type="dxa"/>
            <w:vAlign w:val="center"/>
          </w:tcPr>
          <w:p w:rsidR="00F24A5F" w:rsidRPr="00B77E30" w:rsidRDefault="00F24A5F" w:rsidP="00896F75">
            <w:pPr>
              <w:pStyle w:val="Titulo4"/>
              <w:tabs>
                <w:tab w:val="clear" w:pos="850"/>
              </w:tabs>
              <w:ind w:left="0" w:firstLine="0"/>
              <w:jc w:val="both"/>
              <w:rPr>
                <w:rFonts w:cs="Arial"/>
                <w:sz w:val="24"/>
                <w:lang w:val="es-CO"/>
              </w:rPr>
            </w:pPr>
          </w:p>
        </w:tc>
      </w:tr>
      <w:tr w:rsidR="00F24A5F" w:rsidRPr="00B77E30" w:rsidTr="00896F75">
        <w:trPr>
          <w:tblCellSpacing w:w="20" w:type="dxa"/>
        </w:trPr>
        <w:tc>
          <w:tcPr>
            <w:tcW w:w="2175" w:type="dxa"/>
            <w:vAlign w:val="center"/>
          </w:tcPr>
          <w:p w:rsidR="00F24A5F" w:rsidRPr="00B77E30" w:rsidRDefault="00F24A5F" w:rsidP="00896F75">
            <w:pPr>
              <w:pStyle w:val="Titulo4"/>
              <w:tabs>
                <w:tab w:val="clear" w:pos="850"/>
              </w:tabs>
              <w:ind w:left="0" w:firstLine="0"/>
              <w:rPr>
                <w:rFonts w:cs="Arial"/>
                <w:sz w:val="24"/>
                <w:lang w:val="es-CO"/>
              </w:rPr>
            </w:pPr>
            <w:r w:rsidRPr="00B77E30">
              <w:rPr>
                <w:rFonts w:cs="Arial"/>
                <w:sz w:val="24"/>
                <w:lang w:val="es-CO"/>
              </w:rPr>
              <w:t>Sismo, Terremoto</w:t>
            </w:r>
          </w:p>
        </w:tc>
        <w:tc>
          <w:tcPr>
            <w:tcW w:w="3074" w:type="dxa"/>
          </w:tcPr>
          <w:p w:rsidR="00F24A5F" w:rsidRPr="00B77E30" w:rsidRDefault="00F24A5F" w:rsidP="00896F75">
            <w:pPr>
              <w:pStyle w:val="Titulo4"/>
              <w:tabs>
                <w:tab w:val="clear" w:pos="850"/>
              </w:tabs>
              <w:ind w:left="0" w:firstLine="0"/>
              <w:jc w:val="both"/>
              <w:rPr>
                <w:rFonts w:cs="Arial"/>
                <w:sz w:val="24"/>
                <w:lang w:val="es-CO"/>
              </w:rPr>
            </w:pPr>
            <w:r w:rsidRPr="00B77E30">
              <w:rPr>
                <w:rFonts w:cs="Arial"/>
                <w:sz w:val="24"/>
                <w:lang w:val="es-CO"/>
              </w:rPr>
              <w:t>DURANTE EL SISMO:</w:t>
            </w:r>
          </w:p>
          <w:p w:rsidR="00F24A5F" w:rsidRPr="00B77E30" w:rsidRDefault="00F24A5F" w:rsidP="00896F75">
            <w:pPr>
              <w:pStyle w:val="Titulo4"/>
              <w:tabs>
                <w:tab w:val="clear" w:pos="850"/>
              </w:tabs>
              <w:ind w:left="0" w:firstLine="0"/>
              <w:jc w:val="both"/>
              <w:rPr>
                <w:rFonts w:cs="Arial"/>
                <w:b/>
                <w:sz w:val="24"/>
                <w:lang w:val="es-CO"/>
              </w:rPr>
            </w:pPr>
            <w:r w:rsidRPr="00B77E30">
              <w:rPr>
                <w:rFonts w:cs="Arial"/>
                <w:sz w:val="24"/>
                <w:lang w:val="es-CO"/>
              </w:rPr>
              <w:t>No evacue, protéjase alejándose de ventanas o elementos que puedan caer, busque refugio bajo superficies resistentes y fuertes cerca de columnas.</w:t>
            </w:r>
          </w:p>
        </w:tc>
        <w:tc>
          <w:tcPr>
            <w:tcW w:w="3380" w:type="dxa"/>
          </w:tcPr>
          <w:p w:rsidR="00F24A5F" w:rsidRPr="00B77E30" w:rsidRDefault="00F24A5F" w:rsidP="00896F75">
            <w:pPr>
              <w:pStyle w:val="Titulo4"/>
              <w:tabs>
                <w:tab w:val="clear" w:pos="850"/>
              </w:tabs>
              <w:ind w:left="0" w:firstLine="0"/>
              <w:jc w:val="both"/>
              <w:rPr>
                <w:rFonts w:cs="Arial"/>
                <w:sz w:val="24"/>
                <w:lang w:val="es-CO"/>
              </w:rPr>
            </w:pPr>
            <w:r w:rsidRPr="00B77E30">
              <w:rPr>
                <w:rFonts w:cs="Arial"/>
                <w:sz w:val="24"/>
                <w:lang w:val="es-CO"/>
              </w:rPr>
              <w:t>DESPUÉS DEL SISMO:</w:t>
            </w:r>
          </w:p>
          <w:p w:rsidR="00F24A5F" w:rsidRPr="00B77E30" w:rsidRDefault="00F24A5F" w:rsidP="00896F75">
            <w:pPr>
              <w:pStyle w:val="Titulo4"/>
              <w:tabs>
                <w:tab w:val="clear" w:pos="850"/>
              </w:tabs>
              <w:ind w:left="0" w:firstLine="0"/>
              <w:jc w:val="both"/>
              <w:rPr>
                <w:rFonts w:cs="Arial"/>
                <w:b/>
                <w:sz w:val="24"/>
                <w:lang w:val="es-CO"/>
              </w:rPr>
            </w:pPr>
            <w:r w:rsidRPr="00B77E30">
              <w:rPr>
                <w:rFonts w:cs="Arial"/>
                <w:sz w:val="24"/>
                <w:lang w:val="es-CO"/>
              </w:rPr>
              <w:t>Evacue las instalaciones que no sean estructuralmente seguras para los ocupantes.</w:t>
            </w:r>
          </w:p>
        </w:tc>
      </w:tr>
      <w:tr w:rsidR="00F24A5F" w:rsidRPr="00B77E30" w:rsidTr="00896F75">
        <w:trPr>
          <w:tblCellSpacing w:w="20" w:type="dxa"/>
        </w:trPr>
        <w:tc>
          <w:tcPr>
            <w:tcW w:w="2175" w:type="dxa"/>
            <w:vAlign w:val="center"/>
          </w:tcPr>
          <w:p w:rsidR="00F24A5F" w:rsidRPr="00B77E30" w:rsidRDefault="00F24A5F" w:rsidP="00896F75">
            <w:pPr>
              <w:pStyle w:val="Titulo4"/>
              <w:tabs>
                <w:tab w:val="clear" w:pos="850"/>
              </w:tabs>
              <w:ind w:left="0" w:firstLine="0"/>
              <w:rPr>
                <w:rFonts w:cs="Arial"/>
                <w:sz w:val="24"/>
                <w:lang w:val="es-CO"/>
              </w:rPr>
            </w:pPr>
            <w:r w:rsidRPr="00B77E30">
              <w:rPr>
                <w:rFonts w:cs="Arial"/>
                <w:sz w:val="24"/>
                <w:lang w:val="es-CO"/>
              </w:rPr>
              <w:t>Ataque o Asonada</w:t>
            </w:r>
          </w:p>
        </w:tc>
        <w:tc>
          <w:tcPr>
            <w:tcW w:w="3074" w:type="dxa"/>
          </w:tcPr>
          <w:p w:rsidR="00F24A5F" w:rsidRPr="00B77E30" w:rsidRDefault="00F24A5F" w:rsidP="00896F75">
            <w:pPr>
              <w:pStyle w:val="Titulo4"/>
              <w:tabs>
                <w:tab w:val="clear" w:pos="850"/>
              </w:tabs>
              <w:ind w:left="0" w:firstLine="0"/>
              <w:jc w:val="both"/>
              <w:rPr>
                <w:rFonts w:cs="Arial"/>
                <w:sz w:val="24"/>
                <w:lang w:val="es-CO"/>
              </w:rPr>
            </w:pPr>
            <w:r w:rsidRPr="00B77E30">
              <w:rPr>
                <w:rFonts w:cs="Arial"/>
                <w:sz w:val="24"/>
                <w:lang w:val="es-CO"/>
              </w:rPr>
              <w:t xml:space="preserve">Permanezca en su sitio de trabajo, evite  movimientos innecesarios, manténgase lejos de ventanas o vías de acceso, protegiéndose al interior de las </w:t>
            </w:r>
            <w:r w:rsidRPr="00B77E30">
              <w:rPr>
                <w:rFonts w:cs="Arial"/>
                <w:sz w:val="24"/>
                <w:lang w:val="es-CO"/>
              </w:rPr>
              <w:lastRenderedPageBreak/>
              <w:t>instalaciones.</w:t>
            </w:r>
          </w:p>
        </w:tc>
        <w:tc>
          <w:tcPr>
            <w:tcW w:w="3380" w:type="dxa"/>
          </w:tcPr>
          <w:p w:rsidR="00F24A5F" w:rsidRPr="00B77E30" w:rsidRDefault="00F24A5F" w:rsidP="00896F75">
            <w:pPr>
              <w:pStyle w:val="Titulo4"/>
              <w:tabs>
                <w:tab w:val="clear" w:pos="850"/>
              </w:tabs>
              <w:ind w:left="0" w:firstLine="0"/>
              <w:jc w:val="both"/>
              <w:rPr>
                <w:rFonts w:cs="Arial"/>
                <w:sz w:val="24"/>
                <w:lang w:val="es-CO"/>
              </w:rPr>
            </w:pPr>
            <w:r w:rsidRPr="00B77E30">
              <w:rPr>
                <w:rFonts w:cs="Arial"/>
                <w:sz w:val="24"/>
                <w:lang w:val="es-CO"/>
              </w:rPr>
              <w:lastRenderedPageBreak/>
              <w:t>Evacue solo cuando haya riesgo interno inminente, y cuando las condiciones externas lo permitan, a través de una vía contraria a donde está el peligro mayor.</w:t>
            </w:r>
          </w:p>
        </w:tc>
      </w:tr>
      <w:tr w:rsidR="00F24A5F" w:rsidRPr="00B77E30" w:rsidTr="00896F75">
        <w:trPr>
          <w:tblCellSpacing w:w="20" w:type="dxa"/>
        </w:trPr>
        <w:tc>
          <w:tcPr>
            <w:tcW w:w="2175" w:type="dxa"/>
            <w:vAlign w:val="center"/>
          </w:tcPr>
          <w:p w:rsidR="00F24A5F" w:rsidRPr="00B77E30" w:rsidRDefault="00F24A5F" w:rsidP="00896F75">
            <w:pPr>
              <w:pStyle w:val="Titulo4"/>
              <w:tabs>
                <w:tab w:val="clear" w:pos="850"/>
              </w:tabs>
              <w:ind w:left="0" w:firstLine="0"/>
              <w:rPr>
                <w:rFonts w:cs="Arial"/>
                <w:sz w:val="24"/>
                <w:lang w:val="es-CO"/>
              </w:rPr>
            </w:pPr>
            <w:r w:rsidRPr="00B77E30">
              <w:rPr>
                <w:rFonts w:cs="Arial"/>
                <w:sz w:val="24"/>
                <w:lang w:val="es-CO"/>
              </w:rPr>
              <w:t>Incendio de vecindades</w:t>
            </w:r>
          </w:p>
        </w:tc>
        <w:tc>
          <w:tcPr>
            <w:tcW w:w="3074" w:type="dxa"/>
          </w:tcPr>
          <w:p w:rsidR="00F24A5F" w:rsidRPr="00B77E30" w:rsidRDefault="00F24A5F" w:rsidP="00896F75">
            <w:pPr>
              <w:pStyle w:val="Titulo4"/>
              <w:tabs>
                <w:tab w:val="clear" w:pos="850"/>
              </w:tabs>
              <w:ind w:left="0" w:firstLine="0"/>
              <w:rPr>
                <w:rFonts w:cs="Arial"/>
                <w:sz w:val="24"/>
                <w:lang w:val="es-CO"/>
              </w:rPr>
            </w:pPr>
          </w:p>
        </w:tc>
        <w:tc>
          <w:tcPr>
            <w:tcW w:w="3380" w:type="dxa"/>
          </w:tcPr>
          <w:p w:rsidR="00F24A5F" w:rsidRPr="00B77E30" w:rsidRDefault="00F24A5F" w:rsidP="00896F75">
            <w:pPr>
              <w:pStyle w:val="Titulo4"/>
              <w:tabs>
                <w:tab w:val="clear" w:pos="850"/>
              </w:tabs>
              <w:ind w:left="0" w:firstLine="0"/>
              <w:jc w:val="both"/>
              <w:rPr>
                <w:rFonts w:cs="Arial"/>
                <w:b/>
                <w:sz w:val="24"/>
                <w:lang w:val="es-CO"/>
              </w:rPr>
            </w:pPr>
            <w:r w:rsidRPr="00B77E30">
              <w:rPr>
                <w:rFonts w:cs="Arial"/>
                <w:sz w:val="24"/>
                <w:lang w:val="es-CO"/>
              </w:rPr>
              <w:t>Evacue inmediatamente las áreas de mayor exposición</w:t>
            </w:r>
          </w:p>
        </w:tc>
      </w:tr>
      <w:tr w:rsidR="00F24A5F" w:rsidRPr="00B77E30" w:rsidTr="00896F75">
        <w:trPr>
          <w:tblCellSpacing w:w="20" w:type="dxa"/>
        </w:trPr>
        <w:tc>
          <w:tcPr>
            <w:tcW w:w="2175" w:type="dxa"/>
            <w:vAlign w:val="center"/>
          </w:tcPr>
          <w:p w:rsidR="00F24A5F" w:rsidRPr="00B77E30" w:rsidRDefault="00F24A5F" w:rsidP="00896F75">
            <w:pPr>
              <w:pStyle w:val="Titulo4"/>
              <w:tabs>
                <w:tab w:val="clear" w:pos="850"/>
              </w:tabs>
              <w:ind w:left="0" w:firstLine="0"/>
              <w:rPr>
                <w:rFonts w:cs="Arial"/>
                <w:sz w:val="24"/>
                <w:lang w:val="es-CO"/>
              </w:rPr>
            </w:pPr>
            <w:r w:rsidRPr="00B77E30">
              <w:rPr>
                <w:rFonts w:cs="Arial"/>
                <w:sz w:val="24"/>
                <w:lang w:val="es-CO"/>
              </w:rPr>
              <w:t>Fugas o derrames de Sustancias peligrosas.</w:t>
            </w:r>
          </w:p>
        </w:tc>
        <w:tc>
          <w:tcPr>
            <w:tcW w:w="3074" w:type="dxa"/>
          </w:tcPr>
          <w:p w:rsidR="00F24A5F" w:rsidRPr="00B77E30" w:rsidRDefault="00F24A5F" w:rsidP="00896F75">
            <w:pPr>
              <w:pStyle w:val="Titulo4"/>
              <w:tabs>
                <w:tab w:val="clear" w:pos="850"/>
              </w:tabs>
              <w:ind w:left="0" w:firstLine="0"/>
              <w:rPr>
                <w:rFonts w:cs="Arial"/>
                <w:sz w:val="24"/>
                <w:lang w:val="es-CO"/>
              </w:rPr>
            </w:pPr>
          </w:p>
        </w:tc>
        <w:tc>
          <w:tcPr>
            <w:tcW w:w="3380" w:type="dxa"/>
          </w:tcPr>
          <w:p w:rsidR="00F24A5F" w:rsidRPr="00B77E30" w:rsidRDefault="00F24A5F" w:rsidP="00896F75">
            <w:pPr>
              <w:pStyle w:val="Titulo4"/>
              <w:tabs>
                <w:tab w:val="clear" w:pos="850"/>
              </w:tabs>
              <w:ind w:left="0" w:firstLine="0"/>
              <w:jc w:val="both"/>
              <w:rPr>
                <w:rFonts w:cs="Arial"/>
                <w:sz w:val="24"/>
                <w:lang w:val="es-CO"/>
              </w:rPr>
            </w:pPr>
            <w:r w:rsidRPr="00B77E30">
              <w:rPr>
                <w:rFonts w:cs="Arial"/>
                <w:sz w:val="24"/>
                <w:lang w:val="es-CO"/>
              </w:rPr>
              <w:t>Evacue inmediatamente toda la edificación si es necesario.</w:t>
            </w:r>
          </w:p>
        </w:tc>
      </w:tr>
    </w:tbl>
    <w:p w:rsidR="00CA4A9B" w:rsidRPr="00B77E30" w:rsidRDefault="00CA4A9B" w:rsidP="00CA4A9B">
      <w:pPr>
        <w:jc w:val="both"/>
        <w:rPr>
          <w:rFonts w:ascii="Arial" w:hAnsi="Arial" w:cs="Arial"/>
          <w:sz w:val="24"/>
          <w:szCs w:val="24"/>
          <w:lang w:eastAsia="es-CO"/>
        </w:rPr>
      </w:pPr>
    </w:p>
    <w:p w:rsidR="00C06B8F" w:rsidRPr="00B77E30" w:rsidRDefault="00C06B8F" w:rsidP="00EB53D8">
      <w:pPr>
        <w:pStyle w:val="Prrafodelista"/>
        <w:numPr>
          <w:ilvl w:val="0"/>
          <w:numId w:val="66"/>
        </w:numPr>
        <w:spacing w:line="276" w:lineRule="auto"/>
        <w:outlineLvl w:val="0"/>
        <w:rPr>
          <w:rFonts w:ascii="Arial" w:eastAsia="Times New Roman" w:hAnsi="Arial" w:cs="Arial"/>
          <w:b/>
          <w:iCs/>
          <w:sz w:val="24"/>
          <w:szCs w:val="24"/>
          <w:lang w:eastAsia="es-ES"/>
        </w:rPr>
      </w:pPr>
      <w:bookmarkStart w:id="74" w:name="_Toc486006597"/>
      <w:r w:rsidRPr="00B77E30">
        <w:rPr>
          <w:rFonts w:ascii="Arial" w:eastAsia="Times New Roman" w:hAnsi="Arial" w:cs="Arial"/>
          <w:b/>
          <w:iCs/>
          <w:sz w:val="24"/>
          <w:szCs w:val="24"/>
          <w:lang w:eastAsia="es-ES"/>
        </w:rPr>
        <w:t>SISTEMA DE ALARMA</w:t>
      </w:r>
      <w:bookmarkEnd w:id="74"/>
    </w:p>
    <w:p w:rsidR="00C06B8F" w:rsidRPr="00B77E30" w:rsidRDefault="00C06B8F" w:rsidP="00C06B8F">
      <w:pPr>
        <w:spacing w:after="0" w:line="276" w:lineRule="auto"/>
        <w:jc w:val="both"/>
        <w:rPr>
          <w:rFonts w:ascii="Arial" w:eastAsia="Times New Roman" w:hAnsi="Arial" w:cs="Arial"/>
          <w:sz w:val="24"/>
          <w:szCs w:val="24"/>
          <w:lang w:val="es-CO" w:eastAsia="es-ES"/>
        </w:rPr>
      </w:pPr>
    </w:p>
    <w:p w:rsidR="00C06B8F" w:rsidRPr="00B77E30" w:rsidRDefault="00C06B8F" w:rsidP="00C06B8F">
      <w:pPr>
        <w:spacing w:after="0" w:line="276" w:lineRule="auto"/>
        <w:jc w:val="both"/>
        <w:rPr>
          <w:rFonts w:ascii="Arial" w:eastAsia="Times New Roman" w:hAnsi="Arial" w:cs="Arial"/>
          <w:sz w:val="24"/>
          <w:szCs w:val="24"/>
          <w:lang w:val="es-CO" w:eastAsia="es-ES"/>
        </w:rPr>
      </w:pPr>
      <w:r w:rsidRPr="00B77E30">
        <w:rPr>
          <w:rFonts w:ascii="Arial" w:eastAsia="Times New Roman" w:hAnsi="Arial" w:cs="Arial"/>
          <w:sz w:val="24"/>
          <w:szCs w:val="24"/>
          <w:lang w:val="es-CO" w:eastAsia="es-ES"/>
        </w:rPr>
        <w:t>Se establecerá un sistema sonoro a través de silbatos o pitos, el cual funcionará de la siguiente manera:</w:t>
      </w:r>
    </w:p>
    <w:p w:rsidR="00C06B8F" w:rsidRPr="00B77E30" w:rsidRDefault="00C06B8F" w:rsidP="00C06B8F">
      <w:pPr>
        <w:spacing w:after="0" w:line="240" w:lineRule="auto"/>
        <w:jc w:val="both"/>
        <w:rPr>
          <w:rFonts w:ascii="Arial" w:eastAsia="Calibri" w:hAnsi="Arial" w:cs="Arial"/>
          <w:sz w:val="24"/>
          <w:szCs w:val="24"/>
          <w:lang w:val="es-CO"/>
        </w:rPr>
      </w:pPr>
      <w:r w:rsidRPr="00B77E30">
        <w:rPr>
          <w:rFonts w:ascii="Arial" w:eastAsia="Calibri" w:hAnsi="Arial" w:cs="Arial"/>
          <w:b/>
          <w:noProof/>
          <w:sz w:val="24"/>
          <w:szCs w:val="24"/>
          <w:u w:val="single"/>
          <w:lang w:val="es-CO" w:eastAsia="es-CO"/>
        </w:rPr>
        <w:drawing>
          <wp:anchor distT="0" distB="0" distL="114300" distR="114300" simplePos="0" relativeHeight="251686912" behindDoc="1" locked="0" layoutInCell="1" allowOverlap="1" wp14:anchorId="130C156F" wp14:editId="519F0962">
            <wp:simplePos x="0" y="0"/>
            <wp:positionH relativeFrom="column">
              <wp:posOffset>14605</wp:posOffset>
            </wp:positionH>
            <wp:positionV relativeFrom="paragraph">
              <wp:posOffset>176530</wp:posOffset>
            </wp:positionV>
            <wp:extent cx="1273810" cy="1171575"/>
            <wp:effectExtent l="0" t="0" r="2540" b="9525"/>
            <wp:wrapTight wrapText="bothSides">
              <wp:wrapPolygon edited="0">
                <wp:start x="0" y="0"/>
                <wp:lineTo x="0" y="21424"/>
                <wp:lineTo x="21320" y="21424"/>
                <wp:lineTo x="21320" y="0"/>
                <wp:lineTo x="0" y="0"/>
              </wp:wrapPolygon>
            </wp:wrapTight>
            <wp:docPr id="1761" name="Imagen 1761" descr="http://tbn2.google.com/images?q=tbn:W3uy5Yd1TqQhTM:http://www.futbolsoccercenter.com/images/products/silbato_metalico.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tbn2.google.com/images?q=tbn:W3uy5Yd1TqQhTM:http://www.futbolsoccercenter.com/images/products/silbato_metalico.jpg">
                      <a:hlinkClick r:id="rId37"/>
                    </pic:cNvPr>
                    <pic:cNvPicPr>
                      <a:picLocks noChangeAspect="1" noChangeArrowheads="1"/>
                    </pic:cNvPicPr>
                  </pic:nvPicPr>
                  <pic:blipFill>
                    <a:blip r:embed="rId38" r:link="rId39">
                      <a:extLst>
                        <a:ext uri="{28A0092B-C50C-407E-A947-70E740481C1C}">
                          <a14:useLocalDpi xmlns:a14="http://schemas.microsoft.com/office/drawing/2010/main" val="0"/>
                        </a:ext>
                      </a:extLst>
                    </a:blip>
                    <a:srcRect t="20216" b="7910"/>
                    <a:stretch>
                      <a:fillRect/>
                    </a:stretch>
                  </pic:blipFill>
                  <pic:spPr bwMode="auto">
                    <a:xfrm>
                      <a:off x="0" y="0"/>
                      <a:ext cx="1273810" cy="1171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6B8F" w:rsidRPr="00B77E30" w:rsidRDefault="00C06B8F" w:rsidP="00C06B8F">
      <w:pPr>
        <w:spacing w:after="0" w:line="360" w:lineRule="auto"/>
        <w:jc w:val="both"/>
        <w:rPr>
          <w:rFonts w:ascii="Arial" w:eastAsia="Calibri" w:hAnsi="Arial" w:cs="Arial"/>
          <w:sz w:val="24"/>
          <w:szCs w:val="24"/>
          <w:lang w:val="es-CO"/>
        </w:rPr>
      </w:pPr>
      <w:r w:rsidRPr="00B77E30">
        <w:rPr>
          <w:rFonts w:ascii="Arial" w:eastAsia="Calibri" w:hAnsi="Arial" w:cs="Arial"/>
          <w:b/>
          <w:sz w:val="24"/>
          <w:szCs w:val="24"/>
          <w:u w:val="single"/>
          <w:lang w:val="es-CO"/>
        </w:rPr>
        <w:t>1er Sonido del Pito</w:t>
      </w:r>
      <w:r w:rsidRPr="00B77E30">
        <w:rPr>
          <w:rFonts w:ascii="Arial" w:eastAsia="Calibri" w:hAnsi="Arial" w:cs="Arial"/>
          <w:sz w:val="24"/>
          <w:szCs w:val="24"/>
          <w:lang w:val="es-CO"/>
        </w:rPr>
        <w:t>: Significa ALERTA, todo el personal estará atento a indicaciones.</w:t>
      </w:r>
    </w:p>
    <w:p w:rsidR="00C06B8F" w:rsidRPr="00B77E30" w:rsidRDefault="00C06B8F" w:rsidP="00C06B8F">
      <w:pPr>
        <w:spacing w:after="0" w:line="360" w:lineRule="auto"/>
        <w:jc w:val="both"/>
        <w:rPr>
          <w:rFonts w:ascii="Arial" w:eastAsia="Calibri" w:hAnsi="Arial" w:cs="Arial"/>
          <w:sz w:val="24"/>
          <w:szCs w:val="24"/>
          <w:lang w:val="es-CO"/>
        </w:rPr>
      </w:pPr>
      <w:r w:rsidRPr="00B77E30">
        <w:rPr>
          <w:rFonts w:ascii="Arial" w:eastAsia="Calibri" w:hAnsi="Arial" w:cs="Arial"/>
          <w:b/>
          <w:sz w:val="24"/>
          <w:szCs w:val="24"/>
          <w:u w:val="single"/>
          <w:lang w:val="es-CO"/>
        </w:rPr>
        <w:t>2do Sonido del Pito</w:t>
      </w:r>
      <w:r w:rsidRPr="00B77E30">
        <w:rPr>
          <w:rFonts w:ascii="Arial" w:eastAsia="Calibri" w:hAnsi="Arial" w:cs="Arial"/>
          <w:sz w:val="24"/>
          <w:szCs w:val="24"/>
          <w:lang w:val="es-CO"/>
        </w:rPr>
        <w:t>: Significa PROTECCION, todo el personal tomara posiciones de seguridad y protección en cada área de trabajo.</w:t>
      </w:r>
    </w:p>
    <w:p w:rsidR="00C06B8F" w:rsidRPr="00B77E30" w:rsidRDefault="00C06B8F" w:rsidP="00C06B8F">
      <w:pPr>
        <w:spacing w:after="0" w:line="360" w:lineRule="auto"/>
        <w:jc w:val="both"/>
        <w:rPr>
          <w:rFonts w:ascii="Arial" w:eastAsia="Calibri" w:hAnsi="Arial" w:cs="Arial"/>
          <w:sz w:val="24"/>
          <w:szCs w:val="24"/>
          <w:lang w:val="es-CO"/>
        </w:rPr>
      </w:pPr>
      <w:r w:rsidRPr="00B77E30">
        <w:rPr>
          <w:rFonts w:ascii="Arial" w:eastAsia="Calibri" w:hAnsi="Arial" w:cs="Arial"/>
          <w:b/>
          <w:sz w:val="24"/>
          <w:szCs w:val="24"/>
          <w:u w:val="single"/>
          <w:lang w:val="es-CO"/>
        </w:rPr>
        <w:t>3er Sonido del Pito/ Activación Alarma General:</w:t>
      </w:r>
      <w:r w:rsidRPr="00B77E30">
        <w:rPr>
          <w:rFonts w:ascii="Arial" w:eastAsia="Calibri" w:hAnsi="Arial" w:cs="Arial"/>
          <w:sz w:val="24"/>
          <w:szCs w:val="24"/>
          <w:lang w:val="es-CO"/>
        </w:rPr>
        <w:t xml:space="preserve"> Significa SALIDA e inicio del proceso de evacuación a los puntos de encuentro debidamente señalizados en las áreas externas del edificio.</w:t>
      </w:r>
    </w:p>
    <w:p w:rsidR="00C06B8F" w:rsidRPr="00B77E30" w:rsidRDefault="00C06B8F" w:rsidP="00C06B8F">
      <w:pPr>
        <w:spacing w:after="0" w:line="360" w:lineRule="auto"/>
        <w:jc w:val="both"/>
        <w:rPr>
          <w:rFonts w:ascii="Arial" w:eastAsia="Calibri" w:hAnsi="Arial" w:cs="Arial"/>
          <w:sz w:val="24"/>
          <w:szCs w:val="24"/>
          <w:lang w:val="es-CO"/>
        </w:rPr>
      </w:pPr>
      <w:r w:rsidRPr="00B77E30">
        <w:rPr>
          <w:rFonts w:ascii="Arial" w:eastAsia="Calibri" w:hAnsi="Arial" w:cs="Arial"/>
          <w:b/>
          <w:sz w:val="24"/>
          <w:szCs w:val="24"/>
          <w:u w:val="single"/>
          <w:lang w:val="es-CO"/>
        </w:rPr>
        <w:t xml:space="preserve">Activación Alarma General 1 vez por 15 segundos continuos: </w:t>
      </w:r>
      <w:r w:rsidRPr="00B77E30">
        <w:rPr>
          <w:rFonts w:ascii="Arial" w:eastAsia="Calibri" w:hAnsi="Arial" w:cs="Arial"/>
          <w:sz w:val="24"/>
          <w:szCs w:val="24"/>
          <w:lang w:val="es-CO"/>
        </w:rPr>
        <w:t>significa que deben iniciar el proceso de evacuación en forma tranquila y ordenada dirigiéndose al punto de encuentro interno, es decir que no hay necesidad de evacuar el parque totalmente sino encontrarse en el punto asignado al interior de la Zona Franca.</w:t>
      </w:r>
    </w:p>
    <w:p w:rsidR="00C06B8F" w:rsidRPr="00B77E30" w:rsidRDefault="00C06B8F" w:rsidP="00C06B8F">
      <w:pPr>
        <w:spacing w:after="0" w:line="360" w:lineRule="auto"/>
        <w:jc w:val="both"/>
        <w:rPr>
          <w:rFonts w:ascii="Arial" w:eastAsia="Calibri" w:hAnsi="Arial" w:cs="Arial"/>
          <w:sz w:val="24"/>
          <w:szCs w:val="24"/>
          <w:lang w:val="es-CO"/>
        </w:rPr>
      </w:pPr>
    </w:p>
    <w:p w:rsidR="00C06B8F" w:rsidRPr="00B77E30" w:rsidRDefault="00C06B8F" w:rsidP="00C06B8F">
      <w:pPr>
        <w:spacing w:after="0" w:line="360" w:lineRule="auto"/>
        <w:jc w:val="both"/>
        <w:rPr>
          <w:rFonts w:ascii="Arial" w:eastAsia="Calibri" w:hAnsi="Arial" w:cs="Arial"/>
          <w:sz w:val="24"/>
          <w:szCs w:val="24"/>
          <w:lang w:val="es-CO"/>
        </w:rPr>
      </w:pPr>
      <w:r w:rsidRPr="00B77E30">
        <w:rPr>
          <w:rFonts w:ascii="Arial" w:eastAsia="Calibri" w:hAnsi="Arial" w:cs="Arial"/>
          <w:b/>
          <w:sz w:val="24"/>
          <w:szCs w:val="24"/>
          <w:u w:val="single"/>
          <w:lang w:val="es-CO"/>
        </w:rPr>
        <w:t xml:space="preserve">Activación Alarma General 2 vez por 15 segundos continuos cada una: </w:t>
      </w:r>
      <w:r w:rsidRPr="00B77E30">
        <w:rPr>
          <w:rFonts w:ascii="Arial" w:eastAsia="Calibri" w:hAnsi="Arial" w:cs="Arial"/>
          <w:sz w:val="24"/>
          <w:szCs w:val="24"/>
          <w:lang w:val="es-CO"/>
        </w:rPr>
        <w:t>significa que deben iniciar el proceso de evacuación en forma tranquila y ordenada dirigiéndose al Punto de Encuentro Externo, es decir que deben evacuar el parque totalmente.</w:t>
      </w:r>
    </w:p>
    <w:p w:rsidR="00C06B8F" w:rsidRPr="00B77E30" w:rsidRDefault="00C06B8F" w:rsidP="00C06B8F">
      <w:pPr>
        <w:spacing w:after="0" w:line="360" w:lineRule="auto"/>
        <w:jc w:val="both"/>
        <w:rPr>
          <w:rFonts w:ascii="Arial" w:eastAsia="Calibri" w:hAnsi="Arial" w:cs="Arial"/>
          <w:sz w:val="24"/>
          <w:szCs w:val="24"/>
          <w:lang w:val="es-CO"/>
        </w:rPr>
      </w:pPr>
      <w:r w:rsidRPr="00B77E30">
        <w:rPr>
          <w:rFonts w:ascii="Arial" w:eastAsia="Calibri" w:hAnsi="Arial" w:cs="Arial"/>
          <w:b/>
          <w:sz w:val="24"/>
          <w:szCs w:val="24"/>
          <w:lang w:val="es-CO"/>
        </w:rPr>
        <w:t>NOTA:</w:t>
      </w:r>
      <w:r w:rsidRPr="00B77E30">
        <w:rPr>
          <w:rFonts w:ascii="Arial" w:eastAsia="Calibri" w:hAnsi="Arial" w:cs="Arial"/>
          <w:sz w:val="24"/>
          <w:szCs w:val="24"/>
          <w:lang w:val="es-CO"/>
        </w:rPr>
        <w:t xml:space="preserve"> El proceso de Operaciones, las casetas de ingresos y salidas independientemente del tipo de alarma deben evacuar al punto de encuentro </w:t>
      </w:r>
      <w:r w:rsidRPr="00B77E30">
        <w:rPr>
          <w:rFonts w:ascii="Arial" w:eastAsia="Calibri" w:hAnsi="Arial" w:cs="Arial"/>
          <w:sz w:val="24"/>
          <w:szCs w:val="24"/>
          <w:lang w:val="es-CO"/>
        </w:rPr>
        <w:lastRenderedPageBreak/>
        <w:t>externo por cercanía a éste y para evitar que se devuelvan o deban ingresar hacia el interior del parque.</w:t>
      </w:r>
      <w:bookmarkStart w:id="75" w:name="_Toc486006598"/>
    </w:p>
    <w:p w:rsidR="00C06B8F" w:rsidRPr="00B77E30" w:rsidRDefault="00C06B8F" w:rsidP="00C06B8F">
      <w:pPr>
        <w:spacing w:after="0" w:line="360" w:lineRule="auto"/>
        <w:jc w:val="both"/>
        <w:rPr>
          <w:rFonts w:ascii="Arial" w:eastAsia="Calibri" w:hAnsi="Arial" w:cs="Arial"/>
          <w:sz w:val="24"/>
          <w:szCs w:val="24"/>
          <w:lang w:val="es-CO"/>
        </w:rPr>
      </w:pPr>
    </w:p>
    <w:bookmarkEnd w:id="75"/>
    <w:p w:rsidR="00C06B8F" w:rsidRPr="00B77E30" w:rsidRDefault="00C06B8F" w:rsidP="00C06B8F">
      <w:pPr>
        <w:spacing w:after="0" w:line="360" w:lineRule="auto"/>
        <w:jc w:val="both"/>
        <w:rPr>
          <w:rFonts w:ascii="Arial" w:eastAsia="Times New Roman" w:hAnsi="Arial" w:cs="Arial"/>
          <w:b/>
          <w:iCs/>
          <w:sz w:val="24"/>
          <w:szCs w:val="24"/>
          <w:lang w:val="es-CO" w:eastAsia="es-ES"/>
        </w:rPr>
      </w:pPr>
      <w:r w:rsidRPr="00B77E30">
        <w:rPr>
          <w:rFonts w:ascii="Arial" w:eastAsia="Calibri" w:hAnsi="Arial" w:cs="Arial"/>
          <w:noProof/>
          <w:sz w:val="24"/>
          <w:szCs w:val="24"/>
          <w:lang w:val="es-CO" w:eastAsia="es-CO"/>
        </w:rPr>
        <w:drawing>
          <wp:inline distT="0" distB="0" distL="0" distR="0" wp14:anchorId="5D37C812" wp14:editId="400341B7">
            <wp:extent cx="5612130" cy="2486025"/>
            <wp:effectExtent l="0" t="0" r="7620" b="9525"/>
            <wp:docPr id="1762" name="Imagen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12130" cy="2486025"/>
                    </a:xfrm>
                    <a:prstGeom prst="rect">
                      <a:avLst/>
                    </a:prstGeom>
                  </pic:spPr>
                </pic:pic>
              </a:graphicData>
            </a:graphic>
          </wp:inline>
        </w:drawing>
      </w:r>
    </w:p>
    <w:p w:rsidR="00C06B8F" w:rsidRPr="00B77E30" w:rsidRDefault="00C06B8F" w:rsidP="00C06B8F">
      <w:pPr>
        <w:spacing w:after="0" w:line="360" w:lineRule="auto"/>
        <w:jc w:val="both"/>
        <w:rPr>
          <w:rFonts w:ascii="Arial" w:eastAsia="Times New Roman" w:hAnsi="Arial" w:cs="Arial"/>
          <w:b/>
          <w:iCs/>
          <w:sz w:val="24"/>
          <w:szCs w:val="24"/>
          <w:lang w:val="es-CO" w:eastAsia="es-ES"/>
        </w:rPr>
      </w:pPr>
    </w:p>
    <w:p w:rsidR="00C06B8F" w:rsidRPr="00B77E30" w:rsidRDefault="00C06B8F" w:rsidP="00C06B8F">
      <w:pPr>
        <w:spacing w:after="0" w:line="360" w:lineRule="auto"/>
        <w:jc w:val="both"/>
        <w:rPr>
          <w:rFonts w:ascii="Arial" w:eastAsia="Calibri" w:hAnsi="Arial" w:cs="Arial"/>
          <w:b/>
          <w:iCs/>
          <w:sz w:val="24"/>
          <w:szCs w:val="24"/>
          <w:lang w:val="es-CO"/>
        </w:rPr>
      </w:pPr>
      <w:r w:rsidRPr="00B77E30">
        <w:rPr>
          <w:rFonts w:ascii="Arial" w:eastAsia="Times New Roman" w:hAnsi="Arial" w:cs="Arial"/>
          <w:b/>
          <w:iCs/>
          <w:sz w:val="24"/>
          <w:szCs w:val="24"/>
          <w:lang w:val="es-CO" w:eastAsia="es-ES"/>
        </w:rPr>
        <w:t>PROCESO Y TIEMPOS DE EVACUACIÓN:</w:t>
      </w:r>
      <w:r w:rsidRPr="00B77E30">
        <w:rPr>
          <w:rFonts w:ascii="Arial" w:eastAsia="Calibri" w:hAnsi="Arial" w:cs="Arial"/>
          <w:b/>
          <w:iCs/>
          <w:sz w:val="24"/>
          <w:szCs w:val="24"/>
          <w:lang w:val="es-CO"/>
        </w:rPr>
        <w:t xml:space="preserve"> </w:t>
      </w:r>
    </w:p>
    <w:p w:rsidR="00C06B8F" w:rsidRPr="00B77E30" w:rsidRDefault="00C06B8F" w:rsidP="00CA4A9B">
      <w:pPr>
        <w:jc w:val="both"/>
        <w:rPr>
          <w:rFonts w:ascii="Arial" w:eastAsia="Calibri" w:hAnsi="Arial" w:cs="Arial"/>
          <w:iCs/>
          <w:sz w:val="24"/>
          <w:szCs w:val="24"/>
          <w:lang w:val="es-CO"/>
        </w:rPr>
      </w:pPr>
      <w:r w:rsidRPr="00B77E30">
        <w:rPr>
          <w:rFonts w:ascii="Arial" w:eastAsia="Calibri" w:hAnsi="Arial" w:cs="Arial"/>
          <w:iCs/>
          <w:sz w:val="24"/>
          <w:szCs w:val="24"/>
          <w:lang w:val="es-CO"/>
        </w:rPr>
        <w:t>La empresa ha señalizado las rutas establecidas para realizar el proceso de evacuación de una manera ordenada y segura los cuales se encuentran adyacentes a cada uno de los puestos de trabajo y movilizándose por la empresa de tal manera que todo el personal salga de la empresa de una manera rápida y ordenada. Además, ha establecido los siguientes tiempos de evacuación según las fórmulas matemáticas utilizadas para tal fin, dichos tiempos podrán ser modificados según los resultados en las prácticas como se observa en el siguiente cuadro</w:t>
      </w:r>
    </w:p>
    <w:p w:rsidR="00407C59" w:rsidRPr="00B77E30" w:rsidRDefault="00407C59" w:rsidP="00EB53D8">
      <w:pPr>
        <w:numPr>
          <w:ilvl w:val="0"/>
          <w:numId w:val="66"/>
        </w:numPr>
        <w:spacing w:after="0" w:line="240" w:lineRule="auto"/>
        <w:jc w:val="center"/>
        <w:outlineLvl w:val="0"/>
        <w:rPr>
          <w:rFonts w:ascii="Arial" w:eastAsia="Times New Roman" w:hAnsi="Arial" w:cs="Arial"/>
          <w:b/>
          <w:iCs/>
          <w:sz w:val="24"/>
          <w:szCs w:val="24"/>
          <w:lang w:val="es-CO" w:eastAsia="es-ES"/>
        </w:rPr>
      </w:pPr>
      <w:bookmarkStart w:id="76" w:name="_Toc486006599"/>
      <w:r w:rsidRPr="00B77E30">
        <w:rPr>
          <w:rFonts w:ascii="Arial" w:eastAsia="Times New Roman" w:hAnsi="Arial" w:cs="Arial"/>
          <w:b/>
          <w:iCs/>
          <w:sz w:val="24"/>
          <w:szCs w:val="24"/>
          <w:lang w:val="es-CO" w:eastAsia="es-ES"/>
        </w:rPr>
        <w:t>SITIOS DE REUNIÓN FINAL</w:t>
      </w:r>
      <w:bookmarkEnd w:id="76"/>
    </w:p>
    <w:p w:rsidR="0015170F" w:rsidRPr="00B77E30" w:rsidRDefault="0015170F" w:rsidP="00BD4F16">
      <w:pPr>
        <w:spacing w:after="0" w:line="240" w:lineRule="auto"/>
        <w:rPr>
          <w:rFonts w:ascii="Arial" w:eastAsia="Times New Roman" w:hAnsi="Arial" w:cs="Arial"/>
          <w:b/>
          <w:iCs/>
          <w:sz w:val="24"/>
          <w:szCs w:val="24"/>
          <w:lang w:val="es-CO" w:eastAsia="es-ES"/>
        </w:rPr>
      </w:pPr>
    </w:p>
    <w:p w:rsidR="00407C59" w:rsidRPr="00B77E30" w:rsidRDefault="00407C59" w:rsidP="00EB53D8">
      <w:pPr>
        <w:numPr>
          <w:ilvl w:val="1"/>
          <w:numId w:val="66"/>
        </w:numPr>
        <w:spacing w:after="0" w:line="240" w:lineRule="auto"/>
        <w:jc w:val="center"/>
        <w:outlineLvl w:val="1"/>
        <w:rPr>
          <w:rFonts w:ascii="Arial" w:eastAsia="Times New Roman" w:hAnsi="Arial" w:cs="Arial"/>
          <w:b/>
          <w:iCs/>
          <w:sz w:val="24"/>
          <w:szCs w:val="24"/>
          <w:u w:val="single"/>
          <w:lang w:val="es-CO" w:eastAsia="es-ES"/>
        </w:rPr>
      </w:pPr>
      <w:bookmarkStart w:id="77" w:name="_Toc486006600"/>
      <w:r w:rsidRPr="00B77E30">
        <w:rPr>
          <w:rFonts w:ascii="Arial" w:eastAsia="Times New Roman" w:hAnsi="Arial" w:cs="Arial"/>
          <w:b/>
          <w:iCs/>
          <w:sz w:val="24"/>
          <w:szCs w:val="24"/>
          <w:u w:val="single"/>
          <w:lang w:val="es-CO" w:eastAsia="es-ES"/>
        </w:rPr>
        <w:t xml:space="preserve">Punto de Encuentro </w:t>
      </w:r>
      <w:bookmarkEnd w:id="77"/>
      <w:r w:rsidRPr="00B77E30">
        <w:rPr>
          <w:rFonts w:ascii="Arial" w:eastAsia="Times New Roman" w:hAnsi="Arial" w:cs="Arial"/>
          <w:b/>
          <w:iCs/>
          <w:sz w:val="24"/>
          <w:szCs w:val="24"/>
          <w:u w:val="single"/>
          <w:lang w:val="es-CO" w:eastAsia="es-ES"/>
        </w:rPr>
        <w:t>Externo</w:t>
      </w:r>
    </w:p>
    <w:p w:rsidR="0015170F" w:rsidRPr="00B77E30" w:rsidRDefault="0015170F" w:rsidP="0015170F">
      <w:pPr>
        <w:spacing w:after="0" w:line="240" w:lineRule="auto"/>
        <w:ind w:left="786"/>
        <w:outlineLvl w:val="1"/>
        <w:rPr>
          <w:rFonts w:ascii="Arial" w:eastAsia="Times New Roman" w:hAnsi="Arial" w:cs="Arial"/>
          <w:b/>
          <w:iCs/>
          <w:sz w:val="24"/>
          <w:szCs w:val="24"/>
          <w:u w:val="single"/>
          <w:lang w:val="es-CO" w:eastAsia="es-ES"/>
        </w:rPr>
      </w:pPr>
    </w:p>
    <w:p w:rsidR="00407C59" w:rsidRPr="00B77E30" w:rsidRDefault="00407C59" w:rsidP="00407C59">
      <w:pPr>
        <w:spacing w:after="0" w:line="240" w:lineRule="auto"/>
        <w:jc w:val="both"/>
        <w:rPr>
          <w:rFonts w:ascii="Arial" w:eastAsia="Times New Roman" w:hAnsi="Arial" w:cs="Arial"/>
          <w:iCs/>
          <w:sz w:val="24"/>
          <w:szCs w:val="24"/>
          <w:lang w:val="es-CO" w:eastAsia="es-ES"/>
        </w:rPr>
      </w:pPr>
      <w:r w:rsidRPr="00B77E30">
        <w:rPr>
          <w:rFonts w:ascii="Arial" w:eastAsia="Times New Roman" w:hAnsi="Arial" w:cs="Arial"/>
          <w:iCs/>
          <w:sz w:val="24"/>
          <w:szCs w:val="24"/>
          <w:lang w:val="es-CO" w:eastAsia="es-ES"/>
        </w:rPr>
        <w:t xml:space="preserve">Se utilizará el área externa, este punto de encuentro se considerará el punto de reunión principal posterior un a una evacuación total del parque. La distancia a recorrer será de 142 </w:t>
      </w:r>
      <w:proofErr w:type="spellStart"/>
      <w:r w:rsidRPr="00B77E30">
        <w:rPr>
          <w:rFonts w:ascii="Arial" w:eastAsia="Times New Roman" w:hAnsi="Arial" w:cs="Arial"/>
          <w:iCs/>
          <w:sz w:val="24"/>
          <w:szCs w:val="24"/>
          <w:lang w:val="es-CO" w:eastAsia="es-ES"/>
        </w:rPr>
        <w:t>mts</w:t>
      </w:r>
      <w:proofErr w:type="spellEnd"/>
      <w:r w:rsidRPr="00B77E30">
        <w:rPr>
          <w:rFonts w:ascii="Arial" w:eastAsia="Times New Roman" w:hAnsi="Arial" w:cs="Arial"/>
          <w:iCs/>
          <w:sz w:val="24"/>
          <w:szCs w:val="24"/>
          <w:lang w:val="es-CO" w:eastAsia="es-ES"/>
        </w:rPr>
        <w:t xml:space="preserve"> promedio aproximadamente hasta el punto de encuentro debidamente demarcado en el área externa. Este punto de encuentro también será el principal para Operaciones, Portería de Ingresos y Portería de salida.</w:t>
      </w:r>
    </w:p>
    <w:p w:rsidR="00F20465" w:rsidRDefault="00F20465" w:rsidP="00407C59">
      <w:pPr>
        <w:spacing w:after="0" w:line="240" w:lineRule="auto"/>
        <w:rPr>
          <w:rFonts w:ascii="Arial" w:eastAsia="Times New Roman" w:hAnsi="Arial" w:cs="Arial"/>
          <w:b/>
          <w:iCs/>
          <w:sz w:val="24"/>
          <w:szCs w:val="24"/>
          <w:lang w:val="es-CO" w:eastAsia="es-ES"/>
        </w:rPr>
      </w:pPr>
    </w:p>
    <w:p w:rsidR="00F20465" w:rsidRDefault="00F20465" w:rsidP="00F20465">
      <w:pPr>
        <w:spacing w:after="0" w:line="240" w:lineRule="auto"/>
        <w:rPr>
          <w:rFonts w:ascii="Arial" w:eastAsia="Times New Roman" w:hAnsi="Arial" w:cs="Arial"/>
          <w:b/>
          <w:iCs/>
          <w:sz w:val="24"/>
          <w:szCs w:val="24"/>
          <w:lang w:eastAsia="es-ES"/>
        </w:rPr>
      </w:pPr>
      <w:r w:rsidRPr="00B77E30">
        <w:rPr>
          <w:rFonts w:ascii="Arial" w:eastAsia="Times New Roman" w:hAnsi="Arial" w:cs="Arial"/>
          <w:iCs/>
          <w:noProof/>
          <w:sz w:val="24"/>
          <w:szCs w:val="24"/>
          <w:lang w:val="es-CO" w:eastAsia="es-CO"/>
        </w:rPr>
        <w:lastRenderedPageBreak/>
        <mc:AlternateContent>
          <mc:Choice Requires="wpg">
            <w:drawing>
              <wp:anchor distT="0" distB="0" distL="114300" distR="114300" simplePos="0" relativeHeight="251654144" behindDoc="0" locked="0" layoutInCell="1" allowOverlap="1" wp14:anchorId="57FCE7E4" wp14:editId="1C58EA93">
                <wp:simplePos x="0" y="0"/>
                <wp:positionH relativeFrom="column">
                  <wp:posOffset>-60960</wp:posOffset>
                </wp:positionH>
                <wp:positionV relativeFrom="paragraph">
                  <wp:posOffset>230505</wp:posOffset>
                </wp:positionV>
                <wp:extent cx="5610225" cy="2876550"/>
                <wp:effectExtent l="0" t="0" r="9525" b="0"/>
                <wp:wrapSquare wrapText="bothSides"/>
                <wp:docPr id="1156" name="1156 Grupo"/>
                <wp:cNvGraphicFramePr/>
                <a:graphic xmlns:a="http://schemas.openxmlformats.org/drawingml/2006/main">
                  <a:graphicData uri="http://schemas.microsoft.com/office/word/2010/wordprocessingGroup">
                    <wpg:wgp>
                      <wpg:cNvGrpSpPr/>
                      <wpg:grpSpPr>
                        <a:xfrm>
                          <a:off x="0" y="0"/>
                          <a:ext cx="5610225" cy="2876550"/>
                          <a:chOff x="0" y="0"/>
                          <a:chExt cx="5610225" cy="3152775"/>
                        </a:xfrm>
                      </wpg:grpSpPr>
                      <pic:pic xmlns:pic="http://schemas.openxmlformats.org/drawingml/2006/picture">
                        <pic:nvPicPr>
                          <pic:cNvPr id="1154" name="Imagen 1154" descr="C:\Users\ZFIP-PRASST\Pictures\Screenshots\PUNTO DE ENCUENTRO OPERACIONES E INGRESOS. 1.jpe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wps:wsp>
                        <wps:cNvPr id="1155" name="1155 Flecha derecha"/>
                        <wps:cNvSpPr/>
                        <wps:spPr>
                          <a:xfrm>
                            <a:off x="1314450" y="1466850"/>
                            <a:ext cx="714375" cy="390525"/>
                          </a:xfrm>
                          <a:prstGeom prst="rightArrow">
                            <a:avLst/>
                          </a:prstGeom>
                          <a:solidFill>
                            <a:srgbClr val="FF0000"/>
                          </a:solidFill>
                          <a:ln w="38100" cap="flat" cmpd="sng" algn="ctr">
                            <a:solidFill>
                              <a:sysClr val="windowText" lastClr="000000"/>
                            </a:solidFill>
                            <a:prstDash val="solid"/>
                            <a:miter lim="800000"/>
                          </a:ln>
                          <a:effectLst>
                            <a:outerShdw blurRad="50800" dist="38100" algn="l" rotWithShape="0">
                              <a:prstClr val="black">
                                <a:alpha val="40000"/>
                              </a:prstClr>
                            </a:outerShdw>
                          </a:effectLst>
                          <a:scene3d>
                            <a:camera prst="orthographicFront"/>
                            <a:lightRig rig="threePt" dir="t"/>
                          </a:scene3d>
                          <a:sp3d>
                            <a:bevelT prst="angle"/>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DBE6FEA" id="1156 Grupo" o:spid="_x0000_s1026" style="position:absolute;margin-left:-4.8pt;margin-top:18.15pt;width:441.75pt;height:226.5pt;z-index:251654144" coordsize="56102,31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">
                <v:shape id="Imagen 1154" o:spid="_x0000_s1027" type="#_x0000_t75" style="position:absolute;width:56102;height:31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AgWLCAAAA3QAAAA8AAABkcnMvZG93bnJldi54bWxET01rwzAMvRf6H4wGvbVOStOlWd1SQge5&#10;rhvsKmItDovlEDtNtl8/Dwa76fE+dTzPthN3GnzrWEG6SUAQ10633Ch4e31e5yB8QNbYOSYFX+Th&#10;fFoujlhoN/EL3W+hETGEfYEKTAh9IaWvDVn0G9cTR+7DDRZDhEMj9YBTDLed3CbJXlpsOTYY7Kk0&#10;VH/eRquAr/id0V6/X7gq88Njexi3Jii1epgvTyACzeFf/OeudJyfZjv4/SaeIE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gIFiwgAAAN0AAAAPAAAAAAAAAAAAAAAAAJ8C&#10;AABkcnMvZG93bnJldi54bWxQSwUGAAAAAAQABAD3AAAAjgMAAAAA&#10;">
                  <v:imagedata r:id="rId42" o:title="PUNTO DE ENCUENTRO OPERACIONES E INGRESOS. 1"/>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155 Flecha derecha" o:spid="_x0000_s1028" type="#_x0000_t13" style="position:absolute;left:13144;top:14668;width:7144;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psMA&#10;AADdAAAADwAAAGRycy9kb3ducmV2LnhtbERP3WrCMBS+F3yHcATvNHXQsVWjiFYQGQyrD3Bojmm1&#10;OalNpt3bL4PB7s7H93sWq9424kGdrx0rmE0TEMSl0zUbBefTbvIGwgdkjY1jUvBNHlbL4WCBmXZP&#10;PtKjCEbEEPYZKqhCaDMpfVmRRT91LXHkLq6zGCLsjNQdPmO4beRLkrxKizXHhgpb2lRU3oovq+B+&#10;zbcXk+/eD/nBfvbHj3WaeKPUeNSv5yAC9eFf/Ofe6zh/lqbw+008QS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XpsMAAADdAAAADwAAAAAAAAAAAAAAAACYAgAAZHJzL2Rv&#10;d25yZXYueG1sUEsFBgAAAAAEAAQA9QAAAIgDAAAAAA==&#10;" adj="15696" fillcolor="red" strokecolor="windowText" strokeweight="3pt">
                  <v:shadow on="t" color="black" opacity="26214f" origin="-.5" offset="3pt,0"/>
                </v:shape>
                <w10:wrap type="square"/>
              </v:group>
            </w:pict>
          </mc:Fallback>
        </mc:AlternateContent>
      </w:r>
    </w:p>
    <w:p w:rsidR="00407C59" w:rsidRPr="00B77E30" w:rsidRDefault="00216B9E" w:rsidP="00F20465">
      <w:pPr>
        <w:spacing w:after="0" w:line="240" w:lineRule="auto"/>
        <w:rPr>
          <w:rFonts w:ascii="Arial" w:eastAsia="Times New Roman" w:hAnsi="Arial" w:cs="Arial"/>
          <w:b/>
          <w:iCs/>
          <w:sz w:val="24"/>
          <w:szCs w:val="24"/>
          <w:lang w:eastAsia="es-ES"/>
        </w:rPr>
      </w:pPr>
      <w:r w:rsidRPr="00B77E30">
        <w:rPr>
          <w:rFonts w:ascii="Arial" w:eastAsia="Times New Roman" w:hAnsi="Arial" w:cs="Arial"/>
          <w:b/>
          <w:iCs/>
          <w:sz w:val="24"/>
          <w:szCs w:val="24"/>
          <w:lang w:eastAsia="es-ES"/>
        </w:rPr>
        <w:t>PUNTO DE ENCUENTRO INTERNO</w:t>
      </w:r>
      <w:r w:rsidR="00407C59" w:rsidRPr="00B77E30">
        <w:rPr>
          <w:rFonts w:ascii="Arial" w:eastAsia="Times New Roman" w:hAnsi="Arial" w:cs="Arial"/>
          <w:b/>
          <w:iCs/>
          <w:sz w:val="24"/>
          <w:szCs w:val="24"/>
          <w:lang w:eastAsia="es-ES"/>
        </w:rPr>
        <w:t>.</w:t>
      </w:r>
    </w:p>
    <w:p w:rsidR="00216B9E" w:rsidRPr="00B77E30" w:rsidRDefault="00216B9E" w:rsidP="00216B9E">
      <w:pPr>
        <w:pStyle w:val="Prrafodelista"/>
        <w:ind w:left="1506"/>
        <w:jc w:val="left"/>
        <w:rPr>
          <w:rFonts w:ascii="Arial" w:eastAsia="Times New Roman" w:hAnsi="Arial" w:cs="Arial"/>
          <w:b/>
          <w:iCs/>
          <w:sz w:val="24"/>
          <w:szCs w:val="24"/>
          <w:lang w:eastAsia="es-ES"/>
        </w:rPr>
      </w:pPr>
    </w:p>
    <w:p w:rsidR="00407C59" w:rsidRPr="00B77E30" w:rsidRDefault="00407C59" w:rsidP="00407C59">
      <w:pPr>
        <w:spacing w:after="0" w:line="240" w:lineRule="auto"/>
        <w:jc w:val="both"/>
        <w:rPr>
          <w:rFonts w:ascii="Arial" w:eastAsia="Times New Roman" w:hAnsi="Arial" w:cs="Arial"/>
          <w:iCs/>
          <w:sz w:val="24"/>
          <w:szCs w:val="24"/>
          <w:lang w:val="es-CO" w:eastAsia="es-ES"/>
        </w:rPr>
      </w:pPr>
      <w:r w:rsidRPr="00B77E30">
        <w:rPr>
          <w:rFonts w:ascii="Arial" w:eastAsia="Times New Roman" w:hAnsi="Arial" w:cs="Arial"/>
          <w:iCs/>
          <w:sz w:val="24"/>
          <w:szCs w:val="24"/>
          <w:lang w:val="es-CO" w:eastAsia="es-ES"/>
        </w:rPr>
        <w:t>El punto de encuentro ubicado en la zona verde (separador vial) al interior de la zona franca saliendo del edificio Usuario Operador a mano derecha; será el asignado para encuentro del segundo y primer piso de Usuario Operador y Monitoreo;  si las condiciones de la emergencia lo ameritan, se tendrá como punto de encuentro alternativo en las áreas de parqueadero general a las afueras de la zona franca (punto de encuentro externo).</w:t>
      </w:r>
    </w:p>
    <w:p w:rsidR="00407C59" w:rsidRPr="00B77E30" w:rsidRDefault="00407C59" w:rsidP="00407C59">
      <w:pPr>
        <w:spacing w:after="0" w:line="240" w:lineRule="auto"/>
        <w:jc w:val="both"/>
        <w:rPr>
          <w:rFonts w:ascii="Arial" w:eastAsia="Times New Roman" w:hAnsi="Arial" w:cs="Arial"/>
          <w:iCs/>
          <w:sz w:val="24"/>
          <w:szCs w:val="24"/>
          <w:lang w:val="es-CO" w:eastAsia="es-ES"/>
        </w:rPr>
      </w:pPr>
      <w:r w:rsidRPr="00B77E30">
        <w:rPr>
          <w:rFonts w:ascii="Arial" w:eastAsia="Times New Roman" w:hAnsi="Arial" w:cs="Arial"/>
          <w:iCs/>
          <w:noProof/>
          <w:sz w:val="24"/>
          <w:szCs w:val="24"/>
          <w:lang w:val="es-CO" w:eastAsia="es-CO"/>
        </w:rPr>
        <mc:AlternateContent>
          <mc:Choice Requires="wpg">
            <w:drawing>
              <wp:anchor distT="0" distB="0" distL="114300" distR="114300" simplePos="0" relativeHeight="251682816" behindDoc="1" locked="0" layoutInCell="1" allowOverlap="1" wp14:anchorId="1A2BCD97" wp14:editId="1D7AD893">
                <wp:simplePos x="0" y="0"/>
                <wp:positionH relativeFrom="column">
                  <wp:posOffset>15875</wp:posOffset>
                </wp:positionH>
                <wp:positionV relativeFrom="paragraph">
                  <wp:posOffset>201295</wp:posOffset>
                </wp:positionV>
                <wp:extent cx="5610225" cy="3152775"/>
                <wp:effectExtent l="0" t="0" r="9525" b="9525"/>
                <wp:wrapTight wrapText="bothSides">
                  <wp:wrapPolygon edited="0">
                    <wp:start x="0" y="0"/>
                    <wp:lineTo x="0" y="21535"/>
                    <wp:lineTo x="21563" y="21535"/>
                    <wp:lineTo x="21563" y="0"/>
                    <wp:lineTo x="0" y="0"/>
                  </wp:wrapPolygon>
                </wp:wrapTight>
                <wp:docPr id="1163" name="1163 Grupo"/>
                <wp:cNvGraphicFramePr/>
                <a:graphic xmlns:a="http://schemas.openxmlformats.org/drawingml/2006/main">
                  <a:graphicData uri="http://schemas.microsoft.com/office/word/2010/wordprocessingGroup">
                    <wpg:wgp>
                      <wpg:cNvGrpSpPr/>
                      <wpg:grpSpPr>
                        <a:xfrm>
                          <a:off x="0" y="0"/>
                          <a:ext cx="5610225" cy="3152775"/>
                          <a:chOff x="0" y="0"/>
                          <a:chExt cx="5610225" cy="3152775"/>
                        </a:xfrm>
                      </wpg:grpSpPr>
                      <pic:pic xmlns:pic="http://schemas.openxmlformats.org/drawingml/2006/picture">
                        <pic:nvPicPr>
                          <pic:cNvPr id="1158" name="Imagen 1158" descr="C:\Users\ZFIP-PRASST\Pictures\Screenshots\PUNTO DE ENCUENTRO PH, U.O, RAC, MONITOREO.jpe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wps:wsp>
                        <wps:cNvPr id="1162" name="1162 Flecha derecha"/>
                        <wps:cNvSpPr/>
                        <wps:spPr>
                          <a:xfrm>
                            <a:off x="1800225" y="800100"/>
                            <a:ext cx="638175" cy="419100"/>
                          </a:xfrm>
                          <a:prstGeom prst="rightArrow">
                            <a:avLst/>
                          </a:prstGeom>
                          <a:solidFill>
                            <a:srgbClr val="FF0000"/>
                          </a:solidFill>
                          <a:ln w="28575" cap="flat" cmpd="sng" algn="ctr">
                            <a:solidFill>
                              <a:sysClr val="windowText" lastClr="000000"/>
                            </a:solidFill>
                            <a:prstDash val="solid"/>
                            <a:miter lim="800000"/>
                          </a:ln>
                          <a:effectLst/>
                          <a:scene3d>
                            <a:camera prst="orthographicFront"/>
                            <a:lightRig rig="threePt" dir="t"/>
                          </a:scene3d>
                          <a:sp3d>
                            <a:bevelT prst="angle"/>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9AF620" id="1163 Grupo" o:spid="_x0000_s1026" style="position:absolute;margin-left:1.25pt;margin-top:15.85pt;width:441.75pt;height:248.25pt;z-index:-251633664" coordsize="56102,31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">
                <v:shape id="Imagen 1158" o:spid="_x0000_s1027" type="#_x0000_t75" style="position:absolute;width:56102;height:31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aErFAAAA3QAAAA8AAABkcnMvZG93bnJldi54bWxEj0FrwkAQhe8F/8Myhd7qRoulpK5SBNGL&#10;kMaC1zE7ZkOzsyG7avz3zkHwNsN789438+XgW3WhPjaBDUzGGSjiKtiGawN/+/X7F6iYkC22gcnA&#10;jSIsF6OXOeY2XPmXLmWqlYRwzNGAS6nLtY6VI49xHDpi0U6h95hk7Wtte7xKuG/1NMs+tceGpcFh&#10;RytH1X959gY+ZkVhd6vicGzLLuzSXrtmczLm7XX4+QaVaEhP8+N6awV/MhNc+UZG0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CWhKxQAAAN0AAAAPAAAAAAAAAAAAAAAA&#10;AJ8CAABkcnMvZG93bnJldi54bWxQSwUGAAAAAAQABAD3AAAAkQMAAAAA&#10;">
                  <v:imagedata r:id="rId44" o:title="PUNTO DE ENCUENTRO PH, U.O, RAC, MONITOREO"/>
                  <v:path arrowok="t"/>
                </v:shape>
                <v:shape id="1162 Flecha derecha" o:spid="_x0000_s1028" type="#_x0000_t13" style="position:absolute;left:18002;top:8001;width:638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I+i8MA&#10;AADdAAAADwAAAGRycy9kb3ducmV2LnhtbERPS2sCMRC+F/wPYQRvNasHrVujVEHQIgUf0OuwGTdL&#10;N5MlievuvzeFQm/z8T1nue5sLVryoXKsYDLOQBAXTldcKrhedq9vIEJE1lg7JgU9BVivBi9LzLV7&#10;8InacyxFCuGQowITY5NLGQpDFsPYNcSJuzlvMSboS6k9PlK4reU0y2bSYsWpwWBDW0PFz/luFRwX&#10;/W1+NCffb/rQfn9++eLQzJUaDbuPdxCRuvgv/nPvdZo/mU3h95t0gl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I+i8MAAADdAAAADwAAAAAAAAAAAAAAAACYAgAAZHJzL2Rv&#10;d25yZXYueG1sUEsFBgAAAAAEAAQA9QAAAIgDAAAAAA==&#10;" adj="14507" fillcolor="red" strokecolor="windowText" strokeweight="2.25pt"/>
                <w10:wrap type="tight"/>
              </v:group>
            </w:pict>
          </mc:Fallback>
        </mc:AlternateContent>
      </w:r>
    </w:p>
    <w:p w:rsidR="00407C59" w:rsidRPr="00B77E30" w:rsidRDefault="00216B9E" w:rsidP="006259CC">
      <w:pPr>
        <w:rPr>
          <w:rFonts w:ascii="Arial" w:eastAsia="Times New Roman" w:hAnsi="Arial" w:cs="Arial"/>
          <w:b/>
          <w:sz w:val="24"/>
          <w:szCs w:val="24"/>
          <w:lang w:val="es-ES_tradnl" w:eastAsia="es-ES"/>
        </w:rPr>
      </w:pPr>
      <w:r w:rsidRPr="00B77E30">
        <w:rPr>
          <w:rFonts w:ascii="Arial" w:eastAsia="Times New Roman" w:hAnsi="Arial" w:cs="Arial"/>
          <w:b/>
          <w:iCs/>
          <w:sz w:val="24"/>
          <w:szCs w:val="24"/>
          <w:lang w:eastAsia="es-ES"/>
        </w:rPr>
        <w:lastRenderedPageBreak/>
        <w:t xml:space="preserve">PUNTO DE ENCUENTRO ALTERNO. </w:t>
      </w:r>
    </w:p>
    <w:p w:rsidR="00407C59" w:rsidRPr="00B77E30" w:rsidRDefault="00407C59" w:rsidP="00407C59">
      <w:pPr>
        <w:spacing w:after="0" w:line="240" w:lineRule="auto"/>
        <w:rPr>
          <w:rFonts w:ascii="Arial" w:eastAsia="Times New Roman" w:hAnsi="Arial" w:cs="Arial"/>
          <w:iCs/>
          <w:sz w:val="24"/>
          <w:szCs w:val="24"/>
          <w:lang w:val="es-CO" w:eastAsia="es-ES"/>
        </w:rPr>
      </w:pPr>
    </w:p>
    <w:p w:rsidR="00407C59" w:rsidRPr="00B77E30" w:rsidRDefault="00407C59" w:rsidP="00407C59">
      <w:pPr>
        <w:spacing w:after="0" w:line="240" w:lineRule="auto"/>
        <w:jc w:val="both"/>
        <w:rPr>
          <w:rFonts w:ascii="Arial" w:eastAsia="Times New Roman" w:hAnsi="Arial" w:cs="Arial"/>
          <w:iCs/>
          <w:sz w:val="24"/>
          <w:szCs w:val="24"/>
          <w:lang w:val="es-CO" w:eastAsia="es-ES"/>
        </w:rPr>
      </w:pPr>
      <w:r w:rsidRPr="00B77E30">
        <w:rPr>
          <w:rFonts w:ascii="Arial" w:eastAsia="Times New Roman" w:hAnsi="Arial" w:cs="Arial"/>
          <w:iCs/>
          <w:sz w:val="24"/>
          <w:szCs w:val="24"/>
          <w:lang w:val="es-CO" w:eastAsia="es-ES"/>
        </w:rPr>
        <w:t xml:space="preserve">Teniendo clara la asignación del punto de encuentro para cada área o lugar de trabajo y en dado caso que no se pueda dirigir a una o a ninguna de las dos opciones asignadas, ya sea por obstaculización del trayecto o el punto mismo o cercanía a la zona caliente, se contará con puntos de encuentro móviles, los cuales serán usados por los líderes de evacuación, quienes deberán buscar y guiar a los colaboradores a un punto seguro, donde se pueda llevar a cabo el proceso de reunión final. </w:t>
      </w:r>
    </w:p>
    <w:p w:rsidR="00407C59" w:rsidRPr="00B77E30" w:rsidRDefault="00407C59" w:rsidP="00407C59">
      <w:pPr>
        <w:spacing w:after="0" w:line="240" w:lineRule="auto"/>
        <w:rPr>
          <w:rFonts w:ascii="Arial" w:eastAsia="Times New Roman" w:hAnsi="Arial" w:cs="Arial"/>
          <w:iCs/>
          <w:sz w:val="24"/>
          <w:szCs w:val="24"/>
          <w:lang w:val="es-CO" w:eastAsia="es-ES"/>
        </w:rPr>
      </w:pPr>
    </w:p>
    <w:p w:rsidR="00407C59" w:rsidRPr="00B77E30" w:rsidRDefault="00407C59" w:rsidP="00EB53D8">
      <w:pPr>
        <w:numPr>
          <w:ilvl w:val="0"/>
          <w:numId w:val="66"/>
        </w:numPr>
        <w:spacing w:after="0" w:line="240" w:lineRule="auto"/>
        <w:jc w:val="center"/>
        <w:outlineLvl w:val="0"/>
        <w:rPr>
          <w:rFonts w:ascii="Arial" w:eastAsia="Times New Roman" w:hAnsi="Arial" w:cs="Arial"/>
          <w:b/>
          <w:iCs/>
          <w:sz w:val="24"/>
          <w:szCs w:val="24"/>
          <w:lang w:val="es-CO" w:eastAsia="es-ES"/>
        </w:rPr>
      </w:pPr>
      <w:bookmarkStart w:id="78" w:name="_Toc486006601"/>
      <w:r w:rsidRPr="00B77E30">
        <w:rPr>
          <w:rFonts w:ascii="Arial" w:eastAsia="Times New Roman" w:hAnsi="Arial" w:cs="Arial"/>
          <w:b/>
          <w:iCs/>
          <w:sz w:val="24"/>
          <w:szCs w:val="24"/>
          <w:lang w:val="es-CO" w:eastAsia="es-ES"/>
        </w:rPr>
        <w:t>CRITERIOS DE DECISIÓN AL MOMENTO DE EVACUAR</w:t>
      </w:r>
      <w:bookmarkEnd w:id="78"/>
    </w:p>
    <w:p w:rsidR="00407C59" w:rsidRPr="00B77E30" w:rsidRDefault="00407C59" w:rsidP="00407C59">
      <w:pPr>
        <w:spacing w:after="0" w:line="240" w:lineRule="auto"/>
        <w:rPr>
          <w:rFonts w:ascii="Arial" w:eastAsia="Times New Roman" w:hAnsi="Arial" w:cs="Arial"/>
          <w:sz w:val="24"/>
          <w:szCs w:val="24"/>
          <w:lang w:val="es-CO" w:eastAsia="es-ES"/>
        </w:rPr>
      </w:pPr>
    </w:p>
    <w:p w:rsidR="00407C59" w:rsidRPr="00B77E30" w:rsidRDefault="00407C59" w:rsidP="00407C59">
      <w:pPr>
        <w:spacing w:after="0" w:line="240" w:lineRule="auto"/>
        <w:jc w:val="both"/>
        <w:rPr>
          <w:rFonts w:ascii="Arial" w:eastAsia="Times New Roman" w:hAnsi="Arial" w:cs="Arial"/>
          <w:sz w:val="24"/>
          <w:szCs w:val="24"/>
          <w:lang w:val="es-CO" w:eastAsia="es-ES"/>
        </w:rPr>
      </w:pPr>
      <w:r w:rsidRPr="00B77E30">
        <w:rPr>
          <w:rFonts w:ascii="Arial" w:eastAsia="Times New Roman" w:hAnsi="Arial" w:cs="Arial"/>
          <w:sz w:val="24"/>
          <w:szCs w:val="24"/>
          <w:lang w:val="es-CO" w:eastAsia="es-ES"/>
        </w:rPr>
        <w:t>Las decisiones para la evacuación de las instalaciones se tomarán con base en las características, dimensión y condiciones de la emergencia, en los siguientes casos será inminente una evacuación. La decisión de evacuar la propiedad será asumida por la Administración.</w:t>
      </w:r>
    </w:p>
    <w:p w:rsidR="00407C59" w:rsidRPr="00B77E30" w:rsidRDefault="00407C59" w:rsidP="00407C59">
      <w:pPr>
        <w:spacing w:after="0" w:line="240" w:lineRule="auto"/>
        <w:jc w:val="both"/>
        <w:rPr>
          <w:rFonts w:ascii="Arial" w:eastAsia="Times New Roman" w:hAnsi="Arial" w:cs="Arial"/>
          <w:iCs/>
          <w:sz w:val="24"/>
          <w:szCs w:val="24"/>
          <w:lang w:val="es-ES_tradnl" w:eastAsia="es-ES"/>
        </w:rPr>
      </w:pPr>
      <w:r w:rsidRPr="00B77E30">
        <w:rPr>
          <w:rFonts w:ascii="Arial" w:eastAsia="Times New Roman" w:hAnsi="Arial" w:cs="Arial"/>
          <w:iCs/>
          <w:sz w:val="24"/>
          <w:szCs w:val="24"/>
          <w:lang w:val="es-ES_tradnl" w:eastAsia="es-ES"/>
        </w:rPr>
        <w:t>Para tomar la decisión de evacuación se deberá tener claro los siguientes criterios:</w:t>
      </w:r>
    </w:p>
    <w:p w:rsidR="00407C59" w:rsidRPr="00B77E30" w:rsidRDefault="00407C59" w:rsidP="003E5CB4">
      <w:pPr>
        <w:pStyle w:val="Textoindependiente"/>
        <w:rPr>
          <w:rFonts w:ascii="Arial" w:hAnsi="Arial" w:cs="Arial"/>
          <w:b/>
          <w:sz w:val="24"/>
          <w:szCs w:val="24"/>
        </w:rPr>
      </w:pPr>
    </w:p>
    <w:p w:rsidR="006259CC" w:rsidRPr="00B77E30" w:rsidRDefault="006259CC" w:rsidP="003E5CB4">
      <w:pPr>
        <w:pStyle w:val="Textoindependiente"/>
        <w:rPr>
          <w:rFonts w:ascii="Arial" w:hAnsi="Arial" w:cs="Arial"/>
          <w:b/>
          <w:sz w:val="24"/>
          <w:szCs w:val="24"/>
        </w:rPr>
      </w:pPr>
    </w:p>
    <w:p w:rsidR="00407C59" w:rsidRPr="00B77E30" w:rsidRDefault="00407C59" w:rsidP="00407C59">
      <w:pPr>
        <w:pStyle w:val="Textoindependiente"/>
        <w:jc w:val="center"/>
        <w:rPr>
          <w:rFonts w:ascii="Arial" w:hAnsi="Arial" w:cs="Arial"/>
          <w:b/>
          <w:iCs/>
          <w:sz w:val="24"/>
          <w:szCs w:val="24"/>
          <w:lang w:val="es-CO"/>
        </w:rPr>
      </w:pPr>
      <w:r w:rsidRPr="00B77E30">
        <w:rPr>
          <w:rFonts w:ascii="Arial" w:hAnsi="Arial" w:cs="Arial"/>
          <w:b/>
          <w:iCs/>
          <w:sz w:val="24"/>
          <w:szCs w:val="24"/>
          <w:lang w:val="es-CO"/>
        </w:rPr>
        <w:t>CRITERIOS DE DECISIÓN</w:t>
      </w:r>
    </w:p>
    <w:p w:rsidR="00407C59" w:rsidRPr="00B77E30" w:rsidRDefault="00407C59" w:rsidP="00407C59">
      <w:pPr>
        <w:pStyle w:val="Textoindependiente"/>
        <w:rPr>
          <w:rFonts w:ascii="Arial" w:hAnsi="Arial" w:cs="Arial"/>
          <w:b/>
          <w:sz w:val="24"/>
          <w:szCs w:val="24"/>
          <w:lang w:val="es-CO"/>
        </w:rPr>
      </w:pPr>
    </w:p>
    <w:p w:rsidR="00407C59" w:rsidRPr="00B77E30" w:rsidRDefault="00407C59" w:rsidP="00407C59">
      <w:pPr>
        <w:pStyle w:val="Textoindependiente"/>
        <w:rPr>
          <w:rFonts w:ascii="Arial" w:hAnsi="Arial" w:cs="Arial"/>
          <w:sz w:val="24"/>
          <w:szCs w:val="24"/>
          <w:lang w:val="es-CO"/>
        </w:rPr>
      </w:pPr>
      <w:r w:rsidRPr="00B77E30">
        <w:rPr>
          <w:rFonts w:ascii="Arial" w:hAnsi="Arial" w:cs="Arial"/>
          <w:sz w:val="24"/>
          <w:szCs w:val="24"/>
          <w:lang w:val="es-CO"/>
        </w:rPr>
        <w:t>Las decisiones para la evacuación de las instalaciones se tomaran con base en las características, dimensión y condiciones de la emergencia y será asumida por el directivo de mayor jerarquía que esté en las instalaciones en el momento del evento.</w:t>
      </w:r>
    </w:p>
    <w:p w:rsidR="006259CC" w:rsidRPr="00B77E30" w:rsidRDefault="006259CC" w:rsidP="00407C59">
      <w:pPr>
        <w:pStyle w:val="Textoindependiente"/>
        <w:rPr>
          <w:rFonts w:ascii="Arial" w:hAnsi="Arial" w:cs="Arial"/>
          <w:sz w:val="24"/>
          <w:szCs w:val="24"/>
          <w:lang w:val="es-CO"/>
        </w:rPr>
      </w:pPr>
    </w:p>
    <w:p w:rsidR="00407C59" w:rsidRPr="00B77E30" w:rsidRDefault="00407C59" w:rsidP="00407C59">
      <w:pPr>
        <w:pStyle w:val="Textoindependiente3"/>
        <w:rPr>
          <w:rFonts w:ascii="Arial" w:hAnsi="Arial" w:cs="Arial"/>
          <w:iCs/>
          <w:sz w:val="24"/>
          <w:szCs w:val="24"/>
          <w:lang w:val="es-CO"/>
        </w:rPr>
      </w:pPr>
      <w:r w:rsidRPr="00B77E30">
        <w:rPr>
          <w:rFonts w:ascii="Arial" w:hAnsi="Arial" w:cs="Arial"/>
          <w:iCs/>
          <w:sz w:val="24"/>
          <w:szCs w:val="24"/>
          <w:lang w:val="es-CO"/>
        </w:rPr>
        <w:t>Para poder cumplir con esta función debe tener claros los siguientes criterios:</w:t>
      </w:r>
    </w:p>
    <w:p w:rsidR="00216B9E" w:rsidRPr="00B77E30" w:rsidRDefault="00216B9E" w:rsidP="00407C59">
      <w:pPr>
        <w:pStyle w:val="Textoindependiente3"/>
        <w:rPr>
          <w:rFonts w:ascii="Arial" w:hAnsi="Arial" w:cs="Arial"/>
          <w:iCs/>
          <w:sz w:val="24"/>
          <w:szCs w:val="24"/>
          <w:lang w:val="es-CO"/>
        </w:rPr>
      </w:pPr>
    </w:p>
    <w:p w:rsidR="00407C59" w:rsidRPr="00B77E30" w:rsidRDefault="00216B9E" w:rsidP="00EB53D8">
      <w:pPr>
        <w:pStyle w:val="Prrafodelista"/>
        <w:numPr>
          <w:ilvl w:val="1"/>
          <w:numId w:val="66"/>
        </w:numPr>
        <w:tabs>
          <w:tab w:val="left" w:pos="-720"/>
        </w:tabs>
        <w:suppressAutoHyphens/>
        <w:jc w:val="both"/>
        <w:rPr>
          <w:rFonts w:ascii="Arial" w:hAnsi="Arial" w:cs="Arial"/>
          <w:sz w:val="24"/>
          <w:szCs w:val="24"/>
        </w:rPr>
      </w:pPr>
      <w:r w:rsidRPr="00B77E30">
        <w:rPr>
          <w:rFonts w:ascii="Arial" w:hAnsi="Arial" w:cs="Arial"/>
          <w:b/>
          <w:sz w:val="24"/>
          <w:szCs w:val="24"/>
        </w:rPr>
        <w:t>EN CASO DE INCENDIO</w:t>
      </w:r>
      <w:r w:rsidR="00407C59" w:rsidRPr="00B77E30">
        <w:rPr>
          <w:rFonts w:ascii="Arial" w:hAnsi="Arial" w:cs="Arial"/>
          <w:b/>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44"/>
      </w:tblGrid>
      <w:tr w:rsidR="00407C59" w:rsidRPr="00B77E30" w:rsidTr="003E5CB4">
        <w:tc>
          <w:tcPr>
            <w:tcW w:w="9547" w:type="dxa"/>
            <w:tcBorders>
              <w:top w:val="single" w:sz="4" w:space="0" w:color="auto"/>
              <w:left w:val="single" w:sz="4" w:space="0" w:color="auto"/>
              <w:bottom w:val="single" w:sz="4" w:space="0" w:color="auto"/>
              <w:right w:val="single" w:sz="4" w:space="0" w:color="auto"/>
            </w:tcBorders>
          </w:tcPr>
          <w:p w:rsidR="00407C59" w:rsidRPr="00B77E30" w:rsidRDefault="00407C59" w:rsidP="003E5CB4">
            <w:pPr>
              <w:tabs>
                <w:tab w:val="left" w:pos="-720"/>
              </w:tabs>
              <w:suppressAutoHyphens/>
              <w:jc w:val="both"/>
              <w:rPr>
                <w:rFonts w:ascii="Arial" w:hAnsi="Arial" w:cs="Arial"/>
                <w:spacing w:val="-3"/>
                <w:sz w:val="24"/>
                <w:szCs w:val="24"/>
              </w:rPr>
            </w:pPr>
          </w:p>
          <w:p w:rsidR="00407C59" w:rsidRPr="00B77E30" w:rsidRDefault="00407C59" w:rsidP="00EB53D8">
            <w:pPr>
              <w:pStyle w:val="Prrafodelista"/>
              <w:numPr>
                <w:ilvl w:val="0"/>
                <w:numId w:val="93"/>
              </w:numPr>
              <w:tabs>
                <w:tab w:val="left" w:pos="-720"/>
              </w:tabs>
              <w:suppressAutoHyphens/>
              <w:jc w:val="both"/>
              <w:rPr>
                <w:rFonts w:ascii="Arial" w:hAnsi="Arial" w:cs="Arial"/>
                <w:spacing w:val="-3"/>
                <w:sz w:val="24"/>
                <w:szCs w:val="24"/>
              </w:rPr>
            </w:pPr>
            <w:r w:rsidRPr="00B77E30">
              <w:rPr>
                <w:rFonts w:ascii="Arial" w:hAnsi="Arial" w:cs="Arial"/>
                <w:spacing w:val="-3"/>
                <w:sz w:val="24"/>
                <w:szCs w:val="24"/>
              </w:rPr>
              <w:t>Cuando se presente un conato de incendio, se hará una evacuación parcial. Esta incluirá el piso afectado y los pisos superiores a este.</w:t>
            </w:r>
          </w:p>
          <w:p w:rsidR="00407C59" w:rsidRPr="00B77E30" w:rsidRDefault="00407C59" w:rsidP="00EB53D8">
            <w:pPr>
              <w:pStyle w:val="Prrafodelista"/>
              <w:numPr>
                <w:ilvl w:val="0"/>
                <w:numId w:val="93"/>
              </w:numPr>
              <w:tabs>
                <w:tab w:val="left" w:pos="-720"/>
              </w:tabs>
              <w:suppressAutoHyphens/>
              <w:jc w:val="both"/>
              <w:rPr>
                <w:rFonts w:ascii="Arial" w:hAnsi="Arial" w:cs="Arial"/>
                <w:spacing w:val="-3"/>
                <w:sz w:val="24"/>
                <w:szCs w:val="24"/>
              </w:rPr>
            </w:pPr>
            <w:r w:rsidRPr="00B77E30">
              <w:rPr>
                <w:rFonts w:ascii="Arial" w:hAnsi="Arial" w:cs="Arial"/>
                <w:spacing w:val="-3"/>
                <w:sz w:val="24"/>
                <w:szCs w:val="24"/>
              </w:rPr>
              <w:t>Cuando se trate de un incendio declarado, se hará una evacuación total de las instalaciones.</w:t>
            </w:r>
          </w:p>
          <w:p w:rsidR="00407C59" w:rsidRPr="00B77E30" w:rsidRDefault="00407C59" w:rsidP="00EB53D8">
            <w:pPr>
              <w:pStyle w:val="Prrafodelista"/>
              <w:numPr>
                <w:ilvl w:val="0"/>
                <w:numId w:val="93"/>
              </w:numPr>
              <w:tabs>
                <w:tab w:val="left" w:pos="-720"/>
              </w:tabs>
              <w:suppressAutoHyphens/>
              <w:jc w:val="both"/>
              <w:rPr>
                <w:rFonts w:ascii="Arial" w:hAnsi="Arial" w:cs="Arial"/>
                <w:spacing w:val="-3"/>
                <w:sz w:val="24"/>
                <w:szCs w:val="24"/>
              </w:rPr>
            </w:pPr>
            <w:r w:rsidRPr="00B77E30">
              <w:rPr>
                <w:rFonts w:ascii="Arial" w:hAnsi="Arial" w:cs="Arial"/>
                <w:spacing w:val="-3"/>
                <w:sz w:val="24"/>
                <w:szCs w:val="24"/>
              </w:rPr>
              <w:t>Si existe la posibilidad de propagación y que pueda llegar a afectar a varias personas o áreas determinadas.</w:t>
            </w:r>
          </w:p>
          <w:p w:rsidR="00407C59" w:rsidRPr="00B77E30" w:rsidRDefault="00407C59" w:rsidP="003E5CB4">
            <w:pPr>
              <w:pStyle w:val="Prrafodelista"/>
              <w:tabs>
                <w:tab w:val="left" w:pos="-720"/>
              </w:tabs>
              <w:suppressAutoHyphens/>
              <w:jc w:val="both"/>
              <w:rPr>
                <w:rFonts w:ascii="Arial" w:hAnsi="Arial" w:cs="Arial"/>
                <w:spacing w:val="-3"/>
                <w:sz w:val="24"/>
                <w:szCs w:val="24"/>
              </w:rPr>
            </w:pPr>
          </w:p>
        </w:tc>
      </w:tr>
    </w:tbl>
    <w:p w:rsidR="00407C59" w:rsidRDefault="00407C59" w:rsidP="00407C59">
      <w:pPr>
        <w:pStyle w:val="Ttulo3"/>
        <w:rPr>
          <w:rFonts w:cs="Arial"/>
          <w:sz w:val="24"/>
          <w:szCs w:val="24"/>
          <w:lang w:val="es-CO"/>
        </w:rPr>
      </w:pPr>
      <w:bookmarkStart w:id="79" w:name="_Toc459187102"/>
      <w:bookmarkStart w:id="80" w:name="_Toc375464518"/>
      <w:bookmarkStart w:id="81" w:name="_Toc374169837"/>
      <w:bookmarkStart w:id="82" w:name="_Toc374168402"/>
      <w:bookmarkStart w:id="83" w:name="_Toc374164272"/>
      <w:bookmarkStart w:id="84" w:name="_Toc374162066"/>
      <w:bookmarkStart w:id="85" w:name="_Toc374161770"/>
    </w:p>
    <w:p w:rsidR="00596E55" w:rsidRPr="00596E55" w:rsidRDefault="00596E55" w:rsidP="00596E55">
      <w:pPr>
        <w:rPr>
          <w:lang w:val="es-CO" w:eastAsia="ar-SA"/>
        </w:rPr>
      </w:pPr>
    </w:p>
    <w:p w:rsidR="00407C59" w:rsidRPr="00B77E30" w:rsidRDefault="00216B9E" w:rsidP="00216B9E">
      <w:pPr>
        <w:pStyle w:val="Ttulo3"/>
        <w:jc w:val="center"/>
        <w:rPr>
          <w:rFonts w:cs="Arial"/>
          <w:sz w:val="24"/>
          <w:szCs w:val="24"/>
          <w:lang w:val="es-CO"/>
        </w:rPr>
      </w:pPr>
      <w:r w:rsidRPr="00B77E30">
        <w:rPr>
          <w:rFonts w:cs="Arial"/>
          <w:sz w:val="24"/>
          <w:szCs w:val="24"/>
          <w:lang w:val="es-CO"/>
        </w:rPr>
        <w:lastRenderedPageBreak/>
        <w:t>33.2. EN  CASO DE EXPLOSIÓN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44"/>
      </w:tblGrid>
      <w:tr w:rsidR="00407C59" w:rsidRPr="00B77E30" w:rsidTr="003E5CB4">
        <w:tc>
          <w:tcPr>
            <w:tcW w:w="9547" w:type="dxa"/>
            <w:tcBorders>
              <w:top w:val="single" w:sz="4" w:space="0" w:color="auto"/>
              <w:left w:val="single" w:sz="4" w:space="0" w:color="auto"/>
              <w:bottom w:val="single" w:sz="4" w:space="0" w:color="auto"/>
              <w:right w:val="single" w:sz="4" w:space="0" w:color="auto"/>
            </w:tcBorders>
          </w:tcPr>
          <w:p w:rsidR="00407C59" w:rsidRPr="00B77E30" w:rsidRDefault="00407C59" w:rsidP="00EB53D8">
            <w:pPr>
              <w:pStyle w:val="Prrafodelista"/>
              <w:numPr>
                <w:ilvl w:val="0"/>
                <w:numId w:val="94"/>
              </w:numPr>
              <w:jc w:val="both"/>
              <w:rPr>
                <w:rFonts w:ascii="Arial" w:hAnsi="Arial" w:cs="Arial"/>
                <w:sz w:val="24"/>
                <w:szCs w:val="24"/>
              </w:rPr>
            </w:pPr>
            <w:r w:rsidRPr="00B77E30">
              <w:rPr>
                <w:rFonts w:ascii="Arial" w:hAnsi="Arial" w:cs="Arial"/>
                <w:sz w:val="24"/>
                <w:szCs w:val="24"/>
              </w:rPr>
              <w:t>Si existen personas en las áreas afectadas o vecinas.</w:t>
            </w:r>
          </w:p>
          <w:p w:rsidR="00407C59" w:rsidRPr="00B77E30" w:rsidRDefault="00407C59" w:rsidP="00EB53D8">
            <w:pPr>
              <w:pStyle w:val="Prrafodelista"/>
              <w:numPr>
                <w:ilvl w:val="0"/>
                <w:numId w:val="94"/>
              </w:numPr>
              <w:jc w:val="both"/>
              <w:rPr>
                <w:rFonts w:ascii="Arial" w:hAnsi="Arial" w:cs="Arial"/>
                <w:sz w:val="24"/>
                <w:szCs w:val="24"/>
              </w:rPr>
            </w:pPr>
            <w:r w:rsidRPr="00B77E30">
              <w:rPr>
                <w:rFonts w:ascii="Arial" w:hAnsi="Arial" w:cs="Arial"/>
                <w:sz w:val="24"/>
                <w:szCs w:val="24"/>
              </w:rPr>
              <w:t>Si se presentan daños estructurales.</w:t>
            </w:r>
          </w:p>
          <w:p w:rsidR="00407C59" w:rsidRPr="00596E55" w:rsidRDefault="00407C59" w:rsidP="003E5CB4">
            <w:pPr>
              <w:pStyle w:val="Prrafodelista"/>
              <w:numPr>
                <w:ilvl w:val="0"/>
                <w:numId w:val="94"/>
              </w:numPr>
              <w:jc w:val="both"/>
              <w:rPr>
                <w:rFonts w:ascii="Arial" w:hAnsi="Arial" w:cs="Arial"/>
                <w:sz w:val="24"/>
                <w:szCs w:val="24"/>
              </w:rPr>
            </w:pPr>
            <w:r w:rsidRPr="00B77E30">
              <w:rPr>
                <w:rFonts w:ascii="Arial" w:hAnsi="Arial" w:cs="Arial"/>
                <w:sz w:val="24"/>
                <w:szCs w:val="24"/>
              </w:rPr>
              <w:t>Ante amenazas de bomba o atentado terrorista.</w:t>
            </w:r>
          </w:p>
        </w:tc>
      </w:tr>
    </w:tbl>
    <w:p w:rsidR="00407C59" w:rsidRPr="00B77E30" w:rsidRDefault="00407C59" w:rsidP="00407C59">
      <w:pPr>
        <w:rPr>
          <w:rFonts w:ascii="Arial" w:hAnsi="Arial" w:cs="Arial"/>
          <w:sz w:val="24"/>
          <w:szCs w:val="24"/>
        </w:rPr>
      </w:pPr>
    </w:p>
    <w:p w:rsidR="00407C59" w:rsidRPr="00B77E30" w:rsidRDefault="00216B9E" w:rsidP="00EB53D8">
      <w:pPr>
        <w:pStyle w:val="Prrafodelista"/>
        <w:numPr>
          <w:ilvl w:val="1"/>
          <w:numId w:val="67"/>
        </w:numPr>
        <w:jc w:val="both"/>
        <w:rPr>
          <w:rFonts w:ascii="Arial" w:hAnsi="Arial" w:cs="Arial"/>
          <w:b/>
          <w:sz w:val="24"/>
          <w:szCs w:val="24"/>
        </w:rPr>
      </w:pPr>
      <w:r w:rsidRPr="00B77E30">
        <w:rPr>
          <w:rFonts w:ascii="Arial" w:hAnsi="Arial" w:cs="Arial"/>
          <w:b/>
          <w:sz w:val="24"/>
          <w:szCs w:val="24"/>
        </w:rPr>
        <w:t>EN CASO DE MOVIMIENTOS SÍSMICOS</w:t>
      </w:r>
      <w:bookmarkEnd w:id="79"/>
      <w:bookmarkEnd w:id="80"/>
      <w:bookmarkEnd w:id="81"/>
      <w:bookmarkEnd w:id="82"/>
      <w:bookmarkEnd w:id="83"/>
      <w:bookmarkEnd w:id="84"/>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44"/>
      </w:tblGrid>
      <w:tr w:rsidR="00407C59" w:rsidRPr="00B77E30" w:rsidTr="003E5CB4">
        <w:tc>
          <w:tcPr>
            <w:tcW w:w="9547" w:type="dxa"/>
            <w:tcBorders>
              <w:top w:val="single" w:sz="4" w:space="0" w:color="auto"/>
              <w:left w:val="single" w:sz="4" w:space="0" w:color="auto"/>
              <w:bottom w:val="single" w:sz="4" w:space="0" w:color="auto"/>
              <w:right w:val="single" w:sz="4" w:space="0" w:color="auto"/>
            </w:tcBorders>
          </w:tcPr>
          <w:p w:rsidR="00407C59" w:rsidRPr="00B77E30" w:rsidRDefault="00407C59" w:rsidP="003E5CB4">
            <w:pPr>
              <w:tabs>
                <w:tab w:val="left" w:pos="-720"/>
              </w:tabs>
              <w:suppressAutoHyphens/>
              <w:jc w:val="both"/>
              <w:rPr>
                <w:rFonts w:ascii="Arial" w:hAnsi="Arial" w:cs="Arial"/>
                <w:spacing w:val="-3"/>
                <w:sz w:val="24"/>
                <w:szCs w:val="24"/>
              </w:rPr>
            </w:pPr>
            <w:r w:rsidRPr="00B77E30">
              <w:rPr>
                <w:rFonts w:ascii="Arial" w:hAnsi="Arial" w:cs="Arial"/>
                <w:spacing w:val="-3"/>
                <w:sz w:val="24"/>
                <w:szCs w:val="24"/>
              </w:rPr>
              <w:t>En este caso debe tenerse en cuenta que nunca se evacuará durante el sismo. Se procederá a la evacuación total de la edificación, una vez pasado el movimiento sísmico si se sospecha de afectación de la estructura, para proceder a la evaluación técnica por p</w:t>
            </w:r>
            <w:r w:rsidR="00596E55">
              <w:rPr>
                <w:rFonts w:ascii="Arial" w:hAnsi="Arial" w:cs="Arial"/>
                <w:spacing w:val="-3"/>
                <w:sz w:val="24"/>
                <w:szCs w:val="24"/>
              </w:rPr>
              <w:t>arte del personal de Ingenieros</w:t>
            </w:r>
          </w:p>
        </w:tc>
      </w:tr>
    </w:tbl>
    <w:p w:rsidR="00407C59" w:rsidRPr="00B77E30" w:rsidRDefault="00407C59" w:rsidP="00407C59">
      <w:pPr>
        <w:tabs>
          <w:tab w:val="left" w:pos="-720"/>
        </w:tabs>
        <w:suppressAutoHyphens/>
        <w:jc w:val="both"/>
        <w:rPr>
          <w:rFonts w:ascii="Arial" w:hAnsi="Arial" w:cs="Arial"/>
          <w:spacing w:val="-3"/>
          <w:sz w:val="24"/>
          <w:szCs w:val="24"/>
        </w:rPr>
      </w:pPr>
    </w:p>
    <w:p w:rsidR="00407C59" w:rsidRPr="00B77E30" w:rsidRDefault="00C33F1B" w:rsidP="00C33F1B">
      <w:pPr>
        <w:pStyle w:val="Ttulo2"/>
        <w:jc w:val="center"/>
        <w:rPr>
          <w:rFonts w:cs="Arial"/>
          <w:sz w:val="24"/>
          <w:szCs w:val="24"/>
          <w:lang w:val="es-CO"/>
        </w:rPr>
      </w:pPr>
      <w:bookmarkStart w:id="86" w:name="_Toc459187106"/>
      <w:bookmarkStart w:id="87" w:name="_Toc375464522"/>
      <w:bookmarkStart w:id="88" w:name="_Toc374169841"/>
      <w:bookmarkStart w:id="89" w:name="_Toc374168406"/>
      <w:bookmarkStart w:id="90" w:name="_Toc374164276"/>
      <w:bookmarkStart w:id="91" w:name="_Toc374162070"/>
      <w:bookmarkStart w:id="92" w:name="_Toc374161774"/>
      <w:bookmarkStart w:id="93" w:name="_Toc459187104"/>
      <w:bookmarkStart w:id="94" w:name="_Toc375464520"/>
      <w:bookmarkStart w:id="95" w:name="_Toc374169839"/>
      <w:bookmarkStart w:id="96" w:name="_Toc374168404"/>
      <w:bookmarkStart w:id="97" w:name="_Toc374164274"/>
      <w:bookmarkStart w:id="98" w:name="_Toc374162068"/>
      <w:bookmarkStart w:id="99" w:name="_Toc374161772"/>
      <w:r w:rsidRPr="00B77E30">
        <w:rPr>
          <w:rFonts w:cs="Arial"/>
          <w:sz w:val="24"/>
          <w:szCs w:val="24"/>
          <w:lang w:val="es-CO"/>
        </w:rPr>
        <w:t>33.4. SISTEMAS DE COMUNICACIÓN</w:t>
      </w:r>
      <w:bookmarkEnd w:id="86"/>
      <w:bookmarkEnd w:id="87"/>
      <w:bookmarkEnd w:id="88"/>
      <w:bookmarkEnd w:id="89"/>
      <w:bookmarkEnd w:id="90"/>
      <w:bookmarkEnd w:id="91"/>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44"/>
      </w:tblGrid>
      <w:tr w:rsidR="00407C59" w:rsidRPr="00B77E30" w:rsidTr="00596E55">
        <w:tc>
          <w:tcPr>
            <w:tcW w:w="8644" w:type="dxa"/>
            <w:tcBorders>
              <w:top w:val="single" w:sz="4" w:space="0" w:color="auto"/>
              <w:left w:val="single" w:sz="4" w:space="0" w:color="auto"/>
              <w:bottom w:val="single" w:sz="4" w:space="0" w:color="auto"/>
              <w:right w:val="single" w:sz="4" w:space="0" w:color="auto"/>
            </w:tcBorders>
          </w:tcPr>
          <w:p w:rsidR="00407C59" w:rsidRPr="00B77E30" w:rsidRDefault="00407C59" w:rsidP="003E5CB4">
            <w:pPr>
              <w:pStyle w:val="Textoindependiente3"/>
              <w:rPr>
                <w:rFonts w:ascii="Arial" w:hAnsi="Arial" w:cs="Arial"/>
                <w:sz w:val="24"/>
                <w:szCs w:val="24"/>
                <w:lang w:val="es-CO"/>
              </w:rPr>
            </w:pPr>
            <w:r w:rsidRPr="00B77E30">
              <w:rPr>
                <w:rFonts w:ascii="Arial" w:hAnsi="Arial" w:cs="Arial"/>
                <w:sz w:val="24"/>
                <w:szCs w:val="24"/>
                <w:lang w:val="es-CO"/>
              </w:rPr>
              <w:t>Es importante que en todo momento se cuente con una adecuada comunicación tanto a nivel interno como hacia el exterior. Para tal fin se hará uso de:</w:t>
            </w:r>
          </w:p>
          <w:p w:rsidR="00407C59" w:rsidRPr="00B77E30" w:rsidRDefault="00407C59" w:rsidP="003E5CB4">
            <w:pPr>
              <w:pStyle w:val="Textoindependiente3"/>
              <w:rPr>
                <w:rFonts w:ascii="Arial" w:hAnsi="Arial" w:cs="Arial"/>
                <w:sz w:val="24"/>
                <w:szCs w:val="24"/>
                <w:lang w:val="es-CO"/>
              </w:rPr>
            </w:pPr>
            <w:r w:rsidRPr="00B77E30">
              <w:rPr>
                <w:rFonts w:ascii="Arial" w:hAnsi="Arial" w:cs="Arial"/>
                <w:sz w:val="24"/>
                <w:szCs w:val="24"/>
                <w:lang w:val="es-CO"/>
              </w:rPr>
              <w:t>Teléfonos directos o de extensiones internos.</w:t>
            </w:r>
          </w:p>
          <w:p w:rsidR="00407C59" w:rsidRPr="00B77E30" w:rsidRDefault="00407C59" w:rsidP="00EB53D8">
            <w:pPr>
              <w:pStyle w:val="Textoindependiente3"/>
              <w:numPr>
                <w:ilvl w:val="0"/>
                <w:numId w:val="95"/>
              </w:numPr>
              <w:spacing w:line="240" w:lineRule="auto"/>
              <w:rPr>
                <w:rFonts w:ascii="Arial" w:hAnsi="Arial" w:cs="Arial"/>
                <w:spacing w:val="-3"/>
                <w:sz w:val="24"/>
                <w:szCs w:val="24"/>
                <w:lang w:val="es-CO"/>
              </w:rPr>
            </w:pPr>
            <w:r w:rsidRPr="00B77E30">
              <w:rPr>
                <w:rFonts w:ascii="Arial" w:hAnsi="Arial" w:cs="Arial"/>
                <w:sz w:val="24"/>
                <w:szCs w:val="24"/>
                <w:lang w:val="es-CO"/>
              </w:rPr>
              <w:t>Celulares.</w:t>
            </w:r>
          </w:p>
          <w:p w:rsidR="00407C59" w:rsidRPr="00B77E30" w:rsidRDefault="00407C59" w:rsidP="00EB53D8">
            <w:pPr>
              <w:pStyle w:val="Textoindependiente3"/>
              <w:numPr>
                <w:ilvl w:val="0"/>
                <w:numId w:val="95"/>
              </w:numPr>
              <w:spacing w:line="240" w:lineRule="auto"/>
              <w:rPr>
                <w:rFonts w:ascii="Arial" w:hAnsi="Arial" w:cs="Arial"/>
                <w:spacing w:val="-3"/>
                <w:sz w:val="24"/>
                <w:szCs w:val="24"/>
                <w:lang w:val="es-CO"/>
              </w:rPr>
            </w:pPr>
            <w:r w:rsidRPr="00B77E30">
              <w:rPr>
                <w:rFonts w:ascii="Arial" w:hAnsi="Arial" w:cs="Arial"/>
                <w:sz w:val="24"/>
                <w:szCs w:val="24"/>
                <w:lang w:val="es-CO"/>
              </w:rPr>
              <w:t>Teléfono.</w:t>
            </w:r>
          </w:p>
        </w:tc>
      </w:tr>
    </w:tbl>
    <w:p w:rsidR="00407C59" w:rsidRPr="00B77E30" w:rsidRDefault="00407C59" w:rsidP="00407C59">
      <w:pPr>
        <w:tabs>
          <w:tab w:val="left" w:pos="-720"/>
          <w:tab w:val="left" w:pos="2344"/>
        </w:tabs>
        <w:suppressAutoHyphens/>
        <w:jc w:val="both"/>
        <w:rPr>
          <w:rFonts w:ascii="Arial" w:hAnsi="Arial" w:cs="Arial"/>
          <w:spacing w:val="-3"/>
          <w:sz w:val="24"/>
          <w:szCs w:val="24"/>
        </w:rPr>
      </w:pPr>
    </w:p>
    <w:p w:rsidR="00407C59" w:rsidRPr="00B77E30" w:rsidRDefault="00407C59" w:rsidP="00EB53D8">
      <w:pPr>
        <w:pStyle w:val="Prrafodelista"/>
        <w:numPr>
          <w:ilvl w:val="0"/>
          <w:numId w:val="67"/>
        </w:numPr>
        <w:tabs>
          <w:tab w:val="left" w:pos="709"/>
        </w:tabs>
        <w:rPr>
          <w:rFonts w:ascii="Arial" w:hAnsi="Arial" w:cs="Arial"/>
          <w:b/>
          <w:sz w:val="24"/>
          <w:szCs w:val="24"/>
        </w:rPr>
      </w:pPr>
      <w:r w:rsidRPr="00B77E30">
        <w:rPr>
          <w:rFonts w:ascii="Arial" w:hAnsi="Arial" w:cs="Arial"/>
          <w:b/>
          <w:sz w:val="24"/>
          <w:szCs w:val="24"/>
        </w:rPr>
        <w:t>PROTO</w:t>
      </w:r>
      <w:r w:rsidR="00C33F1B" w:rsidRPr="00B77E30">
        <w:rPr>
          <w:rFonts w:ascii="Arial" w:hAnsi="Arial" w:cs="Arial"/>
          <w:b/>
          <w:sz w:val="24"/>
          <w:szCs w:val="24"/>
        </w:rPr>
        <w:t>COLO DE EVACUACION PARA EL PERSONAL ORGANICO Y VISITANTE</w:t>
      </w:r>
    </w:p>
    <w:p w:rsidR="00407C59" w:rsidRPr="00B77E30" w:rsidRDefault="00407C59" w:rsidP="00407C59">
      <w:pPr>
        <w:tabs>
          <w:tab w:val="left" w:pos="709"/>
        </w:tabs>
        <w:rPr>
          <w:rFonts w:ascii="Arial" w:hAnsi="Arial" w:cs="Arial"/>
          <w:sz w:val="24"/>
          <w:szCs w:val="24"/>
        </w:rPr>
      </w:pPr>
      <w:r w:rsidRPr="00B77E30">
        <w:rPr>
          <w:rFonts w:ascii="Arial" w:hAnsi="Arial" w:cs="Arial"/>
          <w:sz w:val="24"/>
          <w:szCs w:val="24"/>
        </w:rPr>
        <w:t>Una vez activadas las alarmas y ordenada la evacuación general de la Universidad, los docentes deberán:</w:t>
      </w:r>
    </w:p>
    <w:tbl>
      <w:tblPr>
        <w:tblW w:w="0" w:type="auto"/>
        <w:jc w:val="center"/>
        <w:tblBorders>
          <w:top w:val="single" w:sz="8" w:space="0" w:color="B3CC82"/>
          <w:left w:val="single" w:sz="8" w:space="0" w:color="B3CC82"/>
          <w:bottom w:val="single" w:sz="8" w:space="0" w:color="B3CC82"/>
          <w:right w:val="single" w:sz="8" w:space="0" w:color="B3CC82"/>
          <w:insideH w:val="single" w:sz="8" w:space="0" w:color="B3CC82"/>
        </w:tblBorders>
        <w:tblLayout w:type="fixed"/>
        <w:tblLook w:val="04A0" w:firstRow="1" w:lastRow="0" w:firstColumn="1" w:lastColumn="0" w:noHBand="0" w:noVBand="1"/>
      </w:tblPr>
      <w:tblGrid>
        <w:gridCol w:w="1346"/>
        <w:gridCol w:w="2835"/>
        <w:gridCol w:w="1276"/>
        <w:gridCol w:w="2693"/>
      </w:tblGrid>
      <w:tr w:rsidR="00407C59" w:rsidRPr="00B77E30" w:rsidTr="003E5CB4">
        <w:trPr>
          <w:trHeight w:val="1073"/>
          <w:jc w:val="center"/>
        </w:trPr>
        <w:tc>
          <w:tcPr>
            <w:tcW w:w="1346" w:type="dxa"/>
            <w:tcBorders>
              <w:top w:val="single" w:sz="8" w:space="0" w:color="B3CC82"/>
              <w:left w:val="single" w:sz="8" w:space="0" w:color="B3CC82"/>
              <w:bottom w:val="single" w:sz="8" w:space="0" w:color="B3CC82"/>
              <w:right w:val="nil"/>
            </w:tcBorders>
            <w:shd w:val="clear" w:color="auto" w:fill="9BBB59"/>
          </w:tcPr>
          <w:bookmarkEnd w:id="93"/>
          <w:bookmarkEnd w:id="94"/>
          <w:bookmarkEnd w:id="95"/>
          <w:bookmarkEnd w:id="96"/>
          <w:bookmarkEnd w:id="97"/>
          <w:bookmarkEnd w:id="98"/>
          <w:bookmarkEnd w:id="99"/>
          <w:p w:rsidR="00407C59" w:rsidRPr="00B77E30" w:rsidRDefault="00407C59" w:rsidP="003E5CB4">
            <w:pPr>
              <w:jc w:val="center"/>
              <w:rPr>
                <w:rFonts w:ascii="Arial" w:eastAsia="Calibri" w:hAnsi="Arial" w:cs="Arial"/>
                <w:b/>
                <w:bCs/>
                <w:color w:val="FFFFFF"/>
                <w:sz w:val="24"/>
                <w:szCs w:val="24"/>
              </w:rPr>
            </w:pPr>
            <w:r w:rsidRPr="00B77E30">
              <w:rPr>
                <w:rFonts w:ascii="Arial" w:eastAsia="Calibri" w:hAnsi="Arial" w:cs="Arial"/>
                <w:b/>
                <w:bCs/>
                <w:noProof/>
                <w:color w:val="FFFFFF"/>
                <w:sz w:val="24"/>
                <w:szCs w:val="24"/>
                <w:lang w:val="es-CO" w:eastAsia="es-CO"/>
              </w:rPr>
              <mc:AlternateContent>
                <mc:Choice Requires="wpg">
                  <w:drawing>
                    <wp:anchor distT="0" distB="0" distL="114300" distR="114300" simplePos="0" relativeHeight="251598848" behindDoc="0" locked="0" layoutInCell="1" allowOverlap="1" wp14:anchorId="0CD33428" wp14:editId="1D849137">
                      <wp:simplePos x="0" y="0"/>
                      <wp:positionH relativeFrom="column">
                        <wp:posOffset>47625</wp:posOffset>
                      </wp:positionH>
                      <wp:positionV relativeFrom="paragraph">
                        <wp:posOffset>108585</wp:posOffset>
                      </wp:positionV>
                      <wp:extent cx="678180" cy="634365"/>
                      <wp:effectExtent l="635" t="0" r="6985" b="3810"/>
                      <wp:wrapNone/>
                      <wp:docPr id="1744" name="Grupo 1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4365"/>
                                <a:chOff x="378" y="939"/>
                                <a:chExt cx="427" cy="400"/>
                              </a:xfrm>
                            </wpg:grpSpPr>
                            <wps:wsp>
                              <wps:cNvPr id="1745" name="Freeform 20"/>
                              <wps:cNvSpPr>
                                <a:spLocks/>
                              </wps:cNvSpPr>
                              <wps:spPr bwMode="auto">
                                <a:xfrm>
                                  <a:off x="400" y="959"/>
                                  <a:ext cx="383" cy="360"/>
                                </a:xfrm>
                                <a:custGeom>
                                  <a:avLst/>
                                  <a:gdLst>
                                    <a:gd name="T0" fmla="*/ 211 w 383"/>
                                    <a:gd name="T1" fmla="*/ 2 h 360"/>
                                    <a:gd name="T2" fmla="*/ 250 w 383"/>
                                    <a:gd name="T3" fmla="*/ 8 h 360"/>
                                    <a:gd name="T4" fmla="*/ 283 w 383"/>
                                    <a:gd name="T5" fmla="*/ 22 h 360"/>
                                    <a:gd name="T6" fmla="*/ 314 w 383"/>
                                    <a:gd name="T7" fmla="*/ 41 h 360"/>
                                    <a:gd name="T8" fmla="*/ 339 w 383"/>
                                    <a:gd name="T9" fmla="*/ 67 h 360"/>
                                    <a:gd name="T10" fmla="*/ 361 w 383"/>
                                    <a:gd name="T11" fmla="*/ 95 h 360"/>
                                    <a:gd name="T12" fmla="*/ 374 w 383"/>
                                    <a:gd name="T13" fmla="*/ 127 h 360"/>
                                    <a:gd name="T14" fmla="*/ 383 w 383"/>
                                    <a:gd name="T15" fmla="*/ 162 h 360"/>
                                    <a:gd name="T16" fmla="*/ 383 w 383"/>
                                    <a:gd name="T17" fmla="*/ 198 h 360"/>
                                    <a:gd name="T18" fmla="*/ 374 w 383"/>
                                    <a:gd name="T19" fmla="*/ 233 h 360"/>
                                    <a:gd name="T20" fmla="*/ 361 w 383"/>
                                    <a:gd name="T21" fmla="*/ 266 h 360"/>
                                    <a:gd name="T22" fmla="*/ 339 w 383"/>
                                    <a:gd name="T23" fmla="*/ 295 h 360"/>
                                    <a:gd name="T24" fmla="*/ 314 w 383"/>
                                    <a:gd name="T25" fmla="*/ 318 h 360"/>
                                    <a:gd name="T26" fmla="*/ 283 w 383"/>
                                    <a:gd name="T27" fmla="*/ 339 h 360"/>
                                    <a:gd name="T28" fmla="*/ 250 w 383"/>
                                    <a:gd name="T29" fmla="*/ 352 h 360"/>
                                    <a:gd name="T30" fmla="*/ 211 w 383"/>
                                    <a:gd name="T31" fmla="*/ 360 h 360"/>
                                    <a:gd name="T32" fmla="*/ 172 w 383"/>
                                    <a:gd name="T33" fmla="*/ 360 h 360"/>
                                    <a:gd name="T34" fmla="*/ 135 w 383"/>
                                    <a:gd name="T35" fmla="*/ 352 h 360"/>
                                    <a:gd name="T36" fmla="*/ 101 w 383"/>
                                    <a:gd name="T37" fmla="*/ 339 h 360"/>
                                    <a:gd name="T38" fmla="*/ 71 w 383"/>
                                    <a:gd name="T39" fmla="*/ 318 h 360"/>
                                    <a:gd name="T40" fmla="*/ 44 w 383"/>
                                    <a:gd name="T41" fmla="*/ 295 h 360"/>
                                    <a:gd name="T42" fmla="*/ 23 w 383"/>
                                    <a:gd name="T43" fmla="*/ 266 h 360"/>
                                    <a:gd name="T44" fmla="*/ 10 w 383"/>
                                    <a:gd name="T45" fmla="*/ 233 h 360"/>
                                    <a:gd name="T46" fmla="*/ 2 w 383"/>
                                    <a:gd name="T47" fmla="*/ 198 h 360"/>
                                    <a:gd name="T48" fmla="*/ 2 w 383"/>
                                    <a:gd name="T49" fmla="*/ 162 h 360"/>
                                    <a:gd name="T50" fmla="*/ 10 w 383"/>
                                    <a:gd name="T51" fmla="*/ 127 h 360"/>
                                    <a:gd name="T52" fmla="*/ 23 w 383"/>
                                    <a:gd name="T53" fmla="*/ 95 h 360"/>
                                    <a:gd name="T54" fmla="*/ 44 w 383"/>
                                    <a:gd name="T55" fmla="*/ 67 h 360"/>
                                    <a:gd name="T56" fmla="*/ 71 w 383"/>
                                    <a:gd name="T57" fmla="*/ 41 h 360"/>
                                    <a:gd name="T58" fmla="*/ 101 w 383"/>
                                    <a:gd name="T59" fmla="*/ 22 h 360"/>
                                    <a:gd name="T60" fmla="*/ 135 w 383"/>
                                    <a:gd name="T61" fmla="*/ 8 h 360"/>
                                    <a:gd name="T62" fmla="*/ 172 w 383"/>
                                    <a:gd name="T63" fmla="*/ 2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83" h="360">
                                      <a:moveTo>
                                        <a:pt x="192" y="0"/>
                                      </a:moveTo>
                                      <a:lnTo>
                                        <a:pt x="211" y="2"/>
                                      </a:lnTo>
                                      <a:lnTo>
                                        <a:pt x="231" y="5"/>
                                      </a:lnTo>
                                      <a:lnTo>
                                        <a:pt x="250" y="8"/>
                                      </a:lnTo>
                                      <a:lnTo>
                                        <a:pt x="266" y="15"/>
                                      </a:lnTo>
                                      <a:lnTo>
                                        <a:pt x="283" y="22"/>
                                      </a:lnTo>
                                      <a:lnTo>
                                        <a:pt x="298" y="32"/>
                                      </a:lnTo>
                                      <a:lnTo>
                                        <a:pt x="314" y="41"/>
                                      </a:lnTo>
                                      <a:lnTo>
                                        <a:pt x="327" y="54"/>
                                      </a:lnTo>
                                      <a:lnTo>
                                        <a:pt x="339" y="67"/>
                                      </a:lnTo>
                                      <a:lnTo>
                                        <a:pt x="351" y="79"/>
                                      </a:lnTo>
                                      <a:lnTo>
                                        <a:pt x="361" y="95"/>
                                      </a:lnTo>
                                      <a:lnTo>
                                        <a:pt x="368" y="111"/>
                                      </a:lnTo>
                                      <a:lnTo>
                                        <a:pt x="374" y="127"/>
                                      </a:lnTo>
                                      <a:lnTo>
                                        <a:pt x="379" y="144"/>
                                      </a:lnTo>
                                      <a:lnTo>
                                        <a:pt x="383" y="162"/>
                                      </a:lnTo>
                                      <a:lnTo>
                                        <a:pt x="383" y="181"/>
                                      </a:lnTo>
                                      <a:lnTo>
                                        <a:pt x="383" y="198"/>
                                      </a:lnTo>
                                      <a:lnTo>
                                        <a:pt x="379" y="217"/>
                                      </a:lnTo>
                                      <a:lnTo>
                                        <a:pt x="374" y="233"/>
                                      </a:lnTo>
                                      <a:lnTo>
                                        <a:pt x="368" y="250"/>
                                      </a:lnTo>
                                      <a:lnTo>
                                        <a:pt x="361" y="266"/>
                                      </a:lnTo>
                                      <a:lnTo>
                                        <a:pt x="351" y="280"/>
                                      </a:lnTo>
                                      <a:lnTo>
                                        <a:pt x="339" y="295"/>
                                      </a:lnTo>
                                      <a:lnTo>
                                        <a:pt x="327" y="307"/>
                                      </a:lnTo>
                                      <a:lnTo>
                                        <a:pt x="314" y="318"/>
                                      </a:lnTo>
                                      <a:lnTo>
                                        <a:pt x="298" y="330"/>
                                      </a:lnTo>
                                      <a:lnTo>
                                        <a:pt x="283" y="339"/>
                                      </a:lnTo>
                                      <a:lnTo>
                                        <a:pt x="266" y="345"/>
                                      </a:lnTo>
                                      <a:lnTo>
                                        <a:pt x="250" y="352"/>
                                      </a:lnTo>
                                      <a:lnTo>
                                        <a:pt x="231" y="356"/>
                                      </a:lnTo>
                                      <a:lnTo>
                                        <a:pt x="211" y="360"/>
                                      </a:lnTo>
                                      <a:lnTo>
                                        <a:pt x="192" y="360"/>
                                      </a:lnTo>
                                      <a:lnTo>
                                        <a:pt x="172" y="360"/>
                                      </a:lnTo>
                                      <a:lnTo>
                                        <a:pt x="153" y="356"/>
                                      </a:lnTo>
                                      <a:lnTo>
                                        <a:pt x="135" y="352"/>
                                      </a:lnTo>
                                      <a:lnTo>
                                        <a:pt x="118" y="345"/>
                                      </a:lnTo>
                                      <a:lnTo>
                                        <a:pt x="101" y="339"/>
                                      </a:lnTo>
                                      <a:lnTo>
                                        <a:pt x="86" y="330"/>
                                      </a:lnTo>
                                      <a:lnTo>
                                        <a:pt x="71" y="318"/>
                                      </a:lnTo>
                                      <a:lnTo>
                                        <a:pt x="57" y="307"/>
                                      </a:lnTo>
                                      <a:lnTo>
                                        <a:pt x="44" y="295"/>
                                      </a:lnTo>
                                      <a:lnTo>
                                        <a:pt x="34" y="280"/>
                                      </a:lnTo>
                                      <a:lnTo>
                                        <a:pt x="23" y="266"/>
                                      </a:lnTo>
                                      <a:lnTo>
                                        <a:pt x="15" y="250"/>
                                      </a:lnTo>
                                      <a:lnTo>
                                        <a:pt x="10" y="233"/>
                                      </a:lnTo>
                                      <a:lnTo>
                                        <a:pt x="5" y="217"/>
                                      </a:lnTo>
                                      <a:lnTo>
                                        <a:pt x="2" y="198"/>
                                      </a:lnTo>
                                      <a:lnTo>
                                        <a:pt x="0" y="181"/>
                                      </a:lnTo>
                                      <a:lnTo>
                                        <a:pt x="2" y="162"/>
                                      </a:lnTo>
                                      <a:lnTo>
                                        <a:pt x="5" y="144"/>
                                      </a:lnTo>
                                      <a:lnTo>
                                        <a:pt x="10" y="127"/>
                                      </a:lnTo>
                                      <a:lnTo>
                                        <a:pt x="15" y="111"/>
                                      </a:lnTo>
                                      <a:lnTo>
                                        <a:pt x="23" y="95"/>
                                      </a:lnTo>
                                      <a:lnTo>
                                        <a:pt x="34" y="79"/>
                                      </a:lnTo>
                                      <a:lnTo>
                                        <a:pt x="44" y="67"/>
                                      </a:lnTo>
                                      <a:lnTo>
                                        <a:pt x="57" y="54"/>
                                      </a:lnTo>
                                      <a:lnTo>
                                        <a:pt x="71" y="41"/>
                                      </a:lnTo>
                                      <a:lnTo>
                                        <a:pt x="86" y="32"/>
                                      </a:lnTo>
                                      <a:lnTo>
                                        <a:pt x="101" y="22"/>
                                      </a:lnTo>
                                      <a:lnTo>
                                        <a:pt x="118" y="15"/>
                                      </a:lnTo>
                                      <a:lnTo>
                                        <a:pt x="135" y="8"/>
                                      </a:lnTo>
                                      <a:lnTo>
                                        <a:pt x="153" y="5"/>
                                      </a:lnTo>
                                      <a:lnTo>
                                        <a:pt x="172" y="2"/>
                                      </a:lnTo>
                                      <a:lnTo>
                                        <a:pt x="19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6" name="Freeform 21"/>
                              <wps:cNvSpPr>
                                <a:spLocks noEditPoints="1"/>
                              </wps:cNvSpPr>
                              <wps:spPr bwMode="auto">
                                <a:xfrm>
                                  <a:off x="378" y="939"/>
                                  <a:ext cx="427" cy="400"/>
                                </a:xfrm>
                                <a:custGeom>
                                  <a:avLst/>
                                  <a:gdLst>
                                    <a:gd name="T0" fmla="*/ 256 w 427"/>
                                    <a:gd name="T1" fmla="*/ 4 h 400"/>
                                    <a:gd name="T2" fmla="*/ 315 w 427"/>
                                    <a:gd name="T3" fmla="*/ 25 h 400"/>
                                    <a:gd name="T4" fmla="*/ 364 w 427"/>
                                    <a:gd name="T5" fmla="*/ 58 h 400"/>
                                    <a:gd name="T6" fmla="*/ 401 w 427"/>
                                    <a:gd name="T7" fmla="*/ 106 h 400"/>
                                    <a:gd name="T8" fmla="*/ 423 w 427"/>
                                    <a:gd name="T9" fmla="*/ 160 h 400"/>
                                    <a:gd name="T10" fmla="*/ 427 w 427"/>
                                    <a:gd name="T11" fmla="*/ 221 h 400"/>
                                    <a:gd name="T12" fmla="*/ 410 w 427"/>
                                    <a:gd name="T13" fmla="*/ 278 h 400"/>
                                    <a:gd name="T14" fmla="*/ 378 w 427"/>
                                    <a:gd name="T15" fmla="*/ 327 h 400"/>
                                    <a:gd name="T16" fmla="*/ 334 w 427"/>
                                    <a:gd name="T17" fmla="*/ 367 h 400"/>
                                    <a:gd name="T18" fmla="*/ 277 w 427"/>
                                    <a:gd name="T19" fmla="*/ 392 h 400"/>
                                    <a:gd name="T20" fmla="*/ 214 w 427"/>
                                    <a:gd name="T21" fmla="*/ 400 h 400"/>
                                    <a:gd name="T22" fmla="*/ 150 w 427"/>
                                    <a:gd name="T23" fmla="*/ 392 h 400"/>
                                    <a:gd name="T24" fmla="*/ 94 w 427"/>
                                    <a:gd name="T25" fmla="*/ 367 h 400"/>
                                    <a:gd name="T26" fmla="*/ 49 w 427"/>
                                    <a:gd name="T27" fmla="*/ 327 h 400"/>
                                    <a:gd name="T28" fmla="*/ 17 w 427"/>
                                    <a:gd name="T29" fmla="*/ 278 h 400"/>
                                    <a:gd name="T30" fmla="*/ 2 w 427"/>
                                    <a:gd name="T31" fmla="*/ 221 h 400"/>
                                    <a:gd name="T32" fmla="*/ 5 w 427"/>
                                    <a:gd name="T33" fmla="*/ 160 h 400"/>
                                    <a:gd name="T34" fmla="*/ 27 w 427"/>
                                    <a:gd name="T35" fmla="*/ 106 h 400"/>
                                    <a:gd name="T36" fmla="*/ 62 w 427"/>
                                    <a:gd name="T37" fmla="*/ 58 h 400"/>
                                    <a:gd name="T38" fmla="*/ 113 w 427"/>
                                    <a:gd name="T39" fmla="*/ 25 h 400"/>
                                    <a:gd name="T40" fmla="*/ 170 w 427"/>
                                    <a:gd name="T41" fmla="*/ 4 h 400"/>
                                    <a:gd name="T42" fmla="*/ 214 w 427"/>
                                    <a:gd name="T43" fmla="*/ 35 h 400"/>
                                    <a:gd name="T44" fmla="*/ 266 w 427"/>
                                    <a:gd name="T45" fmla="*/ 42 h 400"/>
                                    <a:gd name="T46" fmla="*/ 312 w 427"/>
                                    <a:gd name="T47" fmla="*/ 63 h 400"/>
                                    <a:gd name="T48" fmla="*/ 349 w 427"/>
                                    <a:gd name="T49" fmla="*/ 96 h 400"/>
                                    <a:gd name="T50" fmla="*/ 376 w 427"/>
                                    <a:gd name="T51" fmla="*/ 136 h 400"/>
                                    <a:gd name="T52" fmla="*/ 390 w 427"/>
                                    <a:gd name="T53" fmla="*/ 183 h 400"/>
                                    <a:gd name="T54" fmla="*/ 386 w 427"/>
                                    <a:gd name="T55" fmla="*/ 234 h 400"/>
                                    <a:gd name="T56" fmla="*/ 369 w 427"/>
                                    <a:gd name="T57" fmla="*/ 278 h 400"/>
                                    <a:gd name="T58" fmla="*/ 339 w 427"/>
                                    <a:gd name="T59" fmla="*/ 318 h 400"/>
                                    <a:gd name="T60" fmla="*/ 299 w 427"/>
                                    <a:gd name="T61" fmla="*/ 346 h 400"/>
                                    <a:gd name="T62" fmla="*/ 250 w 427"/>
                                    <a:gd name="T63" fmla="*/ 362 h 400"/>
                                    <a:gd name="T64" fmla="*/ 196 w 427"/>
                                    <a:gd name="T65" fmla="*/ 365 h 400"/>
                                    <a:gd name="T66" fmla="*/ 145 w 427"/>
                                    <a:gd name="T67" fmla="*/ 353 h 400"/>
                                    <a:gd name="T68" fmla="*/ 103 w 427"/>
                                    <a:gd name="T69" fmla="*/ 327 h 400"/>
                                    <a:gd name="T70" fmla="*/ 67 w 427"/>
                                    <a:gd name="T71" fmla="*/ 293 h 400"/>
                                    <a:gd name="T72" fmla="*/ 45 w 427"/>
                                    <a:gd name="T73" fmla="*/ 250 h 400"/>
                                    <a:gd name="T74" fmla="*/ 39 w 427"/>
                                    <a:gd name="T75" fmla="*/ 201 h 400"/>
                                    <a:gd name="T76" fmla="*/ 45 w 427"/>
                                    <a:gd name="T77" fmla="*/ 152 h 400"/>
                                    <a:gd name="T78" fmla="*/ 67 w 427"/>
                                    <a:gd name="T79" fmla="*/ 109 h 400"/>
                                    <a:gd name="T80" fmla="*/ 103 w 427"/>
                                    <a:gd name="T81" fmla="*/ 73 h 400"/>
                                    <a:gd name="T82" fmla="*/ 145 w 427"/>
                                    <a:gd name="T83" fmla="*/ 49 h 400"/>
                                    <a:gd name="T84" fmla="*/ 196 w 427"/>
                                    <a:gd name="T85" fmla="*/ 36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0">
                                      <a:moveTo>
                                        <a:pt x="214" y="0"/>
                                      </a:moveTo>
                                      <a:lnTo>
                                        <a:pt x="236" y="1"/>
                                      </a:lnTo>
                                      <a:lnTo>
                                        <a:pt x="256" y="4"/>
                                      </a:lnTo>
                                      <a:lnTo>
                                        <a:pt x="277" y="9"/>
                                      </a:lnTo>
                                      <a:lnTo>
                                        <a:pt x="297" y="16"/>
                                      </a:lnTo>
                                      <a:lnTo>
                                        <a:pt x="315" y="25"/>
                                      </a:lnTo>
                                      <a:lnTo>
                                        <a:pt x="334" y="35"/>
                                      </a:lnTo>
                                      <a:lnTo>
                                        <a:pt x="349" y="46"/>
                                      </a:lnTo>
                                      <a:lnTo>
                                        <a:pt x="364" y="58"/>
                                      </a:lnTo>
                                      <a:lnTo>
                                        <a:pt x="378" y="73"/>
                                      </a:lnTo>
                                      <a:lnTo>
                                        <a:pt x="391" y="88"/>
                                      </a:lnTo>
                                      <a:lnTo>
                                        <a:pt x="401" y="106"/>
                                      </a:lnTo>
                                      <a:lnTo>
                                        <a:pt x="410" y="123"/>
                                      </a:lnTo>
                                      <a:lnTo>
                                        <a:pt x="418" y="141"/>
                                      </a:lnTo>
                                      <a:lnTo>
                                        <a:pt x="423" y="160"/>
                                      </a:lnTo>
                                      <a:lnTo>
                                        <a:pt x="427" y="180"/>
                                      </a:lnTo>
                                      <a:lnTo>
                                        <a:pt x="427" y="201"/>
                                      </a:lnTo>
                                      <a:lnTo>
                                        <a:pt x="427" y="221"/>
                                      </a:lnTo>
                                      <a:lnTo>
                                        <a:pt x="423" y="240"/>
                                      </a:lnTo>
                                      <a:lnTo>
                                        <a:pt x="418" y="259"/>
                                      </a:lnTo>
                                      <a:lnTo>
                                        <a:pt x="410" y="278"/>
                                      </a:lnTo>
                                      <a:lnTo>
                                        <a:pt x="401" y="296"/>
                                      </a:lnTo>
                                      <a:lnTo>
                                        <a:pt x="391" y="312"/>
                                      </a:lnTo>
                                      <a:lnTo>
                                        <a:pt x="378" y="327"/>
                                      </a:lnTo>
                                      <a:lnTo>
                                        <a:pt x="364" y="342"/>
                                      </a:lnTo>
                                      <a:lnTo>
                                        <a:pt x="349" y="354"/>
                                      </a:lnTo>
                                      <a:lnTo>
                                        <a:pt x="334" y="367"/>
                                      </a:lnTo>
                                      <a:lnTo>
                                        <a:pt x="315" y="376"/>
                                      </a:lnTo>
                                      <a:lnTo>
                                        <a:pt x="297" y="384"/>
                                      </a:lnTo>
                                      <a:lnTo>
                                        <a:pt x="277" y="392"/>
                                      </a:lnTo>
                                      <a:lnTo>
                                        <a:pt x="256" y="397"/>
                                      </a:lnTo>
                                      <a:lnTo>
                                        <a:pt x="236" y="400"/>
                                      </a:lnTo>
                                      <a:lnTo>
                                        <a:pt x="214" y="400"/>
                                      </a:lnTo>
                                      <a:lnTo>
                                        <a:pt x="192" y="400"/>
                                      </a:lnTo>
                                      <a:lnTo>
                                        <a:pt x="170" y="397"/>
                                      </a:lnTo>
                                      <a:lnTo>
                                        <a:pt x="150" y="392"/>
                                      </a:lnTo>
                                      <a:lnTo>
                                        <a:pt x="132" y="384"/>
                                      </a:lnTo>
                                      <a:lnTo>
                                        <a:pt x="113" y="376"/>
                                      </a:lnTo>
                                      <a:lnTo>
                                        <a:pt x="94" y="367"/>
                                      </a:lnTo>
                                      <a:lnTo>
                                        <a:pt x="78" y="354"/>
                                      </a:lnTo>
                                      <a:lnTo>
                                        <a:pt x="62" y="342"/>
                                      </a:lnTo>
                                      <a:lnTo>
                                        <a:pt x="49" y="327"/>
                                      </a:lnTo>
                                      <a:lnTo>
                                        <a:pt x="37" y="312"/>
                                      </a:lnTo>
                                      <a:lnTo>
                                        <a:pt x="27" y="296"/>
                                      </a:lnTo>
                                      <a:lnTo>
                                        <a:pt x="17" y="278"/>
                                      </a:lnTo>
                                      <a:lnTo>
                                        <a:pt x="10" y="259"/>
                                      </a:lnTo>
                                      <a:lnTo>
                                        <a:pt x="5" y="240"/>
                                      </a:lnTo>
                                      <a:lnTo>
                                        <a:pt x="2" y="221"/>
                                      </a:lnTo>
                                      <a:lnTo>
                                        <a:pt x="0" y="201"/>
                                      </a:lnTo>
                                      <a:lnTo>
                                        <a:pt x="2" y="180"/>
                                      </a:lnTo>
                                      <a:lnTo>
                                        <a:pt x="5" y="160"/>
                                      </a:lnTo>
                                      <a:lnTo>
                                        <a:pt x="10" y="141"/>
                                      </a:lnTo>
                                      <a:lnTo>
                                        <a:pt x="17" y="123"/>
                                      </a:lnTo>
                                      <a:lnTo>
                                        <a:pt x="27" y="106"/>
                                      </a:lnTo>
                                      <a:lnTo>
                                        <a:pt x="37" y="88"/>
                                      </a:lnTo>
                                      <a:lnTo>
                                        <a:pt x="49" y="73"/>
                                      </a:lnTo>
                                      <a:lnTo>
                                        <a:pt x="62" y="58"/>
                                      </a:lnTo>
                                      <a:lnTo>
                                        <a:pt x="78" y="46"/>
                                      </a:lnTo>
                                      <a:lnTo>
                                        <a:pt x="94" y="35"/>
                                      </a:lnTo>
                                      <a:lnTo>
                                        <a:pt x="113" y="25"/>
                                      </a:lnTo>
                                      <a:lnTo>
                                        <a:pt x="132" y="16"/>
                                      </a:lnTo>
                                      <a:lnTo>
                                        <a:pt x="150" y="9"/>
                                      </a:lnTo>
                                      <a:lnTo>
                                        <a:pt x="170" y="4"/>
                                      </a:lnTo>
                                      <a:lnTo>
                                        <a:pt x="192" y="1"/>
                                      </a:lnTo>
                                      <a:lnTo>
                                        <a:pt x="214" y="0"/>
                                      </a:lnTo>
                                      <a:close/>
                                      <a:moveTo>
                                        <a:pt x="214" y="35"/>
                                      </a:moveTo>
                                      <a:lnTo>
                                        <a:pt x="233" y="36"/>
                                      </a:lnTo>
                                      <a:lnTo>
                                        <a:pt x="250" y="39"/>
                                      </a:lnTo>
                                      <a:lnTo>
                                        <a:pt x="266" y="42"/>
                                      </a:lnTo>
                                      <a:lnTo>
                                        <a:pt x="282" y="49"/>
                                      </a:lnTo>
                                      <a:lnTo>
                                        <a:pt x="299" y="55"/>
                                      </a:lnTo>
                                      <a:lnTo>
                                        <a:pt x="312" y="63"/>
                                      </a:lnTo>
                                      <a:lnTo>
                                        <a:pt x="326" y="73"/>
                                      </a:lnTo>
                                      <a:lnTo>
                                        <a:pt x="339" y="84"/>
                                      </a:lnTo>
                                      <a:lnTo>
                                        <a:pt x="349" y="96"/>
                                      </a:lnTo>
                                      <a:lnTo>
                                        <a:pt x="359" y="109"/>
                                      </a:lnTo>
                                      <a:lnTo>
                                        <a:pt x="369" y="122"/>
                                      </a:lnTo>
                                      <a:lnTo>
                                        <a:pt x="376" y="136"/>
                                      </a:lnTo>
                                      <a:lnTo>
                                        <a:pt x="383" y="152"/>
                                      </a:lnTo>
                                      <a:lnTo>
                                        <a:pt x="386" y="168"/>
                                      </a:lnTo>
                                      <a:lnTo>
                                        <a:pt x="390" y="183"/>
                                      </a:lnTo>
                                      <a:lnTo>
                                        <a:pt x="390" y="201"/>
                                      </a:lnTo>
                                      <a:lnTo>
                                        <a:pt x="390" y="217"/>
                                      </a:lnTo>
                                      <a:lnTo>
                                        <a:pt x="386" y="234"/>
                                      </a:lnTo>
                                      <a:lnTo>
                                        <a:pt x="383" y="250"/>
                                      </a:lnTo>
                                      <a:lnTo>
                                        <a:pt x="376" y="264"/>
                                      </a:lnTo>
                                      <a:lnTo>
                                        <a:pt x="369" y="278"/>
                                      </a:lnTo>
                                      <a:lnTo>
                                        <a:pt x="359" y="293"/>
                                      </a:lnTo>
                                      <a:lnTo>
                                        <a:pt x="349" y="305"/>
                                      </a:lnTo>
                                      <a:lnTo>
                                        <a:pt x="339" y="318"/>
                                      </a:lnTo>
                                      <a:lnTo>
                                        <a:pt x="326" y="327"/>
                                      </a:lnTo>
                                      <a:lnTo>
                                        <a:pt x="312" y="337"/>
                                      </a:lnTo>
                                      <a:lnTo>
                                        <a:pt x="299" y="346"/>
                                      </a:lnTo>
                                      <a:lnTo>
                                        <a:pt x="282" y="353"/>
                                      </a:lnTo>
                                      <a:lnTo>
                                        <a:pt x="266" y="357"/>
                                      </a:lnTo>
                                      <a:lnTo>
                                        <a:pt x="250" y="362"/>
                                      </a:lnTo>
                                      <a:lnTo>
                                        <a:pt x="233" y="365"/>
                                      </a:lnTo>
                                      <a:lnTo>
                                        <a:pt x="214" y="365"/>
                                      </a:lnTo>
                                      <a:lnTo>
                                        <a:pt x="196" y="365"/>
                                      </a:lnTo>
                                      <a:lnTo>
                                        <a:pt x="179" y="362"/>
                                      </a:lnTo>
                                      <a:lnTo>
                                        <a:pt x="162" y="357"/>
                                      </a:lnTo>
                                      <a:lnTo>
                                        <a:pt x="145" y="353"/>
                                      </a:lnTo>
                                      <a:lnTo>
                                        <a:pt x="130" y="346"/>
                                      </a:lnTo>
                                      <a:lnTo>
                                        <a:pt x="116" y="337"/>
                                      </a:lnTo>
                                      <a:lnTo>
                                        <a:pt x="103" y="327"/>
                                      </a:lnTo>
                                      <a:lnTo>
                                        <a:pt x="89" y="318"/>
                                      </a:lnTo>
                                      <a:lnTo>
                                        <a:pt x="78" y="305"/>
                                      </a:lnTo>
                                      <a:lnTo>
                                        <a:pt x="67" y="293"/>
                                      </a:lnTo>
                                      <a:lnTo>
                                        <a:pt x="59" y="278"/>
                                      </a:lnTo>
                                      <a:lnTo>
                                        <a:pt x="52" y="264"/>
                                      </a:lnTo>
                                      <a:lnTo>
                                        <a:pt x="45" y="250"/>
                                      </a:lnTo>
                                      <a:lnTo>
                                        <a:pt x="42" y="234"/>
                                      </a:lnTo>
                                      <a:lnTo>
                                        <a:pt x="39" y="217"/>
                                      </a:lnTo>
                                      <a:lnTo>
                                        <a:pt x="39" y="201"/>
                                      </a:lnTo>
                                      <a:lnTo>
                                        <a:pt x="39" y="183"/>
                                      </a:lnTo>
                                      <a:lnTo>
                                        <a:pt x="42" y="168"/>
                                      </a:lnTo>
                                      <a:lnTo>
                                        <a:pt x="45" y="152"/>
                                      </a:lnTo>
                                      <a:lnTo>
                                        <a:pt x="52" y="136"/>
                                      </a:lnTo>
                                      <a:lnTo>
                                        <a:pt x="59" y="122"/>
                                      </a:lnTo>
                                      <a:lnTo>
                                        <a:pt x="67" y="109"/>
                                      </a:lnTo>
                                      <a:lnTo>
                                        <a:pt x="78" y="96"/>
                                      </a:lnTo>
                                      <a:lnTo>
                                        <a:pt x="89" y="84"/>
                                      </a:lnTo>
                                      <a:lnTo>
                                        <a:pt x="103" y="73"/>
                                      </a:lnTo>
                                      <a:lnTo>
                                        <a:pt x="116" y="63"/>
                                      </a:lnTo>
                                      <a:lnTo>
                                        <a:pt x="130" y="55"/>
                                      </a:lnTo>
                                      <a:lnTo>
                                        <a:pt x="145" y="49"/>
                                      </a:lnTo>
                                      <a:lnTo>
                                        <a:pt x="162" y="42"/>
                                      </a:lnTo>
                                      <a:lnTo>
                                        <a:pt x="179" y="39"/>
                                      </a:lnTo>
                                      <a:lnTo>
                                        <a:pt x="196" y="36"/>
                                      </a:lnTo>
                                      <a:lnTo>
                                        <a:pt x="214"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7" name="Freeform 22"/>
                              <wps:cNvSpPr>
                                <a:spLocks/>
                              </wps:cNvSpPr>
                              <wps:spPr bwMode="auto">
                                <a:xfrm>
                                  <a:off x="531" y="1054"/>
                                  <a:ext cx="48" cy="45"/>
                                </a:xfrm>
                                <a:custGeom>
                                  <a:avLst/>
                                  <a:gdLst>
                                    <a:gd name="T0" fmla="*/ 24 w 48"/>
                                    <a:gd name="T1" fmla="*/ 0 h 45"/>
                                    <a:gd name="T2" fmla="*/ 27 w 48"/>
                                    <a:gd name="T3" fmla="*/ 0 h 45"/>
                                    <a:gd name="T4" fmla="*/ 33 w 48"/>
                                    <a:gd name="T5" fmla="*/ 2 h 45"/>
                                    <a:gd name="T6" fmla="*/ 36 w 48"/>
                                    <a:gd name="T7" fmla="*/ 3 h 45"/>
                                    <a:gd name="T8" fmla="*/ 39 w 48"/>
                                    <a:gd name="T9" fmla="*/ 7 h 45"/>
                                    <a:gd name="T10" fmla="*/ 43 w 48"/>
                                    <a:gd name="T11" fmla="*/ 10 h 45"/>
                                    <a:gd name="T12" fmla="*/ 44 w 48"/>
                                    <a:gd name="T13" fmla="*/ 13 h 45"/>
                                    <a:gd name="T14" fmla="*/ 46 w 48"/>
                                    <a:gd name="T15" fmla="*/ 18 h 45"/>
                                    <a:gd name="T16" fmla="*/ 48 w 48"/>
                                    <a:gd name="T17" fmla="*/ 22 h 45"/>
                                    <a:gd name="T18" fmla="*/ 46 w 48"/>
                                    <a:gd name="T19" fmla="*/ 27 h 45"/>
                                    <a:gd name="T20" fmla="*/ 44 w 48"/>
                                    <a:gd name="T21" fmla="*/ 30 h 45"/>
                                    <a:gd name="T22" fmla="*/ 43 w 48"/>
                                    <a:gd name="T23" fmla="*/ 34 h 45"/>
                                    <a:gd name="T24" fmla="*/ 39 w 48"/>
                                    <a:gd name="T25" fmla="*/ 38 h 45"/>
                                    <a:gd name="T26" fmla="*/ 36 w 48"/>
                                    <a:gd name="T27" fmla="*/ 40 h 45"/>
                                    <a:gd name="T28" fmla="*/ 33 w 48"/>
                                    <a:gd name="T29" fmla="*/ 43 h 45"/>
                                    <a:gd name="T30" fmla="*/ 27 w 48"/>
                                    <a:gd name="T31" fmla="*/ 43 h 45"/>
                                    <a:gd name="T32" fmla="*/ 24 w 48"/>
                                    <a:gd name="T33" fmla="*/ 45 h 45"/>
                                    <a:gd name="T34" fmla="*/ 19 w 48"/>
                                    <a:gd name="T35" fmla="*/ 43 h 45"/>
                                    <a:gd name="T36" fmla="*/ 14 w 48"/>
                                    <a:gd name="T37" fmla="*/ 43 h 45"/>
                                    <a:gd name="T38" fmla="*/ 11 w 48"/>
                                    <a:gd name="T39" fmla="*/ 40 h 45"/>
                                    <a:gd name="T40" fmla="*/ 7 w 48"/>
                                    <a:gd name="T41" fmla="*/ 38 h 45"/>
                                    <a:gd name="T42" fmla="*/ 4 w 48"/>
                                    <a:gd name="T43" fmla="*/ 34 h 45"/>
                                    <a:gd name="T44" fmla="*/ 2 w 48"/>
                                    <a:gd name="T45" fmla="*/ 30 h 45"/>
                                    <a:gd name="T46" fmla="*/ 0 w 48"/>
                                    <a:gd name="T47" fmla="*/ 27 h 45"/>
                                    <a:gd name="T48" fmla="*/ 0 w 48"/>
                                    <a:gd name="T49" fmla="*/ 22 h 45"/>
                                    <a:gd name="T50" fmla="*/ 0 w 48"/>
                                    <a:gd name="T51" fmla="*/ 18 h 45"/>
                                    <a:gd name="T52" fmla="*/ 2 w 48"/>
                                    <a:gd name="T53" fmla="*/ 13 h 45"/>
                                    <a:gd name="T54" fmla="*/ 4 w 48"/>
                                    <a:gd name="T55" fmla="*/ 10 h 45"/>
                                    <a:gd name="T56" fmla="*/ 7 w 48"/>
                                    <a:gd name="T57" fmla="*/ 7 h 45"/>
                                    <a:gd name="T58" fmla="*/ 11 w 48"/>
                                    <a:gd name="T59" fmla="*/ 3 h 45"/>
                                    <a:gd name="T60" fmla="*/ 14 w 48"/>
                                    <a:gd name="T61" fmla="*/ 2 h 45"/>
                                    <a:gd name="T62" fmla="*/ 19 w 48"/>
                                    <a:gd name="T63" fmla="*/ 0 h 45"/>
                                    <a:gd name="T64" fmla="*/ 24 w 48"/>
                                    <a:gd name="T65" fmla="*/ 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24" y="0"/>
                                      </a:moveTo>
                                      <a:lnTo>
                                        <a:pt x="27" y="0"/>
                                      </a:lnTo>
                                      <a:lnTo>
                                        <a:pt x="33" y="2"/>
                                      </a:lnTo>
                                      <a:lnTo>
                                        <a:pt x="36" y="3"/>
                                      </a:lnTo>
                                      <a:lnTo>
                                        <a:pt x="39" y="7"/>
                                      </a:lnTo>
                                      <a:lnTo>
                                        <a:pt x="43" y="10"/>
                                      </a:lnTo>
                                      <a:lnTo>
                                        <a:pt x="44" y="13"/>
                                      </a:lnTo>
                                      <a:lnTo>
                                        <a:pt x="46" y="18"/>
                                      </a:lnTo>
                                      <a:lnTo>
                                        <a:pt x="48" y="22"/>
                                      </a:lnTo>
                                      <a:lnTo>
                                        <a:pt x="46" y="27"/>
                                      </a:lnTo>
                                      <a:lnTo>
                                        <a:pt x="44" y="30"/>
                                      </a:lnTo>
                                      <a:lnTo>
                                        <a:pt x="43" y="34"/>
                                      </a:lnTo>
                                      <a:lnTo>
                                        <a:pt x="39" y="38"/>
                                      </a:lnTo>
                                      <a:lnTo>
                                        <a:pt x="36" y="40"/>
                                      </a:lnTo>
                                      <a:lnTo>
                                        <a:pt x="33" y="43"/>
                                      </a:lnTo>
                                      <a:lnTo>
                                        <a:pt x="27" y="43"/>
                                      </a:lnTo>
                                      <a:lnTo>
                                        <a:pt x="24" y="45"/>
                                      </a:lnTo>
                                      <a:lnTo>
                                        <a:pt x="19" y="43"/>
                                      </a:lnTo>
                                      <a:lnTo>
                                        <a:pt x="14" y="43"/>
                                      </a:lnTo>
                                      <a:lnTo>
                                        <a:pt x="11" y="40"/>
                                      </a:lnTo>
                                      <a:lnTo>
                                        <a:pt x="7" y="38"/>
                                      </a:lnTo>
                                      <a:lnTo>
                                        <a:pt x="4" y="34"/>
                                      </a:lnTo>
                                      <a:lnTo>
                                        <a:pt x="2" y="30"/>
                                      </a:lnTo>
                                      <a:lnTo>
                                        <a:pt x="0" y="27"/>
                                      </a:lnTo>
                                      <a:lnTo>
                                        <a:pt x="0" y="22"/>
                                      </a:lnTo>
                                      <a:lnTo>
                                        <a:pt x="0" y="18"/>
                                      </a:lnTo>
                                      <a:lnTo>
                                        <a:pt x="2" y="13"/>
                                      </a:lnTo>
                                      <a:lnTo>
                                        <a:pt x="4" y="10"/>
                                      </a:lnTo>
                                      <a:lnTo>
                                        <a:pt x="7" y="7"/>
                                      </a:lnTo>
                                      <a:lnTo>
                                        <a:pt x="11" y="3"/>
                                      </a:lnTo>
                                      <a:lnTo>
                                        <a:pt x="14" y="2"/>
                                      </a:lnTo>
                                      <a:lnTo>
                                        <a:pt x="19" y="0"/>
                                      </a:lnTo>
                                      <a:lnTo>
                                        <a:pt x="24"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8" name="Freeform 23"/>
                              <wps:cNvSpPr>
                                <a:spLocks/>
                              </wps:cNvSpPr>
                              <wps:spPr bwMode="auto">
                                <a:xfrm>
                                  <a:off x="494" y="1113"/>
                                  <a:ext cx="122" cy="191"/>
                                </a:xfrm>
                                <a:custGeom>
                                  <a:avLst/>
                                  <a:gdLst>
                                    <a:gd name="T0" fmla="*/ 95 w 122"/>
                                    <a:gd name="T1" fmla="*/ 0 h 191"/>
                                    <a:gd name="T2" fmla="*/ 98 w 122"/>
                                    <a:gd name="T3" fmla="*/ 1 h 191"/>
                                    <a:gd name="T4" fmla="*/ 98 w 122"/>
                                    <a:gd name="T5" fmla="*/ 0 h 191"/>
                                    <a:gd name="T6" fmla="*/ 98 w 122"/>
                                    <a:gd name="T7" fmla="*/ 0 h 191"/>
                                    <a:gd name="T8" fmla="*/ 98 w 122"/>
                                    <a:gd name="T9" fmla="*/ 0 h 191"/>
                                    <a:gd name="T10" fmla="*/ 98 w 122"/>
                                    <a:gd name="T11" fmla="*/ 0 h 191"/>
                                    <a:gd name="T12" fmla="*/ 110 w 122"/>
                                    <a:gd name="T13" fmla="*/ 1 h 191"/>
                                    <a:gd name="T14" fmla="*/ 117 w 122"/>
                                    <a:gd name="T15" fmla="*/ 8 h 191"/>
                                    <a:gd name="T16" fmla="*/ 120 w 122"/>
                                    <a:gd name="T17" fmla="*/ 14 h 191"/>
                                    <a:gd name="T18" fmla="*/ 122 w 122"/>
                                    <a:gd name="T19" fmla="*/ 20 h 191"/>
                                    <a:gd name="T20" fmla="*/ 122 w 122"/>
                                    <a:gd name="T21" fmla="*/ 46 h 191"/>
                                    <a:gd name="T22" fmla="*/ 122 w 122"/>
                                    <a:gd name="T23" fmla="*/ 69 h 191"/>
                                    <a:gd name="T24" fmla="*/ 120 w 122"/>
                                    <a:gd name="T25" fmla="*/ 95 h 191"/>
                                    <a:gd name="T26" fmla="*/ 120 w 122"/>
                                    <a:gd name="T27" fmla="*/ 119 h 191"/>
                                    <a:gd name="T28" fmla="*/ 117 w 122"/>
                                    <a:gd name="T29" fmla="*/ 126 h 191"/>
                                    <a:gd name="T30" fmla="*/ 108 w 122"/>
                                    <a:gd name="T31" fmla="*/ 128 h 191"/>
                                    <a:gd name="T32" fmla="*/ 102 w 122"/>
                                    <a:gd name="T33" fmla="*/ 126 h 191"/>
                                    <a:gd name="T34" fmla="*/ 98 w 122"/>
                                    <a:gd name="T35" fmla="*/ 119 h 191"/>
                                    <a:gd name="T36" fmla="*/ 98 w 122"/>
                                    <a:gd name="T37" fmla="*/ 96 h 191"/>
                                    <a:gd name="T38" fmla="*/ 98 w 122"/>
                                    <a:gd name="T39" fmla="*/ 76 h 191"/>
                                    <a:gd name="T40" fmla="*/ 98 w 122"/>
                                    <a:gd name="T41" fmla="*/ 55 h 191"/>
                                    <a:gd name="T42" fmla="*/ 98 w 122"/>
                                    <a:gd name="T43" fmla="*/ 35 h 191"/>
                                    <a:gd name="T44" fmla="*/ 95 w 122"/>
                                    <a:gd name="T45" fmla="*/ 126 h 191"/>
                                    <a:gd name="T46" fmla="*/ 93 w 122"/>
                                    <a:gd name="T47" fmla="*/ 145 h 191"/>
                                    <a:gd name="T48" fmla="*/ 93 w 122"/>
                                    <a:gd name="T49" fmla="*/ 166 h 191"/>
                                    <a:gd name="T50" fmla="*/ 93 w 122"/>
                                    <a:gd name="T51" fmla="*/ 172 h 191"/>
                                    <a:gd name="T52" fmla="*/ 93 w 122"/>
                                    <a:gd name="T53" fmla="*/ 182 h 191"/>
                                    <a:gd name="T54" fmla="*/ 90 w 122"/>
                                    <a:gd name="T55" fmla="*/ 191 h 191"/>
                                    <a:gd name="T56" fmla="*/ 83 w 122"/>
                                    <a:gd name="T57" fmla="*/ 191 h 191"/>
                                    <a:gd name="T58" fmla="*/ 75 w 122"/>
                                    <a:gd name="T59" fmla="*/ 190 h 191"/>
                                    <a:gd name="T60" fmla="*/ 68 w 122"/>
                                    <a:gd name="T61" fmla="*/ 190 h 191"/>
                                    <a:gd name="T62" fmla="*/ 63 w 122"/>
                                    <a:gd name="T63" fmla="*/ 126 h 191"/>
                                    <a:gd name="T64" fmla="*/ 58 w 122"/>
                                    <a:gd name="T65" fmla="*/ 145 h 191"/>
                                    <a:gd name="T66" fmla="*/ 58 w 122"/>
                                    <a:gd name="T67" fmla="*/ 164 h 191"/>
                                    <a:gd name="T68" fmla="*/ 58 w 122"/>
                                    <a:gd name="T69" fmla="*/ 172 h 191"/>
                                    <a:gd name="T70" fmla="*/ 58 w 122"/>
                                    <a:gd name="T71" fmla="*/ 179 h 191"/>
                                    <a:gd name="T72" fmla="*/ 54 w 122"/>
                                    <a:gd name="T73" fmla="*/ 187 h 191"/>
                                    <a:gd name="T74" fmla="*/ 46 w 122"/>
                                    <a:gd name="T75" fmla="*/ 185 h 191"/>
                                    <a:gd name="T76" fmla="*/ 39 w 122"/>
                                    <a:gd name="T77" fmla="*/ 182 h 191"/>
                                    <a:gd name="T78" fmla="*/ 31 w 122"/>
                                    <a:gd name="T79" fmla="*/ 179 h 191"/>
                                    <a:gd name="T80" fmla="*/ 27 w 122"/>
                                    <a:gd name="T81" fmla="*/ 126 h 191"/>
                                    <a:gd name="T82" fmla="*/ 27 w 122"/>
                                    <a:gd name="T83" fmla="*/ 35 h 191"/>
                                    <a:gd name="T84" fmla="*/ 24 w 122"/>
                                    <a:gd name="T85" fmla="*/ 46 h 191"/>
                                    <a:gd name="T86" fmla="*/ 24 w 122"/>
                                    <a:gd name="T87" fmla="*/ 66 h 191"/>
                                    <a:gd name="T88" fmla="*/ 24 w 122"/>
                                    <a:gd name="T89" fmla="*/ 87 h 191"/>
                                    <a:gd name="T90" fmla="*/ 24 w 122"/>
                                    <a:gd name="T91" fmla="*/ 107 h 191"/>
                                    <a:gd name="T92" fmla="*/ 22 w 122"/>
                                    <a:gd name="T93" fmla="*/ 123 h 191"/>
                                    <a:gd name="T94" fmla="*/ 16 w 122"/>
                                    <a:gd name="T95" fmla="*/ 128 h 191"/>
                                    <a:gd name="T96" fmla="*/ 9 w 122"/>
                                    <a:gd name="T97" fmla="*/ 128 h 191"/>
                                    <a:gd name="T98" fmla="*/ 2 w 122"/>
                                    <a:gd name="T99" fmla="*/ 123 h 191"/>
                                    <a:gd name="T100" fmla="*/ 0 w 122"/>
                                    <a:gd name="T101" fmla="*/ 106 h 191"/>
                                    <a:gd name="T102" fmla="*/ 0 w 122"/>
                                    <a:gd name="T103" fmla="*/ 82 h 191"/>
                                    <a:gd name="T104" fmla="*/ 0 w 122"/>
                                    <a:gd name="T105" fmla="*/ 58 h 191"/>
                                    <a:gd name="T106" fmla="*/ 0 w 122"/>
                                    <a:gd name="T107" fmla="*/ 33 h 191"/>
                                    <a:gd name="T108" fmla="*/ 0 w 122"/>
                                    <a:gd name="T109" fmla="*/ 17 h 191"/>
                                    <a:gd name="T110" fmla="*/ 2 w 122"/>
                                    <a:gd name="T111" fmla="*/ 11 h 191"/>
                                    <a:gd name="T112" fmla="*/ 5 w 122"/>
                                    <a:gd name="T113" fmla="*/ 5 h 191"/>
                                    <a:gd name="T114" fmla="*/ 16 w 122"/>
                                    <a:gd name="T115" fmla="*/ 0 h 191"/>
                                    <a:gd name="T116" fmla="*/ 24 w 122"/>
                                    <a:gd name="T117" fmla="*/ 0 h 191"/>
                                    <a:gd name="T118" fmla="*/ 24 w 122"/>
                                    <a:gd name="T119" fmla="*/ 0 h 191"/>
                                    <a:gd name="T120" fmla="*/ 24 w 122"/>
                                    <a:gd name="T121" fmla="*/ 0 h 191"/>
                                    <a:gd name="T122" fmla="*/ 24 w 122"/>
                                    <a:gd name="T123" fmla="*/ 0 h 191"/>
                                    <a:gd name="T124" fmla="*/ 27 w 122"/>
                                    <a:gd name="T125" fmla="*/ 1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22" h="191">
                                      <a:moveTo>
                                        <a:pt x="27" y="0"/>
                                      </a:moveTo>
                                      <a:lnTo>
                                        <a:pt x="95" y="0"/>
                                      </a:lnTo>
                                      <a:lnTo>
                                        <a:pt x="95" y="1"/>
                                      </a:lnTo>
                                      <a:lnTo>
                                        <a:pt x="98" y="1"/>
                                      </a:lnTo>
                                      <a:lnTo>
                                        <a:pt x="98" y="0"/>
                                      </a:lnTo>
                                      <a:lnTo>
                                        <a:pt x="105" y="0"/>
                                      </a:lnTo>
                                      <a:lnTo>
                                        <a:pt x="110" y="1"/>
                                      </a:lnTo>
                                      <a:lnTo>
                                        <a:pt x="115" y="5"/>
                                      </a:lnTo>
                                      <a:lnTo>
                                        <a:pt x="117" y="8"/>
                                      </a:lnTo>
                                      <a:lnTo>
                                        <a:pt x="120" y="11"/>
                                      </a:lnTo>
                                      <a:lnTo>
                                        <a:pt x="120" y="14"/>
                                      </a:lnTo>
                                      <a:lnTo>
                                        <a:pt x="122" y="17"/>
                                      </a:lnTo>
                                      <a:lnTo>
                                        <a:pt x="122" y="20"/>
                                      </a:lnTo>
                                      <a:lnTo>
                                        <a:pt x="122" y="33"/>
                                      </a:lnTo>
                                      <a:lnTo>
                                        <a:pt x="122" y="46"/>
                                      </a:lnTo>
                                      <a:lnTo>
                                        <a:pt x="122" y="58"/>
                                      </a:lnTo>
                                      <a:lnTo>
                                        <a:pt x="122" y="69"/>
                                      </a:lnTo>
                                      <a:lnTo>
                                        <a:pt x="122" y="82"/>
                                      </a:lnTo>
                                      <a:lnTo>
                                        <a:pt x="120" y="95"/>
                                      </a:lnTo>
                                      <a:lnTo>
                                        <a:pt x="120" y="106"/>
                                      </a:lnTo>
                                      <a:lnTo>
                                        <a:pt x="120" y="119"/>
                                      </a:lnTo>
                                      <a:lnTo>
                                        <a:pt x="118" y="123"/>
                                      </a:lnTo>
                                      <a:lnTo>
                                        <a:pt x="117" y="126"/>
                                      </a:lnTo>
                                      <a:lnTo>
                                        <a:pt x="113" y="128"/>
                                      </a:lnTo>
                                      <a:lnTo>
                                        <a:pt x="108" y="128"/>
                                      </a:lnTo>
                                      <a:lnTo>
                                        <a:pt x="105" y="128"/>
                                      </a:lnTo>
                                      <a:lnTo>
                                        <a:pt x="102" y="126"/>
                                      </a:lnTo>
                                      <a:lnTo>
                                        <a:pt x="98" y="123"/>
                                      </a:lnTo>
                                      <a:lnTo>
                                        <a:pt x="98" y="119"/>
                                      </a:lnTo>
                                      <a:lnTo>
                                        <a:pt x="98" y="107"/>
                                      </a:lnTo>
                                      <a:lnTo>
                                        <a:pt x="98" y="96"/>
                                      </a:lnTo>
                                      <a:lnTo>
                                        <a:pt x="98" y="87"/>
                                      </a:lnTo>
                                      <a:lnTo>
                                        <a:pt x="98" y="76"/>
                                      </a:lnTo>
                                      <a:lnTo>
                                        <a:pt x="98" y="66"/>
                                      </a:lnTo>
                                      <a:lnTo>
                                        <a:pt x="98" y="55"/>
                                      </a:lnTo>
                                      <a:lnTo>
                                        <a:pt x="98" y="46"/>
                                      </a:lnTo>
                                      <a:lnTo>
                                        <a:pt x="98" y="35"/>
                                      </a:lnTo>
                                      <a:lnTo>
                                        <a:pt x="95" y="35"/>
                                      </a:lnTo>
                                      <a:lnTo>
                                        <a:pt x="95" y="126"/>
                                      </a:lnTo>
                                      <a:lnTo>
                                        <a:pt x="93" y="126"/>
                                      </a:lnTo>
                                      <a:lnTo>
                                        <a:pt x="93" y="145"/>
                                      </a:lnTo>
                                      <a:lnTo>
                                        <a:pt x="93" y="158"/>
                                      </a:lnTo>
                                      <a:lnTo>
                                        <a:pt x="93" y="166"/>
                                      </a:lnTo>
                                      <a:lnTo>
                                        <a:pt x="93" y="169"/>
                                      </a:lnTo>
                                      <a:lnTo>
                                        <a:pt x="93" y="172"/>
                                      </a:lnTo>
                                      <a:lnTo>
                                        <a:pt x="93" y="176"/>
                                      </a:lnTo>
                                      <a:lnTo>
                                        <a:pt x="93" y="182"/>
                                      </a:lnTo>
                                      <a:lnTo>
                                        <a:pt x="93" y="191"/>
                                      </a:lnTo>
                                      <a:lnTo>
                                        <a:pt x="90" y="191"/>
                                      </a:lnTo>
                                      <a:lnTo>
                                        <a:pt x="86" y="191"/>
                                      </a:lnTo>
                                      <a:lnTo>
                                        <a:pt x="83" y="191"/>
                                      </a:lnTo>
                                      <a:lnTo>
                                        <a:pt x="78" y="191"/>
                                      </a:lnTo>
                                      <a:lnTo>
                                        <a:pt x="75" y="190"/>
                                      </a:lnTo>
                                      <a:lnTo>
                                        <a:pt x="71" y="190"/>
                                      </a:lnTo>
                                      <a:lnTo>
                                        <a:pt x="68" y="190"/>
                                      </a:lnTo>
                                      <a:lnTo>
                                        <a:pt x="63" y="188"/>
                                      </a:lnTo>
                                      <a:lnTo>
                                        <a:pt x="63" y="126"/>
                                      </a:lnTo>
                                      <a:lnTo>
                                        <a:pt x="58" y="126"/>
                                      </a:lnTo>
                                      <a:lnTo>
                                        <a:pt x="58" y="145"/>
                                      </a:lnTo>
                                      <a:lnTo>
                                        <a:pt x="58" y="158"/>
                                      </a:lnTo>
                                      <a:lnTo>
                                        <a:pt x="58" y="164"/>
                                      </a:lnTo>
                                      <a:lnTo>
                                        <a:pt x="58" y="169"/>
                                      </a:lnTo>
                                      <a:lnTo>
                                        <a:pt x="58" y="172"/>
                                      </a:lnTo>
                                      <a:lnTo>
                                        <a:pt x="58" y="176"/>
                                      </a:lnTo>
                                      <a:lnTo>
                                        <a:pt x="58" y="179"/>
                                      </a:lnTo>
                                      <a:lnTo>
                                        <a:pt x="58" y="187"/>
                                      </a:lnTo>
                                      <a:lnTo>
                                        <a:pt x="54" y="187"/>
                                      </a:lnTo>
                                      <a:lnTo>
                                        <a:pt x="51" y="185"/>
                                      </a:lnTo>
                                      <a:lnTo>
                                        <a:pt x="46" y="185"/>
                                      </a:lnTo>
                                      <a:lnTo>
                                        <a:pt x="43" y="183"/>
                                      </a:lnTo>
                                      <a:lnTo>
                                        <a:pt x="39" y="182"/>
                                      </a:lnTo>
                                      <a:lnTo>
                                        <a:pt x="36" y="180"/>
                                      </a:lnTo>
                                      <a:lnTo>
                                        <a:pt x="31" y="179"/>
                                      </a:lnTo>
                                      <a:lnTo>
                                        <a:pt x="27" y="177"/>
                                      </a:lnTo>
                                      <a:lnTo>
                                        <a:pt x="27" y="126"/>
                                      </a:lnTo>
                                      <a:lnTo>
                                        <a:pt x="27" y="35"/>
                                      </a:lnTo>
                                      <a:lnTo>
                                        <a:pt x="24" y="35"/>
                                      </a:lnTo>
                                      <a:lnTo>
                                        <a:pt x="24" y="46"/>
                                      </a:lnTo>
                                      <a:lnTo>
                                        <a:pt x="24" y="55"/>
                                      </a:lnTo>
                                      <a:lnTo>
                                        <a:pt x="24" y="66"/>
                                      </a:lnTo>
                                      <a:lnTo>
                                        <a:pt x="24" y="76"/>
                                      </a:lnTo>
                                      <a:lnTo>
                                        <a:pt x="24" y="87"/>
                                      </a:lnTo>
                                      <a:lnTo>
                                        <a:pt x="24" y="96"/>
                                      </a:lnTo>
                                      <a:lnTo>
                                        <a:pt x="24" y="107"/>
                                      </a:lnTo>
                                      <a:lnTo>
                                        <a:pt x="24" y="119"/>
                                      </a:lnTo>
                                      <a:lnTo>
                                        <a:pt x="22" y="123"/>
                                      </a:lnTo>
                                      <a:lnTo>
                                        <a:pt x="19" y="126"/>
                                      </a:lnTo>
                                      <a:lnTo>
                                        <a:pt x="16" y="128"/>
                                      </a:lnTo>
                                      <a:lnTo>
                                        <a:pt x="12" y="128"/>
                                      </a:lnTo>
                                      <a:lnTo>
                                        <a:pt x="9" y="128"/>
                                      </a:lnTo>
                                      <a:lnTo>
                                        <a:pt x="4" y="126"/>
                                      </a:lnTo>
                                      <a:lnTo>
                                        <a:pt x="2" y="123"/>
                                      </a:lnTo>
                                      <a:lnTo>
                                        <a:pt x="0" y="119"/>
                                      </a:lnTo>
                                      <a:lnTo>
                                        <a:pt x="0" y="106"/>
                                      </a:lnTo>
                                      <a:lnTo>
                                        <a:pt x="0" y="95"/>
                                      </a:lnTo>
                                      <a:lnTo>
                                        <a:pt x="0" y="82"/>
                                      </a:lnTo>
                                      <a:lnTo>
                                        <a:pt x="0" y="69"/>
                                      </a:lnTo>
                                      <a:lnTo>
                                        <a:pt x="0" y="58"/>
                                      </a:lnTo>
                                      <a:lnTo>
                                        <a:pt x="0" y="46"/>
                                      </a:lnTo>
                                      <a:lnTo>
                                        <a:pt x="0" y="33"/>
                                      </a:lnTo>
                                      <a:lnTo>
                                        <a:pt x="0" y="20"/>
                                      </a:lnTo>
                                      <a:lnTo>
                                        <a:pt x="0" y="17"/>
                                      </a:lnTo>
                                      <a:lnTo>
                                        <a:pt x="0" y="14"/>
                                      </a:lnTo>
                                      <a:lnTo>
                                        <a:pt x="2" y="11"/>
                                      </a:lnTo>
                                      <a:lnTo>
                                        <a:pt x="4" y="8"/>
                                      </a:lnTo>
                                      <a:lnTo>
                                        <a:pt x="5" y="5"/>
                                      </a:lnTo>
                                      <a:lnTo>
                                        <a:pt x="10" y="1"/>
                                      </a:lnTo>
                                      <a:lnTo>
                                        <a:pt x="16" y="0"/>
                                      </a:lnTo>
                                      <a:lnTo>
                                        <a:pt x="24" y="0"/>
                                      </a:lnTo>
                                      <a:lnTo>
                                        <a:pt x="24" y="1"/>
                                      </a:lnTo>
                                      <a:lnTo>
                                        <a:pt x="27" y="1"/>
                                      </a:lnTo>
                                      <a:lnTo>
                                        <a:pt x="27"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9" name="Freeform 24"/>
                              <wps:cNvSpPr>
                                <a:spLocks/>
                              </wps:cNvSpPr>
                              <wps:spPr bwMode="auto">
                                <a:xfrm>
                                  <a:off x="670" y="1057"/>
                                  <a:ext cx="42" cy="50"/>
                                </a:xfrm>
                                <a:custGeom>
                                  <a:avLst/>
                                  <a:gdLst>
                                    <a:gd name="T0" fmla="*/ 0 w 42"/>
                                    <a:gd name="T1" fmla="*/ 0 h 50"/>
                                    <a:gd name="T2" fmla="*/ 42 w 42"/>
                                    <a:gd name="T3" fmla="*/ 19 h 50"/>
                                    <a:gd name="T4" fmla="*/ 42 w 42"/>
                                    <a:gd name="T5" fmla="*/ 31 h 50"/>
                                    <a:gd name="T6" fmla="*/ 0 w 42"/>
                                    <a:gd name="T7" fmla="*/ 50 h 50"/>
                                    <a:gd name="T8" fmla="*/ 0 w 42"/>
                                    <a:gd name="T9" fmla="*/ 0 h 50"/>
                                  </a:gdLst>
                                  <a:ahLst/>
                                  <a:cxnLst>
                                    <a:cxn ang="0">
                                      <a:pos x="T0" y="T1"/>
                                    </a:cxn>
                                    <a:cxn ang="0">
                                      <a:pos x="T2" y="T3"/>
                                    </a:cxn>
                                    <a:cxn ang="0">
                                      <a:pos x="T4" y="T5"/>
                                    </a:cxn>
                                    <a:cxn ang="0">
                                      <a:pos x="T6" y="T7"/>
                                    </a:cxn>
                                    <a:cxn ang="0">
                                      <a:pos x="T8" y="T9"/>
                                    </a:cxn>
                                  </a:cxnLst>
                                  <a:rect l="0" t="0" r="r" b="b"/>
                                  <a:pathLst>
                                    <a:path w="42" h="50">
                                      <a:moveTo>
                                        <a:pt x="0" y="0"/>
                                      </a:moveTo>
                                      <a:lnTo>
                                        <a:pt x="42" y="19"/>
                                      </a:lnTo>
                                      <a:lnTo>
                                        <a:pt x="42" y="31"/>
                                      </a:lnTo>
                                      <a:lnTo>
                                        <a:pt x="0" y="50"/>
                                      </a:lnTo>
                                      <a:lnTo>
                                        <a:pt x="0"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0" name="Freeform 25"/>
                              <wps:cNvSpPr>
                                <a:spLocks/>
                              </wps:cNvSpPr>
                              <wps:spPr bwMode="auto">
                                <a:xfrm>
                                  <a:off x="638" y="1050"/>
                                  <a:ext cx="20" cy="64"/>
                                </a:xfrm>
                                <a:custGeom>
                                  <a:avLst/>
                                  <a:gdLst>
                                    <a:gd name="T0" fmla="*/ 20 w 20"/>
                                    <a:gd name="T1" fmla="*/ 60 h 64"/>
                                    <a:gd name="T2" fmla="*/ 15 w 20"/>
                                    <a:gd name="T3" fmla="*/ 53 h 64"/>
                                    <a:gd name="T4" fmla="*/ 12 w 20"/>
                                    <a:gd name="T5" fmla="*/ 45 h 64"/>
                                    <a:gd name="T6" fmla="*/ 10 w 20"/>
                                    <a:gd name="T7" fmla="*/ 39 h 64"/>
                                    <a:gd name="T8" fmla="*/ 10 w 20"/>
                                    <a:gd name="T9" fmla="*/ 31 h 64"/>
                                    <a:gd name="T10" fmla="*/ 10 w 20"/>
                                    <a:gd name="T11" fmla="*/ 25 h 64"/>
                                    <a:gd name="T12" fmla="*/ 12 w 20"/>
                                    <a:gd name="T13" fmla="*/ 19 h 64"/>
                                    <a:gd name="T14" fmla="*/ 15 w 20"/>
                                    <a:gd name="T15" fmla="*/ 11 h 64"/>
                                    <a:gd name="T16" fmla="*/ 20 w 20"/>
                                    <a:gd name="T17" fmla="*/ 4 h 64"/>
                                    <a:gd name="T18" fmla="*/ 12 w 20"/>
                                    <a:gd name="T19" fmla="*/ 0 h 64"/>
                                    <a:gd name="T20" fmla="*/ 6 w 20"/>
                                    <a:gd name="T21" fmla="*/ 7 h 64"/>
                                    <a:gd name="T22" fmla="*/ 3 w 20"/>
                                    <a:gd name="T23" fmla="*/ 15 h 64"/>
                                    <a:gd name="T24" fmla="*/ 0 w 20"/>
                                    <a:gd name="T25" fmla="*/ 23 h 64"/>
                                    <a:gd name="T26" fmla="*/ 0 w 20"/>
                                    <a:gd name="T27" fmla="*/ 31 h 64"/>
                                    <a:gd name="T28" fmla="*/ 0 w 20"/>
                                    <a:gd name="T29" fmla="*/ 41 h 64"/>
                                    <a:gd name="T30" fmla="*/ 3 w 20"/>
                                    <a:gd name="T31" fmla="*/ 49 h 64"/>
                                    <a:gd name="T32" fmla="*/ 6 w 20"/>
                                    <a:gd name="T33" fmla="*/ 57 h 64"/>
                                    <a:gd name="T34" fmla="*/ 12 w 20"/>
                                    <a:gd name="T35" fmla="*/ 64 h 64"/>
                                    <a:gd name="T36" fmla="*/ 20 w 20"/>
                                    <a:gd name="T37" fmla="*/ 6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0" h="64">
                                      <a:moveTo>
                                        <a:pt x="20" y="60"/>
                                      </a:moveTo>
                                      <a:lnTo>
                                        <a:pt x="15" y="53"/>
                                      </a:lnTo>
                                      <a:lnTo>
                                        <a:pt x="12" y="45"/>
                                      </a:lnTo>
                                      <a:lnTo>
                                        <a:pt x="10" y="39"/>
                                      </a:lnTo>
                                      <a:lnTo>
                                        <a:pt x="10" y="31"/>
                                      </a:lnTo>
                                      <a:lnTo>
                                        <a:pt x="10" y="25"/>
                                      </a:lnTo>
                                      <a:lnTo>
                                        <a:pt x="12" y="19"/>
                                      </a:lnTo>
                                      <a:lnTo>
                                        <a:pt x="15" y="11"/>
                                      </a:lnTo>
                                      <a:lnTo>
                                        <a:pt x="20" y="4"/>
                                      </a:lnTo>
                                      <a:lnTo>
                                        <a:pt x="12" y="0"/>
                                      </a:lnTo>
                                      <a:lnTo>
                                        <a:pt x="6" y="7"/>
                                      </a:lnTo>
                                      <a:lnTo>
                                        <a:pt x="3" y="15"/>
                                      </a:lnTo>
                                      <a:lnTo>
                                        <a:pt x="0" y="23"/>
                                      </a:lnTo>
                                      <a:lnTo>
                                        <a:pt x="0" y="31"/>
                                      </a:lnTo>
                                      <a:lnTo>
                                        <a:pt x="0" y="41"/>
                                      </a:lnTo>
                                      <a:lnTo>
                                        <a:pt x="3" y="49"/>
                                      </a:lnTo>
                                      <a:lnTo>
                                        <a:pt x="6" y="57"/>
                                      </a:lnTo>
                                      <a:lnTo>
                                        <a:pt x="12" y="64"/>
                                      </a:lnTo>
                                      <a:lnTo>
                                        <a:pt x="20" y="60"/>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1" name="Freeform 26"/>
                              <wps:cNvSpPr>
                                <a:spLocks/>
                              </wps:cNvSpPr>
                              <wps:spPr bwMode="auto">
                                <a:xfrm>
                                  <a:off x="612" y="1040"/>
                                  <a:ext cx="22" cy="84"/>
                                </a:xfrm>
                                <a:custGeom>
                                  <a:avLst/>
                                  <a:gdLst>
                                    <a:gd name="T0" fmla="*/ 16 w 22"/>
                                    <a:gd name="T1" fmla="*/ 84 h 84"/>
                                    <a:gd name="T2" fmla="*/ 22 w 22"/>
                                    <a:gd name="T3" fmla="*/ 79 h 84"/>
                                    <a:gd name="T4" fmla="*/ 17 w 22"/>
                                    <a:gd name="T5" fmla="*/ 70 h 84"/>
                                    <a:gd name="T6" fmla="*/ 12 w 22"/>
                                    <a:gd name="T7" fmla="*/ 60 h 84"/>
                                    <a:gd name="T8" fmla="*/ 11 w 22"/>
                                    <a:gd name="T9" fmla="*/ 51 h 84"/>
                                    <a:gd name="T10" fmla="*/ 11 w 22"/>
                                    <a:gd name="T11" fmla="*/ 41 h 84"/>
                                    <a:gd name="T12" fmla="*/ 11 w 22"/>
                                    <a:gd name="T13" fmla="*/ 33 h 84"/>
                                    <a:gd name="T14" fmla="*/ 12 w 22"/>
                                    <a:gd name="T15" fmla="*/ 24 h 84"/>
                                    <a:gd name="T16" fmla="*/ 17 w 22"/>
                                    <a:gd name="T17" fmla="*/ 14 h 84"/>
                                    <a:gd name="T18" fmla="*/ 22 w 22"/>
                                    <a:gd name="T19" fmla="*/ 5 h 84"/>
                                    <a:gd name="T20" fmla="*/ 14 w 22"/>
                                    <a:gd name="T21" fmla="*/ 0 h 84"/>
                                    <a:gd name="T22" fmla="*/ 9 w 22"/>
                                    <a:gd name="T23" fmla="*/ 10 h 84"/>
                                    <a:gd name="T24" fmla="*/ 4 w 22"/>
                                    <a:gd name="T25" fmla="*/ 21 h 84"/>
                                    <a:gd name="T26" fmla="*/ 2 w 22"/>
                                    <a:gd name="T27" fmla="*/ 32 h 84"/>
                                    <a:gd name="T28" fmla="*/ 0 w 22"/>
                                    <a:gd name="T29" fmla="*/ 41 h 84"/>
                                    <a:gd name="T30" fmla="*/ 2 w 22"/>
                                    <a:gd name="T31" fmla="*/ 52 h 84"/>
                                    <a:gd name="T32" fmla="*/ 4 w 22"/>
                                    <a:gd name="T33" fmla="*/ 63 h 84"/>
                                    <a:gd name="T34" fmla="*/ 9 w 22"/>
                                    <a:gd name="T35" fmla="*/ 74 h 84"/>
                                    <a:gd name="T36" fmla="*/ 16 w 22"/>
                                    <a:gd name="T37" fmla="*/ 84 h 84"/>
                                    <a:gd name="T38" fmla="*/ 22 w 22"/>
                                    <a:gd name="T39" fmla="*/ 79 h 84"/>
                                    <a:gd name="T40" fmla="*/ 16 w 22"/>
                                    <a:gd name="T41" fmla="*/ 84 h 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2" h="84">
                                      <a:moveTo>
                                        <a:pt x="16" y="84"/>
                                      </a:moveTo>
                                      <a:lnTo>
                                        <a:pt x="22" y="79"/>
                                      </a:lnTo>
                                      <a:lnTo>
                                        <a:pt x="17" y="70"/>
                                      </a:lnTo>
                                      <a:lnTo>
                                        <a:pt x="12" y="60"/>
                                      </a:lnTo>
                                      <a:lnTo>
                                        <a:pt x="11" y="51"/>
                                      </a:lnTo>
                                      <a:lnTo>
                                        <a:pt x="11" y="41"/>
                                      </a:lnTo>
                                      <a:lnTo>
                                        <a:pt x="11" y="33"/>
                                      </a:lnTo>
                                      <a:lnTo>
                                        <a:pt x="12" y="24"/>
                                      </a:lnTo>
                                      <a:lnTo>
                                        <a:pt x="17" y="14"/>
                                      </a:lnTo>
                                      <a:lnTo>
                                        <a:pt x="22" y="5"/>
                                      </a:lnTo>
                                      <a:lnTo>
                                        <a:pt x="14" y="0"/>
                                      </a:lnTo>
                                      <a:lnTo>
                                        <a:pt x="9" y="10"/>
                                      </a:lnTo>
                                      <a:lnTo>
                                        <a:pt x="4" y="21"/>
                                      </a:lnTo>
                                      <a:lnTo>
                                        <a:pt x="2" y="32"/>
                                      </a:lnTo>
                                      <a:lnTo>
                                        <a:pt x="0" y="41"/>
                                      </a:lnTo>
                                      <a:lnTo>
                                        <a:pt x="2" y="52"/>
                                      </a:lnTo>
                                      <a:lnTo>
                                        <a:pt x="4" y="63"/>
                                      </a:lnTo>
                                      <a:lnTo>
                                        <a:pt x="9" y="74"/>
                                      </a:lnTo>
                                      <a:lnTo>
                                        <a:pt x="16" y="84"/>
                                      </a:lnTo>
                                      <a:lnTo>
                                        <a:pt x="22" y="79"/>
                                      </a:lnTo>
                                      <a:lnTo>
                                        <a:pt x="16" y="84"/>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2" name="Freeform 27"/>
                              <wps:cNvSpPr>
                                <a:spLocks/>
                              </wps:cNvSpPr>
                              <wps:spPr bwMode="auto">
                                <a:xfrm>
                                  <a:off x="612" y="1040"/>
                                  <a:ext cx="22" cy="84"/>
                                </a:xfrm>
                                <a:custGeom>
                                  <a:avLst/>
                                  <a:gdLst>
                                    <a:gd name="T0" fmla="*/ 22 w 22"/>
                                    <a:gd name="T1" fmla="*/ 5 h 84"/>
                                    <a:gd name="T2" fmla="*/ 14 w 22"/>
                                    <a:gd name="T3" fmla="*/ 0 h 84"/>
                                    <a:gd name="T4" fmla="*/ 9 w 22"/>
                                    <a:gd name="T5" fmla="*/ 10 h 84"/>
                                    <a:gd name="T6" fmla="*/ 4 w 22"/>
                                    <a:gd name="T7" fmla="*/ 21 h 84"/>
                                    <a:gd name="T8" fmla="*/ 2 w 22"/>
                                    <a:gd name="T9" fmla="*/ 32 h 84"/>
                                    <a:gd name="T10" fmla="*/ 0 w 22"/>
                                    <a:gd name="T11" fmla="*/ 41 h 84"/>
                                    <a:gd name="T12" fmla="*/ 2 w 22"/>
                                    <a:gd name="T13" fmla="*/ 52 h 84"/>
                                    <a:gd name="T14" fmla="*/ 4 w 22"/>
                                    <a:gd name="T15" fmla="*/ 63 h 84"/>
                                    <a:gd name="T16" fmla="*/ 9 w 22"/>
                                    <a:gd name="T17" fmla="*/ 74 h 84"/>
                                    <a:gd name="T18" fmla="*/ 16 w 22"/>
                                    <a:gd name="T19" fmla="*/ 84 h 84"/>
                                    <a:gd name="T20" fmla="*/ 22 w 22"/>
                                    <a:gd name="T21" fmla="*/ 79 h 84"/>
                                    <a:gd name="T22" fmla="*/ 17 w 22"/>
                                    <a:gd name="T23" fmla="*/ 70 h 84"/>
                                    <a:gd name="T24" fmla="*/ 12 w 22"/>
                                    <a:gd name="T25" fmla="*/ 60 h 84"/>
                                    <a:gd name="T26" fmla="*/ 11 w 22"/>
                                    <a:gd name="T27" fmla="*/ 51 h 84"/>
                                    <a:gd name="T28" fmla="*/ 11 w 22"/>
                                    <a:gd name="T29" fmla="*/ 41 h 84"/>
                                    <a:gd name="T30" fmla="*/ 11 w 22"/>
                                    <a:gd name="T31" fmla="*/ 33 h 84"/>
                                    <a:gd name="T32" fmla="*/ 12 w 22"/>
                                    <a:gd name="T33" fmla="*/ 24 h 84"/>
                                    <a:gd name="T34" fmla="*/ 17 w 22"/>
                                    <a:gd name="T35" fmla="*/ 14 h 84"/>
                                    <a:gd name="T36" fmla="*/ 22 w 22"/>
                                    <a:gd name="T37" fmla="*/ 5 h 84"/>
                                    <a:gd name="T38" fmla="*/ 14 w 22"/>
                                    <a:gd name="T39" fmla="*/ 0 h 84"/>
                                    <a:gd name="T40" fmla="*/ 22 w 22"/>
                                    <a:gd name="T41" fmla="*/ 5 h 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2" h="84">
                                      <a:moveTo>
                                        <a:pt x="22" y="5"/>
                                      </a:moveTo>
                                      <a:lnTo>
                                        <a:pt x="14" y="0"/>
                                      </a:lnTo>
                                      <a:lnTo>
                                        <a:pt x="9" y="10"/>
                                      </a:lnTo>
                                      <a:lnTo>
                                        <a:pt x="4" y="21"/>
                                      </a:lnTo>
                                      <a:lnTo>
                                        <a:pt x="2" y="32"/>
                                      </a:lnTo>
                                      <a:lnTo>
                                        <a:pt x="0" y="41"/>
                                      </a:lnTo>
                                      <a:lnTo>
                                        <a:pt x="2" y="52"/>
                                      </a:lnTo>
                                      <a:lnTo>
                                        <a:pt x="4" y="63"/>
                                      </a:lnTo>
                                      <a:lnTo>
                                        <a:pt x="9" y="74"/>
                                      </a:lnTo>
                                      <a:lnTo>
                                        <a:pt x="16" y="84"/>
                                      </a:lnTo>
                                      <a:lnTo>
                                        <a:pt x="22" y="79"/>
                                      </a:lnTo>
                                      <a:lnTo>
                                        <a:pt x="17" y="70"/>
                                      </a:lnTo>
                                      <a:lnTo>
                                        <a:pt x="12" y="60"/>
                                      </a:lnTo>
                                      <a:lnTo>
                                        <a:pt x="11" y="51"/>
                                      </a:lnTo>
                                      <a:lnTo>
                                        <a:pt x="11" y="41"/>
                                      </a:lnTo>
                                      <a:lnTo>
                                        <a:pt x="11" y="33"/>
                                      </a:lnTo>
                                      <a:lnTo>
                                        <a:pt x="12" y="24"/>
                                      </a:lnTo>
                                      <a:lnTo>
                                        <a:pt x="17" y="14"/>
                                      </a:lnTo>
                                      <a:lnTo>
                                        <a:pt x="22" y="5"/>
                                      </a:lnTo>
                                      <a:lnTo>
                                        <a:pt x="14" y="0"/>
                                      </a:lnTo>
                                      <a:lnTo>
                                        <a:pt x="22" y="5"/>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3" name="Freeform 28"/>
                              <wps:cNvSpPr>
                                <a:spLocks/>
                              </wps:cNvSpPr>
                              <wps:spPr bwMode="auto">
                                <a:xfrm>
                                  <a:off x="589" y="1027"/>
                                  <a:ext cx="25" cy="110"/>
                                </a:xfrm>
                                <a:custGeom>
                                  <a:avLst/>
                                  <a:gdLst>
                                    <a:gd name="T0" fmla="*/ 17 w 25"/>
                                    <a:gd name="T1" fmla="*/ 110 h 110"/>
                                    <a:gd name="T2" fmla="*/ 25 w 25"/>
                                    <a:gd name="T3" fmla="*/ 105 h 110"/>
                                    <a:gd name="T4" fmla="*/ 18 w 25"/>
                                    <a:gd name="T5" fmla="*/ 92 h 110"/>
                                    <a:gd name="T6" fmla="*/ 13 w 25"/>
                                    <a:gd name="T7" fmla="*/ 80 h 110"/>
                                    <a:gd name="T8" fmla="*/ 10 w 25"/>
                                    <a:gd name="T9" fmla="*/ 67 h 110"/>
                                    <a:gd name="T10" fmla="*/ 8 w 25"/>
                                    <a:gd name="T11" fmla="*/ 54 h 110"/>
                                    <a:gd name="T12" fmla="*/ 10 w 25"/>
                                    <a:gd name="T13" fmla="*/ 43 h 110"/>
                                    <a:gd name="T14" fmla="*/ 13 w 25"/>
                                    <a:gd name="T15" fmla="*/ 30 h 110"/>
                                    <a:gd name="T16" fmla="*/ 18 w 25"/>
                                    <a:gd name="T17" fmla="*/ 18 h 110"/>
                                    <a:gd name="T18" fmla="*/ 25 w 25"/>
                                    <a:gd name="T19" fmla="*/ 5 h 110"/>
                                    <a:gd name="T20" fmla="*/ 17 w 25"/>
                                    <a:gd name="T21" fmla="*/ 0 h 110"/>
                                    <a:gd name="T22" fmla="*/ 10 w 25"/>
                                    <a:gd name="T23" fmla="*/ 15 h 110"/>
                                    <a:gd name="T24" fmla="*/ 3 w 25"/>
                                    <a:gd name="T25" fmla="*/ 27 h 110"/>
                                    <a:gd name="T26" fmla="*/ 0 w 25"/>
                                    <a:gd name="T27" fmla="*/ 42 h 110"/>
                                    <a:gd name="T28" fmla="*/ 0 w 25"/>
                                    <a:gd name="T29" fmla="*/ 54 h 110"/>
                                    <a:gd name="T30" fmla="*/ 0 w 25"/>
                                    <a:gd name="T31" fmla="*/ 68 h 110"/>
                                    <a:gd name="T32" fmla="*/ 3 w 25"/>
                                    <a:gd name="T33" fmla="*/ 83 h 110"/>
                                    <a:gd name="T34" fmla="*/ 10 w 25"/>
                                    <a:gd name="T35" fmla="*/ 95 h 110"/>
                                    <a:gd name="T36" fmla="*/ 17 w 25"/>
                                    <a:gd name="T37" fmla="*/ 110 h 110"/>
                                    <a:gd name="T38" fmla="*/ 25 w 25"/>
                                    <a:gd name="T39" fmla="*/ 105 h 110"/>
                                    <a:gd name="T40" fmla="*/ 17 w 25"/>
                                    <a:gd name="T41" fmla="*/ 11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 h="110">
                                      <a:moveTo>
                                        <a:pt x="17" y="110"/>
                                      </a:moveTo>
                                      <a:lnTo>
                                        <a:pt x="25" y="105"/>
                                      </a:lnTo>
                                      <a:lnTo>
                                        <a:pt x="18" y="92"/>
                                      </a:lnTo>
                                      <a:lnTo>
                                        <a:pt x="13" y="80"/>
                                      </a:lnTo>
                                      <a:lnTo>
                                        <a:pt x="10" y="67"/>
                                      </a:lnTo>
                                      <a:lnTo>
                                        <a:pt x="8" y="54"/>
                                      </a:lnTo>
                                      <a:lnTo>
                                        <a:pt x="10" y="43"/>
                                      </a:lnTo>
                                      <a:lnTo>
                                        <a:pt x="13" y="30"/>
                                      </a:lnTo>
                                      <a:lnTo>
                                        <a:pt x="18" y="18"/>
                                      </a:lnTo>
                                      <a:lnTo>
                                        <a:pt x="25" y="5"/>
                                      </a:lnTo>
                                      <a:lnTo>
                                        <a:pt x="17" y="0"/>
                                      </a:lnTo>
                                      <a:lnTo>
                                        <a:pt x="10" y="15"/>
                                      </a:lnTo>
                                      <a:lnTo>
                                        <a:pt x="3" y="27"/>
                                      </a:lnTo>
                                      <a:lnTo>
                                        <a:pt x="0" y="42"/>
                                      </a:lnTo>
                                      <a:lnTo>
                                        <a:pt x="0" y="54"/>
                                      </a:lnTo>
                                      <a:lnTo>
                                        <a:pt x="0" y="68"/>
                                      </a:lnTo>
                                      <a:lnTo>
                                        <a:pt x="3" y="83"/>
                                      </a:lnTo>
                                      <a:lnTo>
                                        <a:pt x="10" y="95"/>
                                      </a:lnTo>
                                      <a:lnTo>
                                        <a:pt x="17" y="110"/>
                                      </a:lnTo>
                                      <a:lnTo>
                                        <a:pt x="25" y="105"/>
                                      </a:lnTo>
                                      <a:lnTo>
                                        <a:pt x="17" y="110"/>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4" name="Freeform 29"/>
                              <wps:cNvSpPr>
                                <a:spLocks/>
                              </wps:cNvSpPr>
                              <wps:spPr bwMode="auto">
                                <a:xfrm>
                                  <a:off x="589" y="1027"/>
                                  <a:ext cx="25" cy="110"/>
                                </a:xfrm>
                                <a:custGeom>
                                  <a:avLst/>
                                  <a:gdLst>
                                    <a:gd name="T0" fmla="*/ 25 w 25"/>
                                    <a:gd name="T1" fmla="*/ 5 h 110"/>
                                    <a:gd name="T2" fmla="*/ 17 w 25"/>
                                    <a:gd name="T3" fmla="*/ 0 h 110"/>
                                    <a:gd name="T4" fmla="*/ 10 w 25"/>
                                    <a:gd name="T5" fmla="*/ 15 h 110"/>
                                    <a:gd name="T6" fmla="*/ 3 w 25"/>
                                    <a:gd name="T7" fmla="*/ 27 h 110"/>
                                    <a:gd name="T8" fmla="*/ 0 w 25"/>
                                    <a:gd name="T9" fmla="*/ 42 h 110"/>
                                    <a:gd name="T10" fmla="*/ 0 w 25"/>
                                    <a:gd name="T11" fmla="*/ 54 h 110"/>
                                    <a:gd name="T12" fmla="*/ 0 w 25"/>
                                    <a:gd name="T13" fmla="*/ 68 h 110"/>
                                    <a:gd name="T14" fmla="*/ 3 w 25"/>
                                    <a:gd name="T15" fmla="*/ 83 h 110"/>
                                    <a:gd name="T16" fmla="*/ 10 w 25"/>
                                    <a:gd name="T17" fmla="*/ 95 h 110"/>
                                    <a:gd name="T18" fmla="*/ 17 w 25"/>
                                    <a:gd name="T19" fmla="*/ 110 h 110"/>
                                    <a:gd name="T20" fmla="*/ 25 w 25"/>
                                    <a:gd name="T21" fmla="*/ 105 h 110"/>
                                    <a:gd name="T22" fmla="*/ 18 w 25"/>
                                    <a:gd name="T23" fmla="*/ 92 h 110"/>
                                    <a:gd name="T24" fmla="*/ 13 w 25"/>
                                    <a:gd name="T25" fmla="*/ 80 h 110"/>
                                    <a:gd name="T26" fmla="*/ 10 w 25"/>
                                    <a:gd name="T27" fmla="*/ 67 h 110"/>
                                    <a:gd name="T28" fmla="*/ 8 w 25"/>
                                    <a:gd name="T29" fmla="*/ 54 h 110"/>
                                    <a:gd name="T30" fmla="*/ 10 w 25"/>
                                    <a:gd name="T31" fmla="*/ 43 h 110"/>
                                    <a:gd name="T32" fmla="*/ 13 w 25"/>
                                    <a:gd name="T33" fmla="*/ 30 h 110"/>
                                    <a:gd name="T34" fmla="*/ 18 w 25"/>
                                    <a:gd name="T35" fmla="*/ 18 h 110"/>
                                    <a:gd name="T36" fmla="*/ 25 w 25"/>
                                    <a:gd name="T37" fmla="*/ 5 h 110"/>
                                    <a:gd name="T38" fmla="*/ 17 w 25"/>
                                    <a:gd name="T39" fmla="*/ 0 h 110"/>
                                    <a:gd name="T40" fmla="*/ 25 w 25"/>
                                    <a:gd name="T41" fmla="*/ 5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 h="110">
                                      <a:moveTo>
                                        <a:pt x="25" y="5"/>
                                      </a:moveTo>
                                      <a:lnTo>
                                        <a:pt x="17" y="0"/>
                                      </a:lnTo>
                                      <a:lnTo>
                                        <a:pt x="10" y="15"/>
                                      </a:lnTo>
                                      <a:lnTo>
                                        <a:pt x="3" y="27"/>
                                      </a:lnTo>
                                      <a:lnTo>
                                        <a:pt x="0" y="42"/>
                                      </a:lnTo>
                                      <a:lnTo>
                                        <a:pt x="0" y="54"/>
                                      </a:lnTo>
                                      <a:lnTo>
                                        <a:pt x="0" y="68"/>
                                      </a:lnTo>
                                      <a:lnTo>
                                        <a:pt x="3" y="83"/>
                                      </a:lnTo>
                                      <a:lnTo>
                                        <a:pt x="10" y="95"/>
                                      </a:lnTo>
                                      <a:lnTo>
                                        <a:pt x="17" y="110"/>
                                      </a:lnTo>
                                      <a:lnTo>
                                        <a:pt x="25" y="105"/>
                                      </a:lnTo>
                                      <a:lnTo>
                                        <a:pt x="18" y="92"/>
                                      </a:lnTo>
                                      <a:lnTo>
                                        <a:pt x="13" y="80"/>
                                      </a:lnTo>
                                      <a:lnTo>
                                        <a:pt x="10" y="67"/>
                                      </a:lnTo>
                                      <a:lnTo>
                                        <a:pt x="8" y="54"/>
                                      </a:lnTo>
                                      <a:lnTo>
                                        <a:pt x="10" y="43"/>
                                      </a:lnTo>
                                      <a:lnTo>
                                        <a:pt x="13" y="30"/>
                                      </a:lnTo>
                                      <a:lnTo>
                                        <a:pt x="18" y="18"/>
                                      </a:lnTo>
                                      <a:lnTo>
                                        <a:pt x="25" y="5"/>
                                      </a:lnTo>
                                      <a:lnTo>
                                        <a:pt x="17" y="0"/>
                                      </a:lnTo>
                                      <a:lnTo>
                                        <a:pt x="25" y="5"/>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5" name="Freeform 30"/>
                              <wps:cNvSpPr>
                                <a:spLocks/>
                              </wps:cNvSpPr>
                              <wps:spPr bwMode="auto">
                                <a:xfrm>
                                  <a:off x="564" y="1015"/>
                                  <a:ext cx="30" cy="134"/>
                                </a:xfrm>
                                <a:custGeom>
                                  <a:avLst/>
                                  <a:gdLst>
                                    <a:gd name="T0" fmla="*/ 23 w 30"/>
                                    <a:gd name="T1" fmla="*/ 134 h 134"/>
                                    <a:gd name="T2" fmla="*/ 30 w 30"/>
                                    <a:gd name="T3" fmla="*/ 130 h 134"/>
                                    <a:gd name="T4" fmla="*/ 21 w 30"/>
                                    <a:gd name="T5" fmla="*/ 114 h 134"/>
                                    <a:gd name="T6" fmla="*/ 15 w 30"/>
                                    <a:gd name="T7" fmla="*/ 98 h 134"/>
                                    <a:gd name="T8" fmla="*/ 11 w 30"/>
                                    <a:gd name="T9" fmla="*/ 82 h 134"/>
                                    <a:gd name="T10" fmla="*/ 10 w 30"/>
                                    <a:gd name="T11" fmla="*/ 66 h 134"/>
                                    <a:gd name="T12" fmla="*/ 11 w 30"/>
                                    <a:gd name="T13" fmla="*/ 52 h 134"/>
                                    <a:gd name="T14" fmla="*/ 15 w 30"/>
                                    <a:gd name="T15" fmla="*/ 36 h 134"/>
                                    <a:gd name="T16" fmla="*/ 21 w 30"/>
                                    <a:gd name="T17" fmla="*/ 20 h 134"/>
                                    <a:gd name="T18" fmla="*/ 30 w 30"/>
                                    <a:gd name="T19" fmla="*/ 4 h 134"/>
                                    <a:gd name="T20" fmla="*/ 23 w 30"/>
                                    <a:gd name="T21" fmla="*/ 0 h 134"/>
                                    <a:gd name="T22" fmla="*/ 13 w 30"/>
                                    <a:gd name="T23" fmla="*/ 17 h 134"/>
                                    <a:gd name="T24" fmla="*/ 6 w 30"/>
                                    <a:gd name="T25" fmla="*/ 33 h 134"/>
                                    <a:gd name="T26" fmla="*/ 1 w 30"/>
                                    <a:gd name="T27" fmla="*/ 50 h 134"/>
                                    <a:gd name="T28" fmla="*/ 0 w 30"/>
                                    <a:gd name="T29" fmla="*/ 66 h 134"/>
                                    <a:gd name="T30" fmla="*/ 1 w 30"/>
                                    <a:gd name="T31" fmla="*/ 84 h 134"/>
                                    <a:gd name="T32" fmla="*/ 6 w 30"/>
                                    <a:gd name="T33" fmla="*/ 101 h 134"/>
                                    <a:gd name="T34" fmla="*/ 13 w 30"/>
                                    <a:gd name="T35" fmla="*/ 117 h 134"/>
                                    <a:gd name="T36" fmla="*/ 23 w 30"/>
                                    <a:gd name="T37" fmla="*/ 134 h 134"/>
                                    <a:gd name="T38" fmla="*/ 30 w 30"/>
                                    <a:gd name="T39" fmla="*/ 130 h 134"/>
                                    <a:gd name="T40" fmla="*/ 23 w 30"/>
                                    <a:gd name="T41" fmla="*/ 134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 h="134">
                                      <a:moveTo>
                                        <a:pt x="23" y="134"/>
                                      </a:moveTo>
                                      <a:lnTo>
                                        <a:pt x="30" y="130"/>
                                      </a:lnTo>
                                      <a:lnTo>
                                        <a:pt x="21" y="114"/>
                                      </a:lnTo>
                                      <a:lnTo>
                                        <a:pt x="15" y="98"/>
                                      </a:lnTo>
                                      <a:lnTo>
                                        <a:pt x="11" y="82"/>
                                      </a:lnTo>
                                      <a:lnTo>
                                        <a:pt x="10" y="66"/>
                                      </a:lnTo>
                                      <a:lnTo>
                                        <a:pt x="11" y="52"/>
                                      </a:lnTo>
                                      <a:lnTo>
                                        <a:pt x="15" y="36"/>
                                      </a:lnTo>
                                      <a:lnTo>
                                        <a:pt x="21" y="20"/>
                                      </a:lnTo>
                                      <a:lnTo>
                                        <a:pt x="30" y="4"/>
                                      </a:lnTo>
                                      <a:lnTo>
                                        <a:pt x="23" y="0"/>
                                      </a:lnTo>
                                      <a:lnTo>
                                        <a:pt x="13" y="17"/>
                                      </a:lnTo>
                                      <a:lnTo>
                                        <a:pt x="6" y="33"/>
                                      </a:lnTo>
                                      <a:lnTo>
                                        <a:pt x="1" y="50"/>
                                      </a:lnTo>
                                      <a:lnTo>
                                        <a:pt x="0" y="66"/>
                                      </a:lnTo>
                                      <a:lnTo>
                                        <a:pt x="1" y="84"/>
                                      </a:lnTo>
                                      <a:lnTo>
                                        <a:pt x="6" y="101"/>
                                      </a:lnTo>
                                      <a:lnTo>
                                        <a:pt x="13" y="117"/>
                                      </a:lnTo>
                                      <a:lnTo>
                                        <a:pt x="23" y="134"/>
                                      </a:lnTo>
                                      <a:lnTo>
                                        <a:pt x="30" y="130"/>
                                      </a:lnTo>
                                      <a:lnTo>
                                        <a:pt x="23" y="134"/>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6" name="Freeform 31"/>
                              <wps:cNvSpPr>
                                <a:spLocks/>
                              </wps:cNvSpPr>
                              <wps:spPr bwMode="auto">
                                <a:xfrm>
                                  <a:off x="564" y="1015"/>
                                  <a:ext cx="30" cy="134"/>
                                </a:xfrm>
                                <a:custGeom>
                                  <a:avLst/>
                                  <a:gdLst>
                                    <a:gd name="T0" fmla="*/ 30 w 30"/>
                                    <a:gd name="T1" fmla="*/ 4 h 134"/>
                                    <a:gd name="T2" fmla="*/ 23 w 30"/>
                                    <a:gd name="T3" fmla="*/ 0 h 134"/>
                                    <a:gd name="T4" fmla="*/ 13 w 30"/>
                                    <a:gd name="T5" fmla="*/ 17 h 134"/>
                                    <a:gd name="T6" fmla="*/ 6 w 30"/>
                                    <a:gd name="T7" fmla="*/ 33 h 134"/>
                                    <a:gd name="T8" fmla="*/ 1 w 30"/>
                                    <a:gd name="T9" fmla="*/ 50 h 134"/>
                                    <a:gd name="T10" fmla="*/ 0 w 30"/>
                                    <a:gd name="T11" fmla="*/ 66 h 134"/>
                                    <a:gd name="T12" fmla="*/ 1 w 30"/>
                                    <a:gd name="T13" fmla="*/ 84 h 134"/>
                                    <a:gd name="T14" fmla="*/ 6 w 30"/>
                                    <a:gd name="T15" fmla="*/ 101 h 134"/>
                                    <a:gd name="T16" fmla="*/ 13 w 30"/>
                                    <a:gd name="T17" fmla="*/ 117 h 134"/>
                                    <a:gd name="T18" fmla="*/ 23 w 30"/>
                                    <a:gd name="T19" fmla="*/ 134 h 134"/>
                                    <a:gd name="T20" fmla="*/ 30 w 30"/>
                                    <a:gd name="T21" fmla="*/ 130 h 134"/>
                                    <a:gd name="T22" fmla="*/ 21 w 30"/>
                                    <a:gd name="T23" fmla="*/ 114 h 134"/>
                                    <a:gd name="T24" fmla="*/ 15 w 30"/>
                                    <a:gd name="T25" fmla="*/ 98 h 134"/>
                                    <a:gd name="T26" fmla="*/ 11 w 30"/>
                                    <a:gd name="T27" fmla="*/ 82 h 134"/>
                                    <a:gd name="T28" fmla="*/ 10 w 30"/>
                                    <a:gd name="T29" fmla="*/ 66 h 134"/>
                                    <a:gd name="T30" fmla="*/ 11 w 30"/>
                                    <a:gd name="T31" fmla="*/ 52 h 134"/>
                                    <a:gd name="T32" fmla="*/ 15 w 30"/>
                                    <a:gd name="T33" fmla="*/ 36 h 134"/>
                                    <a:gd name="T34" fmla="*/ 21 w 30"/>
                                    <a:gd name="T35" fmla="*/ 20 h 134"/>
                                    <a:gd name="T36" fmla="*/ 30 w 30"/>
                                    <a:gd name="T37" fmla="*/ 4 h 134"/>
                                    <a:gd name="T38" fmla="*/ 23 w 30"/>
                                    <a:gd name="T39" fmla="*/ 0 h 134"/>
                                    <a:gd name="T40" fmla="*/ 30 w 30"/>
                                    <a:gd name="T41" fmla="*/ 4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 h="134">
                                      <a:moveTo>
                                        <a:pt x="30" y="4"/>
                                      </a:moveTo>
                                      <a:lnTo>
                                        <a:pt x="23" y="0"/>
                                      </a:lnTo>
                                      <a:lnTo>
                                        <a:pt x="13" y="17"/>
                                      </a:lnTo>
                                      <a:lnTo>
                                        <a:pt x="6" y="33"/>
                                      </a:lnTo>
                                      <a:lnTo>
                                        <a:pt x="1" y="50"/>
                                      </a:lnTo>
                                      <a:lnTo>
                                        <a:pt x="0" y="66"/>
                                      </a:lnTo>
                                      <a:lnTo>
                                        <a:pt x="1" y="84"/>
                                      </a:lnTo>
                                      <a:lnTo>
                                        <a:pt x="6" y="101"/>
                                      </a:lnTo>
                                      <a:lnTo>
                                        <a:pt x="13" y="117"/>
                                      </a:lnTo>
                                      <a:lnTo>
                                        <a:pt x="23" y="134"/>
                                      </a:lnTo>
                                      <a:lnTo>
                                        <a:pt x="30" y="130"/>
                                      </a:lnTo>
                                      <a:lnTo>
                                        <a:pt x="21" y="114"/>
                                      </a:lnTo>
                                      <a:lnTo>
                                        <a:pt x="15" y="98"/>
                                      </a:lnTo>
                                      <a:lnTo>
                                        <a:pt x="11" y="82"/>
                                      </a:lnTo>
                                      <a:lnTo>
                                        <a:pt x="10" y="66"/>
                                      </a:lnTo>
                                      <a:lnTo>
                                        <a:pt x="11" y="52"/>
                                      </a:lnTo>
                                      <a:lnTo>
                                        <a:pt x="15" y="36"/>
                                      </a:lnTo>
                                      <a:lnTo>
                                        <a:pt x="21" y="20"/>
                                      </a:lnTo>
                                      <a:lnTo>
                                        <a:pt x="30" y="4"/>
                                      </a:lnTo>
                                      <a:lnTo>
                                        <a:pt x="23" y="0"/>
                                      </a:lnTo>
                                      <a:lnTo>
                                        <a:pt x="30" y="4"/>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7C71DC" id="Grupo 1744" o:spid="_x0000_s1026" style="position:absolute;margin-left:3.75pt;margin-top:8.55pt;width:53.4pt;height:49.95pt;z-index:251598848" coordorigin="378,939" coordsize="42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">
                      <v:shape id="Freeform 20" o:spid="_x0000_s1027" style="position:absolute;left:400;top:959;width:383;height:360;visibility:visible;mso-wrap-style:square;v-text-anchor:top" coordsize="38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wncMA&#10;AADdAAAADwAAAGRycy9kb3ducmV2LnhtbERPTWvCQBC9C/0PyxS86aZBbZu6hpIi5OJBbel1yE6T&#10;aHY2ZLdJ/PeuIHibx/ucdTqaRvTUudqygpd5BIK4sLrmUsH3cTt7A+E8ssbGMim4kIN08zRZY6Lt&#10;wHvqD74UIYRdggoq79tESldUZNDNbUscuD/bGfQBdqXUHQ4h3DQyjqKVNFhzaKiwpayi4nz4Nwq+&#10;3ne/RR/tjM9/KLZjW5/yJlNq+jx+foDwNPqH+O7OdZj/uljC7Ztwgt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qwncMAAADdAAAADwAAAAAAAAAAAAAAAACYAgAAZHJzL2Rv&#10;d25yZXYueG1sUEsFBgAAAAAEAAQA9QAAAIgDAAAAAA==&#10;" path="m192,r19,2l231,5r19,3l266,15r17,7l298,32r16,9l327,54r12,13l351,79r10,16l368,111r6,16l379,144r4,18l383,181r,17l379,217r-5,16l368,250r-7,16l351,280r-12,15l327,307r-13,11l298,330r-15,9l266,345r-16,7l231,356r-20,4l192,360r-20,l153,356r-18,-4l118,345r-17,-6l86,330,71,318,57,307,44,295,34,280,23,266,15,250,10,233,5,217,2,198,,181,2,162,5,144r5,-17l15,111,23,95,34,79,44,67,57,54,71,41,86,32,101,22r17,-7l135,8,153,5,172,2,192,xe" stroked="f">
                        <v:path arrowok="t" o:connecttype="custom" o:connectlocs="211,2;250,8;283,22;314,41;339,67;361,95;374,127;383,162;383,198;374,233;361,266;339,295;314,318;283,339;250,352;211,360;172,360;135,352;101,339;71,318;44,295;23,266;10,233;2,198;2,162;10,127;23,95;44,67;71,41;101,22;135,8;172,2" o:connectangles="0,0,0,0,0,0,0,0,0,0,0,0,0,0,0,0,0,0,0,0,0,0,0,0,0,0,0,0,0,0,0,0"/>
                      </v:shape>
                      <v:shape id="Freeform 21" o:spid="_x0000_s1028" style="position:absolute;left:378;top:939;width:427;height:400;visibility:visible;mso-wrap-style:square;v-text-anchor:top" coordsize="42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cSsUA&#10;AADdAAAADwAAAGRycy9kb3ducmV2LnhtbERP32vCMBB+F/wfwgl7kZk4RLvOKGUwGAwErbI93ppb&#10;W9ZcahO1/vdGGOztPr6ft1z3thFn6nztWMN0okAQF87UXGrY52+PCQgfkA02jknDlTysV8PBElPj&#10;Lryl8y6UIoawT1FDFUKbSumLiiz6iWuJI/fjOoshwq6UpsNLDLeNfFJqLi3WHBsqbOm1ouJ3d7Ia&#10;TqxUdjjIOh8nxeYrf/74zI7fWj+M+uwFRKA+/Iv/3O8mzl/M5nD/Jp4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FxKxQAAAN0AAAAPAAAAAAAAAAAAAAAAAJgCAABkcnMv&#10;ZG93bnJldi54bWxQSwUGAAAAAAQABAD1AAAAigMAAAAA&#10;" path="m214,r22,1l256,4r21,5l297,16r18,9l334,35r15,11l364,58r14,15l391,88r10,18l410,123r8,18l423,160r4,20l427,201r,20l423,240r-5,19l410,278r-9,18l391,312r-13,15l364,342r-15,12l334,367r-19,9l297,384r-20,8l256,397r-20,3l214,400r-22,l170,397r-20,-5l132,384r-19,-8l94,367,78,354,62,342,49,327,37,312,27,296,17,278,10,259,5,240,2,221,,201,2,180,5,160r5,-19l17,123,27,106,37,88,49,73,62,58,78,46,94,35,113,25r19,-9l150,9,170,4,192,1,214,xm214,35r19,1l250,39r16,3l282,49r17,6l312,63r14,10l339,84r10,12l359,109r10,13l376,136r7,16l386,168r4,15l390,201r,16l386,234r-3,16l376,264r-7,14l359,293r-10,12l339,318r-13,9l312,337r-13,9l282,353r-16,4l250,362r-17,3l214,365r-18,l179,362r-17,-5l145,353r-15,-7l116,337,103,327,89,318,78,305,67,293,59,278,52,264,45,250,42,234,39,217r,-16l39,183r3,-15l45,152r7,-16l59,122r8,-13l78,96,89,84,103,73,116,63r14,-8l145,49r17,-7l179,39r17,-3l214,35xe" fillcolor="#2a4088" stroked="f">
                        <v:path arrowok="t" o:connecttype="custom" o:connectlocs="256,4;315,25;364,58;401,106;423,160;427,221;410,278;378,327;334,367;277,392;214,400;150,392;94,367;49,327;17,278;2,221;5,160;27,106;62,58;113,25;170,4;214,35;266,42;312,63;349,96;376,136;390,183;386,234;369,278;339,318;299,346;250,362;196,365;145,353;103,327;67,293;45,250;39,201;45,152;67,109;103,73;145,49;196,36" o:connectangles="0,0,0,0,0,0,0,0,0,0,0,0,0,0,0,0,0,0,0,0,0,0,0,0,0,0,0,0,0,0,0,0,0,0,0,0,0,0,0,0,0,0,0"/>
                        <o:lock v:ext="edit" verticies="t"/>
                      </v:shape>
                      <v:shape id="Freeform 22" o:spid="_x0000_s1029" style="position:absolute;left:531;top:1054;width:48;height:45;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Ht88QA&#10;AADdAAAADwAAAGRycy9kb3ducmV2LnhtbERPS2vCQBC+F/wPyxR6qxsfrRJdRYSKSC6mIngbsmMS&#10;mp0N2Y2J/nq3UOhtPr7nLNe9qcSNGldaVjAaRiCIM6tLzhWcvr/e5yCcR9ZYWSYFd3KwXg1elhhr&#10;2/GRbqnPRQhhF6OCwvs6ltJlBRl0Q1sTB+5qG4M+wCaXusEuhJtKjqPoUxosOTQUWNO2oOwnbY2C&#10;Mmm7JP+I6tHDXJLDebKbpO1OqbfXfrMA4an3/+I/916H+bPpDH6/CSf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x7fPEAAAA3QAAAA8AAAAAAAAAAAAAAAAAmAIAAGRycy9k&#10;b3ducmV2LnhtbFBLBQYAAAAABAAEAPUAAACJAwAAAAA=&#10;" path="m24,r3,l33,2r3,1l39,7r4,3l44,13r2,5l48,22r-2,5l44,30r-1,4l39,38r-3,2l33,43r-6,l24,45,19,43r-5,l11,40,7,38,4,34,2,30,,27,,22,,18,2,13,4,10,7,7,11,3,14,2,19,r5,xe" fillcolor="#97ce36" stroked="f">
                        <v:path arrowok="t" o:connecttype="custom" o:connectlocs="24,0;27,0;33,2;36,3;39,7;43,10;44,13;46,18;48,22;46,27;44,30;43,34;39,38;36,40;33,43;27,43;24,45;19,43;14,43;11,40;7,38;4,34;2,30;0,27;0,22;0,18;2,13;4,10;7,7;11,3;14,2;19,0;24,0" o:connectangles="0,0,0,0,0,0,0,0,0,0,0,0,0,0,0,0,0,0,0,0,0,0,0,0,0,0,0,0,0,0,0,0,0"/>
                      </v:shape>
                      <v:shape id="Freeform 23" o:spid="_x0000_s1030" style="position:absolute;left:494;top:1113;width:122;height:191;visibility:visible;mso-wrap-style:square;v-text-anchor:top" coordsize="122,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e+icYA&#10;AADdAAAADwAAAGRycy9kb3ducmV2LnhtbESPQWvDMAyF74P9B6PBbquzMNaS1i1lMBgMBkvH6FGN&#10;1ThtLIfYTbJ/Px0KvUm8p/c+rTaTb9VAfWwCG3ieZaCIq2Abrg387N6fFqBiQrbYBiYDfxRhs76/&#10;W2Fhw8jfNJSpVhLCsUADLqWu0DpWjjzGWeiIRTuG3mOSta+17XGUcN/qPMtetceGpcFhR2+OqnN5&#10;8QYOOeXbodpn4VSOly/3GfSv3hvz+DBtl6ASTelmvl5/WMGfvwiufCMj6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e+icYAAADdAAAADwAAAAAAAAAAAAAAAACYAgAAZHJz&#10;L2Rvd25yZXYueG1sUEsFBgAAAAAEAAQA9QAAAIsDAAAAAA==&#10;" path="m27,l95,r,1l98,1,98,r7,l110,1r5,4l117,8r3,3l120,14r2,3l122,20r,13l122,46r,12l122,69r,13l120,95r,11l120,119r-2,4l117,126r-4,2l108,128r-3,l102,126r-4,-3l98,119r,-12l98,96r,-9l98,76r,-10l98,55r,-9l98,35r-3,l95,126r-2,l93,145r,13l93,166r,3l93,172r,4l93,182r,9l90,191r-4,l83,191r-5,l75,190r-4,l68,190r-5,-2l63,126r-5,l58,145r,13l58,164r,5l58,172r,4l58,179r,8l54,187r-3,-2l46,185r-3,-2l39,182r-3,-2l31,179r-4,-2l27,126r,-91l24,35r,11l24,55r,11l24,76r,11l24,96r,11l24,119r-2,4l19,126r-3,2l12,128r-3,l4,126,2,123,,119,,106,,95,,82,,69,,58,,46,,33,,20,,17,,14,2,11,4,8,5,5,10,1,16,r8,l24,1r3,l27,xe" fillcolor="#97ce36" stroked="f">
                        <v:path arrowok="t" o:connecttype="custom" o:connectlocs="95,0;98,1;98,0;98,0;98,0;98,0;110,1;117,8;120,14;122,20;122,46;122,69;120,95;120,119;117,126;108,128;102,126;98,119;98,96;98,76;98,55;98,35;95,126;93,145;93,166;93,172;93,182;90,191;83,191;75,190;68,190;63,126;58,145;58,164;58,172;58,179;54,187;46,185;39,182;31,179;27,126;27,35;24,46;24,66;24,87;24,107;22,123;16,128;9,128;2,123;0,106;0,82;0,58;0,33;0,17;2,11;5,5;16,0;24,0;24,0;24,0;24,0;27,1" o:connectangles="0,0,0,0,0,0,0,0,0,0,0,0,0,0,0,0,0,0,0,0,0,0,0,0,0,0,0,0,0,0,0,0,0,0,0,0,0,0,0,0,0,0,0,0,0,0,0,0,0,0,0,0,0,0,0,0,0,0,0,0,0,0,0"/>
                      </v:shape>
                      <v:shape id="Freeform 24" o:spid="_x0000_s1031" style="position:absolute;left:670;top:1057;width:42;height:50;visibility:visible;mso-wrap-style:square;v-text-anchor:top" coordsize="4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7IsMA&#10;AADdAAAADwAAAGRycy9kb3ducmV2LnhtbERP22oCMRB9L/gPYQRfimZ7odqtUUrBIghCveDrsBk3&#10;i5tJ2ER3/XsjFHybw7nOdN7ZWlyoCZVjBS+jDARx4XTFpYLddjGcgAgRWWPtmBRcKcB81nuaYq5d&#10;y3902cRSpBAOOSowMfpcylAYshhGzhMn7ugaizHBppS6wTaF21q+ZtmHtFhxajDo6cdQcdqcrYK3&#10;09k94+H469fhsFp1rdmvvVFq0O++v0BE6uJD/O9e6jR//P4J92/SC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I7IsMAAADdAAAADwAAAAAAAAAAAAAAAACYAgAAZHJzL2Rv&#10;d25yZXYueG1sUEsFBgAAAAAEAAQA9QAAAIgDAAAAAA==&#10;" path="m,l42,19r,12l,50,,xe" fillcolor="#97ce36" stroked="f">
                        <v:path arrowok="t" o:connecttype="custom" o:connectlocs="0,0;42,19;42,31;0,50;0,0" o:connectangles="0,0,0,0,0"/>
                      </v:shape>
                      <v:shape id="Freeform 25" o:spid="_x0000_s1032" style="position:absolute;left:638;top:1050;width:20;height:64;visibility:visible;mso-wrap-style:square;v-text-anchor:top" coordsize="2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8pL8cA&#10;AADdAAAADwAAAGRycy9kb3ducmV2LnhtbESPQW/CMAyF75P4D5GRdplGyjYG6ggIoSHBbgMu3KzE&#10;tNUap2oCLfv18wFpN1vv+b3P82Xva3WlNlaBDYxHGShiG1zFhYHjYfM8AxUTssM6MBm4UYTlYvAw&#10;x9yFjr/puk+FkhCOORooU2pyraMtyWMchYZYtHNoPSZZ20K7FjsJ97V+ybJ37bFiaSixoXVJ9md/&#10;8QbeLL5O7Pl4un3uuqft79esOGyiMY/DfvUBKlGf/s33660T/OlE+OUbGUE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vKS/HAAAA3QAAAA8AAAAAAAAAAAAAAAAAmAIAAGRy&#10;cy9kb3ducmV2LnhtbFBLBQYAAAAABAAEAPUAAACMAwAAAAA=&#10;" path="m20,60l15,53,12,45,10,39r,-8l10,25r2,-6l15,11,20,4,12,,6,7,3,15,,23r,8l,41r3,8l6,57r6,7l20,60xe" fillcolor="#0c3d88" stroked="f">
                        <v:path arrowok="t" o:connecttype="custom" o:connectlocs="20,60;15,53;12,45;10,39;10,31;10,25;12,19;15,11;20,4;12,0;6,7;3,15;0,23;0,31;0,41;3,49;6,57;12,64;20,60" o:connectangles="0,0,0,0,0,0,0,0,0,0,0,0,0,0,0,0,0,0,0"/>
                      </v:shape>
                      <v:shape id="Freeform 26" o:spid="_x0000_s1033" style="position:absolute;left:612;top:1040;width:22;height:84;visibility:visible;mso-wrap-style:square;v-text-anchor:top" coordsize="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25p8QA&#10;AADdAAAADwAAAGRycy9kb3ducmV2LnhtbERPTWvCQBC9F/wPyxR6qxsFTUhdRQNKezQthdzG7DQJ&#10;Zmdjdk3Sf98tFHqbx/uczW4yrRiod41lBYt5BIK4tLrhSsHH+/E5AeE8ssbWMin4Jge77exhg6m2&#10;I59pyH0lQgi7FBXU3neplK6syaCb2444cF+2N+gD7CupexxDuGnlMorW0mDDoaHGjrKaymt+Nwre&#10;LvsijrPi9imvlJ+q7HBJ1melnh6n/QsIT5P/F/+5X3WYH68W8PtNOE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tuafEAAAA3QAAAA8AAAAAAAAAAAAAAAAAmAIAAGRycy9k&#10;b3ducmV2LnhtbFBLBQYAAAAABAAEAPUAAACJAwAAAAA=&#10;" path="m16,84r6,-5l17,70,12,60,11,51r,-10l11,33r1,-9l17,14,22,5,14,,9,10,4,21,2,32,,41,2,52,4,63,9,74r7,10l22,79r-6,5xe" fillcolor="#0c3d88" stroked="f">
                        <v:path arrowok="t" o:connecttype="custom" o:connectlocs="16,84;22,79;17,70;12,60;11,51;11,41;11,33;12,24;17,14;22,5;14,0;9,10;4,21;2,32;0,41;2,52;4,63;9,74;16,84;22,79;16,84" o:connectangles="0,0,0,0,0,0,0,0,0,0,0,0,0,0,0,0,0,0,0,0,0"/>
                      </v:shape>
                      <v:shape id="Freeform 27" o:spid="_x0000_s1034" style="position:absolute;left:612;top:1040;width:22;height:84;visibility:visible;mso-wrap-style:square;v-text-anchor:top" coordsize="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8n0MIA&#10;AADdAAAADwAAAGRycy9kb3ducmV2LnhtbERPTYvCMBC9C/sfwix401RhrVSjuIVd9GgVwdvYjG2x&#10;mXSbrNZ/bwTB2zze58yXnanFlVpXWVYwGkYgiHOrKy4U7Hc/gykI55E11pZJwZ0cLBcfvTkm2t54&#10;S9fMFyKEsEtQQel9k0jp8pIMuqFtiAN3tq1BH2BbSN3iLYSbWo6jaCINVhwaSmwoLSm/ZP9Gwea0&#10;OsZxevw7yAtlv0X6fZpOtkr1P7vVDISnzr/FL/dah/nx1xie34QT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yfQwgAAAN0AAAAPAAAAAAAAAAAAAAAAAJgCAABkcnMvZG93&#10;bnJldi54bWxQSwUGAAAAAAQABAD1AAAAhwMAAAAA&#10;" path="m22,5l14,,9,10,4,21,2,32,,41,2,52,4,63,9,74r7,10l22,79,17,70,12,60,11,51r,-10l11,33r1,-9l17,14,22,5,14,r8,5xe" fillcolor="#0c3d88" stroked="f">
                        <v:path arrowok="t" o:connecttype="custom" o:connectlocs="22,5;14,0;9,10;4,21;2,32;0,41;2,52;4,63;9,74;16,84;22,79;17,70;12,60;11,51;11,41;11,33;12,24;17,14;22,5;14,0;22,5" o:connectangles="0,0,0,0,0,0,0,0,0,0,0,0,0,0,0,0,0,0,0,0,0"/>
                      </v:shape>
                      <v:shape id="Freeform 28" o:spid="_x0000_s1035" style="position:absolute;left:589;top:1027;width:25;height:110;visibility:visible;mso-wrap-style:square;v-text-anchor:top" coordsize="2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WKlsQA&#10;AADdAAAADwAAAGRycy9kb3ducmV2LnhtbERPTWvCQBC9C/6HZYTedGOrtkZXKYJQUMGqUL2N2TEJ&#10;ZmdDdqvx37uC4G0e73PG09oU4kKVyy0r6HYiEMSJ1TmnCnbbefsLhPPIGgvLpOBGDqaTZmOMsbZX&#10;/qXLxqcihLCLUUHmfRlL6ZKMDLqOLYkDd7KVQR9glUpd4TWEm0K+R9FAGsw5NGRY0iyj5Lz5NwqO&#10;y7o0vPgb9pZ6cNyvDre1Ps2UemvV3yMQnmr/Ej/dPzrM/+x/wOObcIK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1ipbEAAAA3QAAAA8AAAAAAAAAAAAAAAAAmAIAAGRycy9k&#10;b3ducmV2LnhtbFBLBQYAAAAABAAEAPUAAACJAwAAAAA=&#10;" path="m17,110r8,-5l18,92,13,80,10,67,8,54,10,43,13,30,18,18,25,5,17,,10,15,3,27,,42,,54,,68,3,83r7,12l17,110r8,-5l17,110xe" fillcolor="#0c3d88" stroked="f">
                        <v:path arrowok="t" o:connecttype="custom" o:connectlocs="17,110;25,105;18,92;13,80;10,67;8,54;10,43;13,30;18,18;25,5;17,0;10,15;3,27;0,42;0,54;0,68;3,83;10,95;17,110;25,105;17,110" o:connectangles="0,0,0,0,0,0,0,0,0,0,0,0,0,0,0,0,0,0,0,0,0"/>
                      </v:shape>
                      <v:shape id="Freeform 29" o:spid="_x0000_s1036" style="position:absolute;left:589;top:1027;width:25;height:110;visibility:visible;mso-wrap-style:square;v-text-anchor:top" coordsize="2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wS4sUA&#10;AADdAAAADwAAAGRycy9kb3ducmV2LnhtbERP22rCQBB9L/gPywh9040ltTW6EREKhSq0tqC+jdnJ&#10;BbOzIbuN8e+7gtC3OZzrLJa9qUVHrassK5iMIxDEmdUVFwp+vt9GryCcR9ZYWyYFV3KwTAcPC0y0&#10;vfAXdTtfiBDCLkEFpfdNIqXLSjLoxrYhDlxuW4M+wLaQusVLCDe1fIqiqTRYcWgosaF1Sdl592sU&#10;nDZ9Y/hjP4s3eno6bI/XT52vlXoc9qs5CE+9/xff3e86zH95juH2TThB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XBLixQAAAN0AAAAPAAAAAAAAAAAAAAAAAJgCAABkcnMv&#10;ZG93bnJldi54bWxQSwUGAAAAAAQABAD1AAAAigMAAAAA&#10;" path="m25,5l17,,10,15,3,27,,42,,54,,68,3,83r7,12l17,110r8,-5l18,92,13,80,10,67,8,54,10,43,13,30,18,18,25,5,17,r8,5xe" fillcolor="#0c3d88" stroked="f">
                        <v:path arrowok="t" o:connecttype="custom" o:connectlocs="25,5;17,0;10,15;3,27;0,42;0,54;0,68;3,83;10,95;17,110;25,105;18,92;13,80;10,67;8,54;10,43;13,30;18,18;25,5;17,0;25,5" o:connectangles="0,0,0,0,0,0,0,0,0,0,0,0,0,0,0,0,0,0,0,0,0"/>
                      </v:shape>
                      <v:shape id="Freeform 30" o:spid="_x0000_s1037" style="position:absolute;left:564;top:1015;width:30;height:134;visibility:visible;mso-wrap-style:square;v-text-anchor:top" coordsize="30,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STMMA&#10;AADdAAAADwAAAGRycy9kb3ducmV2LnhtbERPTWsCMRC9F/wPYQRvNatgK1ujLKJSSi9VKfQ2bKab&#10;xc1kTaK7/feNIHibx/ucxaq3jbiSD7VjBZNxBoK4dLrmSsHxsH2egwgRWWPjmBT8UYDVcvC0wFy7&#10;jr/ouo+VSCEcclRgYmxzKUNpyGIYu5Y4cb/OW4wJ+kpqj10Kt42cZtmLtFhzajDY0tpQedpfrIK1&#10;/fSbbmKK72JrDh8/enf2dqrUaNgXbyAi9fEhvrvfdZr/OpvB7Zt0g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pSTMMAAADdAAAADwAAAAAAAAAAAAAAAACYAgAAZHJzL2Rv&#10;d25yZXYueG1sUEsFBgAAAAAEAAQA9QAAAIgDAAAAAA==&#10;" path="m23,134r7,-4l21,114,15,98,11,82,10,66,11,52,15,36,21,20,30,4,23,,13,17,6,33,1,50,,66,1,84r5,17l13,117r10,17l30,130r-7,4xe" fillcolor="#0c3d88" stroked="f">
                        <v:path arrowok="t" o:connecttype="custom" o:connectlocs="23,134;30,130;21,114;15,98;11,82;10,66;11,52;15,36;21,20;30,4;23,0;13,17;6,33;1,50;0,66;1,84;6,101;13,117;23,134;30,130;23,134" o:connectangles="0,0,0,0,0,0,0,0,0,0,0,0,0,0,0,0,0,0,0,0,0"/>
                      </v:shape>
                      <v:shape id="Freeform 31" o:spid="_x0000_s1038" style="position:absolute;left:564;top:1015;width:30;height:134;visibility:visible;mso-wrap-style:square;v-text-anchor:top" coordsize="30,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jMO8MA&#10;AADdAAAADwAAAGRycy9kb3ducmV2LnhtbERPTWsCMRC9F/wPYYTealZBK1ujLKJSSi9VKfQ2bKab&#10;xc1kTaK7/feNIHibx/ucxaq3jbiSD7VjBeNRBoK4dLrmSsHxsH2ZgwgRWWPjmBT8UYDVcvC0wFy7&#10;jr/ouo+VSCEcclRgYmxzKUNpyGIYuZY4cb/OW4wJ+kpqj10Kt42cZNlMWqw5NRhsaW2oPO0vVsHa&#10;fvpNNzbFd7E1h48fvTt7O1HqedgXbyAi9fEhvrvfdZr/Op3B7Zt0g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jMO8MAAADdAAAADwAAAAAAAAAAAAAAAACYAgAAZHJzL2Rv&#10;d25yZXYueG1sUEsFBgAAAAAEAAQA9QAAAIgDAAAAAA==&#10;" path="m30,4l23,,13,17,6,33,1,50,,66,1,84r5,17l13,117r10,17l30,130,21,114,15,98,11,82,10,66,11,52,15,36,21,20,30,4,23,r7,4xe" fillcolor="#0c3d88" stroked="f">
                        <v:path arrowok="t" o:connecttype="custom" o:connectlocs="30,4;23,0;13,17;6,33;1,50;0,66;1,84;6,101;13,117;23,134;30,130;21,114;15,98;11,82;10,66;11,52;15,36;21,20;30,4;23,0;30,4" o:connectangles="0,0,0,0,0,0,0,0,0,0,0,0,0,0,0,0,0,0,0,0,0"/>
                      </v:shape>
                    </v:group>
                  </w:pict>
                </mc:Fallback>
              </mc:AlternateContent>
            </w:r>
            <w:r w:rsidRPr="00B77E30">
              <w:rPr>
                <w:rFonts w:ascii="Arial" w:eastAsia="Calibri" w:hAnsi="Arial" w:cs="Arial"/>
                <w:b/>
                <w:bCs/>
                <w:noProof/>
                <w:color w:val="FFFFFF"/>
                <w:sz w:val="24"/>
                <w:szCs w:val="24"/>
                <w:lang w:val="es-CO" w:eastAsia="es-CO"/>
              </w:rPr>
              <mc:AlternateContent>
                <mc:Choice Requires="wpg">
                  <w:drawing>
                    <wp:anchor distT="0" distB="0" distL="114300" distR="114300" simplePos="0" relativeHeight="251602944" behindDoc="0" locked="0" layoutInCell="1" allowOverlap="1" wp14:anchorId="01C3A4AE" wp14:editId="49915571">
                      <wp:simplePos x="0" y="0"/>
                      <wp:positionH relativeFrom="column">
                        <wp:posOffset>2644775</wp:posOffset>
                      </wp:positionH>
                      <wp:positionV relativeFrom="paragraph">
                        <wp:posOffset>124460</wp:posOffset>
                      </wp:positionV>
                      <wp:extent cx="677545" cy="634365"/>
                      <wp:effectExtent l="6985" t="6350" r="1270" b="6985"/>
                      <wp:wrapNone/>
                      <wp:docPr id="1736" name="Grupo 1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 cy="634365"/>
                                <a:chOff x="2126" y="2495"/>
                                <a:chExt cx="427" cy="400"/>
                              </a:xfrm>
                            </wpg:grpSpPr>
                            <wps:wsp>
                              <wps:cNvPr id="1737" name="Freeform 33"/>
                              <wps:cNvSpPr>
                                <a:spLocks/>
                              </wps:cNvSpPr>
                              <wps:spPr bwMode="auto">
                                <a:xfrm>
                                  <a:off x="2149" y="2517"/>
                                  <a:ext cx="378" cy="355"/>
                                </a:xfrm>
                                <a:custGeom>
                                  <a:avLst/>
                                  <a:gdLst>
                                    <a:gd name="T0" fmla="*/ 210 w 378"/>
                                    <a:gd name="T1" fmla="*/ 0 h 355"/>
                                    <a:gd name="T2" fmla="*/ 245 w 378"/>
                                    <a:gd name="T3" fmla="*/ 8 h 355"/>
                                    <a:gd name="T4" fmla="*/ 281 w 378"/>
                                    <a:gd name="T5" fmla="*/ 21 h 355"/>
                                    <a:gd name="T6" fmla="*/ 309 w 378"/>
                                    <a:gd name="T7" fmla="*/ 41 h 355"/>
                                    <a:gd name="T8" fmla="*/ 336 w 378"/>
                                    <a:gd name="T9" fmla="*/ 65 h 355"/>
                                    <a:gd name="T10" fmla="*/ 356 w 378"/>
                                    <a:gd name="T11" fmla="*/ 93 h 355"/>
                                    <a:gd name="T12" fmla="*/ 370 w 378"/>
                                    <a:gd name="T13" fmla="*/ 125 h 355"/>
                                    <a:gd name="T14" fmla="*/ 378 w 378"/>
                                    <a:gd name="T15" fmla="*/ 160 h 355"/>
                                    <a:gd name="T16" fmla="*/ 378 w 378"/>
                                    <a:gd name="T17" fmla="*/ 196 h 355"/>
                                    <a:gd name="T18" fmla="*/ 370 w 378"/>
                                    <a:gd name="T19" fmla="*/ 230 h 355"/>
                                    <a:gd name="T20" fmla="*/ 356 w 378"/>
                                    <a:gd name="T21" fmla="*/ 263 h 355"/>
                                    <a:gd name="T22" fmla="*/ 336 w 378"/>
                                    <a:gd name="T23" fmla="*/ 291 h 355"/>
                                    <a:gd name="T24" fmla="*/ 309 w 378"/>
                                    <a:gd name="T25" fmla="*/ 315 h 355"/>
                                    <a:gd name="T26" fmla="*/ 281 w 378"/>
                                    <a:gd name="T27" fmla="*/ 334 h 355"/>
                                    <a:gd name="T28" fmla="*/ 245 w 378"/>
                                    <a:gd name="T29" fmla="*/ 347 h 355"/>
                                    <a:gd name="T30" fmla="*/ 210 w 378"/>
                                    <a:gd name="T31" fmla="*/ 355 h 355"/>
                                    <a:gd name="T32" fmla="*/ 171 w 378"/>
                                    <a:gd name="T33" fmla="*/ 355 h 355"/>
                                    <a:gd name="T34" fmla="*/ 134 w 378"/>
                                    <a:gd name="T35" fmla="*/ 347 h 355"/>
                                    <a:gd name="T36" fmla="*/ 100 w 378"/>
                                    <a:gd name="T37" fmla="*/ 334 h 355"/>
                                    <a:gd name="T38" fmla="*/ 70 w 378"/>
                                    <a:gd name="T39" fmla="*/ 315 h 355"/>
                                    <a:gd name="T40" fmla="*/ 43 w 378"/>
                                    <a:gd name="T41" fmla="*/ 291 h 355"/>
                                    <a:gd name="T42" fmla="*/ 22 w 378"/>
                                    <a:gd name="T43" fmla="*/ 263 h 355"/>
                                    <a:gd name="T44" fmla="*/ 9 w 378"/>
                                    <a:gd name="T45" fmla="*/ 230 h 355"/>
                                    <a:gd name="T46" fmla="*/ 0 w 378"/>
                                    <a:gd name="T47" fmla="*/ 196 h 355"/>
                                    <a:gd name="T48" fmla="*/ 0 w 378"/>
                                    <a:gd name="T49" fmla="*/ 160 h 355"/>
                                    <a:gd name="T50" fmla="*/ 9 w 378"/>
                                    <a:gd name="T51" fmla="*/ 125 h 355"/>
                                    <a:gd name="T52" fmla="*/ 22 w 378"/>
                                    <a:gd name="T53" fmla="*/ 93 h 355"/>
                                    <a:gd name="T54" fmla="*/ 43 w 378"/>
                                    <a:gd name="T55" fmla="*/ 65 h 355"/>
                                    <a:gd name="T56" fmla="*/ 70 w 378"/>
                                    <a:gd name="T57" fmla="*/ 41 h 355"/>
                                    <a:gd name="T58" fmla="*/ 100 w 378"/>
                                    <a:gd name="T59" fmla="*/ 21 h 355"/>
                                    <a:gd name="T60" fmla="*/ 134 w 378"/>
                                    <a:gd name="T61" fmla="*/ 8 h 355"/>
                                    <a:gd name="T62" fmla="*/ 171 w 378"/>
                                    <a:gd name="T63" fmla="*/ 0 h 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78" h="355">
                                      <a:moveTo>
                                        <a:pt x="189" y="0"/>
                                      </a:moveTo>
                                      <a:lnTo>
                                        <a:pt x="210" y="0"/>
                                      </a:lnTo>
                                      <a:lnTo>
                                        <a:pt x="228" y="3"/>
                                      </a:lnTo>
                                      <a:lnTo>
                                        <a:pt x="245" y="8"/>
                                      </a:lnTo>
                                      <a:lnTo>
                                        <a:pt x="264" y="14"/>
                                      </a:lnTo>
                                      <a:lnTo>
                                        <a:pt x="281" y="21"/>
                                      </a:lnTo>
                                      <a:lnTo>
                                        <a:pt x="296" y="30"/>
                                      </a:lnTo>
                                      <a:lnTo>
                                        <a:pt x="309" y="41"/>
                                      </a:lnTo>
                                      <a:lnTo>
                                        <a:pt x="323" y="52"/>
                                      </a:lnTo>
                                      <a:lnTo>
                                        <a:pt x="336" y="65"/>
                                      </a:lnTo>
                                      <a:lnTo>
                                        <a:pt x="346" y="78"/>
                                      </a:lnTo>
                                      <a:lnTo>
                                        <a:pt x="356" y="93"/>
                                      </a:lnTo>
                                      <a:lnTo>
                                        <a:pt x="365" y="108"/>
                                      </a:lnTo>
                                      <a:lnTo>
                                        <a:pt x="370" y="125"/>
                                      </a:lnTo>
                                      <a:lnTo>
                                        <a:pt x="375" y="142"/>
                                      </a:lnTo>
                                      <a:lnTo>
                                        <a:pt x="378" y="160"/>
                                      </a:lnTo>
                                      <a:lnTo>
                                        <a:pt x="378" y="177"/>
                                      </a:lnTo>
                                      <a:lnTo>
                                        <a:pt x="378" y="196"/>
                                      </a:lnTo>
                                      <a:lnTo>
                                        <a:pt x="375" y="214"/>
                                      </a:lnTo>
                                      <a:lnTo>
                                        <a:pt x="370" y="230"/>
                                      </a:lnTo>
                                      <a:lnTo>
                                        <a:pt x="365" y="247"/>
                                      </a:lnTo>
                                      <a:lnTo>
                                        <a:pt x="356" y="263"/>
                                      </a:lnTo>
                                      <a:lnTo>
                                        <a:pt x="346" y="277"/>
                                      </a:lnTo>
                                      <a:lnTo>
                                        <a:pt x="336" y="291"/>
                                      </a:lnTo>
                                      <a:lnTo>
                                        <a:pt x="323" y="304"/>
                                      </a:lnTo>
                                      <a:lnTo>
                                        <a:pt x="309" y="315"/>
                                      </a:lnTo>
                                      <a:lnTo>
                                        <a:pt x="296" y="324"/>
                                      </a:lnTo>
                                      <a:lnTo>
                                        <a:pt x="281" y="334"/>
                                      </a:lnTo>
                                      <a:lnTo>
                                        <a:pt x="264" y="342"/>
                                      </a:lnTo>
                                      <a:lnTo>
                                        <a:pt x="245" y="347"/>
                                      </a:lnTo>
                                      <a:lnTo>
                                        <a:pt x="228" y="351"/>
                                      </a:lnTo>
                                      <a:lnTo>
                                        <a:pt x="210" y="355"/>
                                      </a:lnTo>
                                      <a:lnTo>
                                        <a:pt x="189" y="355"/>
                                      </a:lnTo>
                                      <a:lnTo>
                                        <a:pt x="171" y="355"/>
                                      </a:lnTo>
                                      <a:lnTo>
                                        <a:pt x="151" y="351"/>
                                      </a:lnTo>
                                      <a:lnTo>
                                        <a:pt x="134" y="347"/>
                                      </a:lnTo>
                                      <a:lnTo>
                                        <a:pt x="115" y="342"/>
                                      </a:lnTo>
                                      <a:lnTo>
                                        <a:pt x="100" y="334"/>
                                      </a:lnTo>
                                      <a:lnTo>
                                        <a:pt x="83" y="324"/>
                                      </a:lnTo>
                                      <a:lnTo>
                                        <a:pt x="70" y="315"/>
                                      </a:lnTo>
                                      <a:lnTo>
                                        <a:pt x="56" y="304"/>
                                      </a:lnTo>
                                      <a:lnTo>
                                        <a:pt x="43" y="291"/>
                                      </a:lnTo>
                                      <a:lnTo>
                                        <a:pt x="33" y="277"/>
                                      </a:lnTo>
                                      <a:lnTo>
                                        <a:pt x="22" y="263"/>
                                      </a:lnTo>
                                      <a:lnTo>
                                        <a:pt x="16" y="247"/>
                                      </a:lnTo>
                                      <a:lnTo>
                                        <a:pt x="9" y="230"/>
                                      </a:lnTo>
                                      <a:lnTo>
                                        <a:pt x="4" y="214"/>
                                      </a:lnTo>
                                      <a:lnTo>
                                        <a:pt x="0" y="196"/>
                                      </a:lnTo>
                                      <a:lnTo>
                                        <a:pt x="0" y="177"/>
                                      </a:lnTo>
                                      <a:lnTo>
                                        <a:pt x="0" y="160"/>
                                      </a:lnTo>
                                      <a:lnTo>
                                        <a:pt x="4" y="142"/>
                                      </a:lnTo>
                                      <a:lnTo>
                                        <a:pt x="9" y="125"/>
                                      </a:lnTo>
                                      <a:lnTo>
                                        <a:pt x="16" y="108"/>
                                      </a:lnTo>
                                      <a:lnTo>
                                        <a:pt x="22" y="93"/>
                                      </a:lnTo>
                                      <a:lnTo>
                                        <a:pt x="33" y="78"/>
                                      </a:lnTo>
                                      <a:lnTo>
                                        <a:pt x="43" y="65"/>
                                      </a:lnTo>
                                      <a:lnTo>
                                        <a:pt x="56" y="52"/>
                                      </a:lnTo>
                                      <a:lnTo>
                                        <a:pt x="70" y="41"/>
                                      </a:lnTo>
                                      <a:lnTo>
                                        <a:pt x="83" y="30"/>
                                      </a:lnTo>
                                      <a:lnTo>
                                        <a:pt x="100" y="21"/>
                                      </a:lnTo>
                                      <a:lnTo>
                                        <a:pt x="115" y="14"/>
                                      </a:lnTo>
                                      <a:lnTo>
                                        <a:pt x="134" y="8"/>
                                      </a:lnTo>
                                      <a:lnTo>
                                        <a:pt x="151" y="3"/>
                                      </a:lnTo>
                                      <a:lnTo>
                                        <a:pt x="171" y="0"/>
                                      </a:lnTo>
                                      <a:lnTo>
                                        <a:pt x="18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8" name="Freeform 34"/>
                              <wps:cNvSpPr>
                                <a:spLocks/>
                              </wps:cNvSpPr>
                              <wps:spPr bwMode="auto">
                                <a:xfrm>
                                  <a:off x="2387" y="2751"/>
                                  <a:ext cx="31" cy="65"/>
                                </a:xfrm>
                                <a:custGeom>
                                  <a:avLst/>
                                  <a:gdLst>
                                    <a:gd name="T0" fmla="*/ 4 w 31"/>
                                    <a:gd name="T1" fmla="*/ 0 h 65"/>
                                    <a:gd name="T2" fmla="*/ 0 w 31"/>
                                    <a:gd name="T3" fmla="*/ 10 h 65"/>
                                    <a:gd name="T4" fmla="*/ 2 w 31"/>
                                    <a:gd name="T5" fmla="*/ 16 h 65"/>
                                    <a:gd name="T6" fmla="*/ 4 w 31"/>
                                    <a:gd name="T7" fmla="*/ 22 h 65"/>
                                    <a:gd name="T8" fmla="*/ 5 w 31"/>
                                    <a:gd name="T9" fmla="*/ 27 h 65"/>
                                    <a:gd name="T10" fmla="*/ 7 w 31"/>
                                    <a:gd name="T11" fmla="*/ 33 h 65"/>
                                    <a:gd name="T12" fmla="*/ 9 w 31"/>
                                    <a:gd name="T13" fmla="*/ 40 h 65"/>
                                    <a:gd name="T14" fmla="*/ 10 w 31"/>
                                    <a:gd name="T15" fmla="*/ 45 h 65"/>
                                    <a:gd name="T16" fmla="*/ 12 w 31"/>
                                    <a:gd name="T17" fmla="*/ 51 h 65"/>
                                    <a:gd name="T18" fmla="*/ 14 w 31"/>
                                    <a:gd name="T19" fmla="*/ 57 h 65"/>
                                    <a:gd name="T20" fmla="*/ 16 w 31"/>
                                    <a:gd name="T21" fmla="*/ 60 h 65"/>
                                    <a:gd name="T22" fmla="*/ 19 w 31"/>
                                    <a:gd name="T23" fmla="*/ 64 h 65"/>
                                    <a:gd name="T24" fmla="*/ 21 w 31"/>
                                    <a:gd name="T25" fmla="*/ 65 h 65"/>
                                    <a:gd name="T26" fmla="*/ 24 w 31"/>
                                    <a:gd name="T27" fmla="*/ 65 h 65"/>
                                    <a:gd name="T28" fmla="*/ 27 w 31"/>
                                    <a:gd name="T29" fmla="*/ 64 h 65"/>
                                    <a:gd name="T30" fmla="*/ 29 w 31"/>
                                    <a:gd name="T31" fmla="*/ 62 h 65"/>
                                    <a:gd name="T32" fmla="*/ 31 w 31"/>
                                    <a:gd name="T33" fmla="*/ 60 h 65"/>
                                    <a:gd name="T34" fmla="*/ 31 w 31"/>
                                    <a:gd name="T35" fmla="*/ 56 h 65"/>
                                    <a:gd name="T36" fmla="*/ 29 w 31"/>
                                    <a:gd name="T37" fmla="*/ 49 h 65"/>
                                    <a:gd name="T38" fmla="*/ 27 w 31"/>
                                    <a:gd name="T39" fmla="*/ 41 h 65"/>
                                    <a:gd name="T40" fmla="*/ 26 w 31"/>
                                    <a:gd name="T41" fmla="*/ 35 h 65"/>
                                    <a:gd name="T42" fmla="*/ 24 w 31"/>
                                    <a:gd name="T43" fmla="*/ 29 h 65"/>
                                    <a:gd name="T44" fmla="*/ 22 w 31"/>
                                    <a:gd name="T45" fmla="*/ 21 h 65"/>
                                    <a:gd name="T46" fmla="*/ 21 w 31"/>
                                    <a:gd name="T47" fmla="*/ 14 h 65"/>
                                    <a:gd name="T48" fmla="*/ 19 w 31"/>
                                    <a:gd name="T49" fmla="*/ 8 h 65"/>
                                    <a:gd name="T50" fmla="*/ 19 w 31"/>
                                    <a:gd name="T51" fmla="*/ 0 h 65"/>
                                    <a:gd name="T52" fmla="*/ 4 w 31"/>
                                    <a:gd name="T53"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1" h="65">
                                      <a:moveTo>
                                        <a:pt x="4" y="0"/>
                                      </a:moveTo>
                                      <a:lnTo>
                                        <a:pt x="0" y="10"/>
                                      </a:lnTo>
                                      <a:lnTo>
                                        <a:pt x="2" y="16"/>
                                      </a:lnTo>
                                      <a:lnTo>
                                        <a:pt x="4" y="22"/>
                                      </a:lnTo>
                                      <a:lnTo>
                                        <a:pt x="5" y="27"/>
                                      </a:lnTo>
                                      <a:lnTo>
                                        <a:pt x="7" y="33"/>
                                      </a:lnTo>
                                      <a:lnTo>
                                        <a:pt x="9" y="40"/>
                                      </a:lnTo>
                                      <a:lnTo>
                                        <a:pt x="10" y="45"/>
                                      </a:lnTo>
                                      <a:lnTo>
                                        <a:pt x="12" y="51"/>
                                      </a:lnTo>
                                      <a:lnTo>
                                        <a:pt x="14" y="57"/>
                                      </a:lnTo>
                                      <a:lnTo>
                                        <a:pt x="16" y="60"/>
                                      </a:lnTo>
                                      <a:lnTo>
                                        <a:pt x="19" y="64"/>
                                      </a:lnTo>
                                      <a:lnTo>
                                        <a:pt x="21" y="65"/>
                                      </a:lnTo>
                                      <a:lnTo>
                                        <a:pt x="24" y="65"/>
                                      </a:lnTo>
                                      <a:lnTo>
                                        <a:pt x="27" y="64"/>
                                      </a:lnTo>
                                      <a:lnTo>
                                        <a:pt x="29" y="62"/>
                                      </a:lnTo>
                                      <a:lnTo>
                                        <a:pt x="31" y="60"/>
                                      </a:lnTo>
                                      <a:lnTo>
                                        <a:pt x="31" y="56"/>
                                      </a:lnTo>
                                      <a:lnTo>
                                        <a:pt x="29" y="49"/>
                                      </a:lnTo>
                                      <a:lnTo>
                                        <a:pt x="27" y="41"/>
                                      </a:lnTo>
                                      <a:lnTo>
                                        <a:pt x="26" y="35"/>
                                      </a:lnTo>
                                      <a:lnTo>
                                        <a:pt x="24" y="29"/>
                                      </a:lnTo>
                                      <a:lnTo>
                                        <a:pt x="22" y="21"/>
                                      </a:lnTo>
                                      <a:lnTo>
                                        <a:pt x="21" y="14"/>
                                      </a:lnTo>
                                      <a:lnTo>
                                        <a:pt x="19" y="8"/>
                                      </a:lnTo>
                                      <a:lnTo>
                                        <a:pt x="19" y="0"/>
                                      </a:lnTo>
                                      <a:lnTo>
                                        <a:pt x="4"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9" name="Freeform 35"/>
                              <wps:cNvSpPr>
                                <a:spLocks/>
                              </wps:cNvSpPr>
                              <wps:spPr bwMode="auto">
                                <a:xfrm>
                                  <a:off x="2163" y="2530"/>
                                  <a:ext cx="346" cy="179"/>
                                </a:xfrm>
                                <a:custGeom>
                                  <a:avLst/>
                                  <a:gdLst>
                                    <a:gd name="T0" fmla="*/ 2 w 346"/>
                                    <a:gd name="T1" fmla="*/ 171 h 179"/>
                                    <a:gd name="T2" fmla="*/ 8 w 346"/>
                                    <a:gd name="T3" fmla="*/ 172 h 179"/>
                                    <a:gd name="T4" fmla="*/ 15 w 346"/>
                                    <a:gd name="T5" fmla="*/ 171 h 179"/>
                                    <a:gd name="T6" fmla="*/ 24 w 346"/>
                                    <a:gd name="T7" fmla="*/ 167 h 179"/>
                                    <a:gd name="T8" fmla="*/ 29 w 346"/>
                                    <a:gd name="T9" fmla="*/ 169 h 179"/>
                                    <a:gd name="T10" fmla="*/ 34 w 346"/>
                                    <a:gd name="T11" fmla="*/ 175 h 179"/>
                                    <a:gd name="T12" fmla="*/ 47 w 346"/>
                                    <a:gd name="T13" fmla="*/ 179 h 179"/>
                                    <a:gd name="T14" fmla="*/ 66 w 346"/>
                                    <a:gd name="T15" fmla="*/ 175 h 179"/>
                                    <a:gd name="T16" fmla="*/ 78 w 346"/>
                                    <a:gd name="T17" fmla="*/ 167 h 179"/>
                                    <a:gd name="T18" fmla="*/ 81 w 346"/>
                                    <a:gd name="T19" fmla="*/ 160 h 179"/>
                                    <a:gd name="T20" fmla="*/ 84 w 346"/>
                                    <a:gd name="T21" fmla="*/ 158 h 179"/>
                                    <a:gd name="T22" fmla="*/ 91 w 346"/>
                                    <a:gd name="T23" fmla="*/ 163 h 179"/>
                                    <a:gd name="T24" fmla="*/ 108 w 346"/>
                                    <a:gd name="T25" fmla="*/ 164 h 179"/>
                                    <a:gd name="T26" fmla="*/ 128 w 346"/>
                                    <a:gd name="T27" fmla="*/ 156 h 179"/>
                                    <a:gd name="T28" fmla="*/ 142 w 346"/>
                                    <a:gd name="T29" fmla="*/ 144 h 179"/>
                                    <a:gd name="T30" fmla="*/ 145 w 346"/>
                                    <a:gd name="T31" fmla="*/ 131 h 179"/>
                                    <a:gd name="T32" fmla="*/ 147 w 346"/>
                                    <a:gd name="T33" fmla="*/ 126 h 179"/>
                                    <a:gd name="T34" fmla="*/ 162 w 346"/>
                                    <a:gd name="T35" fmla="*/ 134 h 179"/>
                                    <a:gd name="T36" fmla="*/ 179 w 346"/>
                                    <a:gd name="T37" fmla="*/ 137 h 179"/>
                                    <a:gd name="T38" fmla="*/ 191 w 346"/>
                                    <a:gd name="T39" fmla="*/ 134 h 179"/>
                                    <a:gd name="T40" fmla="*/ 202 w 346"/>
                                    <a:gd name="T41" fmla="*/ 128 h 179"/>
                                    <a:gd name="T42" fmla="*/ 213 w 346"/>
                                    <a:gd name="T43" fmla="*/ 114 h 179"/>
                                    <a:gd name="T44" fmla="*/ 218 w 346"/>
                                    <a:gd name="T45" fmla="*/ 112 h 179"/>
                                    <a:gd name="T46" fmla="*/ 226 w 346"/>
                                    <a:gd name="T47" fmla="*/ 126 h 179"/>
                                    <a:gd name="T48" fmla="*/ 240 w 346"/>
                                    <a:gd name="T49" fmla="*/ 136 h 179"/>
                                    <a:gd name="T50" fmla="*/ 256 w 346"/>
                                    <a:gd name="T51" fmla="*/ 141 h 179"/>
                                    <a:gd name="T52" fmla="*/ 275 w 346"/>
                                    <a:gd name="T53" fmla="*/ 141 h 179"/>
                                    <a:gd name="T54" fmla="*/ 292 w 346"/>
                                    <a:gd name="T55" fmla="*/ 136 h 179"/>
                                    <a:gd name="T56" fmla="*/ 305 w 346"/>
                                    <a:gd name="T57" fmla="*/ 128 h 179"/>
                                    <a:gd name="T58" fmla="*/ 315 w 346"/>
                                    <a:gd name="T59" fmla="*/ 115 h 179"/>
                                    <a:gd name="T60" fmla="*/ 319 w 346"/>
                                    <a:gd name="T61" fmla="*/ 114 h 179"/>
                                    <a:gd name="T62" fmla="*/ 324 w 346"/>
                                    <a:gd name="T63" fmla="*/ 123 h 179"/>
                                    <a:gd name="T64" fmla="*/ 332 w 346"/>
                                    <a:gd name="T65" fmla="*/ 125 h 179"/>
                                    <a:gd name="T66" fmla="*/ 342 w 346"/>
                                    <a:gd name="T67" fmla="*/ 123 h 179"/>
                                    <a:gd name="T68" fmla="*/ 341 w 346"/>
                                    <a:gd name="T69" fmla="*/ 109 h 179"/>
                                    <a:gd name="T70" fmla="*/ 329 w 346"/>
                                    <a:gd name="T71" fmla="*/ 84 h 179"/>
                                    <a:gd name="T72" fmla="*/ 314 w 346"/>
                                    <a:gd name="T73" fmla="*/ 61 h 179"/>
                                    <a:gd name="T74" fmla="*/ 294 w 346"/>
                                    <a:gd name="T75" fmla="*/ 42 h 179"/>
                                    <a:gd name="T76" fmla="*/ 272 w 346"/>
                                    <a:gd name="T77" fmla="*/ 27 h 179"/>
                                    <a:gd name="T78" fmla="*/ 246 w 346"/>
                                    <a:gd name="T79" fmla="*/ 14 h 179"/>
                                    <a:gd name="T80" fmla="*/ 219 w 346"/>
                                    <a:gd name="T81" fmla="*/ 4 h 179"/>
                                    <a:gd name="T82" fmla="*/ 191 w 346"/>
                                    <a:gd name="T83" fmla="*/ 0 h 179"/>
                                    <a:gd name="T84" fmla="*/ 157 w 346"/>
                                    <a:gd name="T85" fmla="*/ 0 h 179"/>
                                    <a:gd name="T86" fmla="*/ 123 w 346"/>
                                    <a:gd name="T87" fmla="*/ 8 h 179"/>
                                    <a:gd name="T88" fmla="*/ 91 w 346"/>
                                    <a:gd name="T89" fmla="*/ 19 h 179"/>
                                    <a:gd name="T90" fmla="*/ 64 w 346"/>
                                    <a:gd name="T91" fmla="*/ 38 h 179"/>
                                    <a:gd name="T92" fmla="*/ 40 w 346"/>
                                    <a:gd name="T93" fmla="*/ 60 h 179"/>
                                    <a:gd name="T94" fmla="*/ 20 w 346"/>
                                    <a:gd name="T95" fmla="*/ 85 h 179"/>
                                    <a:gd name="T96" fmla="*/ 7 w 346"/>
                                    <a:gd name="T97" fmla="*/ 115 h 179"/>
                                    <a:gd name="T98" fmla="*/ 0 w 346"/>
                                    <a:gd name="T99" fmla="*/ 148 h 179"/>
                                    <a:gd name="T100" fmla="*/ 0 w 346"/>
                                    <a:gd name="T101" fmla="*/ 164 h 179"/>
                                    <a:gd name="T102" fmla="*/ 0 w 346"/>
                                    <a:gd name="T103" fmla="*/ 166 h 179"/>
                                    <a:gd name="T104" fmla="*/ 0 w 346"/>
                                    <a:gd name="T105" fmla="*/ 167 h 179"/>
                                    <a:gd name="T106" fmla="*/ 0 w 346"/>
                                    <a:gd name="T107" fmla="*/ 16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6" h="179">
                                      <a:moveTo>
                                        <a:pt x="0" y="169"/>
                                      </a:moveTo>
                                      <a:lnTo>
                                        <a:pt x="2" y="171"/>
                                      </a:lnTo>
                                      <a:lnTo>
                                        <a:pt x="5" y="171"/>
                                      </a:lnTo>
                                      <a:lnTo>
                                        <a:pt x="8" y="172"/>
                                      </a:lnTo>
                                      <a:lnTo>
                                        <a:pt x="12" y="172"/>
                                      </a:lnTo>
                                      <a:lnTo>
                                        <a:pt x="15" y="171"/>
                                      </a:lnTo>
                                      <a:lnTo>
                                        <a:pt x="20" y="169"/>
                                      </a:lnTo>
                                      <a:lnTo>
                                        <a:pt x="24" y="167"/>
                                      </a:lnTo>
                                      <a:lnTo>
                                        <a:pt x="25" y="166"/>
                                      </a:lnTo>
                                      <a:lnTo>
                                        <a:pt x="29" y="169"/>
                                      </a:lnTo>
                                      <a:lnTo>
                                        <a:pt x="30" y="172"/>
                                      </a:lnTo>
                                      <a:lnTo>
                                        <a:pt x="34" y="175"/>
                                      </a:lnTo>
                                      <a:lnTo>
                                        <a:pt x="39" y="177"/>
                                      </a:lnTo>
                                      <a:lnTo>
                                        <a:pt x="47" y="179"/>
                                      </a:lnTo>
                                      <a:lnTo>
                                        <a:pt x="57" y="179"/>
                                      </a:lnTo>
                                      <a:lnTo>
                                        <a:pt x="66" y="175"/>
                                      </a:lnTo>
                                      <a:lnTo>
                                        <a:pt x="74" y="171"/>
                                      </a:lnTo>
                                      <a:lnTo>
                                        <a:pt x="78" y="167"/>
                                      </a:lnTo>
                                      <a:lnTo>
                                        <a:pt x="79" y="164"/>
                                      </a:lnTo>
                                      <a:lnTo>
                                        <a:pt x="81" y="160"/>
                                      </a:lnTo>
                                      <a:lnTo>
                                        <a:pt x="83" y="155"/>
                                      </a:lnTo>
                                      <a:lnTo>
                                        <a:pt x="84" y="158"/>
                                      </a:lnTo>
                                      <a:lnTo>
                                        <a:pt x="88" y="161"/>
                                      </a:lnTo>
                                      <a:lnTo>
                                        <a:pt x="91" y="163"/>
                                      </a:lnTo>
                                      <a:lnTo>
                                        <a:pt x="96" y="164"/>
                                      </a:lnTo>
                                      <a:lnTo>
                                        <a:pt x="108" y="164"/>
                                      </a:lnTo>
                                      <a:lnTo>
                                        <a:pt x="118" y="163"/>
                                      </a:lnTo>
                                      <a:lnTo>
                                        <a:pt x="128" y="156"/>
                                      </a:lnTo>
                                      <a:lnTo>
                                        <a:pt x="138" y="148"/>
                                      </a:lnTo>
                                      <a:lnTo>
                                        <a:pt x="142" y="144"/>
                                      </a:lnTo>
                                      <a:lnTo>
                                        <a:pt x="143" y="137"/>
                                      </a:lnTo>
                                      <a:lnTo>
                                        <a:pt x="145" y="131"/>
                                      </a:lnTo>
                                      <a:lnTo>
                                        <a:pt x="145" y="125"/>
                                      </a:lnTo>
                                      <a:lnTo>
                                        <a:pt x="147" y="126"/>
                                      </a:lnTo>
                                      <a:lnTo>
                                        <a:pt x="153" y="129"/>
                                      </a:lnTo>
                                      <a:lnTo>
                                        <a:pt x="162" y="134"/>
                                      </a:lnTo>
                                      <a:lnTo>
                                        <a:pt x="172" y="136"/>
                                      </a:lnTo>
                                      <a:lnTo>
                                        <a:pt x="179" y="137"/>
                                      </a:lnTo>
                                      <a:lnTo>
                                        <a:pt x="184" y="136"/>
                                      </a:lnTo>
                                      <a:lnTo>
                                        <a:pt x="191" y="134"/>
                                      </a:lnTo>
                                      <a:lnTo>
                                        <a:pt x="196" y="131"/>
                                      </a:lnTo>
                                      <a:lnTo>
                                        <a:pt x="202" y="128"/>
                                      </a:lnTo>
                                      <a:lnTo>
                                        <a:pt x="207" y="122"/>
                                      </a:lnTo>
                                      <a:lnTo>
                                        <a:pt x="213" y="114"/>
                                      </a:lnTo>
                                      <a:lnTo>
                                        <a:pt x="218" y="103"/>
                                      </a:lnTo>
                                      <a:lnTo>
                                        <a:pt x="218" y="112"/>
                                      </a:lnTo>
                                      <a:lnTo>
                                        <a:pt x="221" y="120"/>
                                      </a:lnTo>
                                      <a:lnTo>
                                        <a:pt x="226" y="126"/>
                                      </a:lnTo>
                                      <a:lnTo>
                                        <a:pt x="233" y="131"/>
                                      </a:lnTo>
                                      <a:lnTo>
                                        <a:pt x="240" y="136"/>
                                      </a:lnTo>
                                      <a:lnTo>
                                        <a:pt x="248" y="139"/>
                                      </a:lnTo>
                                      <a:lnTo>
                                        <a:pt x="256" y="141"/>
                                      </a:lnTo>
                                      <a:lnTo>
                                        <a:pt x="265" y="141"/>
                                      </a:lnTo>
                                      <a:lnTo>
                                        <a:pt x="275" y="141"/>
                                      </a:lnTo>
                                      <a:lnTo>
                                        <a:pt x="283" y="139"/>
                                      </a:lnTo>
                                      <a:lnTo>
                                        <a:pt x="292" y="136"/>
                                      </a:lnTo>
                                      <a:lnTo>
                                        <a:pt x="299" y="133"/>
                                      </a:lnTo>
                                      <a:lnTo>
                                        <a:pt x="305" y="128"/>
                                      </a:lnTo>
                                      <a:lnTo>
                                        <a:pt x="310" y="122"/>
                                      </a:lnTo>
                                      <a:lnTo>
                                        <a:pt x="315" y="115"/>
                                      </a:lnTo>
                                      <a:lnTo>
                                        <a:pt x="317" y="107"/>
                                      </a:lnTo>
                                      <a:lnTo>
                                        <a:pt x="319" y="114"/>
                                      </a:lnTo>
                                      <a:lnTo>
                                        <a:pt x="321" y="118"/>
                                      </a:lnTo>
                                      <a:lnTo>
                                        <a:pt x="324" y="123"/>
                                      </a:lnTo>
                                      <a:lnTo>
                                        <a:pt x="329" y="125"/>
                                      </a:lnTo>
                                      <a:lnTo>
                                        <a:pt x="332" y="125"/>
                                      </a:lnTo>
                                      <a:lnTo>
                                        <a:pt x="337" y="125"/>
                                      </a:lnTo>
                                      <a:lnTo>
                                        <a:pt x="342" y="123"/>
                                      </a:lnTo>
                                      <a:lnTo>
                                        <a:pt x="346" y="122"/>
                                      </a:lnTo>
                                      <a:lnTo>
                                        <a:pt x="341" y="109"/>
                                      </a:lnTo>
                                      <a:lnTo>
                                        <a:pt x="336" y="96"/>
                                      </a:lnTo>
                                      <a:lnTo>
                                        <a:pt x="329" y="84"/>
                                      </a:lnTo>
                                      <a:lnTo>
                                        <a:pt x="322" y="72"/>
                                      </a:lnTo>
                                      <a:lnTo>
                                        <a:pt x="314" y="61"/>
                                      </a:lnTo>
                                      <a:lnTo>
                                        <a:pt x="304" y="52"/>
                                      </a:lnTo>
                                      <a:lnTo>
                                        <a:pt x="294" y="42"/>
                                      </a:lnTo>
                                      <a:lnTo>
                                        <a:pt x="283" y="34"/>
                                      </a:lnTo>
                                      <a:lnTo>
                                        <a:pt x="272" y="27"/>
                                      </a:lnTo>
                                      <a:lnTo>
                                        <a:pt x="260" y="19"/>
                                      </a:lnTo>
                                      <a:lnTo>
                                        <a:pt x="246" y="14"/>
                                      </a:lnTo>
                                      <a:lnTo>
                                        <a:pt x="233" y="9"/>
                                      </a:lnTo>
                                      <a:lnTo>
                                        <a:pt x="219" y="4"/>
                                      </a:lnTo>
                                      <a:lnTo>
                                        <a:pt x="206" y="1"/>
                                      </a:lnTo>
                                      <a:lnTo>
                                        <a:pt x="191" y="0"/>
                                      </a:lnTo>
                                      <a:lnTo>
                                        <a:pt x="175" y="0"/>
                                      </a:lnTo>
                                      <a:lnTo>
                                        <a:pt x="157" y="0"/>
                                      </a:lnTo>
                                      <a:lnTo>
                                        <a:pt x="140" y="3"/>
                                      </a:lnTo>
                                      <a:lnTo>
                                        <a:pt x="123" y="8"/>
                                      </a:lnTo>
                                      <a:lnTo>
                                        <a:pt x="106" y="12"/>
                                      </a:lnTo>
                                      <a:lnTo>
                                        <a:pt x="91" y="19"/>
                                      </a:lnTo>
                                      <a:lnTo>
                                        <a:pt x="78" y="28"/>
                                      </a:lnTo>
                                      <a:lnTo>
                                        <a:pt x="64" y="38"/>
                                      </a:lnTo>
                                      <a:lnTo>
                                        <a:pt x="51" y="47"/>
                                      </a:lnTo>
                                      <a:lnTo>
                                        <a:pt x="40" y="60"/>
                                      </a:lnTo>
                                      <a:lnTo>
                                        <a:pt x="30" y="72"/>
                                      </a:lnTo>
                                      <a:lnTo>
                                        <a:pt x="20" y="85"/>
                                      </a:lnTo>
                                      <a:lnTo>
                                        <a:pt x="13" y="101"/>
                                      </a:lnTo>
                                      <a:lnTo>
                                        <a:pt x="7" y="115"/>
                                      </a:lnTo>
                                      <a:lnTo>
                                        <a:pt x="3" y="131"/>
                                      </a:lnTo>
                                      <a:lnTo>
                                        <a:pt x="0" y="148"/>
                                      </a:lnTo>
                                      <a:lnTo>
                                        <a:pt x="0" y="164"/>
                                      </a:lnTo>
                                      <a:lnTo>
                                        <a:pt x="0" y="166"/>
                                      </a:lnTo>
                                      <a:lnTo>
                                        <a:pt x="0" y="167"/>
                                      </a:lnTo>
                                      <a:lnTo>
                                        <a:pt x="0" y="169"/>
                                      </a:lnTo>
                                      <a:close/>
                                    </a:path>
                                  </a:pathLst>
                                </a:custGeom>
                                <a:solidFill>
                                  <a:srgbClr val="CFD2E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0" name="Freeform 36"/>
                              <wps:cNvSpPr>
                                <a:spLocks/>
                              </wps:cNvSpPr>
                              <wps:spPr bwMode="auto">
                                <a:xfrm>
                                  <a:off x="2436" y="2683"/>
                                  <a:ext cx="36" cy="33"/>
                                </a:xfrm>
                                <a:custGeom>
                                  <a:avLst/>
                                  <a:gdLst>
                                    <a:gd name="T0" fmla="*/ 17 w 36"/>
                                    <a:gd name="T1" fmla="*/ 0 h 33"/>
                                    <a:gd name="T2" fmla="*/ 21 w 36"/>
                                    <a:gd name="T3" fmla="*/ 2 h 33"/>
                                    <a:gd name="T4" fmla="*/ 24 w 36"/>
                                    <a:gd name="T5" fmla="*/ 2 h 33"/>
                                    <a:gd name="T6" fmla="*/ 27 w 36"/>
                                    <a:gd name="T7" fmla="*/ 3 h 33"/>
                                    <a:gd name="T8" fmla="*/ 31 w 36"/>
                                    <a:gd name="T9" fmla="*/ 5 h 33"/>
                                    <a:gd name="T10" fmla="*/ 32 w 36"/>
                                    <a:gd name="T11" fmla="*/ 8 h 33"/>
                                    <a:gd name="T12" fmla="*/ 34 w 36"/>
                                    <a:gd name="T13" fmla="*/ 11 h 33"/>
                                    <a:gd name="T14" fmla="*/ 36 w 36"/>
                                    <a:gd name="T15" fmla="*/ 14 h 33"/>
                                    <a:gd name="T16" fmla="*/ 36 w 36"/>
                                    <a:gd name="T17" fmla="*/ 18 h 33"/>
                                    <a:gd name="T18" fmla="*/ 36 w 36"/>
                                    <a:gd name="T19" fmla="*/ 21 h 33"/>
                                    <a:gd name="T20" fmla="*/ 34 w 36"/>
                                    <a:gd name="T21" fmla="*/ 24 h 33"/>
                                    <a:gd name="T22" fmla="*/ 32 w 36"/>
                                    <a:gd name="T23" fmla="*/ 27 h 33"/>
                                    <a:gd name="T24" fmla="*/ 31 w 36"/>
                                    <a:gd name="T25" fmla="*/ 29 h 33"/>
                                    <a:gd name="T26" fmla="*/ 27 w 36"/>
                                    <a:gd name="T27" fmla="*/ 30 h 33"/>
                                    <a:gd name="T28" fmla="*/ 24 w 36"/>
                                    <a:gd name="T29" fmla="*/ 32 h 33"/>
                                    <a:gd name="T30" fmla="*/ 21 w 36"/>
                                    <a:gd name="T31" fmla="*/ 33 h 33"/>
                                    <a:gd name="T32" fmla="*/ 17 w 36"/>
                                    <a:gd name="T33" fmla="*/ 33 h 33"/>
                                    <a:gd name="T34" fmla="*/ 14 w 36"/>
                                    <a:gd name="T35" fmla="*/ 33 h 33"/>
                                    <a:gd name="T36" fmla="*/ 10 w 36"/>
                                    <a:gd name="T37" fmla="*/ 32 h 33"/>
                                    <a:gd name="T38" fmla="*/ 7 w 36"/>
                                    <a:gd name="T39" fmla="*/ 30 h 33"/>
                                    <a:gd name="T40" fmla="*/ 5 w 36"/>
                                    <a:gd name="T41" fmla="*/ 29 h 33"/>
                                    <a:gd name="T42" fmla="*/ 4 w 36"/>
                                    <a:gd name="T43" fmla="*/ 27 h 33"/>
                                    <a:gd name="T44" fmla="*/ 2 w 36"/>
                                    <a:gd name="T45" fmla="*/ 24 h 33"/>
                                    <a:gd name="T46" fmla="*/ 0 w 36"/>
                                    <a:gd name="T47" fmla="*/ 21 h 33"/>
                                    <a:gd name="T48" fmla="*/ 0 w 36"/>
                                    <a:gd name="T49" fmla="*/ 18 h 33"/>
                                    <a:gd name="T50" fmla="*/ 0 w 36"/>
                                    <a:gd name="T51" fmla="*/ 14 h 33"/>
                                    <a:gd name="T52" fmla="*/ 2 w 36"/>
                                    <a:gd name="T53" fmla="*/ 11 h 33"/>
                                    <a:gd name="T54" fmla="*/ 4 w 36"/>
                                    <a:gd name="T55" fmla="*/ 8 h 33"/>
                                    <a:gd name="T56" fmla="*/ 5 w 36"/>
                                    <a:gd name="T57" fmla="*/ 5 h 33"/>
                                    <a:gd name="T58" fmla="*/ 7 w 36"/>
                                    <a:gd name="T59" fmla="*/ 3 h 33"/>
                                    <a:gd name="T60" fmla="*/ 10 w 36"/>
                                    <a:gd name="T61" fmla="*/ 2 h 33"/>
                                    <a:gd name="T62" fmla="*/ 14 w 36"/>
                                    <a:gd name="T63" fmla="*/ 2 h 33"/>
                                    <a:gd name="T64" fmla="*/ 17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7" y="0"/>
                                      </a:moveTo>
                                      <a:lnTo>
                                        <a:pt x="21" y="2"/>
                                      </a:lnTo>
                                      <a:lnTo>
                                        <a:pt x="24" y="2"/>
                                      </a:lnTo>
                                      <a:lnTo>
                                        <a:pt x="27" y="3"/>
                                      </a:lnTo>
                                      <a:lnTo>
                                        <a:pt x="31" y="5"/>
                                      </a:lnTo>
                                      <a:lnTo>
                                        <a:pt x="32" y="8"/>
                                      </a:lnTo>
                                      <a:lnTo>
                                        <a:pt x="34" y="11"/>
                                      </a:lnTo>
                                      <a:lnTo>
                                        <a:pt x="36" y="14"/>
                                      </a:lnTo>
                                      <a:lnTo>
                                        <a:pt x="36" y="18"/>
                                      </a:lnTo>
                                      <a:lnTo>
                                        <a:pt x="36" y="21"/>
                                      </a:lnTo>
                                      <a:lnTo>
                                        <a:pt x="34" y="24"/>
                                      </a:lnTo>
                                      <a:lnTo>
                                        <a:pt x="32" y="27"/>
                                      </a:lnTo>
                                      <a:lnTo>
                                        <a:pt x="31" y="29"/>
                                      </a:lnTo>
                                      <a:lnTo>
                                        <a:pt x="27" y="30"/>
                                      </a:lnTo>
                                      <a:lnTo>
                                        <a:pt x="24" y="32"/>
                                      </a:lnTo>
                                      <a:lnTo>
                                        <a:pt x="21" y="33"/>
                                      </a:lnTo>
                                      <a:lnTo>
                                        <a:pt x="17" y="33"/>
                                      </a:lnTo>
                                      <a:lnTo>
                                        <a:pt x="14" y="33"/>
                                      </a:lnTo>
                                      <a:lnTo>
                                        <a:pt x="10" y="32"/>
                                      </a:lnTo>
                                      <a:lnTo>
                                        <a:pt x="7" y="30"/>
                                      </a:lnTo>
                                      <a:lnTo>
                                        <a:pt x="5" y="29"/>
                                      </a:lnTo>
                                      <a:lnTo>
                                        <a:pt x="4" y="27"/>
                                      </a:lnTo>
                                      <a:lnTo>
                                        <a:pt x="2" y="24"/>
                                      </a:lnTo>
                                      <a:lnTo>
                                        <a:pt x="0" y="21"/>
                                      </a:lnTo>
                                      <a:lnTo>
                                        <a:pt x="0" y="18"/>
                                      </a:lnTo>
                                      <a:lnTo>
                                        <a:pt x="0" y="14"/>
                                      </a:lnTo>
                                      <a:lnTo>
                                        <a:pt x="2" y="11"/>
                                      </a:lnTo>
                                      <a:lnTo>
                                        <a:pt x="4" y="8"/>
                                      </a:lnTo>
                                      <a:lnTo>
                                        <a:pt x="5" y="5"/>
                                      </a:lnTo>
                                      <a:lnTo>
                                        <a:pt x="7" y="3"/>
                                      </a:lnTo>
                                      <a:lnTo>
                                        <a:pt x="10" y="2"/>
                                      </a:lnTo>
                                      <a:lnTo>
                                        <a:pt x="14" y="2"/>
                                      </a:lnTo>
                                      <a:lnTo>
                                        <a:pt x="17"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1" name="Freeform 37"/>
                              <wps:cNvSpPr>
                                <a:spLocks/>
                              </wps:cNvSpPr>
                              <wps:spPr bwMode="auto">
                                <a:xfrm>
                                  <a:off x="2202" y="2739"/>
                                  <a:ext cx="94" cy="77"/>
                                </a:xfrm>
                                <a:custGeom>
                                  <a:avLst/>
                                  <a:gdLst>
                                    <a:gd name="T0" fmla="*/ 79 w 94"/>
                                    <a:gd name="T1" fmla="*/ 0 h 77"/>
                                    <a:gd name="T2" fmla="*/ 94 w 94"/>
                                    <a:gd name="T3" fmla="*/ 28 h 77"/>
                                    <a:gd name="T4" fmla="*/ 77 w 94"/>
                                    <a:gd name="T5" fmla="*/ 77 h 77"/>
                                    <a:gd name="T6" fmla="*/ 67 w 94"/>
                                    <a:gd name="T7" fmla="*/ 77 h 77"/>
                                    <a:gd name="T8" fmla="*/ 59 w 94"/>
                                    <a:gd name="T9" fmla="*/ 77 h 77"/>
                                    <a:gd name="T10" fmla="*/ 50 w 94"/>
                                    <a:gd name="T11" fmla="*/ 77 h 77"/>
                                    <a:gd name="T12" fmla="*/ 42 w 94"/>
                                    <a:gd name="T13" fmla="*/ 77 h 77"/>
                                    <a:gd name="T14" fmla="*/ 35 w 94"/>
                                    <a:gd name="T15" fmla="*/ 77 h 77"/>
                                    <a:gd name="T16" fmla="*/ 27 w 94"/>
                                    <a:gd name="T17" fmla="*/ 77 h 77"/>
                                    <a:gd name="T18" fmla="*/ 18 w 94"/>
                                    <a:gd name="T19" fmla="*/ 77 h 77"/>
                                    <a:gd name="T20" fmla="*/ 8 w 94"/>
                                    <a:gd name="T21" fmla="*/ 77 h 77"/>
                                    <a:gd name="T22" fmla="*/ 5 w 94"/>
                                    <a:gd name="T23" fmla="*/ 77 h 77"/>
                                    <a:gd name="T24" fmla="*/ 1 w 94"/>
                                    <a:gd name="T25" fmla="*/ 74 h 77"/>
                                    <a:gd name="T26" fmla="*/ 0 w 94"/>
                                    <a:gd name="T27" fmla="*/ 71 h 77"/>
                                    <a:gd name="T28" fmla="*/ 0 w 94"/>
                                    <a:gd name="T29" fmla="*/ 68 h 77"/>
                                    <a:gd name="T30" fmla="*/ 0 w 94"/>
                                    <a:gd name="T31" fmla="*/ 64 h 77"/>
                                    <a:gd name="T32" fmla="*/ 1 w 94"/>
                                    <a:gd name="T33" fmla="*/ 61 h 77"/>
                                    <a:gd name="T34" fmla="*/ 5 w 94"/>
                                    <a:gd name="T35" fmla="*/ 58 h 77"/>
                                    <a:gd name="T36" fmla="*/ 8 w 94"/>
                                    <a:gd name="T37" fmla="*/ 58 h 77"/>
                                    <a:gd name="T38" fmla="*/ 62 w 94"/>
                                    <a:gd name="T39" fmla="*/ 58 h 77"/>
                                    <a:gd name="T40" fmla="*/ 79 w 94"/>
                                    <a:gd name="T41"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4" h="77">
                                      <a:moveTo>
                                        <a:pt x="79" y="0"/>
                                      </a:moveTo>
                                      <a:lnTo>
                                        <a:pt x="94" y="28"/>
                                      </a:lnTo>
                                      <a:lnTo>
                                        <a:pt x="77" y="77"/>
                                      </a:lnTo>
                                      <a:lnTo>
                                        <a:pt x="67" y="77"/>
                                      </a:lnTo>
                                      <a:lnTo>
                                        <a:pt x="59" y="77"/>
                                      </a:lnTo>
                                      <a:lnTo>
                                        <a:pt x="50" y="77"/>
                                      </a:lnTo>
                                      <a:lnTo>
                                        <a:pt x="42" y="77"/>
                                      </a:lnTo>
                                      <a:lnTo>
                                        <a:pt x="35" y="77"/>
                                      </a:lnTo>
                                      <a:lnTo>
                                        <a:pt x="27" y="77"/>
                                      </a:lnTo>
                                      <a:lnTo>
                                        <a:pt x="18" y="77"/>
                                      </a:lnTo>
                                      <a:lnTo>
                                        <a:pt x="8" y="77"/>
                                      </a:lnTo>
                                      <a:lnTo>
                                        <a:pt x="5" y="77"/>
                                      </a:lnTo>
                                      <a:lnTo>
                                        <a:pt x="1" y="74"/>
                                      </a:lnTo>
                                      <a:lnTo>
                                        <a:pt x="0" y="71"/>
                                      </a:lnTo>
                                      <a:lnTo>
                                        <a:pt x="0" y="68"/>
                                      </a:lnTo>
                                      <a:lnTo>
                                        <a:pt x="0" y="64"/>
                                      </a:lnTo>
                                      <a:lnTo>
                                        <a:pt x="1" y="61"/>
                                      </a:lnTo>
                                      <a:lnTo>
                                        <a:pt x="5" y="58"/>
                                      </a:lnTo>
                                      <a:lnTo>
                                        <a:pt x="8" y="58"/>
                                      </a:lnTo>
                                      <a:lnTo>
                                        <a:pt x="62" y="58"/>
                                      </a:lnTo>
                                      <a:lnTo>
                                        <a:pt x="79"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2" name="Freeform 38"/>
                              <wps:cNvSpPr>
                                <a:spLocks/>
                              </wps:cNvSpPr>
                              <wps:spPr bwMode="auto">
                                <a:xfrm>
                                  <a:off x="2251" y="2704"/>
                                  <a:ext cx="216" cy="114"/>
                                </a:xfrm>
                                <a:custGeom>
                                  <a:avLst/>
                                  <a:gdLst>
                                    <a:gd name="T0" fmla="*/ 155 w 216"/>
                                    <a:gd name="T1" fmla="*/ 1 h 114"/>
                                    <a:gd name="T2" fmla="*/ 126 w 216"/>
                                    <a:gd name="T3" fmla="*/ 1 h 114"/>
                                    <a:gd name="T4" fmla="*/ 99 w 216"/>
                                    <a:gd name="T5" fmla="*/ 0 h 114"/>
                                    <a:gd name="T6" fmla="*/ 72 w 216"/>
                                    <a:gd name="T7" fmla="*/ 0 h 114"/>
                                    <a:gd name="T8" fmla="*/ 47 w 216"/>
                                    <a:gd name="T9" fmla="*/ 1 h 114"/>
                                    <a:gd name="T10" fmla="*/ 35 w 216"/>
                                    <a:gd name="T11" fmla="*/ 9 h 114"/>
                                    <a:gd name="T12" fmla="*/ 32 w 216"/>
                                    <a:gd name="T13" fmla="*/ 24 h 114"/>
                                    <a:gd name="T14" fmla="*/ 35 w 216"/>
                                    <a:gd name="T15" fmla="*/ 38 h 114"/>
                                    <a:gd name="T16" fmla="*/ 72 w 216"/>
                                    <a:gd name="T17" fmla="*/ 92 h 114"/>
                                    <a:gd name="T18" fmla="*/ 57 w 216"/>
                                    <a:gd name="T19" fmla="*/ 93 h 114"/>
                                    <a:gd name="T20" fmla="*/ 42 w 216"/>
                                    <a:gd name="T21" fmla="*/ 93 h 114"/>
                                    <a:gd name="T22" fmla="*/ 27 w 216"/>
                                    <a:gd name="T23" fmla="*/ 93 h 114"/>
                                    <a:gd name="T24" fmla="*/ 11 w 216"/>
                                    <a:gd name="T25" fmla="*/ 93 h 114"/>
                                    <a:gd name="T26" fmla="*/ 3 w 216"/>
                                    <a:gd name="T27" fmla="*/ 96 h 114"/>
                                    <a:gd name="T28" fmla="*/ 0 w 216"/>
                                    <a:gd name="T29" fmla="*/ 103 h 114"/>
                                    <a:gd name="T30" fmla="*/ 3 w 216"/>
                                    <a:gd name="T31" fmla="*/ 111 h 114"/>
                                    <a:gd name="T32" fmla="*/ 11 w 216"/>
                                    <a:gd name="T33" fmla="*/ 114 h 114"/>
                                    <a:gd name="T34" fmla="*/ 32 w 216"/>
                                    <a:gd name="T35" fmla="*/ 114 h 114"/>
                                    <a:gd name="T36" fmla="*/ 50 w 216"/>
                                    <a:gd name="T37" fmla="*/ 112 h 114"/>
                                    <a:gd name="T38" fmla="*/ 71 w 216"/>
                                    <a:gd name="T39" fmla="*/ 112 h 114"/>
                                    <a:gd name="T40" fmla="*/ 89 w 216"/>
                                    <a:gd name="T41" fmla="*/ 112 h 114"/>
                                    <a:gd name="T42" fmla="*/ 96 w 216"/>
                                    <a:gd name="T43" fmla="*/ 109 h 114"/>
                                    <a:gd name="T44" fmla="*/ 101 w 216"/>
                                    <a:gd name="T45" fmla="*/ 106 h 114"/>
                                    <a:gd name="T46" fmla="*/ 103 w 216"/>
                                    <a:gd name="T47" fmla="*/ 98 h 114"/>
                                    <a:gd name="T48" fmla="*/ 103 w 216"/>
                                    <a:gd name="T49" fmla="*/ 90 h 114"/>
                                    <a:gd name="T50" fmla="*/ 155 w 216"/>
                                    <a:gd name="T51" fmla="*/ 46 h 114"/>
                                    <a:gd name="T52" fmla="*/ 155 w 216"/>
                                    <a:gd name="T53" fmla="*/ 28 h 114"/>
                                    <a:gd name="T54" fmla="*/ 168 w 216"/>
                                    <a:gd name="T55" fmla="*/ 80 h 114"/>
                                    <a:gd name="T56" fmla="*/ 179 w 216"/>
                                    <a:gd name="T57" fmla="*/ 88 h 114"/>
                                    <a:gd name="T58" fmla="*/ 189 w 216"/>
                                    <a:gd name="T59" fmla="*/ 98 h 114"/>
                                    <a:gd name="T60" fmla="*/ 199 w 216"/>
                                    <a:gd name="T61" fmla="*/ 106 h 114"/>
                                    <a:gd name="T62" fmla="*/ 206 w 216"/>
                                    <a:gd name="T63" fmla="*/ 112 h 114"/>
                                    <a:gd name="T64" fmla="*/ 211 w 216"/>
                                    <a:gd name="T65" fmla="*/ 112 h 114"/>
                                    <a:gd name="T66" fmla="*/ 214 w 216"/>
                                    <a:gd name="T67" fmla="*/ 109 h 114"/>
                                    <a:gd name="T68" fmla="*/ 216 w 216"/>
                                    <a:gd name="T69" fmla="*/ 103 h 114"/>
                                    <a:gd name="T70" fmla="*/ 182 w 216"/>
                                    <a:gd name="T71" fmla="*/ 66 h 114"/>
                                    <a:gd name="T72" fmla="*/ 182 w 216"/>
                                    <a:gd name="T73" fmla="*/ 54 h 114"/>
                                    <a:gd name="T74" fmla="*/ 182 w 216"/>
                                    <a:gd name="T75" fmla="*/ 41 h 114"/>
                                    <a:gd name="T76" fmla="*/ 180 w 216"/>
                                    <a:gd name="T77" fmla="*/ 30 h 114"/>
                                    <a:gd name="T78" fmla="*/ 180 w 216"/>
                                    <a:gd name="T79" fmla="*/ 16 h 114"/>
                                    <a:gd name="T80" fmla="*/ 179 w 216"/>
                                    <a:gd name="T81" fmla="*/ 11 h 114"/>
                                    <a:gd name="T82" fmla="*/ 177 w 216"/>
                                    <a:gd name="T83" fmla="*/ 6 h 114"/>
                                    <a:gd name="T84" fmla="*/ 175 w 216"/>
                                    <a:gd name="T85" fmla="*/ 3 h 114"/>
                                    <a:gd name="T86" fmla="*/ 170 w 216"/>
                                    <a:gd name="T87" fmla="*/ 1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16" h="114">
                                      <a:moveTo>
                                        <a:pt x="170" y="1"/>
                                      </a:moveTo>
                                      <a:lnTo>
                                        <a:pt x="155" y="1"/>
                                      </a:lnTo>
                                      <a:lnTo>
                                        <a:pt x="140" y="1"/>
                                      </a:lnTo>
                                      <a:lnTo>
                                        <a:pt x="126" y="1"/>
                                      </a:lnTo>
                                      <a:lnTo>
                                        <a:pt x="113" y="1"/>
                                      </a:lnTo>
                                      <a:lnTo>
                                        <a:pt x="99" y="0"/>
                                      </a:lnTo>
                                      <a:lnTo>
                                        <a:pt x="86" y="0"/>
                                      </a:lnTo>
                                      <a:lnTo>
                                        <a:pt x="72" y="0"/>
                                      </a:lnTo>
                                      <a:lnTo>
                                        <a:pt x="57" y="0"/>
                                      </a:lnTo>
                                      <a:lnTo>
                                        <a:pt x="47" y="1"/>
                                      </a:lnTo>
                                      <a:lnTo>
                                        <a:pt x="40" y="5"/>
                                      </a:lnTo>
                                      <a:lnTo>
                                        <a:pt x="35" y="9"/>
                                      </a:lnTo>
                                      <a:lnTo>
                                        <a:pt x="33" y="16"/>
                                      </a:lnTo>
                                      <a:lnTo>
                                        <a:pt x="32" y="24"/>
                                      </a:lnTo>
                                      <a:lnTo>
                                        <a:pt x="33" y="30"/>
                                      </a:lnTo>
                                      <a:lnTo>
                                        <a:pt x="35" y="38"/>
                                      </a:lnTo>
                                      <a:lnTo>
                                        <a:pt x="40" y="44"/>
                                      </a:lnTo>
                                      <a:lnTo>
                                        <a:pt x="72" y="92"/>
                                      </a:lnTo>
                                      <a:lnTo>
                                        <a:pt x="65" y="93"/>
                                      </a:lnTo>
                                      <a:lnTo>
                                        <a:pt x="57" y="93"/>
                                      </a:lnTo>
                                      <a:lnTo>
                                        <a:pt x="50" y="93"/>
                                      </a:lnTo>
                                      <a:lnTo>
                                        <a:pt x="42" y="93"/>
                                      </a:lnTo>
                                      <a:lnTo>
                                        <a:pt x="35" y="93"/>
                                      </a:lnTo>
                                      <a:lnTo>
                                        <a:pt x="27" y="93"/>
                                      </a:lnTo>
                                      <a:lnTo>
                                        <a:pt x="20" y="93"/>
                                      </a:lnTo>
                                      <a:lnTo>
                                        <a:pt x="11" y="93"/>
                                      </a:lnTo>
                                      <a:lnTo>
                                        <a:pt x="6" y="93"/>
                                      </a:lnTo>
                                      <a:lnTo>
                                        <a:pt x="3" y="96"/>
                                      </a:lnTo>
                                      <a:lnTo>
                                        <a:pt x="0" y="99"/>
                                      </a:lnTo>
                                      <a:lnTo>
                                        <a:pt x="0" y="103"/>
                                      </a:lnTo>
                                      <a:lnTo>
                                        <a:pt x="0" y="107"/>
                                      </a:lnTo>
                                      <a:lnTo>
                                        <a:pt x="3" y="111"/>
                                      </a:lnTo>
                                      <a:lnTo>
                                        <a:pt x="6" y="112"/>
                                      </a:lnTo>
                                      <a:lnTo>
                                        <a:pt x="11" y="114"/>
                                      </a:lnTo>
                                      <a:lnTo>
                                        <a:pt x="22" y="114"/>
                                      </a:lnTo>
                                      <a:lnTo>
                                        <a:pt x="32" y="114"/>
                                      </a:lnTo>
                                      <a:lnTo>
                                        <a:pt x="42" y="112"/>
                                      </a:lnTo>
                                      <a:lnTo>
                                        <a:pt x="50" y="112"/>
                                      </a:lnTo>
                                      <a:lnTo>
                                        <a:pt x="60" y="112"/>
                                      </a:lnTo>
                                      <a:lnTo>
                                        <a:pt x="71" y="112"/>
                                      </a:lnTo>
                                      <a:lnTo>
                                        <a:pt x="81" y="112"/>
                                      </a:lnTo>
                                      <a:lnTo>
                                        <a:pt x="89" y="112"/>
                                      </a:lnTo>
                                      <a:lnTo>
                                        <a:pt x="92" y="112"/>
                                      </a:lnTo>
                                      <a:lnTo>
                                        <a:pt x="96" y="109"/>
                                      </a:lnTo>
                                      <a:lnTo>
                                        <a:pt x="99" y="107"/>
                                      </a:lnTo>
                                      <a:lnTo>
                                        <a:pt x="101" y="106"/>
                                      </a:lnTo>
                                      <a:lnTo>
                                        <a:pt x="103" y="103"/>
                                      </a:lnTo>
                                      <a:lnTo>
                                        <a:pt x="103" y="98"/>
                                      </a:lnTo>
                                      <a:lnTo>
                                        <a:pt x="103" y="95"/>
                                      </a:lnTo>
                                      <a:lnTo>
                                        <a:pt x="103" y="90"/>
                                      </a:lnTo>
                                      <a:lnTo>
                                        <a:pt x="77" y="44"/>
                                      </a:lnTo>
                                      <a:lnTo>
                                        <a:pt x="155" y="46"/>
                                      </a:lnTo>
                                      <a:lnTo>
                                        <a:pt x="152" y="30"/>
                                      </a:lnTo>
                                      <a:lnTo>
                                        <a:pt x="155" y="28"/>
                                      </a:lnTo>
                                      <a:lnTo>
                                        <a:pt x="163" y="76"/>
                                      </a:lnTo>
                                      <a:lnTo>
                                        <a:pt x="168" y="80"/>
                                      </a:lnTo>
                                      <a:lnTo>
                                        <a:pt x="173" y="84"/>
                                      </a:lnTo>
                                      <a:lnTo>
                                        <a:pt x="179" y="88"/>
                                      </a:lnTo>
                                      <a:lnTo>
                                        <a:pt x="184" y="93"/>
                                      </a:lnTo>
                                      <a:lnTo>
                                        <a:pt x="189" y="98"/>
                                      </a:lnTo>
                                      <a:lnTo>
                                        <a:pt x="194" y="101"/>
                                      </a:lnTo>
                                      <a:lnTo>
                                        <a:pt x="199" y="106"/>
                                      </a:lnTo>
                                      <a:lnTo>
                                        <a:pt x="202" y="111"/>
                                      </a:lnTo>
                                      <a:lnTo>
                                        <a:pt x="206" y="112"/>
                                      </a:lnTo>
                                      <a:lnTo>
                                        <a:pt x="207" y="112"/>
                                      </a:lnTo>
                                      <a:lnTo>
                                        <a:pt x="211" y="112"/>
                                      </a:lnTo>
                                      <a:lnTo>
                                        <a:pt x="212" y="111"/>
                                      </a:lnTo>
                                      <a:lnTo>
                                        <a:pt x="214" y="109"/>
                                      </a:lnTo>
                                      <a:lnTo>
                                        <a:pt x="216" y="106"/>
                                      </a:lnTo>
                                      <a:lnTo>
                                        <a:pt x="216" y="103"/>
                                      </a:lnTo>
                                      <a:lnTo>
                                        <a:pt x="212" y="99"/>
                                      </a:lnTo>
                                      <a:lnTo>
                                        <a:pt x="182" y="66"/>
                                      </a:lnTo>
                                      <a:lnTo>
                                        <a:pt x="182" y="60"/>
                                      </a:lnTo>
                                      <a:lnTo>
                                        <a:pt x="182" y="54"/>
                                      </a:lnTo>
                                      <a:lnTo>
                                        <a:pt x="182" y="47"/>
                                      </a:lnTo>
                                      <a:lnTo>
                                        <a:pt x="182" y="41"/>
                                      </a:lnTo>
                                      <a:lnTo>
                                        <a:pt x="180" y="35"/>
                                      </a:lnTo>
                                      <a:lnTo>
                                        <a:pt x="180" y="30"/>
                                      </a:lnTo>
                                      <a:lnTo>
                                        <a:pt x="180" y="24"/>
                                      </a:lnTo>
                                      <a:lnTo>
                                        <a:pt x="180" y="16"/>
                                      </a:lnTo>
                                      <a:lnTo>
                                        <a:pt x="180" y="14"/>
                                      </a:lnTo>
                                      <a:lnTo>
                                        <a:pt x="179" y="11"/>
                                      </a:lnTo>
                                      <a:lnTo>
                                        <a:pt x="179" y="9"/>
                                      </a:lnTo>
                                      <a:lnTo>
                                        <a:pt x="177" y="6"/>
                                      </a:lnTo>
                                      <a:lnTo>
                                        <a:pt x="177" y="5"/>
                                      </a:lnTo>
                                      <a:lnTo>
                                        <a:pt x="175" y="3"/>
                                      </a:lnTo>
                                      <a:lnTo>
                                        <a:pt x="172" y="1"/>
                                      </a:lnTo>
                                      <a:lnTo>
                                        <a:pt x="170" y="1"/>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3" name="Freeform 39"/>
                              <wps:cNvSpPr>
                                <a:spLocks noEditPoints="1"/>
                              </wps:cNvSpPr>
                              <wps:spPr bwMode="auto">
                                <a:xfrm>
                                  <a:off x="2126" y="2495"/>
                                  <a:ext cx="427" cy="400"/>
                                </a:xfrm>
                                <a:custGeom>
                                  <a:avLst/>
                                  <a:gdLst>
                                    <a:gd name="T0" fmla="*/ 255 w 427"/>
                                    <a:gd name="T1" fmla="*/ 3 h 400"/>
                                    <a:gd name="T2" fmla="*/ 314 w 427"/>
                                    <a:gd name="T3" fmla="*/ 24 h 400"/>
                                    <a:gd name="T4" fmla="*/ 363 w 427"/>
                                    <a:gd name="T5" fmla="*/ 58 h 400"/>
                                    <a:gd name="T6" fmla="*/ 400 w 427"/>
                                    <a:gd name="T7" fmla="*/ 104 h 400"/>
                                    <a:gd name="T8" fmla="*/ 422 w 427"/>
                                    <a:gd name="T9" fmla="*/ 160 h 400"/>
                                    <a:gd name="T10" fmla="*/ 425 w 427"/>
                                    <a:gd name="T11" fmla="*/ 220 h 400"/>
                                    <a:gd name="T12" fmla="*/ 410 w 427"/>
                                    <a:gd name="T13" fmla="*/ 277 h 400"/>
                                    <a:gd name="T14" fmla="*/ 378 w 427"/>
                                    <a:gd name="T15" fmla="*/ 327 h 400"/>
                                    <a:gd name="T16" fmla="*/ 332 w 427"/>
                                    <a:gd name="T17" fmla="*/ 365 h 400"/>
                                    <a:gd name="T18" fmla="*/ 277 w 427"/>
                                    <a:gd name="T19" fmla="*/ 391 h 400"/>
                                    <a:gd name="T20" fmla="*/ 212 w 427"/>
                                    <a:gd name="T21" fmla="*/ 400 h 400"/>
                                    <a:gd name="T22" fmla="*/ 148 w 427"/>
                                    <a:gd name="T23" fmla="*/ 391 h 400"/>
                                    <a:gd name="T24" fmla="*/ 93 w 427"/>
                                    <a:gd name="T25" fmla="*/ 365 h 400"/>
                                    <a:gd name="T26" fmla="*/ 47 w 427"/>
                                    <a:gd name="T27" fmla="*/ 327 h 400"/>
                                    <a:gd name="T28" fmla="*/ 15 w 427"/>
                                    <a:gd name="T29" fmla="*/ 277 h 400"/>
                                    <a:gd name="T30" fmla="*/ 0 w 427"/>
                                    <a:gd name="T31" fmla="*/ 220 h 400"/>
                                    <a:gd name="T32" fmla="*/ 3 w 427"/>
                                    <a:gd name="T33" fmla="*/ 160 h 400"/>
                                    <a:gd name="T34" fmla="*/ 25 w 427"/>
                                    <a:gd name="T35" fmla="*/ 104 h 400"/>
                                    <a:gd name="T36" fmla="*/ 62 w 427"/>
                                    <a:gd name="T37" fmla="*/ 58 h 400"/>
                                    <a:gd name="T38" fmla="*/ 111 w 427"/>
                                    <a:gd name="T39" fmla="*/ 24 h 400"/>
                                    <a:gd name="T40" fmla="*/ 170 w 427"/>
                                    <a:gd name="T41" fmla="*/ 3 h 400"/>
                                    <a:gd name="T42" fmla="*/ 212 w 427"/>
                                    <a:gd name="T43" fmla="*/ 35 h 400"/>
                                    <a:gd name="T44" fmla="*/ 265 w 427"/>
                                    <a:gd name="T45" fmla="*/ 43 h 400"/>
                                    <a:gd name="T46" fmla="*/ 310 w 427"/>
                                    <a:gd name="T47" fmla="*/ 63 h 400"/>
                                    <a:gd name="T48" fmla="*/ 349 w 427"/>
                                    <a:gd name="T49" fmla="*/ 95 h 400"/>
                                    <a:gd name="T50" fmla="*/ 374 w 427"/>
                                    <a:gd name="T51" fmla="*/ 136 h 400"/>
                                    <a:gd name="T52" fmla="*/ 388 w 427"/>
                                    <a:gd name="T53" fmla="*/ 183 h 400"/>
                                    <a:gd name="T54" fmla="*/ 385 w 427"/>
                                    <a:gd name="T55" fmla="*/ 233 h 400"/>
                                    <a:gd name="T56" fmla="*/ 368 w 427"/>
                                    <a:gd name="T57" fmla="*/ 278 h 400"/>
                                    <a:gd name="T58" fmla="*/ 337 w 427"/>
                                    <a:gd name="T59" fmla="*/ 316 h 400"/>
                                    <a:gd name="T60" fmla="*/ 297 w 427"/>
                                    <a:gd name="T61" fmla="*/ 345 h 400"/>
                                    <a:gd name="T62" fmla="*/ 248 w 427"/>
                                    <a:gd name="T63" fmla="*/ 361 h 400"/>
                                    <a:gd name="T64" fmla="*/ 194 w 427"/>
                                    <a:gd name="T65" fmla="*/ 364 h 400"/>
                                    <a:gd name="T66" fmla="*/ 143 w 427"/>
                                    <a:gd name="T67" fmla="*/ 351 h 400"/>
                                    <a:gd name="T68" fmla="*/ 101 w 427"/>
                                    <a:gd name="T69" fmla="*/ 327 h 400"/>
                                    <a:gd name="T70" fmla="*/ 67 w 427"/>
                                    <a:gd name="T71" fmla="*/ 291 h 400"/>
                                    <a:gd name="T72" fmla="*/ 44 w 427"/>
                                    <a:gd name="T73" fmla="*/ 248 h 400"/>
                                    <a:gd name="T74" fmla="*/ 37 w 427"/>
                                    <a:gd name="T75" fmla="*/ 199 h 400"/>
                                    <a:gd name="T76" fmla="*/ 44 w 427"/>
                                    <a:gd name="T77" fmla="*/ 150 h 400"/>
                                    <a:gd name="T78" fmla="*/ 67 w 427"/>
                                    <a:gd name="T79" fmla="*/ 107 h 400"/>
                                    <a:gd name="T80" fmla="*/ 101 w 427"/>
                                    <a:gd name="T81" fmla="*/ 73 h 400"/>
                                    <a:gd name="T82" fmla="*/ 143 w 427"/>
                                    <a:gd name="T83" fmla="*/ 47 h 400"/>
                                    <a:gd name="T84" fmla="*/ 194 w 427"/>
                                    <a:gd name="T85" fmla="*/ 35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0">
                                      <a:moveTo>
                                        <a:pt x="212" y="0"/>
                                      </a:moveTo>
                                      <a:lnTo>
                                        <a:pt x="234" y="0"/>
                                      </a:lnTo>
                                      <a:lnTo>
                                        <a:pt x="255" y="3"/>
                                      </a:lnTo>
                                      <a:lnTo>
                                        <a:pt x="277" y="8"/>
                                      </a:lnTo>
                                      <a:lnTo>
                                        <a:pt x="295" y="16"/>
                                      </a:lnTo>
                                      <a:lnTo>
                                        <a:pt x="314" y="24"/>
                                      </a:lnTo>
                                      <a:lnTo>
                                        <a:pt x="332" y="33"/>
                                      </a:lnTo>
                                      <a:lnTo>
                                        <a:pt x="347" y="46"/>
                                      </a:lnTo>
                                      <a:lnTo>
                                        <a:pt x="363" y="58"/>
                                      </a:lnTo>
                                      <a:lnTo>
                                        <a:pt x="378" y="73"/>
                                      </a:lnTo>
                                      <a:lnTo>
                                        <a:pt x="390" y="87"/>
                                      </a:lnTo>
                                      <a:lnTo>
                                        <a:pt x="400" y="104"/>
                                      </a:lnTo>
                                      <a:lnTo>
                                        <a:pt x="410" y="122"/>
                                      </a:lnTo>
                                      <a:lnTo>
                                        <a:pt x="417" y="141"/>
                                      </a:lnTo>
                                      <a:lnTo>
                                        <a:pt x="422" y="160"/>
                                      </a:lnTo>
                                      <a:lnTo>
                                        <a:pt x="425" y="179"/>
                                      </a:lnTo>
                                      <a:lnTo>
                                        <a:pt x="427" y="199"/>
                                      </a:lnTo>
                                      <a:lnTo>
                                        <a:pt x="425" y="220"/>
                                      </a:lnTo>
                                      <a:lnTo>
                                        <a:pt x="422" y="240"/>
                                      </a:lnTo>
                                      <a:lnTo>
                                        <a:pt x="417" y="259"/>
                                      </a:lnTo>
                                      <a:lnTo>
                                        <a:pt x="410" y="277"/>
                                      </a:lnTo>
                                      <a:lnTo>
                                        <a:pt x="400" y="294"/>
                                      </a:lnTo>
                                      <a:lnTo>
                                        <a:pt x="390" y="312"/>
                                      </a:lnTo>
                                      <a:lnTo>
                                        <a:pt x="378" y="327"/>
                                      </a:lnTo>
                                      <a:lnTo>
                                        <a:pt x="363" y="342"/>
                                      </a:lnTo>
                                      <a:lnTo>
                                        <a:pt x="347" y="354"/>
                                      </a:lnTo>
                                      <a:lnTo>
                                        <a:pt x="332" y="365"/>
                                      </a:lnTo>
                                      <a:lnTo>
                                        <a:pt x="314" y="375"/>
                                      </a:lnTo>
                                      <a:lnTo>
                                        <a:pt x="295" y="384"/>
                                      </a:lnTo>
                                      <a:lnTo>
                                        <a:pt x="277" y="391"/>
                                      </a:lnTo>
                                      <a:lnTo>
                                        <a:pt x="255" y="396"/>
                                      </a:lnTo>
                                      <a:lnTo>
                                        <a:pt x="234" y="399"/>
                                      </a:lnTo>
                                      <a:lnTo>
                                        <a:pt x="212" y="400"/>
                                      </a:lnTo>
                                      <a:lnTo>
                                        <a:pt x="190" y="399"/>
                                      </a:lnTo>
                                      <a:lnTo>
                                        <a:pt x="170" y="396"/>
                                      </a:lnTo>
                                      <a:lnTo>
                                        <a:pt x="148" y="391"/>
                                      </a:lnTo>
                                      <a:lnTo>
                                        <a:pt x="130" y="384"/>
                                      </a:lnTo>
                                      <a:lnTo>
                                        <a:pt x="111" y="375"/>
                                      </a:lnTo>
                                      <a:lnTo>
                                        <a:pt x="93" y="365"/>
                                      </a:lnTo>
                                      <a:lnTo>
                                        <a:pt x="77" y="354"/>
                                      </a:lnTo>
                                      <a:lnTo>
                                        <a:pt x="62" y="342"/>
                                      </a:lnTo>
                                      <a:lnTo>
                                        <a:pt x="47" y="327"/>
                                      </a:lnTo>
                                      <a:lnTo>
                                        <a:pt x="35" y="312"/>
                                      </a:lnTo>
                                      <a:lnTo>
                                        <a:pt x="25" y="294"/>
                                      </a:lnTo>
                                      <a:lnTo>
                                        <a:pt x="15" y="277"/>
                                      </a:lnTo>
                                      <a:lnTo>
                                        <a:pt x="8" y="259"/>
                                      </a:lnTo>
                                      <a:lnTo>
                                        <a:pt x="3" y="240"/>
                                      </a:lnTo>
                                      <a:lnTo>
                                        <a:pt x="0" y="220"/>
                                      </a:lnTo>
                                      <a:lnTo>
                                        <a:pt x="0" y="199"/>
                                      </a:lnTo>
                                      <a:lnTo>
                                        <a:pt x="0" y="179"/>
                                      </a:lnTo>
                                      <a:lnTo>
                                        <a:pt x="3" y="160"/>
                                      </a:lnTo>
                                      <a:lnTo>
                                        <a:pt x="8" y="141"/>
                                      </a:lnTo>
                                      <a:lnTo>
                                        <a:pt x="15" y="122"/>
                                      </a:lnTo>
                                      <a:lnTo>
                                        <a:pt x="25" y="104"/>
                                      </a:lnTo>
                                      <a:lnTo>
                                        <a:pt x="35" y="87"/>
                                      </a:lnTo>
                                      <a:lnTo>
                                        <a:pt x="47" y="73"/>
                                      </a:lnTo>
                                      <a:lnTo>
                                        <a:pt x="62" y="58"/>
                                      </a:lnTo>
                                      <a:lnTo>
                                        <a:pt x="77" y="46"/>
                                      </a:lnTo>
                                      <a:lnTo>
                                        <a:pt x="93" y="33"/>
                                      </a:lnTo>
                                      <a:lnTo>
                                        <a:pt x="111" y="24"/>
                                      </a:lnTo>
                                      <a:lnTo>
                                        <a:pt x="130" y="16"/>
                                      </a:lnTo>
                                      <a:lnTo>
                                        <a:pt x="148" y="8"/>
                                      </a:lnTo>
                                      <a:lnTo>
                                        <a:pt x="170" y="3"/>
                                      </a:lnTo>
                                      <a:lnTo>
                                        <a:pt x="190" y="0"/>
                                      </a:lnTo>
                                      <a:lnTo>
                                        <a:pt x="212" y="0"/>
                                      </a:lnTo>
                                      <a:close/>
                                      <a:moveTo>
                                        <a:pt x="212" y="35"/>
                                      </a:moveTo>
                                      <a:lnTo>
                                        <a:pt x="231" y="35"/>
                                      </a:lnTo>
                                      <a:lnTo>
                                        <a:pt x="248" y="38"/>
                                      </a:lnTo>
                                      <a:lnTo>
                                        <a:pt x="265" y="43"/>
                                      </a:lnTo>
                                      <a:lnTo>
                                        <a:pt x="282" y="47"/>
                                      </a:lnTo>
                                      <a:lnTo>
                                        <a:pt x="297" y="54"/>
                                      </a:lnTo>
                                      <a:lnTo>
                                        <a:pt x="310" y="63"/>
                                      </a:lnTo>
                                      <a:lnTo>
                                        <a:pt x="324" y="73"/>
                                      </a:lnTo>
                                      <a:lnTo>
                                        <a:pt x="337" y="82"/>
                                      </a:lnTo>
                                      <a:lnTo>
                                        <a:pt x="349" y="95"/>
                                      </a:lnTo>
                                      <a:lnTo>
                                        <a:pt x="359" y="107"/>
                                      </a:lnTo>
                                      <a:lnTo>
                                        <a:pt x="368" y="120"/>
                                      </a:lnTo>
                                      <a:lnTo>
                                        <a:pt x="374" y="136"/>
                                      </a:lnTo>
                                      <a:lnTo>
                                        <a:pt x="381" y="150"/>
                                      </a:lnTo>
                                      <a:lnTo>
                                        <a:pt x="385" y="166"/>
                                      </a:lnTo>
                                      <a:lnTo>
                                        <a:pt x="388" y="183"/>
                                      </a:lnTo>
                                      <a:lnTo>
                                        <a:pt x="388" y="199"/>
                                      </a:lnTo>
                                      <a:lnTo>
                                        <a:pt x="388" y="217"/>
                                      </a:lnTo>
                                      <a:lnTo>
                                        <a:pt x="385" y="233"/>
                                      </a:lnTo>
                                      <a:lnTo>
                                        <a:pt x="381" y="248"/>
                                      </a:lnTo>
                                      <a:lnTo>
                                        <a:pt x="374" y="264"/>
                                      </a:lnTo>
                                      <a:lnTo>
                                        <a:pt x="368" y="278"/>
                                      </a:lnTo>
                                      <a:lnTo>
                                        <a:pt x="359" y="291"/>
                                      </a:lnTo>
                                      <a:lnTo>
                                        <a:pt x="349" y="304"/>
                                      </a:lnTo>
                                      <a:lnTo>
                                        <a:pt x="337" y="316"/>
                                      </a:lnTo>
                                      <a:lnTo>
                                        <a:pt x="324" y="327"/>
                                      </a:lnTo>
                                      <a:lnTo>
                                        <a:pt x="310" y="337"/>
                                      </a:lnTo>
                                      <a:lnTo>
                                        <a:pt x="297" y="345"/>
                                      </a:lnTo>
                                      <a:lnTo>
                                        <a:pt x="282" y="351"/>
                                      </a:lnTo>
                                      <a:lnTo>
                                        <a:pt x="265" y="358"/>
                                      </a:lnTo>
                                      <a:lnTo>
                                        <a:pt x="248" y="361"/>
                                      </a:lnTo>
                                      <a:lnTo>
                                        <a:pt x="231" y="364"/>
                                      </a:lnTo>
                                      <a:lnTo>
                                        <a:pt x="212" y="364"/>
                                      </a:lnTo>
                                      <a:lnTo>
                                        <a:pt x="194" y="364"/>
                                      </a:lnTo>
                                      <a:lnTo>
                                        <a:pt x="177" y="361"/>
                                      </a:lnTo>
                                      <a:lnTo>
                                        <a:pt x="160" y="358"/>
                                      </a:lnTo>
                                      <a:lnTo>
                                        <a:pt x="143" y="351"/>
                                      </a:lnTo>
                                      <a:lnTo>
                                        <a:pt x="128" y="345"/>
                                      </a:lnTo>
                                      <a:lnTo>
                                        <a:pt x="115" y="337"/>
                                      </a:lnTo>
                                      <a:lnTo>
                                        <a:pt x="101" y="327"/>
                                      </a:lnTo>
                                      <a:lnTo>
                                        <a:pt x="88" y="316"/>
                                      </a:lnTo>
                                      <a:lnTo>
                                        <a:pt x="77" y="304"/>
                                      </a:lnTo>
                                      <a:lnTo>
                                        <a:pt x="67" y="291"/>
                                      </a:lnTo>
                                      <a:lnTo>
                                        <a:pt x="57" y="278"/>
                                      </a:lnTo>
                                      <a:lnTo>
                                        <a:pt x="50" y="264"/>
                                      </a:lnTo>
                                      <a:lnTo>
                                        <a:pt x="44" y="248"/>
                                      </a:lnTo>
                                      <a:lnTo>
                                        <a:pt x="40" y="233"/>
                                      </a:lnTo>
                                      <a:lnTo>
                                        <a:pt x="37" y="217"/>
                                      </a:lnTo>
                                      <a:lnTo>
                                        <a:pt x="37" y="199"/>
                                      </a:lnTo>
                                      <a:lnTo>
                                        <a:pt x="37" y="183"/>
                                      </a:lnTo>
                                      <a:lnTo>
                                        <a:pt x="40" y="166"/>
                                      </a:lnTo>
                                      <a:lnTo>
                                        <a:pt x="44" y="150"/>
                                      </a:lnTo>
                                      <a:lnTo>
                                        <a:pt x="50" y="136"/>
                                      </a:lnTo>
                                      <a:lnTo>
                                        <a:pt x="57" y="120"/>
                                      </a:lnTo>
                                      <a:lnTo>
                                        <a:pt x="67" y="107"/>
                                      </a:lnTo>
                                      <a:lnTo>
                                        <a:pt x="77" y="95"/>
                                      </a:lnTo>
                                      <a:lnTo>
                                        <a:pt x="88" y="82"/>
                                      </a:lnTo>
                                      <a:lnTo>
                                        <a:pt x="101" y="73"/>
                                      </a:lnTo>
                                      <a:lnTo>
                                        <a:pt x="115" y="63"/>
                                      </a:lnTo>
                                      <a:lnTo>
                                        <a:pt x="128" y="54"/>
                                      </a:lnTo>
                                      <a:lnTo>
                                        <a:pt x="143" y="47"/>
                                      </a:lnTo>
                                      <a:lnTo>
                                        <a:pt x="160" y="43"/>
                                      </a:lnTo>
                                      <a:lnTo>
                                        <a:pt x="177" y="38"/>
                                      </a:lnTo>
                                      <a:lnTo>
                                        <a:pt x="194" y="35"/>
                                      </a:lnTo>
                                      <a:lnTo>
                                        <a:pt x="212"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6E573B" id="Grupo 1736" o:spid="_x0000_s1026" style="position:absolute;margin-left:208.25pt;margin-top:9.8pt;width:53.35pt;height:49.95pt;z-index:251602944" coordorigin="2126,2495" coordsize="42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">
                      <v:shape id="Freeform 33" o:spid="_x0000_s1027" style="position:absolute;left:2149;top:2517;width:378;height:355;visibility:visible;mso-wrap-style:square;v-text-anchor:top" coordsize="378,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BqCMIA&#10;AADdAAAADwAAAGRycy9kb3ducmV2LnhtbERPTYvCMBC9C/sfwix403RXUemaFhGEPdiD1cvehma2&#10;LW0mpYm2/nsjCN7m8T5nm46mFTfqXW1Zwdc8AkFcWF1zqeByPsw2IJxH1thaJgV3cpAmH5MtxtoO&#10;fKJb7ksRQtjFqKDyvouldEVFBt3cdsSB+7e9QR9gX0rd4xDCTSu/o2glDdYcGirsaF9R0eRXowDN&#10;9e++Om7sIW+GrLHtMsv0Uqnp57j7AeFp9G/xy/2rw/z1Yg3Pb8IJ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IGoIwgAAAN0AAAAPAAAAAAAAAAAAAAAAAJgCAABkcnMvZG93&#10;bnJldi54bWxQSwUGAAAAAAQABAD1AAAAhwMAAAAA&#10;" path="m189,r21,l228,3r17,5l264,14r17,7l296,30r13,11l323,52r13,13l346,78r10,15l365,108r5,17l375,142r3,18l378,177r,19l375,214r-5,16l365,247r-9,16l346,277r-10,14l323,304r-14,11l296,324r-15,10l264,342r-19,5l228,351r-18,4l189,355r-18,l151,351r-17,-4l115,342r-15,-8l83,324,70,315,56,304,43,291,33,277,22,263,16,247,9,230,4,214,,196,,177,,160,4,142,9,125r7,-17l22,93,33,78,43,65,56,52,70,41,83,30r17,-9l115,14,134,8,151,3,171,r18,xe" stroked="f">
                        <v:path arrowok="t" o:connecttype="custom" o:connectlocs="210,0;245,8;281,21;309,41;336,65;356,93;370,125;378,160;378,196;370,230;356,263;336,291;309,315;281,334;245,347;210,355;171,355;134,347;100,334;70,315;43,291;22,263;9,230;0,196;0,160;9,125;22,93;43,65;70,41;100,21;134,8;171,0" o:connectangles="0,0,0,0,0,0,0,0,0,0,0,0,0,0,0,0,0,0,0,0,0,0,0,0,0,0,0,0,0,0,0,0"/>
                      </v:shape>
                      <v:shape id="Freeform 34" o:spid="_x0000_s1028" style="position:absolute;left:2387;top:2751;width:31;height:65;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4VgcYA&#10;AADdAAAADwAAAGRycy9kb3ducmV2LnhtbESPQW/CMAyF75P2HyJP2m2kW6WCCgFNIKRdx3aAm5WY&#10;tqJxShKg7NfPh0m72XrP731erEbfqyvF1AU28DopQBHb4DpuDHx/bV9moFJGdtgHJgN3SrBaPj4s&#10;sHbhxp903eVGSQinGg20OQ+11sm25DFNwkAs2jFEj1nW2GgX8SbhvtdvRVFpjx1LQ4sDrVuyp93F&#10;G7Cb6b36OWzjZX/aVPZQ2rI5z4x5fhrf56Ayjfnf/Hf94QR/Wgqu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Q4VgcYAAADdAAAADwAAAAAAAAAAAAAAAACYAgAAZHJz&#10;L2Rvd25yZXYueG1sUEsFBgAAAAAEAAQA9QAAAIsDAAAAAA==&#10;" path="m4,l,10r2,6l4,22r1,5l7,33r2,7l10,45r2,6l14,57r2,3l19,64r2,1l24,65r3,-1l29,62r2,-2l31,56,29,49,27,41,26,35,24,29,22,21,21,14,19,8,19,,4,xe" fillcolor="#97ce36" stroked="f">
                        <v:path arrowok="t" o:connecttype="custom" o:connectlocs="4,0;0,10;2,16;4,22;5,27;7,33;9,40;10,45;12,51;14,57;16,60;19,64;21,65;24,65;27,64;29,62;31,60;31,56;29,49;27,41;26,35;24,29;22,21;21,14;19,8;19,0;4,0" o:connectangles="0,0,0,0,0,0,0,0,0,0,0,0,0,0,0,0,0,0,0,0,0,0,0,0,0,0,0"/>
                      </v:shape>
                      <v:shape id="Freeform 35" o:spid="_x0000_s1029" style="position:absolute;left:2163;top:2530;width:346;height:179;visibility:visible;mso-wrap-style:square;v-text-anchor:top" coordsize="34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DcQA&#10;AADdAAAADwAAAGRycy9kb3ducmV2LnhtbERPTWsCMRC9C/0PYQRvmlWh6mqUumDrpUKtB4/jZtxd&#10;3EyWTappf70pCN7m8T5nsQqmFldqXWVZwXCQgCDOra64UHD43vSnIJxH1lhbJgW/5GC1fOksMNX2&#10;xl903ftCxBB2KSoovW9SKV1ekkE3sA1x5M62NegjbAupW7zFcFPLUZK8SoMVx4YSG8pKyi/7H6Pg&#10;M9mdjsfDGt9D1vzl0/BRZMOxUr1ueJuD8BT8U/xwb3WcPxnP4P+beIJ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GA3EAAAA3QAAAA8AAAAAAAAAAAAAAAAAmAIAAGRycy9k&#10;b3ducmV2LnhtbFBLBQYAAAAABAAEAPUAAACJAwAAAAA=&#10;" path="m,169r2,2l5,171r3,1l12,172r3,-1l20,169r4,-2l25,166r4,3l30,172r4,3l39,177r8,2l57,179r9,-4l74,171r4,-4l79,164r2,-4l83,155r1,3l88,161r3,2l96,164r12,l118,163r10,-7l138,148r4,-4l143,137r2,-6l145,125r2,1l153,129r9,5l172,136r7,1l184,136r7,-2l196,131r6,-3l207,122r6,-8l218,103r,9l221,120r5,6l233,131r7,5l248,139r8,2l265,141r10,l283,139r9,-3l299,133r6,-5l310,122r5,-7l317,107r2,7l321,118r3,5l329,125r3,l337,125r5,-2l346,122r-5,-13l336,96,329,84,322,72,314,61,304,52,294,42,283,34,272,27,260,19,246,14,233,9,219,4,206,1,191,,175,,157,,140,3,123,8r-17,4l91,19,78,28,64,38,51,47,40,60,30,72,20,85r-7,16l7,115,3,131,,148r,16l,166r,1l,169xe" fillcolor="#cfd2e9" stroked="f">
                        <v:path arrowok="t" o:connecttype="custom" o:connectlocs="2,171;8,172;15,171;24,167;29,169;34,175;47,179;66,175;78,167;81,160;84,158;91,163;108,164;128,156;142,144;145,131;147,126;162,134;179,137;191,134;202,128;213,114;218,112;226,126;240,136;256,141;275,141;292,136;305,128;315,115;319,114;324,123;332,125;342,123;341,109;329,84;314,61;294,42;272,27;246,14;219,4;191,0;157,0;123,8;91,19;64,38;40,60;20,85;7,115;0,148;0,164;0,166;0,167;0,169" o:connectangles="0,0,0,0,0,0,0,0,0,0,0,0,0,0,0,0,0,0,0,0,0,0,0,0,0,0,0,0,0,0,0,0,0,0,0,0,0,0,0,0,0,0,0,0,0,0,0,0,0,0,0,0,0,0"/>
                      </v:shape>
                      <v:shape id="Freeform 36" o:spid="_x0000_s1030" style="position:absolute;left:2436;top:2683;width:36;height:33;visibility:visible;mso-wrap-style:square;v-text-anchor:top" coordsize="3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8k8cA&#10;AADdAAAADwAAAGRycy9kb3ducmV2LnhtbESPQWvCQBCF74L/YRnBi9RNS2s1dZW2VPDaRArexuyY&#10;hGZnY3bV9N87h4K3Gd6b975ZrnvXqAt1ofZs4HGagCIuvK25NLDLNw9zUCEiW2w8k4E/CrBeDQdL&#10;TK2/8jddslgqCeGQooEqxjbVOhQVOQxT3xKLdvSdwyhrV2rb4VXCXaOfkmSmHdYsDRW29FlR8Zud&#10;nQGdfYTF6efgXo7702z3NckX801uzHjUv7+BitTHu/n/emsF//VZ+OUbGUG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ZPJPHAAAA3QAAAA8AAAAAAAAAAAAAAAAAmAIAAGRy&#10;cy9kb3ducmV2LnhtbFBLBQYAAAAABAAEAPUAAACMAwAAAAA=&#10;" path="m17,r4,2l24,2r3,1l31,5r1,3l34,11r2,3l36,18r,3l34,24r-2,3l31,29r-4,1l24,32r-3,1l17,33r-3,l10,32,7,30,5,29,4,27,2,24,,21,,18,,14,2,11,4,8,5,5,7,3,10,2r4,l17,xe" fillcolor="#97ce36" stroked="f">
                        <v:path arrowok="t" o:connecttype="custom" o:connectlocs="17,0;21,2;24,2;27,3;31,5;32,8;34,11;36,14;36,18;36,21;34,24;32,27;31,29;27,30;24,32;21,33;17,33;14,33;10,32;7,30;5,29;4,27;2,24;0,21;0,18;0,14;2,11;4,8;5,5;7,3;10,2;14,2;17,0" o:connectangles="0,0,0,0,0,0,0,0,0,0,0,0,0,0,0,0,0,0,0,0,0,0,0,0,0,0,0,0,0,0,0,0,0"/>
                      </v:shape>
                      <v:shape id="Freeform 37" o:spid="_x0000_s1031" style="position:absolute;left:2202;top:2739;width:94;height:77;visibility:visible;mso-wrap-style:square;v-text-anchor:top" coordsize="9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7uMMIA&#10;AADdAAAADwAAAGRycy9kb3ducmV2LnhtbERPTWvCQBC9F/wPywje6iZFWomuIoIg3rQlkNuQHZOY&#10;7GzY3Sbx33cLhd7m8T5nu59MJwZyvrGsIF0mIIhLqxuuFHx9nl7XIHxA1thZJgVP8rDfzV62mGk7&#10;8pWGW6hEDGGfoYI6hD6T0pc1GfRL2xNH7m6dwRChq6R2OMZw08m3JHmXBhuODTX2dKypbG/fRoF8&#10;lPcwtMWk81WXtxdbuMe1V2oxnw4bEIGm8C/+c591nP+xSuH3m3iC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fu4wwgAAAN0AAAAPAAAAAAAAAAAAAAAAAJgCAABkcnMvZG93&#10;bnJldi54bWxQSwUGAAAAAAQABAD1AAAAhwMAAAAA&#10;" path="m79,l94,28,77,77r-10,l59,77r-9,l42,77r-7,l27,77r-9,l8,77r-3,l1,74,,71,,68,,64,1,61,5,58r3,l62,58,79,xe" fillcolor="#97ce36" stroked="f">
                        <v:path arrowok="t" o:connecttype="custom" o:connectlocs="79,0;94,28;77,77;67,77;59,77;50,77;42,77;35,77;27,77;18,77;8,77;5,77;1,74;0,71;0,68;0,64;1,61;5,58;8,58;62,58;79,0" o:connectangles="0,0,0,0,0,0,0,0,0,0,0,0,0,0,0,0,0,0,0,0,0"/>
                      </v:shape>
                      <v:shape id="Freeform 38" o:spid="_x0000_s1032" style="position:absolute;left:2251;top:2704;width:216;height:114;visibility:visible;mso-wrap-style:square;v-text-anchor:top" coordsize="216,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7osAA&#10;AADdAAAADwAAAGRycy9kb3ducmV2LnhtbERPTYvCMBC9C/6HMIIX0VTZValGkULBo7rrfWjGtthM&#10;apNq++/NgrC3ebzP2e47U4knNa60rGA+i0AQZ1aXnCv4/UmnaxDOI2usLJOCnhzsd8PBFmNtX3ym&#10;58XnIoSwi1FB4X0dS+myggy6ma2JA3ezjUEfYJNL3eArhJtKLqJoKQ2WHBoKrCkpKLtfWqMgTak9&#10;PvrV/Xpy/Xe6TtpkciClxqPusAHhqfP/4o/7qMP81dcC/r4JJ8jd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Q7osAAAADdAAAADwAAAAAAAAAAAAAAAACYAgAAZHJzL2Rvd25y&#10;ZXYueG1sUEsFBgAAAAAEAAQA9QAAAIUDAAAAAA==&#10;" path="m170,1r-15,l140,1r-14,l113,1,99,,86,,72,,57,,47,1,40,5,35,9r-2,7l32,24r1,6l35,38r5,6l72,92r-7,1l57,93r-7,l42,93r-7,l27,93r-7,l11,93r-5,l3,96,,99r,4l,107r3,4l6,112r5,2l22,114r10,l42,112r8,l60,112r11,l81,112r8,l92,112r4,-3l99,107r2,-1l103,103r,-5l103,95r,-5l77,44r78,2l152,30r3,-2l163,76r5,4l173,84r6,4l184,93r5,5l194,101r5,5l202,111r4,1l207,112r4,l212,111r2,-2l216,106r,-3l212,99,182,66r,-6l182,54r,-7l182,41r-2,-6l180,30r,-6l180,16r,-2l179,11r,-2l177,6r,-1l175,3,172,1r-2,xe" fillcolor="#97ce36" stroked="f">
                        <v:path arrowok="t" o:connecttype="custom" o:connectlocs="155,1;126,1;99,0;72,0;47,1;35,9;32,24;35,38;72,92;57,93;42,93;27,93;11,93;3,96;0,103;3,111;11,114;32,114;50,112;71,112;89,112;96,109;101,106;103,98;103,90;155,46;155,28;168,80;179,88;189,98;199,106;206,112;211,112;214,109;216,103;182,66;182,54;182,41;180,30;180,16;179,11;177,6;175,3;170,1" o:connectangles="0,0,0,0,0,0,0,0,0,0,0,0,0,0,0,0,0,0,0,0,0,0,0,0,0,0,0,0,0,0,0,0,0,0,0,0,0,0,0,0,0,0,0,0"/>
                      </v:shape>
                      <v:shape id="Freeform 39" o:spid="_x0000_s1033" style="position:absolute;left:2126;top:2495;width:427;height:400;visibility:visible;mso-wrap-style:square;v-text-anchor:top" coordsize="42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v/0sUA&#10;AADdAAAADwAAAGRycy9kb3ducmV2LnhtbERP32vCMBB+F/wfwgl7kZm4yeY6oxRBEAYD7WR7vDW3&#10;tthcahO1/vdmIPh2H9/Pmy06W4sTtb5yrGE8UiCIc2cqLjR8ZavHKQgfkA3WjknDhTws5v3eDBPj&#10;zryh0zYUIoawT1BDGUKTSOnzkiz6kWuII/fnWoshwraQpsVzDLe1fFLqRVqsODaU2NCypHy/PVoN&#10;R1Yq3e1klQ2n+edP9vbxnR5+tX4YdOk7iEBduItv7rWJ818nz/D/TTxB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G//SxQAAAN0AAAAPAAAAAAAAAAAAAAAAAJgCAABkcnMv&#10;ZG93bnJldi54bWxQSwUGAAAAAAQABAD1AAAAigMAAAAA&#10;" path="m212,r22,l255,3r22,5l295,16r19,8l332,33r15,13l363,58r15,15l390,87r10,17l410,122r7,19l422,160r3,19l427,199r-2,21l422,240r-5,19l410,277r-10,17l390,312r-12,15l363,342r-16,12l332,365r-18,10l295,384r-18,7l255,396r-21,3l212,400r-22,-1l170,396r-22,-5l130,384r-19,-9l93,365,77,354,62,342,47,327,35,312,25,294,15,277,8,259,3,240,,220,,199,,179,3,160,8,141r7,-19l25,104,35,87,47,73,62,58,77,46,93,33r18,-9l130,16,148,8,170,3,190,r22,xm212,35r19,l248,38r17,5l282,47r15,7l310,63r14,10l337,82r12,13l359,107r9,13l374,136r7,14l385,166r3,17l388,199r,18l385,233r-4,15l374,264r-6,14l359,291r-10,13l337,316r-13,11l310,337r-13,8l282,351r-17,7l248,361r-17,3l212,364r-18,l177,361r-17,-3l143,351r-15,-6l115,337,101,327,88,316,77,304,67,291,57,278,50,264,44,248,40,233,37,217r,-18l37,183r3,-17l44,150r6,-14l57,120,67,107,77,95,88,82r13,-9l115,63r13,-9l143,47r17,-4l177,38r17,-3l212,35xe" fillcolor="#2a4088" stroked="f">
                        <v:path arrowok="t" o:connecttype="custom" o:connectlocs="255,3;314,24;363,58;400,104;422,160;425,220;410,277;378,327;332,365;277,391;212,400;148,391;93,365;47,327;15,277;0,220;3,160;25,104;62,58;111,24;170,3;212,35;265,43;310,63;349,95;374,136;388,183;385,233;368,278;337,316;297,345;248,361;194,364;143,351;101,327;67,291;44,248;37,199;44,150;67,107;101,73;143,47;194,35" o:connectangles="0,0,0,0,0,0,0,0,0,0,0,0,0,0,0,0,0,0,0,0,0,0,0,0,0,0,0,0,0,0,0,0,0,0,0,0,0,0,0,0,0,0,0"/>
                        <o:lock v:ext="edit" verticies="t"/>
                      </v:shape>
                    </v:group>
                  </w:pict>
                </mc:Fallback>
              </mc:AlternateContent>
            </w:r>
          </w:p>
          <w:p w:rsidR="00407C59" w:rsidRPr="00B77E30" w:rsidRDefault="00407C59" w:rsidP="003E5CB4">
            <w:pPr>
              <w:jc w:val="center"/>
              <w:rPr>
                <w:rFonts w:ascii="Arial" w:eastAsia="Calibri" w:hAnsi="Arial" w:cs="Arial"/>
                <w:b/>
                <w:bCs/>
                <w:color w:val="FFFFFF"/>
                <w:sz w:val="24"/>
                <w:szCs w:val="24"/>
              </w:rPr>
            </w:pPr>
          </w:p>
          <w:p w:rsidR="00407C59" w:rsidRPr="00B77E30" w:rsidRDefault="00407C59" w:rsidP="003E5CB4">
            <w:pPr>
              <w:jc w:val="center"/>
              <w:rPr>
                <w:rFonts w:ascii="Arial" w:eastAsia="Calibri" w:hAnsi="Arial" w:cs="Arial"/>
                <w:b/>
                <w:bCs/>
                <w:color w:val="FFFFFF"/>
                <w:sz w:val="24"/>
                <w:szCs w:val="24"/>
              </w:rPr>
            </w:pPr>
          </w:p>
          <w:p w:rsidR="00407C59" w:rsidRPr="00B77E30" w:rsidRDefault="00407C59" w:rsidP="003E5CB4">
            <w:pPr>
              <w:jc w:val="center"/>
              <w:rPr>
                <w:rFonts w:ascii="Arial" w:eastAsia="Calibri" w:hAnsi="Arial" w:cs="Arial"/>
                <w:b/>
                <w:bCs/>
                <w:color w:val="FFFFFF"/>
                <w:sz w:val="24"/>
                <w:szCs w:val="24"/>
              </w:rPr>
            </w:pPr>
          </w:p>
          <w:p w:rsidR="00407C59" w:rsidRPr="00B77E30" w:rsidRDefault="00407C59" w:rsidP="003E5CB4">
            <w:pPr>
              <w:jc w:val="center"/>
              <w:rPr>
                <w:rFonts w:ascii="Arial" w:eastAsia="Calibri" w:hAnsi="Arial" w:cs="Arial"/>
                <w:b/>
                <w:bCs/>
                <w:color w:val="FFFFFF"/>
                <w:sz w:val="24"/>
                <w:szCs w:val="24"/>
              </w:rPr>
            </w:pPr>
          </w:p>
        </w:tc>
        <w:tc>
          <w:tcPr>
            <w:tcW w:w="2835" w:type="dxa"/>
            <w:tcBorders>
              <w:top w:val="single" w:sz="8" w:space="0" w:color="B3CC82"/>
              <w:left w:val="nil"/>
              <w:bottom w:val="single" w:sz="8" w:space="0" w:color="B3CC82"/>
              <w:right w:val="nil"/>
            </w:tcBorders>
            <w:shd w:val="clear" w:color="auto" w:fill="9BBB59"/>
          </w:tcPr>
          <w:p w:rsidR="00407C59" w:rsidRPr="00B77E30" w:rsidRDefault="00407C59" w:rsidP="003E5CB4">
            <w:pPr>
              <w:jc w:val="center"/>
              <w:rPr>
                <w:rFonts w:ascii="Arial" w:eastAsia="Calibri" w:hAnsi="Arial" w:cs="Arial"/>
                <w:b/>
                <w:bCs/>
                <w:color w:val="FFFFFF"/>
                <w:sz w:val="24"/>
                <w:szCs w:val="24"/>
              </w:rPr>
            </w:pPr>
            <w:r w:rsidRPr="00B77E30">
              <w:rPr>
                <w:rFonts w:ascii="Arial" w:eastAsia="Calibri" w:hAnsi="Arial" w:cs="Arial"/>
                <w:b/>
                <w:bCs/>
                <w:color w:val="FFFFFF"/>
                <w:sz w:val="24"/>
                <w:szCs w:val="24"/>
              </w:rPr>
              <w:t>Una vez suene la alarma de evacuación, prepárese y espere órdenes del coordinador de área</w:t>
            </w:r>
          </w:p>
        </w:tc>
        <w:tc>
          <w:tcPr>
            <w:tcW w:w="1276" w:type="dxa"/>
            <w:tcBorders>
              <w:top w:val="single" w:sz="8" w:space="0" w:color="B3CC82"/>
              <w:left w:val="nil"/>
              <w:bottom w:val="single" w:sz="8" w:space="0" w:color="B3CC82"/>
              <w:right w:val="nil"/>
            </w:tcBorders>
            <w:shd w:val="clear" w:color="auto" w:fill="9BBB59"/>
          </w:tcPr>
          <w:p w:rsidR="00407C59" w:rsidRPr="00B77E30" w:rsidRDefault="00407C59" w:rsidP="003E5CB4">
            <w:pPr>
              <w:jc w:val="center"/>
              <w:rPr>
                <w:rFonts w:ascii="Arial" w:eastAsia="Calibri" w:hAnsi="Arial" w:cs="Arial"/>
                <w:b/>
                <w:bCs/>
                <w:color w:val="FFFFFF"/>
                <w:sz w:val="24"/>
                <w:szCs w:val="24"/>
              </w:rPr>
            </w:pPr>
          </w:p>
        </w:tc>
        <w:tc>
          <w:tcPr>
            <w:tcW w:w="2693" w:type="dxa"/>
            <w:tcBorders>
              <w:top w:val="single" w:sz="8" w:space="0" w:color="B3CC82"/>
              <w:left w:val="nil"/>
              <w:bottom w:val="single" w:sz="8" w:space="0" w:color="B3CC82"/>
              <w:right w:val="single" w:sz="8" w:space="0" w:color="B3CC82"/>
            </w:tcBorders>
            <w:shd w:val="clear" w:color="auto" w:fill="9BBB59"/>
          </w:tcPr>
          <w:p w:rsidR="00407C59" w:rsidRPr="00B77E30" w:rsidRDefault="00407C59" w:rsidP="003E5CB4">
            <w:pPr>
              <w:jc w:val="center"/>
              <w:rPr>
                <w:rFonts w:ascii="Arial" w:eastAsia="Calibri" w:hAnsi="Arial" w:cs="Arial"/>
                <w:b/>
                <w:bCs/>
                <w:color w:val="FFFFFF"/>
                <w:sz w:val="24"/>
                <w:szCs w:val="24"/>
              </w:rPr>
            </w:pPr>
            <w:r w:rsidRPr="00B77E30">
              <w:rPr>
                <w:rFonts w:ascii="Arial" w:eastAsia="Calibri" w:hAnsi="Arial" w:cs="Arial"/>
                <w:b/>
                <w:bCs/>
                <w:color w:val="FFFFFF"/>
                <w:sz w:val="24"/>
                <w:szCs w:val="24"/>
              </w:rPr>
              <w:t>Si hay presencia de humos, desplácese a ras del piso</w:t>
            </w:r>
          </w:p>
        </w:tc>
      </w:tr>
      <w:tr w:rsidR="00407C59" w:rsidRPr="00B77E30" w:rsidTr="003E5CB4">
        <w:trPr>
          <w:trHeight w:val="1713"/>
          <w:jc w:val="center"/>
        </w:trPr>
        <w:tc>
          <w:tcPr>
            <w:tcW w:w="1346" w:type="dxa"/>
            <w:tcBorders>
              <w:right w:val="nil"/>
            </w:tcBorders>
            <w:shd w:val="clear" w:color="auto" w:fill="E6EED5"/>
          </w:tcPr>
          <w:p w:rsidR="00407C59" w:rsidRPr="00B77E30" w:rsidRDefault="00407C59" w:rsidP="003E5CB4">
            <w:pPr>
              <w:jc w:val="center"/>
              <w:rPr>
                <w:rFonts w:ascii="Arial" w:eastAsia="Calibri" w:hAnsi="Arial" w:cs="Arial"/>
                <w:b/>
                <w:bCs/>
                <w:sz w:val="24"/>
                <w:szCs w:val="24"/>
              </w:rPr>
            </w:pPr>
            <w:r w:rsidRPr="00B77E30">
              <w:rPr>
                <w:rFonts w:ascii="Arial" w:eastAsia="Calibri" w:hAnsi="Arial" w:cs="Arial"/>
                <w:b/>
                <w:bCs/>
                <w:noProof/>
                <w:sz w:val="24"/>
                <w:szCs w:val="24"/>
                <w:lang w:val="es-CO" w:eastAsia="es-CO"/>
              </w:rPr>
              <mc:AlternateContent>
                <mc:Choice Requires="wpg">
                  <w:drawing>
                    <wp:anchor distT="0" distB="0" distL="114300" distR="114300" simplePos="0" relativeHeight="251629568" behindDoc="0" locked="0" layoutInCell="1" allowOverlap="1" wp14:anchorId="6787ACAA" wp14:editId="5AF7D3B7">
                      <wp:simplePos x="0" y="0"/>
                      <wp:positionH relativeFrom="column">
                        <wp:posOffset>2720975</wp:posOffset>
                      </wp:positionH>
                      <wp:positionV relativeFrom="paragraph">
                        <wp:posOffset>162560</wp:posOffset>
                      </wp:positionV>
                      <wp:extent cx="678180" cy="635000"/>
                      <wp:effectExtent l="6985" t="8255" r="635" b="4445"/>
                      <wp:wrapNone/>
                      <wp:docPr id="1729" name="Grupo 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5000"/>
                                <a:chOff x="3869" y="423"/>
                                <a:chExt cx="427" cy="400"/>
                              </a:xfrm>
                            </wpg:grpSpPr>
                            <wps:wsp>
                              <wps:cNvPr id="1730" name="Freeform 79"/>
                              <wps:cNvSpPr>
                                <a:spLocks/>
                              </wps:cNvSpPr>
                              <wps:spPr bwMode="auto">
                                <a:xfrm>
                                  <a:off x="3897" y="451"/>
                                  <a:ext cx="368" cy="344"/>
                                </a:xfrm>
                                <a:custGeom>
                                  <a:avLst/>
                                  <a:gdLst>
                                    <a:gd name="T0" fmla="*/ 203 w 368"/>
                                    <a:gd name="T1" fmla="*/ 0 h 344"/>
                                    <a:gd name="T2" fmla="*/ 240 w 368"/>
                                    <a:gd name="T3" fmla="*/ 6 h 344"/>
                                    <a:gd name="T4" fmla="*/ 272 w 368"/>
                                    <a:gd name="T5" fmla="*/ 21 h 344"/>
                                    <a:gd name="T6" fmla="*/ 301 w 368"/>
                                    <a:gd name="T7" fmla="*/ 38 h 344"/>
                                    <a:gd name="T8" fmla="*/ 326 w 368"/>
                                    <a:gd name="T9" fmla="*/ 62 h 344"/>
                                    <a:gd name="T10" fmla="*/ 346 w 368"/>
                                    <a:gd name="T11" fmla="*/ 90 h 344"/>
                                    <a:gd name="T12" fmla="*/ 360 w 368"/>
                                    <a:gd name="T13" fmla="*/ 120 h 344"/>
                                    <a:gd name="T14" fmla="*/ 366 w 368"/>
                                    <a:gd name="T15" fmla="*/ 154 h 344"/>
                                    <a:gd name="T16" fmla="*/ 366 w 368"/>
                                    <a:gd name="T17" fmla="*/ 189 h 344"/>
                                    <a:gd name="T18" fmla="*/ 360 w 368"/>
                                    <a:gd name="T19" fmla="*/ 223 h 344"/>
                                    <a:gd name="T20" fmla="*/ 346 w 368"/>
                                    <a:gd name="T21" fmla="*/ 253 h 344"/>
                                    <a:gd name="T22" fmla="*/ 326 w 368"/>
                                    <a:gd name="T23" fmla="*/ 282 h 344"/>
                                    <a:gd name="T24" fmla="*/ 301 w 368"/>
                                    <a:gd name="T25" fmla="*/ 304 h 344"/>
                                    <a:gd name="T26" fmla="*/ 272 w 368"/>
                                    <a:gd name="T27" fmla="*/ 323 h 344"/>
                                    <a:gd name="T28" fmla="*/ 240 w 368"/>
                                    <a:gd name="T29" fmla="*/ 336 h 344"/>
                                    <a:gd name="T30" fmla="*/ 203 w 368"/>
                                    <a:gd name="T31" fmla="*/ 344 h 344"/>
                                    <a:gd name="T32" fmla="*/ 166 w 368"/>
                                    <a:gd name="T33" fmla="*/ 344 h 344"/>
                                    <a:gd name="T34" fmla="*/ 130 w 368"/>
                                    <a:gd name="T35" fmla="*/ 336 h 344"/>
                                    <a:gd name="T36" fmla="*/ 97 w 368"/>
                                    <a:gd name="T37" fmla="*/ 323 h 344"/>
                                    <a:gd name="T38" fmla="*/ 68 w 368"/>
                                    <a:gd name="T39" fmla="*/ 304 h 344"/>
                                    <a:gd name="T40" fmla="*/ 43 w 368"/>
                                    <a:gd name="T41" fmla="*/ 282 h 344"/>
                                    <a:gd name="T42" fmla="*/ 24 w 368"/>
                                    <a:gd name="T43" fmla="*/ 253 h 344"/>
                                    <a:gd name="T44" fmla="*/ 9 w 368"/>
                                    <a:gd name="T45" fmla="*/ 223 h 344"/>
                                    <a:gd name="T46" fmla="*/ 2 w 368"/>
                                    <a:gd name="T47" fmla="*/ 189 h 344"/>
                                    <a:gd name="T48" fmla="*/ 2 w 368"/>
                                    <a:gd name="T49" fmla="*/ 154 h 344"/>
                                    <a:gd name="T50" fmla="*/ 9 w 368"/>
                                    <a:gd name="T51" fmla="*/ 120 h 344"/>
                                    <a:gd name="T52" fmla="*/ 24 w 368"/>
                                    <a:gd name="T53" fmla="*/ 90 h 344"/>
                                    <a:gd name="T54" fmla="*/ 43 w 368"/>
                                    <a:gd name="T55" fmla="*/ 62 h 344"/>
                                    <a:gd name="T56" fmla="*/ 68 w 368"/>
                                    <a:gd name="T57" fmla="*/ 38 h 344"/>
                                    <a:gd name="T58" fmla="*/ 97 w 368"/>
                                    <a:gd name="T59" fmla="*/ 21 h 344"/>
                                    <a:gd name="T60" fmla="*/ 130 w 368"/>
                                    <a:gd name="T61" fmla="*/ 6 h 344"/>
                                    <a:gd name="T62" fmla="*/ 166 w 368"/>
                                    <a:gd name="T63" fmla="*/ 0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68" h="344">
                                      <a:moveTo>
                                        <a:pt x="184" y="0"/>
                                      </a:moveTo>
                                      <a:lnTo>
                                        <a:pt x="203" y="0"/>
                                      </a:lnTo>
                                      <a:lnTo>
                                        <a:pt x="221" y="3"/>
                                      </a:lnTo>
                                      <a:lnTo>
                                        <a:pt x="240" y="6"/>
                                      </a:lnTo>
                                      <a:lnTo>
                                        <a:pt x="257" y="13"/>
                                      </a:lnTo>
                                      <a:lnTo>
                                        <a:pt x="272" y="21"/>
                                      </a:lnTo>
                                      <a:lnTo>
                                        <a:pt x="287" y="29"/>
                                      </a:lnTo>
                                      <a:lnTo>
                                        <a:pt x="301" y="38"/>
                                      </a:lnTo>
                                      <a:lnTo>
                                        <a:pt x="314" y="51"/>
                                      </a:lnTo>
                                      <a:lnTo>
                                        <a:pt x="326" y="62"/>
                                      </a:lnTo>
                                      <a:lnTo>
                                        <a:pt x="336" y="76"/>
                                      </a:lnTo>
                                      <a:lnTo>
                                        <a:pt x="346" y="90"/>
                                      </a:lnTo>
                                      <a:lnTo>
                                        <a:pt x="353" y="105"/>
                                      </a:lnTo>
                                      <a:lnTo>
                                        <a:pt x="360" y="120"/>
                                      </a:lnTo>
                                      <a:lnTo>
                                        <a:pt x="365" y="138"/>
                                      </a:lnTo>
                                      <a:lnTo>
                                        <a:pt x="366" y="154"/>
                                      </a:lnTo>
                                      <a:lnTo>
                                        <a:pt x="368" y="171"/>
                                      </a:lnTo>
                                      <a:lnTo>
                                        <a:pt x="366" y="189"/>
                                      </a:lnTo>
                                      <a:lnTo>
                                        <a:pt x="365" y="206"/>
                                      </a:lnTo>
                                      <a:lnTo>
                                        <a:pt x="360" y="223"/>
                                      </a:lnTo>
                                      <a:lnTo>
                                        <a:pt x="353" y="239"/>
                                      </a:lnTo>
                                      <a:lnTo>
                                        <a:pt x="346" y="253"/>
                                      </a:lnTo>
                                      <a:lnTo>
                                        <a:pt x="336" y="268"/>
                                      </a:lnTo>
                                      <a:lnTo>
                                        <a:pt x="326" y="282"/>
                                      </a:lnTo>
                                      <a:lnTo>
                                        <a:pt x="314" y="293"/>
                                      </a:lnTo>
                                      <a:lnTo>
                                        <a:pt x="301" y="304"/>
                                      </a:lnTo>
                                      <a:lnTo>
                                        <a:pt x="287" y="315"/>
                                      </a:lnTo>
                                      <a:lnTo>
                                        <a:pt x="272" y="323"/>
                                      </a:lnTo>
                                      <a:lnTo>
                                        <a:pt x="257" y="331"/>
                                      </a:lnTo>
                                      <a:lnTo>
                                        <a:pt x="240" y="336"/>
                                      </a:lnTo>
                                      <a:lnTo>
                                        <a:pt x="221" y="340"/>
                                      </a:lnTo>
                                      <a:lnTo>
                                        <a:pt x="203" y="344"/>
                                      </a:lnTo>
                                      <a:lnTo>
                                        <a:pt x="184" y="344"/>
                                      </a:lnTo>
                                      <a:lnTo>
                                        <a:pt x="166" y="344"/>
                                      </a:lnTo>
                                      <a:lnTo>
                                        <a:pt x="147" y="340"/>
                                      </a:lnTo>
                                      <a:lnTo>
                                        <a:pt x="130" y="336"/>
                                      </a:lnTo>
                                      <a:lnTo>
                                        <a:pt x="113" y="331"/>
                                      </a:lnTo>
                                      <a:lnTo>
                                        <a:pt x="97" y="323"/>
                                      </a:lnTo>
                                      <a:lnTo>
                                        <a:pt x="81" y="315"/>
                                      </a:lnTo>
                                      <a:lnTo>
                                        <a:pt x="68" y="304"/>
                                      </a:lnTo>
                                      <a:lnTo>
                                        <a:pt x="54" y="293"/>
                                      </a:lnTo>
                                      <a:lnTo>
                                        <a:pt x="43" y="282"/>
                                      </a:lnTo>
                                      <a:lnTo>
                                        <a:pt x="32" y="268"/>
                                      </a:lnTo>
                                      <a:lnTo>
                                        <a:pt x="24" y="253"/>
                                      </a:lnTo>
                                      <a:lnTo>
                                        <a:pt x="16" y="239"/>
                                      </a:lnTo>
                                      <a:lnTo>
                                        <a:pt x="9" y="223"/>
                                      </a:lnTo>
                                      <a:lnTo>
                                        <a:pt x="5" y="206"/>
                                      </a:lnTo>
                                      <a:lnTo>
                                        <a:pt x="2" y="189"/>
                                      </a:lnTo>
                                      <a:lnTo>
                                        <a:pt x="0" y="171"/>
                                      </a:lnTo>
                                      <a:lnTo>
                                        <a:pt x="2" y="154"/>
                                      </a:lnTo>
                                      <a:lnTo>
                                        <a:pt x="5" y="138"/>
                                      </a:lnTo>
                                      <a:lnTo>
                                        <a:pt x="9" y="120"/>
                                      </a:lnTo>
                                      <a:lnTo>
                                        <a:pt x="16" y="105"/>
                                      </a:lnTo>
                                      <a:lnTo>
                                        <a:pt x="24" y="90"/>
                                      </a:lnTo>
                                      <a:lnTo>
                                        <a:pt x="32" y="76"/>
                                      </a:lnTo>
                                      <a:lnTo>
                                        <a:pt x="43" y="62"/>
                                      </a:lnTo>
                                      <a:lnTo>
                                        <a:pt x="54" y="51"/>
                                      </a:lnTo>
                                      <a:lnTo>
                                        <a:pt x="68" y="38"/>
                                      </a:lnTo>
                                      <a:lnTo>
                                        <a:pt x="81" y="29"/>
                                      </a:lnTo>
                                      <a:lnTo>
                                        <a:pt x="97" y="21"/>
                                      </a:lnTo>
                                      <a:lnTo>
                                        <a:pt x="113" y="13"/>
                                      </a:lnTo>
                                      <a:lnTo>
                                        <a:pt x="130" y="6"/>
                                      </a:lnTo>
                                      <a:lnTo>
                                        <a:pt x="147" y="3"/>
                                      </a:lnTo>
                                      <a:lnTo>
                                        <a:pt x="166" y="0"/>
                                      </a:lnTo>
                                      <a:lnTo>
                                        <a:pt x="1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1" name="Freeform 80"/>
                              <wps:cNvSpPr>
                                <a:spLocks/>
                              </wps:cNvSpPr>
                              <wps:spPr bwMode="auto">
                                <a:xfrm>
                                  <a:off x="3950" y="518"/>
                                  <a:ext cx="222" cy="210"/>
                                </a:xfrm>
                                <a:custGeom>
                                  <a:avLst/>
                                  <a:gdLst>
                                    <a:gd name="T0" fmla="*/ 17 w 222"/>
                                    <a:gd name="T1" fmla="*/ 0 h 210"/>
                                    <a:gd name="T2" fmla="*/ 204 w 222"/>
                                    <a:gd name="T3" fmla="*/ 0 h 210"/>
                                    <a:gd name="T4" fmla="*/ 209 w 222"/>
                                    <a:gd name="T5" fmla="*/ 0 h 210"/>
                                    <a:gd name="T6" fmla="*/ 212 w 222"/>
                                    <a:gd name="T7" fmla="*/ 1 h 210"/>
                                    <a:gd name="T8" fmla="*/ 214 w 222"/>
                                    <a:gd name="T9" fmla="*/ 3 h 210"/>
                                    <a:gd name="T10" fmla="*/ 217 w 222"/>
                                    <a:gd name="T11" fmla="*/ 4 h 210"/>
                                    <a:gd name="T12" fmla="*/ 219 w 222"/>
                                    <a:gd name="T13" fmla="*/ 8 h 210"/>
                                    <a:gd name="T14" fmla="*/ 221 w 222"/>
                                    <a:gd name="T15" fmla="*/ 11 h 210"/>
                                    <a:gd name="T16" fmla="*/ 222 w 222"/>
                                    <a:gd name="T17" fmla="*/ 14 h 210"/>
                                    <a:gd name="T18" fmla="*/ 222 w 222"/>
                                    <a:gd name="T19" fmla="*/ 17 h 210"/>
                                    <a:gd name="T20" fmla="*/ 222 w 222"/>
                                    <a:gd name="T21" fmla="*/ 193 h 210"/>
                                    <a:gd name="T22" fmla="*/ 222 w 222"/>
                                    <a:gd name="T23" fmla="*/ 196 h 210"/>
                                    <a:gd name="T24" fmla="*/ 221 w 222"/>
                                    <a:gd name="T25" fmla="*/ 199 h 210"/>
                                    <a:gd name="T26" fmla="*/ 219 w 222"/>
                                    <a:gd name="T27" fmla="*/ 202 h 210"/>
                                    <a:gd name="T28" fmla="*/ 217 w 222"/>
                                    <a:gd name="T29" fmla="*/ 205 h 210"/>
                                    <a:gd name="T30" fmla="*/ 214 w 222"/>
                                    <a:gd name="T31" fmla="*/ 207 h 210"/>
                                    <a:gd name="T32" fmla="*/ 212 w 222"/>
                                    <a:gd name="T33" fmla="*/ 209 h 210"/>
                                    <a:gd name="T34" fmla="*/ 209 w 222"/>
                                    <a:gd name="T35" fmla="*/ 210 h 210"/>
                                    <a:gd name="T36" fmla="*/ 204 w 222"/>
                                    <a:gd name="T37" fmla="*/ 210 h 210"/>
                                    <a:gd name="T38" fmla="*/ 17 w 222"/>
                                    <a:gd name="T39" fmla="*/ 210 h 210"/>
                                    <a:gd name="T40" fmla="*/ 13 w 222"/>
                                    <a:gd name="T41" fmla="*/ 210 h 210"/>
                                    <a:gd name="T42" fmla="*/ 10 w 222"/>
                                    <a:gd name="T43" fmla="*/ 209 h 210"/>
                                    <a:gd name="T44" fmla="*/ 6 w 222"/>
                                    <a:gd name="T45" fmla="*/ 207 h 210"/>
                                    <a:gd name="T46" fmla="*/ 5 w 222"/>
                                    <a:gd name="T47" fmla="*/ 205 h 210"/>
                                    <a:gd name="T48" fmla="*/ 1 w 222"/>
                                    <a:gd name="T49" fmla="*/ 202 h 210"/>
                                    <a:gd name="T50" fmla="*/ 0 w 222"/>
                                    <a:gd name="T51" fmla="*/ 199 h 210"/>
                                    <a:gd name="T52" fmla="*/ 0 w 222"/>
                                    <a:gd name="T53" fmla="*/ 196 h 210"/>
                                    <a:gd name="T54" fmla="*/ 0 w 222"/>
                                    <a:gd name="T55" fmla="*/ 193 h 210"/>
                                    <a:gd name="T56" fmla="*/ 0 w 222"/>
                                    <a:gd name="T57" fmla="*/ 17 h 210"/>
                                    <a:gd name="T58" fmla="*/ 0 w 222"/>
                                    <a:gd name="T59" fmla="*/ 14 h 210"/>
                                    <a:gd name="T60" fmla="*/ 0 w 222"/>
                                    <a:gd name="T61" fmla="*/ 11 h 210"/>
                                    <a:gd name="T62" fmla="*/ 1 w 222"/>
                                    <a:gd name="T63" fmla="*/ 8 h 210"/>
                                    <a:gd name="T64" fmla="*/ 5 w 222"/>
                                    <a:gd name="T65" fmla="*/ 4 h 210"/>
                                    <a:gd name="T66" fmla="*/ 6 w 222"/>
                                    <a:gd name="T67" fmla="*/ 3 h 210"/>
                                    <a:gd name="T68" fmla="*/ 10 w 222"/>
                                    <a:gd name="T69" fmla="*/ 1 h 210"/>
                                    <a:gd name="T70" fmla="*/ 13 w 222"/>
                                    <a:gd name="T71" fmla="*/ 0 h 210"/>
                                    <a:gd name="T72" fmla="*/ 17 w 222"/>
                                    <a:gd name="T73" fmla="*/ 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22" h="210">
                                      <a:moveTo>
                                        <a:pt x="17" y="0"/>
                                      </a:moveTo>
                                      <a:lnTo>
                                        <a:pt x="204" y="0"/>
                                      </a:lnTo>
                                      <a:lnTo>
                                        <a:pt x="209" y="0"/>
                                      </a:lnTo>
                                      <a:lnTo>
                                        <a:pt x="212" y="1"/>
                                      </a:lnTo>
                                      <a:lnTo>
                                        <a:pt x="214" y="3"/>
                                      </a:lnTo>
                                      <a:lnTo>
                                        <a:pt x="217" y="4"/>
                                      </a:lnTo>
                                      <a:lnTo>
                                        <a:pt x="219" y="8"/>
                                      </a:lnTo>
                                      <a:lnTo>
                                        <a:pt x="221" y="11"/>
                                      </a:lnTo>
                                      <a:lnTo>
                                        <a:pt x="222" y="14"/>
                                      </a:lnTo>
                                      <a:lnTo>
                                        <a:pt x="222" y="17"/>
                                      </a:lnTo>
                                      <a:lnTo>
                                        <a:pt x="222" y="193"/>
                                      </a:lnTo>
                                      <a:lnTo>
                                        <a:pt x="222" y="196"/>
                                      </a:lnTo>
                                      <a:lnTo>
                                        <a:pt x="221" y="199"/>
                                      </a:lnTo>
                                      <a:lnTo>
                                        <a:pt x="219" y="202"/>
                                      </a:lnTo>
                                      <a:lnTo>
                                        <a:pt x="217" y="205"/>
                                      </a:lnTo>
                                      <a:lnTo>
                                        <a:pt x="214" y="207"/>
                                      </a:lnTo>
                                      <a:lnTo>
                                        <a:pt x="212" y="209"/>
                                      </a:lnTo>
                                      <a:lnTo>
                                        <a:pt x="209" y="210"/>
                                      </a:lnTo>
                                      <a:lnTo>
                                        <a:pt x="204" y="210"/>
                                      </a:lnTo>
                                      <a:lnTo>
                                        <a:pt x="17" y="210"/>
                                      </a:lnTo>
                                      <a:lnTo>
                                        <a:pt x="13" y="210"/>
                                      </a:lnTo>
                                      <a:lnTo>
                                        <a:pt x="10" y="209"/>
                                      </a:lnTo>
                                      <a:lnTo>
                                        <a:pt x="6" y="207"/>
                                      </a:lnTo>
                                      <a:lnTo>
                                        <a:pt x="5" y="205"/>
                                      </a:lnTo>
                                      <a:lnTo>
                                        <a:pt x="1" y="202"/>
                                      </a:lnTo>
                                      <a:lnTo>
                                        <a:pt x="0" y="199"/>
                                      </a:lnTo>
                                      <a:lnTo>
                                        <a:pt x="0" y="196"/>
                                      </a:lnTo>
                                      <a:lnTo>
                                        <a:pt x="0" y="193"/>
                                      </a:lnTo>
                                      <a:lnTo>
                                        <a:pt x="0" y="17"/>
                                      </a:lnTo>
                                      <a:lnTo>
                                        <a:pt x="0" y="14"/>
                                      </a:lnTo>
                                      <a:lnTo>
                                        <a:pt x="0" y="11"/>
                                      </a:lnTo>
                                      <a:lnTo>
                                        <a:pt x="1" y="8"/>
                                      </a:lnTo>
                                      <a:lnTo>
                                        <a:pt x="5" y="4"/>
                                      </a:lnTo>
                                      <a:lnTo>
                                        <a:pt x="6" y="3"/>
                                      </a:lnTo>
                                      <a:lnTo>
                                        <a:pt x="10" y="1"/>
                                      </a:lnTo>
                                      <a:lnTo>
                                        <a:pt x="13" y="0"/>
                                      </a:lnTo>
                                      <a:lnTo>
                                        <a:pt x="17"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 name="Freeform 81"/>
                              <wps:cNvSpPr>
                                <a:spLocks/>
                              </wps:cNvSpPr>
                              <wps:spPr bwMode="auto">
                                <a:xfrm>
                                  <a:off x="3961" y="529"/>
                                  <a:ext cx="200" cy="188"/>
                                </a:xfrm>
                                <a:custGeom>
                                  <a:avLst/>
                                  <a:gdLst>
                                    <a:gd name="T0" fmla="*/ 0 w 200"/>
                                    <a:gd name="T1" fmla="*/ 68 h 188"/>
                                    <a:gd name="T2" fmla="*/ 71 w 200"/>
                                    <a:gd name="T3" fmla="*/ 68 h 188"/>
                                    <a:gd name="T4" fmla="*/ 71 w 200"/>
                                    <a:gd name="T5" fmla="*/ 0 h 188"/>
                                    <a:gd name="T6" fmla="*/ 127 w 200"/>
                                    <a:gd name="T7" fmla="*/ 0 h 188"/>
                                    <a:gd name="T8" fmla="*/ 127 w 200"/>
                                    <a:gd name="T9" fmla="*/ 68 h 188"/>
                                    <a:gd name="T10" fmla="*/ 200 w 200"/>
                                    <a:gd name="T11" fmla="*/ 68 h 188"/>
                                    <a:gd name="T12" fmla="*/ 200 w 200"/>
                                    <a:gd name="T13" fmla="*/ 120 h 188"/>
                                    <a:gd name="T14" fmla="*/ 127 w 200"/>
                                    <a:gd name="T15" fmla="*/ 120 h 188"/>
                                    <a:gd name="T16" fmla="*/ 127 w 200"/>
                                    <a:gd name="T17" fmla="*/ 188 h 188"/>
                                    <a:gd name="T18" fmla="*/ 71 w 200"/>
                                    <a:gd name="T19" fmla="*/ 188 h 188"/>
                                    <a:gd name="T20" fmla="*/ 71 w 200"/>
                                    <a:gd name="T21" fmla="*/ 120 h 188"/>
                                    <a:gd name="T22" fmla="*/ 0 w 200"/>
                                    <a:gd name="T23" fmla="*/ 120 h 188"/>
                                    <a:gd name="T24" fmla="*/ 0 w 200"/>
                                    <a:gd name="T25" fmla="*/ 6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00" h="188">
                                      <a:moveTo>
                                        <a:pt x="0" y="68"/>
                                      </a:moveTo>
                                      <a:lnTo>
                                        <a:pt x="71" y="68"/>
                                      </a:lnTo>
                                      <a:lnTo>
                                        <a:pt x="71" y="0"/>
                                      </a:lnTo>
                                      <a:lnTo>
                                        <a:pt x="127" y="0"/>
                                      </a:lnTo>
                                      <a:lnTo>
                                        <a:pt x="127" y="68"/>
                                      </a:lnTo>
                                      <a:lnTo>
                                        <a:pt x="200" y="68"/>
                                      </a:lnTo>
                                      <a:lnTo>
                                        <a:pt x="200" y="120"/>
                                      </a:lnTo>
                                      <a:lnTo>
                                        <a:pt x="127" y="120"/>
                                      </a:lnTo>
                                      <a:lnTo>
                                        <a:pt x="127" y="188"/>
                                      </a:lnTo>
                                      <a:lnTo>
                                        <a:pt x="71" y="188"/>
                                      </a:lnTo>
                                      <a:lnTo>
                                        <a:pt x="71" y="120"/>
                                      </a:lnTo>
                                      <a:lnTo>
                                        <a:pt x="0" y="120"/>
                                      </a:lnTo>
                                      <a:lnTo>
                                        <a:pt x="0" y="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3" name="Freeform 82"/>
                              <wps:cNvSpPr>
                                <a:spLocks noEditPoints="1"/>
                              </wps:cNvSpPr>
                              <wps:spPr bwMode="auto">
                                <a:xfrm>
                                  <a:off x="3869" y="423"/>
                                  <a:ext cx="427" cy="400"/>
                                </a:xfrm>
                                <a:custGeom>
                                  <a:avLst/>
                                  <a:gdLst>
                                    <a:gd name="T0" fmla="*/ 256 w 427"/>
                                    <a:gd name="T1" fmla="*/ 3 h 400"/>
                                    <a:gd name="T2" fmla="*/ 313 w 427"/>
                                    <a:gd name="T3" fmla="*/ 23 h 400"/>
                                    <a:gd name="T4" fmla="*/ 364 w 427"/>
                                    <a:gd name="T5" fmla="*/ 58 h 400"/>
                                    <a:gd name="T6" fmla="*/ 400 w 427"/>
                                    <a:gd name="T7" fmla="*/ 104 h 400"/>
                                    <a:gd name="T8" fmla="*/ 421 w 427"/>
                                    <a:gd name="T9" fmla="*/ 160 h 400"/>
                                    <a:gd name="T10" fmla="*/ 425 w 427"/>
                                    <a:gd name="T11" fmla="*/ 220 h 400"/>
                                    <a:gd name="T12" fmla="*/ 410 w 427"/>
                                    <a:gd name="T13" fmla="*/ 278 h 400"/>
                                    <a:gd name="T14" fmla="*/ 378 w 427"/>
                                    <a:gd name="T15" fmla="*/ 327 h 400"/>
                                    <a:gd name="T16" fmla="*/ 332 w 427"/>
                                    <a:gd name="T17" fmla="*/ 365 h 400"/>
                                    <a:gd name="T18" fmla="*/ 276 w 427"/>
                                    <a:gd name="T19" fmla="*/ 391 h 400"/>
                                    <a:gd name="T20" fmla="*/ 212 w 427"/>
                                    <a:gd name="T21" fmla="*/ 400 h 400"/>
                                    <a:gd name="T22" fmla="*/ 150 w 427"/>
                                    <a:gd name="T23" fmla="*/ 391 h 400"/>
                                    <a:gd name="T24" fmla="*/ 94 w 427"/>
                                    <a:gd name="T25" fmla="*/ 365 h 400"/>
                                    <a:gd name="T26" fmla="*/ 49 w 427"/>
                                    <a:gd name="T27" fmla="*/ 327 h 400"/>
                                    <a:gd name="T28" fmla="*/ 17 w 427"/>
                                    <a:gd name="T29" fmla="*/ 278 h 400"/>
                                    <a:gd name="T30" fmla="*/ 0 w 427"/>
                                    <a:gd name="T31" fmla="*/ 220 h 400"/>
                                    <a:gd name="T32" fmla="*/ 3 w 427"/>
                                    <a:gd name="T33" fmla="*/ 160 h 400"/>
                                    <a:gd name="T34" fmla="*/ 25 w 427"/>
                                    <a:gd name="T35" fmla="*/ 104 h 400"/>
                                    <a:gd name="T36" fmla="*/ 62 w 427"/>
                                    <a:gd name="T37" fmla="*/ 58 h 400"/>
                                    <a:gd name="T38" fmla="*/ 111 w 427"/>
                                    <a:gd name="T39" fmla="*/ 23 h 400"/>
                                    <a:gd name="T40" fmla="*/ 170 w 427"/>
                                    <a:gd name="T41" fmla="*/ 3 h 400"/>
                                    <a:gd name="T42" fmla="*/ 212 w 427"/>
                                    <a:gd name="T43" fmla="*/ 34 h 400"/>
                                    <a:gd name="T44" fmla="*/ 265 w 427"/>
                                    <a:gd name="T45" fmla="*/ 42 h 400"/>
                                    <a:gd name="T46" fmla="*/ 310 w 427"/>
                                    <a:gd name="T47" fmla="*/ 63 h 400"/>
                                    <a:gd name="T48" fmla="*/ 349 w 427"/>
                                    <a:gd name="T49" fmla="*/ 95 h 400"/>
                                    <a:gd name="T50" fmla="*/ 374 w 427"/>
                                    <a:gd name="T51" fmla="*/ 136 h 400"/>
                                    <a:gd name="T52" fmla="*/ 388 w 427"/>
                                    <a:gd name="T53" fmla="*/ 183 h 400"/>
                                    <a:gd name="T54" fmla="*/ 384 w 427"/>
                                    <a:gd name="T55" fmla="*/ 232 h 400"/>
                                    <a:gd name="T56" fmla="*/ 367 w 427"/>
                                    <a:gd name="T57" fmla="*/ 278 h 400"/>
                                    <a:gd name="T58" fmla="*/ 337 w 427"/>
                                    <a:gd name="T59" fmla="*/ 316 h 400"/>
                                    <a:gd name="T60" fmla="*/ 297 w 427"/>
                                    <a:gd name="T61" fmla="*/ 345 h 400"/>
                                    <a:gd name="T62" fmla="*/ 248 w 427"/>
                                    <a:gd name="T63" fmla="*/ 362 h 400"/>
                                    <a:gd name="T64" fmla="*/ 195 w 427"/>
                                    <a:gd name="T65" fmla="*/ 364 h 400"/>
                                    <a:gd name="T66" fmla="*/ 145 w 427"/>
                                    <a:gd name="T67" fmla="*/ 353 h 400"/>
                                    <a:gd name="T68" fmla="*/ 101 w 427"/>
                                    <a:gd name="T69" fmla="*/ 327 h 400"/>
                                    <a:gd name="T70" fmla="*/ 67 w 427"/>
                                    <a:gd name="T71" fmla="*/ 293 h 400"/>
                                    <a:gd name="T72" fmla="*/ 45 w 427"/>
                                    <a:gd name="T73" fmla="*/ 248 h 400"/>
                                    <a:gd name="T74" fmla="*/ 37 w 427"/>
                                    <a:gd name="T75" fmla="*/ 199 h 400"/>
                                    <a:gd name="T76" fmla="*/ 45 w 427"/>
                                    <a:gd name="T77" fmla="*/ 150 h 400"/>
                                    <a:gd name="T78" fmla="*/ 67 w 427"/>
                                    <a:gd name="T79" fmla="*/ 107 h 400"/>
                                    <a:gd name="T80" fmla="*/ 101 w 427"/>
                                    <a:gd name="T81" fmla="*/ 72 h 400"/>
                                    <a:gd name="T82" fmla="*/ 145 w 427"/>
                                    <a:gd name="T83" fmla="*/ 47 h 400"/>
                                    <a:gd name="T84" fmla="*/ 195 w 427"/>
                                    <a:gd name="T85" fmla="*/ 36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0">
                                      <a:moveTo>
                                        <a:pt x="212" y="0"/>
                                      </a:moveTo>
                                      <a:lnTo>
                                        <a:pt x="234" y="1"/>
                                      </a:lnTo>
                                      <a:lnTo>
                                        <a:pt x="256" y="3"/>
                                      </a:lnTo>
                                      <a:lnTo>
                                        <a:pt x="276" y="9"/>
                                      </a:lnTo>
                                      <a:lnTo>
                                        <a:pt x="295" y="15"/>
                                      </a:lnTo>
                                      <a:lnTo>
                                        <a:pt x="313" y="23"/>
                                      </a:lnTo>
                                      <a:lnTo>
                                        <a:pt x="332" y="34"/>
                                      </a:lnTo>
                                      <a:lnTo>
                                        <a:pt x="349" y="46"/>
                                      </a:lnTo>
                                      <a:lnTo>
                                        <a:pt x="364" y="58"/>
                                      </a:lnTo>
                                      <a:lnTo>
                                        <a:pt x="378" y="72"/>
                                      </a:lnTo>
                                      <a:lnTo>
                                        <a:pt x="389" y="88"/>
                                      </a:lnTo>
                                      <a:lnTo>
                                        <a:pt x="400" y="104"/>
                                      </a:lnTo>
                                      <a:lnTo>
                                        <a:pt x="410" y="122"/>
                                      </a:lnTo>
                                      <a:lnTo>
                                        <a:pt x="416" y="141"/>
                                      </a:lnTo>
                                      <a:lnTo>
                                        <a:pt x="421" y="160"/>
                                      </a:lnTo>
                                      <a:lnTo>
                                        <a:pt x="425" y="179"/>
                                      </a:lnTo>
                                      <a:lnTo>
                                        <a:pt x="427" y="199"/>
                                      </a:lnTo>
                                      <a:lnTo>
                                        <a:pt x="425" y="220"/>
                                      </a:lnTo>
                                      <a:lnTo>
                                        <a:pt x="421" y="240"/>
                                      </a:lnTo>
                                      <a:lnTo>
                                        <a:pt x="416" y="259"/>
                                      </a:lnTo>
                                      <a:lnTo>
                                        <a:pt x="410" y="278"/>
                                      </a:lnTo>
                                      <a:lnTo>
                                        <a:pt x="400" y="296"/>
                                      </a:lnTo>
                                      <a:lnTo>
                                        <a:pt x="389" y="312"/>
                                      </a:lnTo>
                                      <a:lnTo>
                                        <a:pt x="378" y="327"/>
                                      </a:lnTo>
                                      <a:lnTo>
                                        <a:pt x="364" y="342"/>
                                      </a:lnTo>
                                      <a:lnTo>
                                        <a:pt x="349" y="354"/>
                                      </a:lnTo>
                                      <a:lnTo>
                                        <a:pt x="332" y="365"/>
                                      </a:lnTo>
                                      <a:lnTo>
                                        <a:pt x="313" y="376"/>
                                      </a:lnTo>
                                      <a:lnTo>
                                        <a:pt x="295" y="384"/>
                                      </a:lnTo>
                                      <a:lnTo>
                                        <a:pt x="276" y="391"/>
                                      </a:lnTo>
                                      <a:lnTo>
                                        <a:pt x="256" y="395"/>
                                      </a:lnTo>
                                      <a:lnTo>
                                        <a:pt x="234" y="399"/>
                                      </a:lnTo>
                                      <a:lnTo>
                                        <a:pt x="212" y="400"/>
                                      </a:lnTo>
                                      <a:lnTo>
                                        <a:pt x="190" y="399"/>
                                      </a:lnTo>
                                      <a:lnTo>
                                        <a:pt x="170" y="395"/>
                                      </a:lnTo>
                                      <a:lnTo>
                                        <a:pt x="150" y="391"/>
                                      </a:lnTo>
                                      <a:lnTo>
                                        <a:pt x="130" y="384"/>
                                      </a:lnTo>
                                      <a:lnTo>
                                        <a:pt x="111" y="376"/>
                                      </a:lnTo>
                                      <a:lnTo>
                                        <a:pt x="94" y="365"/>
                                      </a:lnTo>
                                      <a:lnTo>
                                        <a:pt x="77" y="354"/>
                                      </a:lnTo>
                                      <a:lnTo>
                                        <a:pt x="62" y="342"/>
                                      </a:lnTo>
                                      <a:lnTo>
                                        <a:pt x="49" y="327"/>
                                      </a:lnTo>
                                      <a:lnTo>
                                        <a:pt x="35" y="312"/>
                                      </a:lnTo>
                                      <a:lnTo>
                                        <a:pt x="25" y="296"/>
                                      </a:lnTo>
                                      <a:lnTo>
                                        <a:pt x="17" y="278"/>
                                      </a:lnTo>
                                      <a:lnTo>
                                        <a:pt x="8" y="259"/>
                                      </a:lnTo>
                                      <a:lnTo>
                                        <a:pt x="3" y="240"/>
                                      </a:lnTo>
                                      <a:lnTo>
                                        <a:pt x="0" y="220"/>
                                      </a:lnTo>
                                      <a:lnTo>
                                        <a:pt x="0" y="199"/>
                                      </a:lnTo>
                                      <a:lnTo>
                                        <a:pt x="0" y="179"/>
                                      </a:lnTo>
                                      <a:lnTo>
                                        <a:pt x="3" y="160"/>
                                      </a:lnTo>
                                      <a:lnTo>
                                        <a:pt x="8" y="141"/>
                                      </a:lnTo>
                                      <a:lnTo>
                                        <a:pt x="17" y="122"/>
                                      </a:lnTo>
                                      <a:lnTo>
                                        <a:pt x="25" y="104"/>
                                      </a:lnTo>
                                      <a:lnTo>
                                        <a:pt x="35" y="88"/>
                                      </a:lnTo>
                                      <a:lnTo>
                                        <a:pt x="49" y="72"/>
                                      </a:lnTo>
                                      <a:lnTo>
                                        <a:pt x="62" y="58"/>
                                      </a:lnTo>
                                      <a:lnTo>
                                        <a:pt x="77" y="46"/>
                                      </a:lnTo>
                                      <a:lnTo>
                                        <a:pt x="94" y="34"/>
                                      </a:lnTo>
                                      <a:lnTo>
                                        <a:pt x="111" y="23"/>
                                      </a:lnTo>
                                      <a:lnTo>
                                        <a:pt x="130" y="15"/>
                                      </a:lnTo>
                                      <a:lnTo>
                                        <a:pt x="150" y="9"/>
                                      </a:lnTo>
                                      <a:lnTo>
                                        <a:pt x="170" y="3"/>
                                      </a:lnTo>
                                      <a:lnTo>
                                        <a:pt x="190" y="1"/>
                                      </a:lnTo>
                                      <a:lnTo>
                                        <a:pt x="212" y="0"/>
                                      </a:lnTo>
                                      <a:close/>
                                      <a:moveTo>
                                        <a:pt x="212" y="34"/>
                                      </a:moveTo>
                                      <a:lnTo>
                                        <a:pt x="231" y="36"/>
                                      </a:lnTo>
                                      <a:lnTo>
                                        <a:pt x="248" y="38"/>
                                      </a:lnTo>
                                      <a:lnTo>
                                        <a:pt x="265" y="42"/>
                                      </a:lnTo>
                                      <a:lnTo>
                                        <a:pt x="281" y="47"/>
                                      </a:lnTo>
                                      <a:lnTo>
                                        <a:pt x="297" y="55"/>
                                      </a:lnTo>
                                      <a:lnTo>
                                        <a:pt x="310" y="63"/>
                                      </a:lnTo>
                                      <a:lnTo>
                                        <a:pt x="325" y="72"/>
                                      </a:lnTo>
                                      <a:lnTo>
                                        <a:pt x="337" y="84"/>
                                      </a:lnTo>
                                      <a:lnTo>
                                        <a:pt x="349" y="95"/>
                                      </a:lnTo>
                                      <a:lnTo>
                                        <a:pt x="359" y="107"/>
                                      </a:lnTo>
                                      <a:lnTo>
                                        <a:pt x="367" y="122"/>
                                      </a:lnTo>
                                      <a:lnTo>
                                        <a:pt x="374" y="136"/>
                                      </a:lnTo>
                                      <a:lnTo>
                                        <a:pt x="381" y="150"/>
                                      </a:lnTo>
                                      <a:lnTo>
                                        <a:pt x="384" y="166"/>
                                      </a:lnTo>
                                      <a:lnTo>
                                        <a:pt x="388" y="183"/>
                                      </a:lnTo>
                                      <a:lnTo>
                                        <a:pt x="389" y="199"/>
                                      </a:lnTo>
                                      <a:lnTo>
                                        <a:pt x="388" y="217"/>
                                      </a:lnTo>
                                      <a:lnTo>
                                        <a:pt x="384" y="232"/>
                                      </a:lnTo>
                                      <a:lnTo>
                                        <a:pt x="381" y="248"/>
                                      </a:lnTo>
                                      <a:lnTo>
                                        <a:pt x="374" y="264"/>
                                      </a:lnTo>
                                      <a:lnTo>
                                        <a:pt x="367" y="278"/>
                                      </a:lnTo>
                                      <a:lnTo>
                                        <a:pt x="359" y="293"/>
                                      </a:lnTo>
                                      <a:lnTo>
                                        <a:pt x="349" y="305"/>
                                      </a:lnTo>
                                      <a:lnTo>
                                        <a:pt x="337" y="316"/>
                                      </a:lnTo>
                                      <a:lnTo>
                                        <a:pt x="325" y="327"/>
                                      </a:lnTo>
                                      <a:lnTo>
                                        <a:pt x="310" y="337"/>
                                      </a:lnTo>
                                      <a:lnTo>
                                        <a:pt x="297" y="345"/>
                                      </a:lnTo>
                                      <a:lnTo>
                                        <a:pt x="281" y="353"/>
                                      </a:lnTo>
                                      <a:lnTo>
                                        <a:pt x="265" y="357"/>
                                      </a:lnTo>
                                      <a:lnTo>
                                        <a:pt x="248" y="362"/>
                                      </a:lnTo>
                                      <a:lnTo>
                                        <a:pt x="231" y="364"/>
                                      </a:lnTo>
                                      <a:lnTo>
                                        <a:pt x="212" y="365"/>
                                      </a:lnTo>
                                      <a:lnTo>
                                        <a:pt x="195" y="364"/>
                                      </a:lnTo>
                                      <a:lnTo>
                                        <a:pt x="177" y="362"/>
                                      </a:lnTo>
                                      <a:lnTo>
                                        <a:pt x="160" y="357"/>
                                      </a:lnTo>
                                      <a:lnTo>
                                        <a:pt x="145" y="353"/>
                                      </a:lnTo>
                                      <a:lnTo>
                                        <a:pt x="130" y="345"/>
                                      </a:lnTo>
                                      <a:lnTo>
                                        <a:pt x="114" y="337"/>
                                      </a:lnTo>
                                      <a:lnTo>
                                        <a:pt x="101" y="327"/>
                                      </a:lnTo>
                                      <a:lnTo>
                                        <a:pt x="89" y="316"/>
                                      </a:lnTo>
                                      <a:lnTo>
                                        <a:pt x="77" y="305"/>
                                      </a:lnTo>
                                      <a:lnTo>
                                        <a:pt x="67" y="293"/>
                                      </a:lnTo>
                                      <a:lnTo>
                                        <a:pt x="59" y="278"/>
                                      </a:lnTo>
                                      <a:lnTo>
                                        <a:pt x="50" y="264"/>
                                      </a:lnTo>
                                      <a:lnTo>
                                        <a:pt x="45" y="248"/>
                                      </a:lnTo>
                                      <a:lnTo>
                                        <a:pt x="40" y="232"/>
                                      </a:lnTo>
                                      <a:lnTo>
                                        <a:pt x="37" y="217"/>
                                      </a:lnTo>
                                      <a:lnTo>
                                        <a:pt x="37" y="199"/>
                                      </a:lnTo>
                                      <a:lnTo>
                                        <a:pt x="37" y="183"/>
                                      </a:lnTo>
                                      <a:lnTo>
                                        <a:pt x="40" y="166"/>
                                      </a:lnTo>
                                      <a:lnTo>
                                        <a:pt x="45" y="150"/>
                                      </a:lnTo>
                                      <a:lnTo>
                                        <a:pt x="50" y="136"/>
                                      </a:lnTo>
                                      <a:lnTo>
                                        <a:pt x="59" y="122"/>
                                      </a:lnTo>
                                      <a:lnTo>
                                        <a:pt x="67" y="107"/>
                                      </a:lnTo>
                                      <a:lnTo>
                                        <a:pt x="77" y="95"/>
                                      </a:lnTo>
                                      <a:lnTo>
                                        <a:pt x="89" y="84"/>
                                      </a:lnTo>
                                      <a:lnTo>
                                        <a:pt x="101" y="72"/>
                                      </a:lnTo>
                                      <a:lnTo>
                                        <a:pt x="114" y="63"/>
                                      </a:lnTo>
                                      <a:lnTo>
                                        <a:pt x="130" y="55"/>
                                      </a:lnTo>
                                      <a:lnTo>
                                        <a:pt x="145" y="47"/>
                                      </a:lnTo>
                                      <a:lnTo>
                                        <a:pt x="160" y="42"/>
                                      </a:lnTo>
                                      <a:lnTo>
                                        <a:pt x="177" y="38"/>
                                      </a:lnTo>
                                      <a:lnTo>
                                        <a:pt x="195" y="36"/>
                                      </a:lnTo>
                                      <a:lnTo>
                                        <a:pt x="212" y="34"/>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4" name="Freeform 83"/>
                              <wps:cNvSpPr>
                                <a:spLocks/>
                              </wps:cNvSpPr>
                              <wps:spPr bwMode="auto">
                                <a:xfrm>
                                  <a:off x="4161" y="521"/>
                                  <a:ext cx="47" cy="44"/>
                                </a:xfrm>
                                <a:custGeom>
                                  <a:avLst/>
                                  <a:gdLst>
                                    <a:gd name="T0" fmla="*/ 23 w 47"/>
                                    <a:gd name="T1" fmla="*/ 0 h 44"/>
                                    <a:gd name="T2" fmla="*/ 28 w 47"/>
                                    <a:gd name="T3" fmla="*/ 0 h 44"/>
                                    <a:gd name="T4" fmla="*/ 33 w 47"/>
                                    <a:gd name="T5" fmla="*/ 1 h 44"/>
                                    <a:gd name="T6" fmla="*/ 37 w 47"/>
                                    <a:gd name="T7" fmla="*/ 3 h 44"/>
                                    <a:gd name="T8" fmla="*/ 40 w 47"/>
                                    <a:gd name="T9" fmla="*/ 6 h 44"/>
                                    <a:gd name="T10" fmla="*/ 43 w 47"/>
                                    <a:gd name="T11" fmla="*/ 9 h 44"/>
                                    <a:gd name="T12" fmla="*/ 45 w 47"/>
                                    <a:gd name="T13" fmla="*/ 14 h 44"/>
                                    <a:gd name="T14" fmla="*/ 47 w 47"/>
                                    <a:gd name="T15" fmla="*/ 17 h 44"/>
                                    <a:gd name="T16" fmla="*/ 47 w 47"/>
                                    <a:gd name="T17" fmla="*/ 22 h 44"/>
                                    <a:gd name="T18" fmla="*/ 47 w 47"/>
                                    <a:gd name="T19" fmla="*/ 27 h 44"/>
                                    <a:gd name="T20" fmla="*/ 45 w 47"/>
                                    <a:gd name="T21" fmla="*/ 31 h 44"/>
                                    <a:gd name="T22" fmla="*/ 43 w 47"/>
                                    <a:gd name="T23" fmla="*/ 35 h 44"/>
                                    <a:gd name="T24" fmla="*/ 40 w 47"/>
                                    <a:gd name="T25" fmla="*/ 38 h 44"/>
                                    <a:gd name="T26" fmla="*/ 37 w 47"/>
                                    <a:gd name="T27" fmla="*/ 41 h 44"/>
                                    <a:gd name="T28" fmla="*/ 33 w 47"/>
                                    <a:gd name="T29" fmla="*/ 43 h 44"/>
                                    <a:gd name="T30" fmla="*/ 28 w 47"/>
                                    <a:gd name="T31" fmla="*/ 44 h 44"/>
                                    <a:gd name="T32" fmla="*/ 23 w 47"/>
                                    <a:gd name="T33" fmla="*/ 44 h 44"/>
                                    <a:gd name="T34" fmla="*/ 18 w 47"/>
                                    <a:gd name="T35" fmla="*/ 44 h 44"/>
                                    <a:gd name="T36" fmla="*/ 15 w 47"/>
                                    <a:gd name="T37" fmla="*/ 43 h 44"/>
                                    <a:gd name="T38" fmla="*/ 10 w 47"/>
                                    <a:gd name="T39" fmla="*/ 41 h 44"/>
                                    <a:gd name="T40" fmla="*/ 6 w 47"/>
                                    <a:gd name="T41" fmla="*/ 38 h 44"/>
                                    <a:gd name="T42" fmla="*/ 3 w 47"/>
                                    <a:gd name="T43" fmla="*/ 35 h 44"/>
                                    <a:gd name="T44" fmla="*/ 1 w 47"/>
                                    <a:gd name="T45" fmla="*/ 31 h 44"/>
                                    <a:gd name="T46" fmla="*/ 0 w 47"/>
                                    <a:gd name="T47" fmla="*/ 27 h 44"/>
                                    <a:gd name="T48" fmla="*/ 0 w 47"/>
                                    <a:gd name="T49" fmla="*/ 22 h 44"/>
                                    <a:gd name="T50" fmla="*/ 0 w 47"/>
                                    <a:gd name="T51" fmla="*/ 17 h 44"/>
                                    <a:gd name="T52" fmla="*/ 1 w 47"/>
                                    <a:gd name="T53" fmla="*/ 14 h 44"/>
                                    <a:gd name="T54" fmla="*/ 3 w 47"/>
                                    <a:gd name="T55" fmla="*/ 9 h 44"/>
                                    <a:gd name="T56" fmla="*/ 6 w 47"/>
                                    <a:gd name="T57" fmla="*/ 6 h 44"/>
                                    <a:gd name="T58" fmla="*/ 10 w 47"/>
                                    <a:gd name="T59" fmla="*/ 3 h 44"/>
                                    <a:gd name="T60" fmla="*/ 15 w 47"/>
                                    <a:gd name="T61" fmla="*/ 1 h 44"/>
                                    <a:gd name="T62" fmla="*/ 18 w 47"/>
                                    <a:gd name="T63" fmla="*/ 0 h 44"/>
                                    <a:gd name="T64" fmla="*/ 23 w 47"/>
                                    <a:gd name="T65" fmla="*/ 0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 h="44">
                                      <a:moveTo>
                                        <a:pt x="23" y="0"/>
                                      </a:moveTo>
                                      <a:lnTo>
                                        <a:pt x="28" y="0"/>
                                      </a:lnTo>
                                      <a:lnTo>
                                        <a:pt x="33" y="1"/>
                                      </a:lnTo>
                                      <a:lnTo>
                                        <a:pt x="37" y="3"/>
                                      </a:lnTo>
                                      <a:lnTo>
                                        <a:pt x="40" y="6"/>
                                      </a:lnTo>
                                      <a:lnTo>
                                        <a:pt x="43" y="9"/>
                                      </a:lnTo>
                                      <a:lnTo>
                                        <a:pt x="45" y="14"/>
                                      </a:lnTo>
                                      <a:lnTo>
                                        <a:pt x="47" y="17"/>
                                      </a:lnTo>
                                      <a:lnTo>
                                        <a:pt x="47" y="22"/>
                                      </a:lnTo>
                                      <a:lnTo>
                                        <a:pt x="47" y="27"/>
                                      </a:lnTo>
                                      <a:lnTo>
                                        <a:pt x="45" y="31"/>
                                      </a:lnTo>
                                      <a:lnTo>
                                        <a:pt x="43" y="35"/>
                                      </a:lnTo>
                                      <a:lnTo>
                                        <a:pt x="40" y="38"/>
                                      </a:lnTo>
                                      <a:lnTo>
                                        <a:pt x="37" y="41"/>
                                      </a:lnTo>
                                      <a:lnTo>
                                        <a:pt x="33" y="43"/>
                                      </a:lnTo>
                                      <a:lnTo>
                                        <a:pt x="28" y="44"/>
                                      </a:lnTo>
                                      <a:lnTo>
                                        <a:pt x="23" y="44"/>
                                      </a:lnTo>
                                      <a:lnTo>
                                        <a:pt x="18" y="44"/>
                                      </a:lnTo>
                                      <a:lnTo>
                                        <a:pt x="15" y="43"/>
                                      </a:lnTo>
                                      <a:lnTo>
                                        <a:pt x="10" y="41"/>
                                      </a:lnTo>
                                      <a:lnTo>
                                        <a:pt x="6" y="38"/>
                                      </a:lnTo>
                                      <a:lnTo>
                                        <a:pt x="3" y="35"/>
                                      </a:lnTo>
                                      <a:lnTo>
                                        <a:pt x="1" y="31"/>
                                      </a:lnTo>
                                      <a:lnTo>
                                        <a:pt x="0" y="27"/>
                                      </a:lnTo>
                                      <a:lnTo>
                                        <a:pt x="0" y="22"/>
                                      </a:lnTo>
                                      <a:lnTo>
                                        <a:pt x="0" y="17"/>
                                      </a:lnTo>
                                      <a:lnTo>
                                        <a:pt x="1" y="14"/>
                                      </a:lnTo>
                                      <a:lnTo>
                                        <a:pt x="3" y="9"/>
                                      </a:lnTo>
                                      <a:lnTo>
                                        <a:pt x="6" y="6"/>
                                      </a:lnTo>
                                      <a:lnTo>
                                        <a:pt x="10" y="3"/>
                                      </a:lnTo>
                                      <a:lnTo>
                                        <a:pt x="15" y="1"/>
                                      </a:lnTo>
                                      <a:lnTo>
                                        <a:pt x="18" y="0"/>
                                      </a:lnTo>
                                      <a:lnTo>
                                        <a:pt x="23" y="0"/>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5" name="Freeform 84"/>
                              <wps:cNvSpPr>
                                <a:spLocks/>
                              </wps:cNvSpPr>
                              <wps:spPr bwMode="auto">
                                <a:xfrm>
                                  <a:off x="4123" y="581"/>
                                  <a:ext cx="122" cy="195"/>
                                </a:xfrm>
                                <a:custGeom>
                                  <a:avLst/>
                                  <a:gdLst>
                                    <a:gd name="T0" fmla="*/ 98 w 122"/>
                                    <a:gd name="T1" fmla="*/ 0 h 195"/>
                                    <a:gd name="T2" fmla="*/ 103 w 122"/>
                                    <a:gd name="T3" fmla="*/ 0 h 195"/>
                                    <a:gd name="T4" fmla="*/ 103 w 122"/>
                                    <a:gd name="T5" fmla="*/ 0 h 195"/>
                                    <a:gd name="T6" fmla="*/ 103 w 122"/>
                                    <a:gd name="T7" fmla="*/ 0 h 195"/>
                                    <a:gd name="T8" fmla="*/ 120 w 122"/>
                                    <a:gd name="T9" fmla="*/ 3 h 195"/>
                                    <a:gd name="T10" fmla="*/ 122 w 122"/>
                                    <a:gd name="T11" fmla="*/ 13 h 195"/>
                                    <a:gd name="T12" fmla="*/ 122 w 122"/>
                                    <a:gd name="T13" fmla="*/ 32 h 195"/>
                                    <a:gd name="T14" fmla="*/ 122 w 122"/>
                                    <a:gd name="T15" fmla="*/ 62 h 195"/>
                                    <a:gd name="T16" fmla="*/ 122 w 122"/>
                                    <a:gd name="T17" fmla="*/ 93 h 195"/>
                                    <a:gd name="T18" fmla="*/ 119 w 122"/>
                                    <a:gd name="T19" fmla="*/ 109 h 195"/>
                                    <a:gd name="T20" fmla="*/ 115 w 122"/>
                                    <a:gd name="T21" fmla="*/ 119 h 195"/>
                                    <a:gd name="T22" fmla="*/ 108 w 122"/>
                                    <a:gd name="T23" fmla="*/ 127 h 195"/>
                                    <a:gd name="T24" fmla="*/ 107 w 122"/>
                                    <a:gd name="T25" fmla="*/ 125 h 195"/>
                                    <a:gd name="T26" fmla="*/ 103 w 122"/>
                                    <a:gd name="T27" fmla="*/ 122 h 195"/>
                                    <a:gd name="T28" fmla="*/ 103 w 122"/>
                                    <a:gd name="T29" fmla="*/ 108 h 195"/>
                                    <a:gd name="T30" fmla="*/ 103 w 122"/>
                                    <a:gd name="T31" fmla="*/ 76 h 195"/>
                                    <a:gd name="T32" fmla="*/ 103 w 122"/>
                                    <a:gd name="T33" fmla="*/ 44 h 195"/>
                                    <a:gd name="T34" fmla="*/ 98 w 122"/>
                                    <a:gd name="T35" fmla="*/ 125 h 195"/>
                                    <a:gd name="T36" fmla="*/ 98 w 122"/>
                                    <a:gd name="T37" fmla="*/ 130 h 195"/>
                                    <a:gd name="T38" fmla="*/ 98 w 122"/>
                                    <a:gd name="T39" fmla="*/ 136 h 195"/>
                                    <a:gd name="T40" fmla="*/ 98 w 122"/>
                                    <a:gd name="T41" fmla="*/ 141 h 195"/>
                                    <a:gd name="T42" fmla="*/ 86 w 122"/>
                                    <a:gd name="T43" fmla="*/ 155 h 195"/>
                                    <a:gd name="T44" fmla="*/ 75 w 122"/>
                                    <a:gd name="T45" fmla="*/ 166 h 195"/>
                                    <a:gd name="T46" fmla="*/ 65 w 122"/>
                                    <a:gd name="T47" fmla="*/ 125 h 195"/>
                                    <a:gd name="T48" fmla="*/ 59 w 122"/>
                                    <a:gd name="T49" fmla="*/ 154 h 195"/>
                                    <a:gd name="T50" fmla="*/ 59 w 122"/>
                                    <a:gd name="T51" fmla="*/ 169 h 195"/>
                                    <a:gd name="T52" fmla="*/ 59 w 122"/>
                                    <a:gd name="T53" fmla="*/ 177 h 195"/>
                                    <a:gd name="T54" fmla="*/ 46 w 122"/>
                                    <a:gd name="T55" fmla="*/ 185 h 195"/>
                                    <a:gd name="T56" fmla="*/ 33 w 122"/>
                                    <a:gd name="T57" fmla="*/ 192 h 195"/>
                                    <a:gd name="T58" fmla="*/ 24 w 122"/>
                                    <a:gd name="T59" fmla="*/ 125 h 195"/>
                                    <a:gd name="T60" fmla="*/ 19 w 122"/>
                                    <a:gd name="T61" fmla="*/ 35 h 195"/>
                                    <a:gd name="T62" fmla="*/ 19 w 122"/>
                                    <a:gd name="T63" fmla="*/ 65 h 195"/>
                                    <a:gd name="T64" fmla="*/ 19 w 122"/>
                                    <a:gd name="T65" fmla="*/ 97 h 195"/>
                                    <a:gd name="T66" fmla="*/ 19 w 122"/>
                                    <a:gd name="T67" fmla="*/ 122 h 195"/>
                                    <a:gd name="T68" fmla="*/ 11 w 122"/>
                                    <a:gd name="T69" fmla="*/ 128 h 195"/>
                                    <a:gd name="T70" fmla="*/ 2 w 122"/>
                                    <a:gd name="T71" fmla="*/ 122 h 195"/>
                                    <a:gd name="T72" fmla="*/ 0 w 122"/>
                                    <a:gd name="T73" fmla="*/ 93 h 195"/>
                                    <a:gd name="T74" fmla="*/ 0 w 122"/>
                                    <a:gd name="T75" fmla="*/ 57 h 195"/>
                                    <a:gd name="T76" fmla="*/ 0 w 122"/>
                                    <a:gd name="T77" fmla="*/ 21 h 195"/>
                                    <a:gd name="T78" fmla="*/ 0 w 122"/>
                                    <a:gd name="T79" fmla="*/ 9 h 195"/>
                                    <a:gd name="T80" fmla="*/ 6 w 122"/>
                                    <a:gd name="T81" fmla="*/ 2 h 195"/>
                                    <a:gd name="T82" fmla="*/ 19 w 122"/>
                                    <a:gd name="T83" fmla="*/ 0 h 195"/>
                                    <a:gd name="T84" fmla="*/ 19 w 122"/>
                                    <a:gd name="T85" fmla="*/ 0 h 195"/>
                                    <a:gd name="T86" fmla="*/ 19 w 122"/>
                                    <a:gd name="T87" fmla="*/ 0 h 195"/>
                                    <a:gd name="T88" fmla="*/ 24 w 122"/>
                                    <a:gd name="T89" fmla="*/ 0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22" h="195">
                                      <a:moveTo>
                                        <a:pt x="24" y="0"/>
                                      </a:moveTo>
                                      <a:lnTo>
                                        <a:pt x="98" y="0"/>
                                      </a:lnTo>
                                      <a:lnTo>
                                        <a:pt x="103" y="0"/>
                                      </a:lnTo>
                                      <a:lnTo>
                                        <a:pt x="112" y="0"/>
                                      </a:lnTo>
                                      <a:lnTo>
                                        <a:pt x="117" y="2"/>
                                      </a:lnTo>
                                      <a:lnTo>
                                        <a:pt x="120" y="3"/>
                                      </a:lnTo>
                                      <a:lnTo>
                                        <a:pt x="122" y="6"/>
                                      </a:lnTo>
                                      <a:lnTo>
                                        <a:pt x="122" y="9"/>
                                      </a:lnTo>
                                      <a:lnTo>
                                        <a:pt x="122" y="13"/>
                                      </a:lnTo>
                                      <a:lnTo>
                                        <a:pt x="122" y="17"/>
                                      </a:lnTo>
                                      <a:lnTo>
                                        <a:pt x="122" y="21"/>
                                      </a:lnTo>
                                      <a:lnTo>
                                        <a:pt x="122" y="32"/>
                                      </a:lnTo>
                                      <a:lnTo>
                                        <a:pt x="122" y="41"/>
                                      </a:lnTo>
                                      <a:lnTo>
                                        <a:pt x="122" y="52"/>
                                      </a:lnTo>
                                      <a:lnTo>
                                        <a:pt x="122" y="62"/>
                                      </a:lnTo>
                                      <a:lnTo>
                                        <a:pt x="122" y="73"/>
                                      </a:lnTo>
                                      <a:lnTo>
                                        <a:pt x="122" y="82"/>
                                      </a:lnTo>
                                      <a:lnTo>
                                        <a:pt x="122" y="93"/>
                                      </a:lnTo>
                                      <a:lnTo>
                                        <a:pt x="122" y="103"/>
                                      </a:lnTo>
                                      <a:lnTo>
                                        <a:pt x="120" y="106"/>
                                      </a:lnTo>
                                      <a:lnTo>
                                        <a:pt x="119" y="109"/>
                                      </a:lnTo>
                                      <a:lnTo>
                                        <a:pt x="117" y="112"/>
                                      </a:lnTo>
                                      <a:lnTo>
                                        <a:pt x="115" y="116"/>
                                      </a:lnTo>
                                      <a:lnTo>
                                        <a:pt x="115" y="119"/>
                                      </a:lnTo>
                                      <a:lnTo>
                                        <a:pt x="113" y="122"/>
                                      </a:lnTo>
                                      <a:lnTo>
                                        <a:pt x="112" y="125"/>
                                      </a:lnTo>
                                      <a:lnTo>
                                        <a:pt x="108" y="127"/>
                                      </a:lnTo>
                                      <a:lnTo>
                                        <a:pt x="107" y="127"/>
                                      </a:lnTo>
                                      <a:lnTo>
                                        <a:pt x="107" y="125"/>
                                      </a:lnTo>
                                      <a:lnTo>
                                        <a:pt x="105" y="125"/>
                                      </a:lnTo>
                                      <a:lnTo>
                                        <a:pt x="105" y="123"/>
                                      </a:lnTo>
                                      <a:lnTo>
                                        <a:pt x="103" y="122"/>
                                      </a:lnTo>
                                      <a:lnTo>
                                        <a:pt x="103" y="120"/>
                                      </a:lnTo>
                                      <a:lnTo>
                                        <a:pt x="103" y="119"/>
                                      </a:lnTo>
                                      <a:lnTo>
                                        <a:pt x="103" y="108"/>
                                      </a:lnTo>
                                      <a:lnTo>
                                        <a:pt x="103" y="97"/>
                                      </a:lnTo>
                                      <a:lnTo>
                                        <a:pt x="103" y="85"/>
                                      </a:lnTo>
                                      <a:lnTo>
                                        <a:pt x="103" y="76"/>
                                      </a:lnTo>
                                      <a:lnTo>
                                        <a:pt x="103" y="65"/>
                                      </a:lnTo>
                                      <a:lnTo>
                                        <a:pt x="103" y="55"/>
                                      </a:lnTo>
                                      <a:lnTo>
                                        <a:pt x="103" y="44"/>
                                      </a:lnTo>
                                      <a:lnTo>
                                        <a:pt x="103" y="35"/>
                                      </a:lnTo>
                                      <a:lnTo>
                                        <a:pt x="98" y="35"/>
                                      </a:lnTo>
                                      <a:lnTo>
                                        <a:pt x="98" y="125"/>
                                      </a:lnTo>
                                      <a:lnTo>
                                        <a:pt x="98" y="128"/>
                                      </a:lnTo>
                                      <a:lnTo>
                                        <a:pt x="98" y="130"/>
                                      </a:lnTo>
                                      <a:lnTo>
                                        <a:pt x="98" y="131"/>
                                      </a:lnTo>
                                      <a:lnTo>
                                        <a:pt x="98" y="135"/>
                                      </a:lnTo>
                                      <a:lnTo>
                                        <a:pt x="98" y="136"/>
                                      </a:lnTo>
                                      <a:lnTo>
                                        <a:pt x="98" y="138"/>
                                      </a:lnTo>
                                      <a:lnTo>
                                        <a:pt x="98" y="139"/>
                                      </a:lnTo>
                                      <a:lnTo>
                                        <a:pt x="98" y="141"/>
                                      </a:lnTo>
                                      <a:lnTo>
                                        <a:pt x="95" y="146"/>
                                      </a:lnTo>
                                      <a:lnTo>
                                        <a:pt x="92" y="150"/>
                                      </a:lnTo>
                                      <a:lnTo>
                                        <a:pt x="86" y="155"/>
                                      </a:lnTo>
                                      <a:lnTo>
                                        <a:pt x="83" y="158"/>
                                      </a:lnTo>
                                      <a:lnTo>
                                        <a:pt x="78" y="163"/>
                                      </a:lnTo>
                                      <a:lnTo>
                                        <a:pt x="75" y="166"/>
                                      </a:lnTo>
                                      <a:lnTo>
                                        <a:pt x="70" y="169"/>
                                      </a:lnTo>
                                      <a:lnTo>
                                        <a:pt x="65" y="174"/>
                                      </a:lnTo>
                                      <a:lnTo>
                                        <a:pt x="65" y="125"/>
                                      </a:lnTo>
                                      <a:lnTo>
                                        <a:pt x="59" y="125"/>
                                      </a:lnTo>
                                      <a:lnTo>
                                        <a:pt x="59" y="142"/>
                                      </a:lnTo>
                                      <a:lnTo>
                                        <a:pt x="59" y="154"/>
                                      </a:lnTo>
                                      <a:lnTo>
                                        <a:pt x="59" y="161"/>
                                      </a:lnTo>
                                      <a:lnTo>
                                        <a:pt x="59" y="166"/>
                                      </a:lnTo>
                                      <a:lnTo>
                                        <a:pt x="59" y="169"/>
                                      </a:lnTo>
                                      <a:lnTo>
                                        <a:pt x="59" y="171"/>
                                      </a:lnTo>
                                      <a:lnTo>
                                        <a:pt x="59" y="174"/>
                                      </a:lnTo>
                                      <a:lnTo>
                                        <a:pt x="59" y="177"/>
                                      </a:lnTo>
                                      <a:lnTo>
                                        <a:pt x="54" y="180"/>
                                      </a:lnTo>
                                      <a:lnTo>
                                        <a:pt x="51" y="182"/>
                                      </a:lnTo>
                                      <a:lnTo>
                                        <a:pt x="46" y="185"/>
                                      </a:lnTo>
                                      <a:lnTo>
                                        <a:pt x="43" y="187"/>
                                      </a:lnTo>
                                      <a:lnTo>
                                        <a:pt x="38" y="190"/>
                                      </a:lnTo>
                                      <a:lnTo>
                                        <a:pt x="33" y="192"/>
                                      </a:lnTo>
                                      <a:lnTo>
                                        <a:pt x="29" y="193"/>
                                      </a:lnTo>
                                      <a:lnTo>
                                        <a:pt x="24" y="195"/>
                                      </a:lnTo>
                                      <a:lnTo>
                                        <a:pt x="24" y="125"/>
                                      </a:lnTo>
                                      <a:lnTo>
                                        <a:pt x="24" y="35"/>
                                      </a:lnTo>
                                      <a:lnTo>
                                        <a:pt x="19" y="35"/>
                                      </a:lnTo>
                                      <a:lnTo>
                                        <a:pt x="19" y="44"/>
                                      </a:lnTo>
                                      <a:lnTo>
                                        <a:pt x="19" y="55"/>
                                      </a:lnTo>
                                      <a:lnTo>
                                        <a:pt x="19" y="65"/>
                                      </a:lnTo>
                                      <a:lnTo>
                                        <a:pt x="19" y="76"/>
                                      </a:lnTo>
                                      <a:lnTo>
                                        <a:pt x="19" y="85"/>
                                      </a:lnTo>
                                      <a:lnTo>
                                        <a:pt x="19" y="97"/>
                                      </a:lnTo>
                                      <a:lnTo>
                                        <a:pt x="19" y="108"/>
                                      </a:lnTo>
                                      <a:lnTo>
                                        <a:pt x="19" y="119"/>
                                      </a:lnTo>
                                      <a:lnTo>
                                        <a:pt x="19" y="122"/>
                                      </a:lnTo>
                                      <a:lnTo>
                                        <a:pt x="16" y="125"/>
                                      </a:lnTo>
                                      <a:lnTo>
                                        <a:pt x="14" y="127"/>
                                      </a:lnTo>
                                      <a:lnTo>
                                        <a:pt x="11" y="128"/>
                                      </a:lnTo>
                                      <a:lnTo>
                                        <a:pt x="7" y="127"/>
                                      </a:lnTo>
                                      <a:lnTo>
                                        <a:pt x="4" y="125"/>
                                      </a:lnTo>
                                      <a:lnTo>
                                        <a:pt x="2" y="122"/>
                                      </a:lnTo>
                                      <a:lnTo>
                                        <a:pt x="0" y="119"/>
                                      </a:lnTo>
                                      <a:lnTo>
                                        <a:pt x="0" y="106"/>
                                      </a:lnTo>
                                      <a:lnTo>
                                        <a:pt x="0" y="93"/>
                                      </a:lnTo>
                                      <a:lnTo>
                                        <a:pt x="0" y="82"/>
                                      </a:lnTo>
                                      <a:lnTo>
                                        <a:pt x="0" y="70"/>
                                      </a:lnTo>
                                      <a:lnTo>
                                        <a:pt x="0" y="57"/>
                                      </a:lnTo>
                                      <a:lnTo>
                                        <a:pt x="0" y="46"/>
                                      </a:lnTo>
                                      <a:lnTo>
                                        <a:pt x="0" y="33"/>
                                      </a:lnTo>
                                      <a:lnTo>
                                        <a:pt x="0" y="21"/>
                                      </a:lnTo>
                                      <a:lnTo>
                                        <a:pt x="0" y="17"/>
                                      </a:lnTo>
                                      <a:lnTo>
                                        <a:pt x="0" y="13"/>
                                      </a:lnTo>
                                      <a:lnTo>
                                        <a:pt x="0" y="9"/>
                                      </a:lnTo>
                                      <a:lnTo>
                                        <a:pt x="0" y="6"/>
                                      </a:lnTo>
                                      <a:lnTo>
                                        <a:pt x="2" y="3"/>
                                      </a:lnTo>
                                      <a:lnTo>
                                        <a:pt x="6" y="2"/>
                                      </a:lnTo>
                                      <a:lnTo>
                                        <a:pt x="12" y="0"/>
                                      </a:lnTo>
                                      <a:lnTo>
                                        <a:pt x="19" y="0"/>
                                      </a:lnTo>
                                      <a:lnTo>
                                        <a:pt x="24" y="0"/>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12E8E8" id="Grupo 1729" o:spid="_x0000_s1026" style="position:absolute;margin-left:214.25pt;margin-top:12.8pt;width:53.4pt;height:50pt;z-index:251629568" coordorigin="3869,423" coordsize="42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">
                      <v:shape id="Freeform 79" o:spid="_x0000_s1027" style="position:absolute;left:3897;top:451;width:368;height:344;visibility:visible;mso-wrap-style:square;v-text-anchor:top" coordsize="36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KrjsEA&#10;AADdAAAADwAAAGRycy9kb3ducmV2LnhtbESPQYvCMBCF7wv+hzCCtzXVwq5Wo4ggeJN19T4kY1ts&#10;JqVJtf5757Cwtxnem/e+WW8H36gHdbEObGA2zUAR2+BqLg1cfg+fC1AxITtsApOBF0XYbkYfayxc&#10;ePIPPc6pVBLCsUADVUptoXW0FXmM09ASi3YLnccka1dq1+FTwn2j51n2pT3WLA0VtrSvyN7PvTeA&#10;nuw856td3k672OdZf48vMmYyHnYrUImG9G/+uz46wf/OhV++kRH0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q47BAAAA3QAAAA8AAAAAAAAAAAAAAAAAmAIAAGRycy9kb3du&#10;cmV2LnhtbFBLBQYAAAAABAAEAPUAAACGAwAAAAA=&#10;" path="m184,r19,l221,3r19,3l257,13r15,8l287,29r14,9l314,51r12,11l336,76r10,14l353,105r7,15l365,138r1,16l368,171r-2,18l365,206r-5,17l353,239r-7,14l336,268r-10,14l314,293r-13,11l287,315r-15,8l257,331r-17,5l221,340r-18,4l184,344r-18,l147,340r-17,-4l113,331,97,323,81,315,68,304,54,293,43,282,32,268,24,253,16,239,9,223,5,206,2,189,,171,2,154,5,138,9,120r7,-15l24,90,32,76,43,62,54,51,68,38,81,29,97,21r16,-8l130,6,147,3,166,r18,xe" stroked="f">
                        <v:path arrowok="t" o:connecttype="custom" o:connectlocs="203,0;240,6;272,21;301,38;326,62;346,90;360,120;366,154;366,189;360,223;346,253;326,282;301,304;272,323;240,336;203,344;166,344;130,336;97,323;68,304;43,282;24,253;9,223;2,189;2,154;9,120;24,90;43,62;68,38;97,21;130,6;166,0" o:connectangles="0,0,0,0,0,0,0,0,0,0,0,0,0,0,0,0,0,0,0,0,0,0,0,0,0,0,0,0,0,0,0,0"/>
                      </v:shape>
                      <v:shape id="Freeform 80" o:spid="_x0000_s1028" style="position:absolute;left:3950;top:518;width:222;height:210;visibility:visible;mso-wrap-style:square;v-text-anchor:top" coordsize="222,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5q58IA&#10;AADdAAAADwAAAGRycy9kb3ducmV2LnhtbERPTWsCMRC9C/0PYQreNGulVVajlEKlpSdt9TwkY7K6&#10;mSybuK7/vikUvM3jfc5y3ftadNTGKrCCybgAQayDqdgq+Pl+H81BxIRssA5MCm4UYb16GCyxNOHK&#10;W+p2yYocwrFEBS6lppQyakce4zg0xJk7htZjyrC10rR4zeG+lk9F8SI9VpwbHDb05kifdxev4NTZ&#10;i+s3dqb328Pt8+tZ+42dKzV87F8XIBL16S7+d3+YPH82ncDfN/kE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HmrnwgAAAN0AAAAPAAAAAAAAAAAAAAAAAJgCAABkcnMvZG93&#10;bnJldi54bWxQSwUGAAAAAAQABAD1AAAAhwMAAAAA&#10;" path="m17,l204,r5,l212,1r2,2l217,4r2,4l221,11r1,3l222,17r,176l222,196r-1,3l219,202r-2,3l214,207r-2,2l209,210r-5,l17,210r-4,l10,209,6,207,5,205,1,202,,199r,-3l,193,,17,,14,,11,1,8,5,4,6,3,10,1,13,r4,xe" fillcolor="#97ce36" stroked="f">
                        <v:path arrowok="t" o:connecttype="custom" o:connectlocs="17,0;204,0;209,0;212,1;214,3;217,4;219,8;221,11;222,14;222,17;222,193;222,196;221,199;219,202;217,205;214,207;212,209;209,210;204,210;17,210;13,210;10,209;6,207;5,205;1,202;0,199;0,196;0,193;0,17;0,14;0,11;1,8;5,4;6,3;10,1;13,0;17,0" o:connectangles="0,0,0,0,0,0,0,0,0,0,0,0,0,0,0,0,0,0,0,0,0,0,0,0,0,0,0,0,0,0,0,0,0,0,0,0,0"/>
                      </v:shape>
                      <v:shape id="Freeform 81" o:spid="_x0000_s1029" style="position:absolute;left:3961;top:529;width:200;height:188;visibility:visible;mso-wrap-style:square;v-text-anchor:top" coordsize="200,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rCQ8MA&#10;AADdAAAADwAAAGRycy9kb3ducmV2LnhtbERPS2vCQBC+F/oflil4q5smoDV1lSKIPYjg8zxkp9nQ&#10;7Gya3cT037uC0Nt8fM+ZLwdbi55aXzlW8DZOQBAXTldcKjgd16/vIHxA1lg7JgV/5GG5eH6aY67d&#10;lffUH0IpYgj7HBWYEJpcSl8YsujHriGO3LdrLYYI21LqFq8x3NYyTZKJtFhxbDDY0MpQ8XPorIJm&#10;e9nssuPvecZspmGY7NJs2yk1ehk+P0AEGsK/+OH+0nH+NEvh/k08QS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rCQ8MAAADdAAAADwAAAAAAAAAAAAAAAACYAgAAZHJzL2Rv&#10;d25yZXYueG1sUEsFBgAAAAAEAAQA9QAAAIgDAAAAAA==&#10;" path="m,68r71,l71,r56,l127,68r73,l200,120r-73,l127,188r-56,l71,120,,120,,68xe" stroked="f">
                        <v:path arrowok="t" o:connecttype="custom" o:connectlocs="0,68;71,68;71,0;127,0;127,68;200,68;200,120;127,120;127,188;71,188;71,120;0,120;0,68" o:connectangles="0,0,0,0,0,0,0,0,0,0,0,0,0"/>
                      </v:shape>
                      <v:shape id="Freeform 82" o:spid="_x0000_s1030" style="position:absolute;left:3869;top:423;width:427;height:400;visibility:visible;mso-wrap-style:square;v-text-anchor:top" coordsize="42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2Mr8UA&#10;AADdAAAADwAAAGRycy9kb3ducmV2LnhtbERP32vCMBB+F/wfwgm+yExUmF01ShkMBgNhVtkez+bW&#10;ljWX2kSt//0yGOztPr6ft972thFX6nztWMNsqkAQF87UXGo45C8PCQgfkA02jknDnTxsN8PBGlPj&#10;bvxO130oRQxhn6KGKoQ2ldIXFVn0U9cSR+7LdRZDhF0pTYe3GG4bOVfqUVqsOTZU2NJzRcX3/mI1&#10;XFip7HiUdT5Jit1n/vT2kZ1PWo9HfbYCEagP/+I/96uJ85eLBfx+E0+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HYyvxQAAAN0AAAAPAAAAAAAAAAAAAAAAAJgCAABkcnMv&#10;ZG93bnJldi54bWxQSwUGAAAAAAQABAD1AAAAigMAAAAA&#10;" path="m212,r22,1l256,3r20,6l295,15r18,8l332,34r17,12l364,58r14,14l389,88r11,16l410,122r6,19l421,160r4,19l427,199r-2,21l421,240r-5,19l410,278r-10,18l389,312r-11,15l364,342r-15,12l332,365r-19,11l295,384r-19,7l256,395r-22,4l212,400r-22,-1l170,395r-20,-4l130,384r-19,-8l94,365,77,354,62,342,49,327,35,312,25,296,17,278,8,259,3,240,,220,,199,,179,3,160,8,141r9,-19l25,104,35,88,49,72,62,58,77,46,94,34,111,23r19,-8l150,9,170,3,190,1,212,xm212,34r19,2l248,38r17,4l281,47r16,8l310,63r15,9l337,84r12,11l359,107r8,15l374,136r7,14l384,166r4,17l389,199r-1,18l384,232r-3,16l374,264r-7,14l359,293r-10,12l337,316r-12,11l310,337r-13,8l281,353r-16,4l248,362r-17,2l212,365r-17,-1l177,362r-17,-5l145,353r-15,-8l114,337,101,327,89,316,77,305,67,293,59,278,50,264,45,248,40,232,37,217r,-18l37,183r3,-17l45,150r5,-14l59,122r8,-15l77,95,89,84,101,72r13,-9l130,55r15,-8l160,42r17,-4l195,36r17,-2xe" fillcolor="#2a4088" stroked="f">
                        <v:path arrowok="t" o:connecttype="custom" o:connectlocs="256,3;313,23;364,58;400,104;421,160;425,220;410,278;378,327;332,365;276,391;212,400;150,391;94,365;49,327;17,278;0,220;3,160;25,104;62,58;111,23;170,3;212,34;265,42;310,63;349,95;374,136;388,183;384,232;367,278;337,316;297,345;248,362;195,364;145,353;101,327;67,293;45,248;37,199;45,150;67,107;101,72;145,47;195,36" o:connectangles="0,0,0,0,0,0,0,0,0,0,0,0,0,0,0,0,0,0,0,0,0,0,0,0,0,0,0,0,0,0,0,0,0,0,0,0,0,0,0,0,0,0,0"/>
                        <o:lock v:ext="edit" verticies="t"/>
                      </v:shape>
                      <v:shape id="Freeform 83" o:spid="_x0000_s1031" style="position:absolute;left:4161;top:521;width:47;height:44;visibility:visible;mso-wrap-style:square;v-text-anchor:top" coordsize="4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PnCsUA&#10;AADdAAAADwAAAGRycy9kb3ducmV2LnhtbERPTWvCQBC9F/oflin0IrqxlVZSVxGx0ZOlSRCP0+w0&#10;Cc3Ohuyq8d+7gtDbPN7nzBa9acSJOldbVjAeRSCIC6trLhXk2edwCsJ5ZI2NZVJwIQeL+ePDDGNt&#10;z/xNp9SXIoSwi1FB5X0bS+mKigy6kW2JA/drO4M+wK6UusNzCDeNfImiN2mw5tBQYUurioq/9GgU&#10;rPtsc/hJk3y/WyXHrzKJxm6QK/X81C8/QHjq/b/47t7qMP/9dQK3b8IJ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g+cKxQAAAN0AAAAPAAAAAAAAAAAAAAAAAJgCAABkcnMv&#10;ZG93bnJldi54bWxQSwUGAAAAAAQABAD1AAAAigMAAAAA&#10;" path="m23,r5,l33,1r4,2l40,6r3,3l45,14r2,3l47,22r,5l45,31r-2,4l40,38r-3,3l33,43r-5,1l23,44r-5,l15,43,10,41,6,38,3,35,1,31,,27,,22,,17,1,14,3,9,6,6,10,3,15,1,18,r5,xe" fillcolor="#0c3d88" stroked="f">
                        <v:path arrowok="t" o:connecttype="custom" o:connectlocs="23,0;28,0;33,1;37,3;40,6;43,9;45,14;47,17;47,22;47,27;45,31;43,35;40,38;37,41;33,43;28,44;23,44;18,44;15,43;10,41;6,38;3,35;1,31;0,27;0,22;0,17;1,14;3,9;6,6;10,3;15,1;18,0;23,0" o:connectangles="0,0,0,0,0,0,0,0,0,0,0,0,0,0,0,0,0,0,0,0,0,0,0,0,0,0,0,0,0,0,0,0,0"/>
                      </v:shape>
                      <v:shape id="Freeform 84" o:spid="_x0000_s1032" style="position:absolute;left:4123;top:581;width:122;height:195;visibility:visible;mso-wrap-style:square;v-text-anchor:top" coordsize="122,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e8MA&#10;AADdAAAADwAAAGRycy9kb3ducmV2LnhtbERPzWrCQBC+F3yHZQpeRDdVopK6ikpDe1NjH2DIjklo&#10;djbdXTV9+25B6G0+vt9ZbXrTihs531hW8DJJQBCXVjdcKfg85+MlCB+QNbaWScEPedisB08rzLS9&#10;84luRahEDGGfoYI6hC6T0pc1GfQT2xFH7mKdwRChq6R2eI/hppXTJJlLgw3Hhho72tdUfhVXo+Bw&#10;vOYdv72fvxejttilxyXOLl6p4XO/fQURqA//4of7Q8f5i1kKf9/EE+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ze8MAAADdAAAADwAAAAAAAAAAAAAAAACYAgAAZHJzL2Rv&#10;d25yZXYueG1sUEsFBgAAAAAEAAQA9QAAAIgDAAAAAA==&#10;" path="m24,l98,r5,l112,r5,2l120,3r2,3l122,9r,4l122,17r,4l122,32r,9l122,52r,10l122,73r,9l122,93r,10l120,106r-1,3l117,112r-2,4l115,119r-2,3l112,125r-4,2l107,127r,-2l105,125r,-2l103,122r,-2l103,119r,-11l103,97r,-12l103,76r,-11l103,55r,-11l103,35r-5,l98,125r,3l98,130r,1l98,135r,1l98,138r,1l98,141r-3,5l92,150r-6,5l83,158r-5,5l75,166r-5,3l65,174r,-49l59,125r,17l59,154r,7l59,166r,3l59,171r,3l59,177r-5,3l51,182r-5,3l43,187r-5,3l33,192r-4,1l24,195r,-70l24,35r-5,l19,44r,11l19,65r,11l19,85r,12l19,108r,11l19,122r-3,3l14,127r-3,1l7,127,4,125,2,122,,119,,106,,93,,82,,70,,57,,46,,33,,21,,17,,13,,9,,6,2,3,6,2,12,r7,l24,xe" fillcolor="#0c3d88" stroked="f">
                        <v:path arrowok="t" o:connecttype="custom" o:connectlocs="98,0;103,0;103,0;103,0;120,3;122,13;122,32;122,62;122,93;119,109;115,119;108,127;107,125;103,122;103,108;103,76;103,44;98,125;98,130;98,136;98,141;86,155;75,166;65,125;59,154;59,169;59,177;46,185;33,192;24,125;19,35;19,65;19,97;19,122;11,128;2,122;0,93;0,57;0,21;0,9;6,2;19,0;19,0;19,0;24,0" o:connectangles="0,0,0,0,0,0,0,0,0,0,0,0,0,0,0,0,0,0,0,0,0,0,0,0,0,0,0,0,0,0,0,0,0,0,0,0,0,0,0,0,0,0,0,0,0"/>
                      </v:shape>
                    </v:group>
                  </w:pict>
                </mc:Fallback>
              </mc:AlternateContent>
            </w:r>
            <w:r w:rsidRPr="00B77E30">
              <w:rPr>
                <w:rFonts w:ascii="Arial" w:eastAsia="Calibri" w:hAnsi="Arial" w:cs="Arial"/>
                <w:b/>
                <w:bCs/>
                <w:noProof/>
                <w:sz w:val="24"/>
                <w:szCs w:val="24"/>
                <w:lang w:val="es-CO" w:eastAsia="es-CO"/>
              </w:rPr>
              <mc:AlternateContent>
                <mc:Choice Requires="wpg">
                  <w:drawing>
                    <wp:anchor distT="0" distB="0" distL="114300" distR="114300" simplePos="0" relativeHeight="251607040" behindDoc="0" locked="0" layoutInCell="1" allowOverlap="1" wp14:anchorId="70820B23" wp14:editId="47F240FD">
                      <wp:simplePos x="0" y="0"/>
                      <wp:positionH relativeFrom="column">
                        <wp:posOffset>43180</wp:posOffset>
                      </wp:positionH>
                      <wp:positionV relativeFrom="paragraph">
                        <wp:posOffset>48260</wp:posOffset>
                      </wp:positionV>
                      <wp:extent cx="678180" cy="636905"/>
                      <wp:effectExtent l="5715" t="8255" r="1905" b="2540"/>
                      <wp:wrapNone/>
                      <wp:docPr id="1725" name="Grupo 17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6905"/>
                                <a:chOff x="378" y="1456"/>
                                <a:chExt cx="427" cy="401"/>
                              </a:xfrm>
                            </wpg:grpSpPr>
                            <wps:wsp>
                              <wps:cNvPr id="1726" name="Freeform 41"/>
                              <wps:cNvSpPr>
                                <a:spLocks/>
                              </wps:cNvSpPr>
                              <wps:spPr bwMode="auto">
                                <a:xfrm>
                                  <a:off x="403" y="1480"/>
                                  <a:ext cx="378" cy="353"/>
                                </a:xfrm>
                                <a:custGeom>
                                  <a:avLst/>
                                  <a:gdLst>
                                    <a:gd name="T0" fmla="*/ 208 w 378"/>
                                    <a:gd name="T1" fmla="*/ 2 h 353"/>
                                    <a:gd name="T2" fmla="*/ 245 w 378"/>
                                    <a:gd name="T3" fmla="*/ 8 h 353"/>
                                    <a:gd name="T4" fmla="*/ 279 w 378"/>
                                    <a:gd name="T5" fmla="*/ 21 h 353"/>
                                    <a:gd name="T6" fmla="*/ 309 w 378"/>
                                    <a:gd name="T7" fmla="*/ 41 h 353"/>
                                    <a:gd name="T8" fmla="*/ 334 w 378"/>
                                    <a:gd name="T9" fmla="*/ 65 h 353"/>
                                    <a:gd name="T10" fmla="*/ 355 w 378"/>
                                    <a:gd name="T11" fmla="*/ 93 h 353"/>
                                    <a:gd name="T12" fmla="*/ 370 w 378"/>
                                    <a:gd name="T13" fmla="*/ 125 h 353"/>
                                    <a:gd name="T14" fmla="*/ 376 w 378"/>
                                    <a:gd name="T15" fmla="*/ 158 h 353"/>
                                    <a:gd name="T16" fmla="*/ 376 w 378"/>
                                    <a:gd name="T17" fmla="*/ 195 h 353"/>
                                    <a:gd name="T18" fmla="*/ 370 w 378"/>
                                    <a:gd name="T19" fmla="*/ 230 h 353"/>
                                    <a:gd name="T20" fmla="*/ 355 w 378"/>
                                    <a:gd name="T21" fmla="*/ 261 h 353"/>
                                    <a:gd name="T22" fmla="*/ 334 w 378"/>
                                    <a:gd name="T23" fmla="*/ 290 h 353"/>
                                    <a:gd name="T24" fmla="*/ 309 w 378"/>
                                    <a:gd name="T25" fmla="*/ 314 h 353"/>
                                    <a:gd name="T26" fmla="*/ 279 w 378"/>
                                    <a:gd name="T27" fmla="*/ 333 h 353"/>
                                    <a:gd name="T28" fmla="*/ 245 w 378"/>
                                    <a:gd name="T29" fmla="*/ 345 h 353"/>
                                    <a:gd name="T30" fmla="*/ 208 w 378"/>
                                    <a:gd name="T31" fmla="*/ 353 h 353"/>
                                    <a:gd name="T32" fmla="*/ 169 w 378"/>
                                    <a:gd name="T33" fmla="*/ 353 h 353"/>
                                    <a:gd name="T34" fmla="*/ 134 w 378"/>
                                    <a:gd name="T35" fmla="*/ 345 h 353"/>
                                    <a:gd name="T36" fmla="*/ 100 w 378"/>
                                    <a:gd name="T37" fmla="*/ 333 h 353"/>
                                    <a:gd name="T38" fmla="*/ 69 w 378"/>
                                    <a:gd name="T39" fmla="*/ 314 h 353"/>
                                    <a:gd name="T40" fmla="*/ 44 w 378"/>
                                    <a:gd name="T41" fmla="*/ 290 h 353"/>
                                    <a:gd name="T42" fmla="*/ 24 w 378"/>
                                    <a:gd name="T43" fmla="*/ 261 h 353"/>
                                    <a:gd name="T44" fmla="*/ 9 w 378"/>
                                    <a:gd name="T45" fmla="*/ 230 h 353"/>
                                    <a:gd name="T46" fmla="*/ 2 w 378"/>
                                    <a:gd name="T47" fmla="*/ 195 h 353"/>
                                    <a:gd name="T48" fmla="*/ 2 w 378"/>
                                    <a:gd name="T49" fmla="*/ 158 h 353"/>
                                    <a:gd name="T50" fmla="*/ 9 w 378"/>
                                    <a:gd name="T51" fmla="*/ 125 h 353"/>
                                    <a:gd name="T52" fmla="*/ 24 w 378"/>
                                    <a:gd name="T53" fmla="*/ 93 h 353"/>
                                    <a:gd name="T54" fmla="*/ 44 w 378"/>
                                    <a:gd name="T55" fmla="*/ 65 h 353"/>
                                    <a:gd name="T56" fmla="*/ 69 w 378"/>
                                    <a:gd name="T57" fmla="*/ 41 h 353"/>
                                    <a:gd name="T58" fmla="*/ 100 w 378"/>
                                    <a:gd name="T59" fmla="*/ 21 h 353"/>
                                    <a:gd name="T60" fmla="*/ 134 w 378"/>
                                    <a:gd name="T61" fmla="*/ 8 h 353"/>
                                    <a:gd name="T62" fmla="*/ 169 w 378"/>
                                    <a:gd name="T63" fmla="*/ 2 h 3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78" h="353">
                                      <a:moveTo>
                                        <a:pt x="189" y="0"/>
                                      </a:moveTo>
                                      <a:lnTo>
                                        <a:pt x="208" y="2"/>
                                      </a:lnTo>
                                      <a:lnTo>
                                        <a:pt x="226" y="3"/>
                                      </a:lnTo>
                                      <a:lnTo>
                                        <a:pt x="245" y="8"/>
                                      </a:lnTo>
                                      <a:lnTo>
                                        <a:pt x="262" y="14"/>
                                      </a:lnTo>
                                      <a:lnTo>
                                        <a:pt x="279" y="21"/>
                                      </a:lnTo>
                                      <a:lnTo>
                                        <a:pt x="294" y="30"/>
                                      </a:lnTo>
                                      <a:lnTo>
                                        <a:pt x="309" y="41"/>
                                      </a:lnTo>
                                      <a:lnTo>
                                        <a:pt x="322" y="52"/>
                                      </a:lnTo>
                                      <a:lnTo>
                                        <a:pt x="334" y="65"/>
                                      </a:lnTo>
                                      <a:lnTo>
                                        <a:pt x="344" y="78"/>
                                      </a:lnTo>
                                      <a:lnTo>
                                        <a:pt x="355" y="93"/>
                                      </a:lnTo>
                                      <a:lnTo>
                                        <a:pt x="363" y="108"/>
                                      </a:lnTo>
                                      <a:lnTo>
                                        <a:pt x="370" y="125"/>
                                      </a:lnTo>
                                      <a:lnTo>
                                        <a:pt x="373" y="141"/>
                                      </a:lnTo>
                                      <a:lnTo>
                                        <a:pt x="376" y="158"/>
                                      </a:lnTo>
                                      <a:lnTo>
                                        <a:pt x="378" y="177"/>
                                      </a:lnTo>
                                      <a:lnTo>
                                        <a:pt x="376" y="195"/>
                                      </a:lnTo>
                                      <a:lnTo>
                                        <a:pt x="373" y="212"/>
                                      </a:lnTo>
                                      <a:lnTo>
                                        <a:pt x="370" y="230"/>
                                      </a:lnTo>
                                      <a:lnTo>
                                        <a:pt x="363" y="245"/>
                                      </a:lnTo>
                                      <a:lnTo>
                                        <a:pt x="355" y="261"/>
                                      </a:lnTo>
                                      <a:lnTo>
                                        <a:pt x="344" y="276"/>
                                      </a:lnTo>
                                      <a:lnTo>
                                        <a:pt x="334" y="290"/>
                                      </a:lnTo>
                                      <a:lnTo>
                                        <a:pt x="322" y="302"/>
                                      </a:lnTo>
                                      <a:lnTo>
                                        <a:pt x="309" y="314"/>
                                      </a:lnTo>
                                      <a:lnTo>
                                        <a:pt x="294" y="323"/>
                                      </a:lnTo>
                                      <a:lnTo>
                                        <a:pt x="279" y="333"/>
                                      </a:lnTo>
                                      <a:lnTo>
                                        <a:pt x="262" y="340"/>
                                      </a:lnTo>
                                      <a:lnTo>
                                        <a:pt x="245" y="345"/>
                                      </a:lnTo>
                                      <a:lnTo>
                                        <a:pt x="226" y="350"/>
                                      </a:lnTo>
                                      <a:lnTo>
                                        <a:pt x="208" y="353"/>
                                      </a:lnTo>
                                      <a:lnTo>
                                        <a:pt x="189" y="353"/>
                                      </a:lnTo>
                                      <a:lnTo>
                                        <a:pt x="169" y="353"/>
                                      </a:lnTo>
                                      <a:lnTo>
                                        <a:pt x="150" y="350"/>
                                      </a:lnTo>
                                      <a:lnTo>
                                        <a:pt x="134" y="345"/>
                                      </a:lnTo>
                                      <a:lnTo>
                                        <a:pt x="115" y="340"/>
                                      </a:lnTo>
                                      <a:lnTo>
                                        <a:pt x="100" y="333"/>
                                      </a:lnTo>
                                      <a:lnTo>
                                        <a:pt x="83" y="323"/>
                                      </a:lnTo>
                                      <a:lnTo>
                                        <a:pt x="69" y="314"/>
                                      </a:lnTo>
                                      <a:lnTo>
                                        <a:pt x="56" y="302"/>
                                      </a:lnTo>
                                      <a:lnTo>
                                        <a:pt x="44" y="290"/>
                                      </a:lnTo>
                                      <a:lnTo>
                                        <a:pt x="32" y="276"/>
                                      </a:lnTo>
                                      <a:lnTo>
                                        <a:pt x="24" y="261"/>
                                      </a:lnTo>
                                      <a:lnTo>
                                        <a:pt x="15" y="245"/>
                                      </a:lnTo>
                                      <a:lnTo>
                                        <a:pt x="9" y="230"/>
                                      </a:lnTo>
                                      <a:lnTo>
                                        <a:pt x="4" y="212"/>
                                      </a:lnTo>
                                      <a:lnTo>
                                        <a:pt x="2" y="195"/>
                                      </a:lnTo>
                                      <a:lnTo>
                                        <a:pt x="0" y="177"/>
                                      </a:lnTo>
                                      <a:lnTo>
                                        <a:pt x="2" y="158"/>
                                      </a:lnTo>
                                      <a:lnTo>
                                        <a:pt x="4" y="141"/>
                                      </a:lnTo>
                                      <a:lnTo>
                                        <a:pt x="9" y="125"/>
                                      </a:lnTo>
                                      <a:lnTo>
                                        <a:pt x="15" y="108"/>
                                      </a:lnTo>
                                      <a:lnTo>
                                        <a:pt x="24" y="93"/>
                                      </a:lnTo>
                                      <a:lnTo>
                                        <a:pt x="32" y="78"/>
                                      </a:lnTo>
                                      <a:lnTo>
                                        <a:pt x="44" y="65"/>
                                      </a:lnTo>
                                      <a:lnTo>
                                        <a:pt x="56" y="52"/>
                                      </a:lnTo>
                                      <a:lnTo>
                                        <a:pt x="69" y="41"/>
                                      </a:lnTo>
                                      <a:lnTo>
                                        <a:pt x="83" y="30"/>
                                      </a:lnTo>
                                      <a:lnTo>
                                        <a:pt x="100" y="21"/>
                                      </a:lnTo>
                                      <a:lnTo>
                                        <a:pt x="115" y="14"/>
                                      </a:lnTo>
                                      <a:lnTo>
                                        <a:pt x="134" y="8"/>
                                      </a:lnTo>
                                      <a:lnTo>
                                        <a:pt x="150" y="3"/>
                                      </a:lnTo>
                                      <a:lnTo>
                                        <a:pt x="169" y="2"/>
                                      </a:lnTo>
                                      <a:lnTo>
                                        <a:pt x="18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7" name="Freeform 42"/>
                              <wps:cNvSpPr>
                                <a:spLocks/>
                              </wps:cNvSpPr>
                              <wps:spPr bwMode="auto">
                                <a:xfrm>
                                  <a:off x="407" y="1653"/>
                                  <a:ext cx="369" cy="177"/>
                                </a:xfrm>
                                <a:custGeom>
                                  <a:avLst/>
                                  <a:gdLst>
                                    <a:gd name="T0" fmla="*/ 366 w 369"/>
                                    <a:gd name="T1" fmla="*/ 44 h 177"/>
                                    <a:gd name="T2" fmla="*/ 345 w 369"/>
                                    <a:gd name="T3" fmla="*/ 90 h 177"/>
                                    <a:gd name="T4" fmla="*/ 313 w 369"/>
                                    <a:gd name="T5" fmla="*/ 128 h 177"/>
                                    <a:gd name="T6" fmla="*/ 271 w 369"/>
                                    <a:gd name="T7" fmla="*/ 158 h 177"/>
                                    <a:gd name="T8" fmla="*/ 221 w 369"/>
                                    <a:gd name="T9" fmla="*/ 174 h 177"/>
                                    <a:gd name="T10" fmla="*/ 167 w 369"/>
                                    <a:gd name="T11" fmla="*/ 177 h 177"/>
                                    <a:gd name="T12" fmla="*/ 114 w 369"/>
                                    <a:gd name="T13" fmla="*/ 164 h 177"/>
                                    <a:gd name="T14" fmla="*/ 69 w 369"/>
                                    <a:gd name="T15" fmla="*/ 139 h 177"/>
                                    <a:gd name="T16" fmla="*/ 33 w 369"/>
                                    <a:gd name="T17" fmla="*/ 104 h 177"/>
                                    <a:gd name="T18" fmla="*/ 10 w 369"/>
                                    <a:gd name="T19" fmla="*/ 60 h 177"/>
                                    <a:gd name="T20" fmla="*/ 0 w 369"/>
                                    <a:gd name="T21" fmla="*/ 9 h 177"/>
                                    <a:gd name="T22" fmla="*/ 11 w 369"/>
                                    <a:gd name="T23" fmla="*/ 14 h 177"/>
                                    <a:gd name="T24" fmla="*/ 27 w 369"/>
                                    <a:gd name="T25" fmla="*/ 12 h 177"/>
                                    <a:gd name="T26" fmla="*/ 45 w 369"/>
                                    <a:gd name="T27" fmla="*/ 3 h 177"/>
                                    <a:gd name="T28" fmla="*/ 65 w 369"/>
                                    <a:gd name="T29" fmla="*/ 0 h 177"/>
                                    <a:gd name="T30" fmla="*/ 79 w 369"/>
                                    <a:gd name="T31" fmla="*/ 6 h 177"/>
                                    <a:gd name="T32" fmla="*/ 84 w 369"/>
                                    <a:gd name="T33" fmla="*/ 9 h 177"/>
                                    <a:gd name="T34" fmla="*/ 99 w 369"/>
                                    <a:gd name="T35" fmla="*/ 14 h 177"/>
                                    <a:gd name="T36" fmla="*/ 121 w 369"/>
                                    <a:gd name="T37" fmla="*/ 6 h 177"/>
                                    <a:gd name="T38" fmla="*/ 145 w 369"/>
                                    <a:gd name="T39" fmla="*/ 0 h 177"/>
                                    <a:gd name="T40" fmla="*/ 160 w 369"/>
                                    <a:gd name="T41" fmla="*/ 3 h 177"/>
                                    <a:gd name="T42" fmla="*/ 165 w 369"/>
                                    <a:gd name="T43" fmla="*/ 6 h 177"/>
                                    <a:gd name="T44" fmla="*/ 165 w 369"/>
                                    <a:gd name="T45" fmla="*/ 6 h 177"/>
                                    <a:gd name="T46" fmla="*/ 165 w 369"/>
                                    <a:gd name="T47" fmla="*/ 6 h 177"/>
                                    <a:gd name="T48" fmla="*/ 165 w 369"/>
                                    <a:gd name="T49" fmla="*/ 8 h 177"/>
                                    <a:gd name="T50" fmla="*/ 165 w 369"/>
                                    <a:gd name="T51" fmla="*/ 8 h 177"/>
                                    <a:gd name="T52" fmla="*/ 165 w 369"/>
                                    <a:gd name="T53" fmla="*/ 8 h 177"/>
                                    <a:gd name="T54" fmla="*/ 165 w 369"/>
                                    <a:gd name="T55" fmla="*/ 8 h 177"/>
                                    <a:gd name="T56" fmla="*/ 167 w 369"/>
                                    <a:gd name="T57" fmla="*/ 9 h 177"/>
                                    <a:gd name="T58" fmla="*/ 172 w 369"/>
                                    <a:gd name="T59" fmla="*/ 11 h 177"/>
                                    <a:gd name="T60" fmla="*/ 177 w 369"/>
                                    <a:gd name="T61" fmla="*/ 14 h 177"/>
                                    <a:gd name="T62" fmla="*/ 184 w 369"/>
                                    <a:gd name="T63" fmla="*/ 14 h 177"/>
                                    <a:gd name="T64" fmla="*/ 189 w 369"/>
                                    <a:gd name="T65" fmla="*/ 14 h 177"/>
                                    <a:gd name="T66" fmla="*/ 195 w 369"/>
                                    <a:gd name="T67" fmla="*/ 12 h 177"/>
                                    <a:gd name="T68" fmla="*/ 202 w 369"/>
                                    <a:gd name="T69" fmla="*/ 11 h 177"/>
                                    <a:gd name="T70" fmla="*/ 204 w 369"/>
                                    <a:gd name="T71" fmla="*/ 9 h 177"/>
                                    <a:gd name="T72" fmla="*/ 205 w 369"/>
                                    <a:gd name="T73" fmla="*/ 8 h 177"/>
                                    <a:gd name="T74" fmla="*/ 205 w 369"/>
                                    <a:gd name="T75" fmla="*/ 8 h 177"/>
                                    <a:gd name="T76" fmla="*/ 205 w 369"/>
                                    <a:gd name="T77" fmla="*/ 8 h 177"/>
                                    <a:gd name="T78" fmla="*/ 205 w 369"/>
                                    <a:gd name="T79" fmla="*/ 8 h 177"/>
                                    <a:gd name="T80" fmla="*/ 205 w 369"/>
                                    <a:gd name="T81" fmla="*/ 6 h 177"/>
                                    <a:gd name="T82" fmla="*/ 205 w 369"/>
                                    <a:gd name="T83" fmla="*/ 6 h 177"/>
                                    <a:gd name="T84" fmla="*/ 205 w 369"/>
                                    <a:gd name="T85" fmla="*/ 6 h 177"/>
                                    <a:gd name="T86" fmla="*/ 216 w 369"/>
                                    <a:gd name="T87" fmla="*/ 1 h 177"/>
                                    <a:gd name="T88" fmla="*/ 232 w 369"/>
                                    <a:gd name="T89" fmla="*/ 0 h 177"/>
                                    <a:gd name="T90" fmla="*/ 256 w 369"/>
                                    <a:gd name="T91" fmla="*/ 11 h 177"/>
                                    <a:gd name="T92" fmla="*/ 278 w 369"/>
                                    <a:gd name="T93" fmla="*/ 12 h 177"/>
                                    <a:gd name="T94" fmla="*/ 290 w 369"/>
                                    <a:gd name="T95" fmla="*/ 8 h 177"/>
                                    <a:gd name="T96" fmla="*/ 295 w 369"/>
                                    <a:gd name="T97" fmla="*/ 4 h 177"/>
                                    <a:gd name="T98" fmla="*/ 312 w 369"/>
                                    <a:gd name="T99" fmla="*/ 0 h 177"/>
                                    <a:gd name="T100" fmla="*/ 332 w 369"/>
                                    <a:gd name="T101" fmla="*/ 6 h 177"/>
                                    <a:gd name="T102" fmla="*/ 349 w 369"/>
                                    <a:gd name="T103" fmla="*/ 14 h 177"/>
                                    <a:gd name="T104" fmla="*/ 362 w 369"/>
                                    <a:gd name="T105" fmla="*/ 12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369" h="177">
                                      <a:moveTo>
                                        <a:pt x="369" y="11"/>
                                      </a:moveTo>
                                      <a:lnTo>
                                        <a:pt x="367" y="27"/>
                                      </a:lnTo>
                                      <a:lnTo>
                                        <a:pt x="366" y="44"/>
                                      </a:lnTo>
                                      <a:lnTo>
                                        <a:pt x="361" y="60"/>
                                      </a:lnTo>
                                      <a:lnTo>
                                        <a:pt x="354" y="76"/>
                                      </a:lnTo>
                                      <a:lnTo>
                                        <a:pt x="345" y="90"/>
                                      </a:lnTo>
                                      <a:lnTo>
                                        <a:pt x="335" y="104"/>
                                      </a:lnTo>
                                      <a:lnTo>
                                        <a:pt x="325" y="117"/>
                                      </a:lnTo>
                                      <a:lnTo>
                                        <a:pt x="313" y="128"/>
                                      </a:lnTo>
                                      <a:lnTo>
                                        <a:pt x="300" y="139"/>
                                      </a:lnTo>
                                      <a:lnTo>
                                        <a:pt x="286" y="148"/>
                                      </a:lnTo>
                                      <a:lnTo>
                                        <a:pt x="271" y="158"/>
                                      </a:lnTo>
                                      <a:lnTo>
                                        <a:pt x="256" y="164"/>
                                      </a:lnTo>
                                      <a:lnTo>
                                        <a:pt x="239" y="171"/>
                                      </a:lnTo>
                                      <a:lnTo>
                                        <a:pt x="221" y="174"/>
                                      </a:lnTo>
                                      <a:lnTo>
                                        <a:pt x="204" y="177"/>
                                      </a:lnTo>
                                      <a:lnTo>
                                        <a:pt x="185" y="177"/>
                                      </a:lnTo>
                                      <a:lnTo>
                                        <a:pt x="167" y="177"/>
                                      </a:lnTo>
                                      <a:lnTo>
                                        <a:pt x="148" y="174"/>
                                      </a:lnTo>
                                      <a:lnTo>
                                        <a:pt x="131" y="171"/>
                                      </a:lnTo>
                                      <a:lnTo>
                                        <a:pt x="114" y="164"/>
                                      </a:lnTo>
                                      <a:lnTo>
                                        <a:pt x="99" y="158"/>
                                      </a:lnTo>
                                      <a:lnTo>
                                        <a:pt x="84" y="148"/>
                                      </a:lnTo>
                                      <a:lnTo>
                                        <a:pt x="69" y="139"/>
                                      </a:lnTo>
                                      <a:lnTo>
                                        <a:pt x="57" y="128"/>
                                      </a:lnTo>
                                      <a:lnTo>
                                        <a:pt x="45" y="117"/>
                                      </a:lnTo>
                                      <a:lnTo>
                                        <a:pt x="33" y="104"/>
                                      </a:lnTo>
                                      <a:lnTo>
                                        <a:pt x="25" y="90"/>
                                      </a:lnTo>
                                      <a:lnTo>
                                        <a:pt x="16" y="76"/>
                                      </a:lnTo>
                                      <a:lnTo>
                                        <a:pt x="10" y="60"/>
                                      </a:lnTo>
                                      <a:lnTo>
                                        <a:pt x="5" y="44"/>
                                      </a:lnTo>
                                      <a:lnTo>
                                        <a:pt x="1" y="27"/>
                                      </a:lnTo>
                                      <a:lnTo>
                                        <a:pt x="0" y="9"/>
                                      </a:lnTo>
                                      <a:lnTo>
                                        <a:pt x="3" y="11"/>
                                      </a:lnTo>
                                      <a:lnTo>
                                        <a:pt x="6" y="12"/>
                                      </a:lnTo>
                                      <a:lnTo>
                                        <a:pt x="11" y="14"/>
                                      </a:lnTo>
                                      <a:lnTo>
                                        <a:pt x="16" y="14"/>
                                      </a:lnTo>
                                      <a:lnTo>
                                        <a:pt x="22" y="14"/>
                                      </a:lnTo>
                                      <a:lnTo>
                                        <a:pt x="27" y="12"/>
                                      </a:lnTo>
                                      <a:lnTo>
                                        <a:pt x="33" y="11"/>
                                      </a:lnTo>
                                      <a:lnTo>
                                        <a:pt x="38" y="6"/>
                                      </a:lnTo>
                                      <a:lnTo>
                                        <a:pt x="45" y="3"/>
                                      </a:lnTo>
                                      <a:lnTo>
                                        <a:pt x="52" y="0"/>
                                      </a:lnTo>
                                      <a:lnTo>
                                        <a:pt x="59" y="0"/>
                                      </a:lnTo>
                                      <a:lnTo>
                                        <a:pt x="65" y="0"/>
                                      </a:lnTo>
                                      <a:lnTo>
                                        <a:pt x="70" y="1"/>
                                      </a:lnTo>
                                      <a:lnTo>
                                        <a:pt x="76" y="4"/>
                                      </a:lnTo>
                                      <a:lnTo>
                                        <a:pt x="79" y="6"/>
                                      </a:lnTo>
                                      <a:lnTo>
                                        <a:pt x="81" y="8"/>
                                      </a:lnTo>
                                      <a:lnTo>
                                        <a:pt x="84" y="9"/>
                                      </a:lnTo>
                                      <a:lnTo>
                                        <a:pt x="87" y="11"/>
                                      </a:lnTo>
                                      <a:lnTo>
                                        <a:pt x="92" y="12"/>
                                      </a:lnTo>
                                      <a:lnTo>
                                        <a:pt x="99" y="14"/>
                                      </a:lnTo>
                                      <a:lnTo>
                                        <a:pt x="106" y="14"/>
                                      </a:lnTo>
                                      <a:lnTo>
                                        <a:pt x="114" y="11"/>
                                      </a:lnTo>
                                      <a:lnTo>
                                        <a:pt x="121" y="6"/>
                                      </a:lnTo>
                                      <a:lnTo>
                                        <a:pt x="130" y="3"/>
                                      </a:lnTo>
                                      <a:lnTo>
                                        <a:pt x="138" y="0"/>
                                      </a:lnTo>
                                      <a:lnTo>
                                        <a:pt x="145" y="0"/>
                                      </a:lnTo>
                                      <a:lnTo>
                                        <a:pt x="151" y="0"/>
                                      </a:lnTo>
                                      <a:lnTo>
                                        <a:pt x="157" y="1"/>
                                      </a:lnTo>
                                      <a:lnTo>
                                        <a:pt x="160" y="3"/>
                                      </a:lnTo>
                                      <a:lnTo>
                                        <a:pt x="163" y="4"/>
                                      </a:lnTo>
                                      <a:lnTo>
                                        <a:pt x="165" y="6"/>
                                      </a:lnTo>
                                      <a:lnTo>
                                        <a:pt x="165" y="8"/>
                                      </a:lnTo>
                                      <a:lnTo>
                                        <a:pt x="167" y="8"/>
                                      </a:lnTo>
                                      <a:lnTo>
                                        <a:pt x="167" y="9"/>
                                      </a:lnTo>
                                      <a:lnTo>
                                        <a:pt x="168" y="9"/>
                                      </a:lnTo>
                                      <a:lnTo>
                                        <a:pt x="170" y="11"/>
                                      </a:lnTo>
                                      <a:lnTo>
                                        <a:pt x="172" y="11"/>
                                      </a:lnTo>
                                      <a:lnTo>
                                        <a:pt x="173" y="12"/>
                                      </a:lnTo>
                                      <a:lnTo>
                                        <a:pt x="175" y="12"/>
                                      </a:lnTo>
                                      <a:lnTo>
                                        <a:pt x="177" y="14"/>
                                      </a:lnTo>
                                      <a:lnTo>
                                        <a:pt x="180" y="14"/>
                                      </a:lnTo>
                                      <a:lnTo>
                                        <a:pt x="182" y="14"/>
                                      </a:lnTo>
                                      <a:lnTo>
                                        <a:pt x="184" y="14"/>
                                      </a:lnTo>
                                      <a:lnTo>
                                        <a:pt x="185" y="14"/>
                                      </a:lnTo>
                                      <a:lnTo>
                                        <a:pt x="187" y="14"/>
                                      </a:lnTo>
                                      <a:lnTo>
                                        <a:pt x="189" y="14"/>
                                      </a:lnTo>
                                      <a:lnTo>
                                        <a:pt x="192" y="14"/>
                                      </a:lnTo>
                                      <a:lnTo>
                                        <a:pt x="194" y="14"/>
                                      </a:lnTo>
                                      <a:lnTo>
                                        <a:pt x="195" y="12"/>
                                      </a:lnTo>
                                      <a:lnTo>
                                        <a:pt x="197" y="12"/>
                                      </a:lnTo>
                                      <a:lnTo>
                                        <a:pt x="199" y="11"/>
                                      </a:lnTo>
                                      <a:lnTo>
                                        <a:pt x="202" y="11"/>
                                      </a:lnTo>
                                      <a:lnTo>
                                        <a:pt x="202" y="9"/>
                                      </a:lnTo>
                                      <a:lnTo>
                                        <a:pt x="204" y="9"/>
                                      </a:lnTo>
                                      <a:lnTo>
                                        <a:pt x="205" y="8"/>
                                      </a:lnTo>
                                      <a:lnTo>
                                        <a:pt x="205" y="6"/>
                                      </a:lnTo>
                                      <a:lnTo>
                                        <a:pt x="207" y="4"/>
                                      </a:lnTo>
                                      <a:lnTo>
                                        <a:pt x="211" y="3"/>
                                      </a:lnTo>
                                      <a:lnTo>
                                        <a:pt x="216" y="1"/>
                                      </a:lnTo>
                                      <a:lnTo>
                                        <a:pt x="221" y="0"/>
                                      </a:lnTo>
                                      <a:lnTo>
                                        <a:pt x="226" y="0"/>
                                      </a:lnTo>
                                      <a:lnTo>
                                        <a:pt x="232" y="0"/>
                                      </a:lnTo>
                                      <a:lnTo>
                                        <a:pt x="241" y="3"/>
                                      </a:lnTo>
                                      <a:lnTo>
                                        <a:pt x="249" y="6"/>
                                      </a:lnTo>
                                      <a:lnTo>
                                        <a:pt x="256" y="11"/>
                                      </a:lnTo>
                                      <a:lnTo>
                                        <a:pt x="264" y="14"/>
                                      </a:lnTo>
                                      <a:lnTo>
                                        <a:pt x="271" y="14"/>
                                      </a:lnTo>
                                      <a:lnTo>
                                        <a:pt x="278" y="12"/>
                                      </a:lnTo>
                                      <a:lnTo>
                                        <a:pt x="283" y="11"/>
                                      </a:lnTo>
                                      <a:lnTo>
                                        <a:pt x="286" y="9"/>
                                      </a:lnTo>
                                      <a:lnTo>
                                        <a:pt x="290" y="8"/>
                                      </a:lnTo>
                                      <a:lnTo>
                                        <a:pt x="291" y="6"/>
                                      </a:lnTo>
                                      <a:lnTo>
                                        <a:pt x="295" y="4"/>
                                      </a:lnTo>
                                      <a:lnTo>
                                        <a:pt x="300" y="1"/>
                                      </a:lnTo>
                                      <a:lnTo>
                                        <a:pt x="305" y="0"/>
                                      </a:lnTo>
                                      <a:lnTo>
                                        <a:pt x="312" y="0"/>
                                      </a:lnTo>
                                      <a:lnTo>
                                        <a:pt x="318" y="0"/>
                                      </a:lnTo>
                                      <a:lnTo>
                                        <a:pt x="325" y="3"/>
                                      </a:lnTo>
                                      <a:lnTo>
                                        <a:pt x="332" y="6"/>
                                      </a:lnTo>
                                      <a:lnTo>
                                        <a:pt x="337" y="11"/>
                                      </a:lnTo>
                                      <a:lnTo>
                                        <a:pt x="344" y="12"/>
                                      </a:lnTo>
                                      <a:lnTo>
                                        <a:pt x="349" y="14"/>
                                      </a:lnTo>
                                      <a:lnTo>
                                        <a:pt x="354" y="14"/>
                                      </a:lnTo>
                                      <a:lnTo>
                                        <a:pt x="359" y="14"/>
                                      </a:lnTo>
                                      <a:lnTo>
                                        <a:pt x="362" y="12"/>
                                      </a:lnTo>
                                      <a:lnTo>
                                        <a:pt x="367" y="11"/>
                                      </a:lnTo>
                                      <a:lnTo>
                                        <a:pt x="369" y="11"/>
                                      </a:lnTo>
                                      <a:close/>
                                    </a:path>
                                  </a:pathLst>
                                </a:custGeom>
                                <a:solidFill>
                                  <a:srgbClr val="8A93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8" name="Freeform 43"/>
                              <wps:cNvSpPr>
                                <a:spLocks noEditPoints="1"/>
                              </wps:cNvSpPr>
                              <wps:spPr bwMode="auto">
                                <a:xfrm>
                                  <a:off x="378" y="1456"/>
                                  <a:ext cx="427" cy="401"/>
                                </a:xfrm>
                                <a:custGeom>
                                  <a:avLst/>
                                  <a:gdLst>
                                    <a:gd name="T0" fmla="*/ 256 w 427"/>
                                    <a:gd name="T1" fmla="*/ 5 h 401"/>
                                    <a:gd name="T2" fmla="*/ 315 w 427"/>
                                    <a:gd name="T3" fmla="*/ 24 h 401"/>
                                    <a:gd name="T4" fmla="*/ 364 w 427"/>
                                    <a:gd name="T5" fmla="*/ 59 h 401"/>
                                    <a:gd name="T6" fmla="*/ 401 w 427"/>
                                    <a:gd name="T7" fmla="*/ 105 h 401"/>
                                    <a:gd name="T8" fmla="*/ 423 w 427"/>
                                    <a:gd name="T9" fmla="*/ 160 h 401"/>
                                    <a:gd name="T10" fmla="*/ 427 w 427"/>
                                    <a:gd name="T11" fmla="*/ 222 h 401"/>
                                    <a:gd name="T12" fmla="*/ 410 w 427"/>
                                    <a:gd name="T13" fmla="*/ 279 h 401"/>
                                    <a:gd name="T14" fmla="*/ 378 w 427"/>
                                    <a:gd name="T15" fmla="*/ 328 h 401"/>
                                    <a:gd name="T16" fmla="*/ 334 w 427"/>
                                    <a:gd name="T17" fmla="*/ 368 h 401"/>
                                    <a:gd name="T18" fmla="*/ 277 w 427"/>
                                    <a:gd name="T19" fmla="*/ 393 h 401"/>
                                    <a:gd name="T20" fmla="*/ 214 w 427"/>
                                    <a:gd name="T21" fmla="*/ 401 h 401"/>
                                    <a:gd name="T22" fmla="*/ 150 w 427"/>
                                    <a:gd name="T23" fmla="*/ 393 h 401"/>
                                    <a:gd name="T24" fmla="*/ 94 w 427"/>
                                    <a:gd name="T25" fmla="*/ 368 h 401"/>
                                    <a:gd name="T26" fmla="*/ 49 w 427"/>
                                    <a:gd name="T27" fmla="*/ 328 h 401"/>
                                    <a:gd name="T28" fmla="*/ 17 w 427"/>
                                    <a:gd name="T29" fmla="*/ 279 h 401"/>
                                    <a:gd name="T30" fmla="*/ 2 w 427"/>
                                    <a:gd name="T31" fmla="*/ 222 h 401"/>
                                    <a:gd name="T32" fmla="*/ 5 w 427"/>
                                    <a:gd name="T33" fmla="*/ 160 h 401"/>
                                    <a:gd name="T34" fmla="*/ 27 w 427"/>
                                    <a:gd name="T35" fmla="*/ 105 h 401"/>
                                    <a:gd name="T36" fmla="*/ 62 w 427"/>
                                    <a:gd name="T37" fmla="*/ 59 h 401"/>
                                    <a:gd name="T38" fmla="*/ 113 w 427"/>
                                    <a:gd name="T39" fmla="*/ 24 h 401"/>
                                    <a:gd name="T40" fmla="*/ 170 w 427"/>
                                    <a:gd name="T41" fmla="*/ 5 h 401"/>
                                    <a:gd name="T42" fmla="*/ 214 w 427"/>
                                    <a:gd name="T43" fmla="*/ 35 h 401"/>
                                    <a:gd name="T44" fmla="*/ 266 w 427"/>
                                    <a:gd name="T45" fmla="*/ 43 h 401"/>
                                    <a:gd name="T46" fmla="*/ 312 w 427"/>
                                    <a:gd name="T47" fmla="*/ 64 h 401"/>
                                    <a:gd name="T48" fmla="*/ 349 w 427"/>
                                    <a:gd name="T49" fmla="*/ 95 h 401"/>
                                    <a:gd name="T50" fmla="*/ 376 w 427"/>
                                    <a:gd name="T51" fmla="*/ 136 h 401"/>
                                    <a:gd name="T52" fmla="*/ 390 w 427"/>
                                    <a:gd name="T53" fmla="*/ 184 h 401"/>
                                    <a:gd name="T54" fmla="*/ 386 w 427"/>
                                    <a:gd name="T55" fmla="*/ 235 h 401"/>
                                    <a:gd name="T56" fmla="*/ 369 w 427"/>
                                    <a:gd name="T57" fmla="*/ 279 h 401"/>
                                    <a:gd name="T58" fmla="*/ 339 w 427"/>
                                    <a:gd name="T59" fmla="*/ 317 h 401"/>
                                    <a:gd name="T60" fmla="*/ 299 w 427"/>
                                    <a:gd name="T61" fmla="*/ 345 h 401"/>
                                    <a:gd name="T62" fmla="*/ 250 w 427"/>
                                    <a:gd name="T63" fmla="*/ 363 h 401"/>
                                    <a:gd name="T64" fmla="*/ 196 w 427"/>
                                    <a:gd name="T65" fmla="*/ 366 h 401"/>
                                    <a:gd name="T66" fmla="*/ 145 w 427"/>
                                    <a:gd name="T67" fmla="*/ 353 h 401"/>
                                    <a:gd name="T68" fmla="*/ 103 w 427"/>
                                    <a:gd name="T69" fmla="*/ 328 h 401"/>
                                    <a:gd name="T70" fmla="*/ 67 w 427"/>
                                    <a:gd name="T71" fmla="*/ 293 h 401"/>
                                    <a:gd name="T72" fmla="*/ 45 w 427"/>
                                    <a:gd name="T73" fmla="*/ 250 h 401"/>
                                    <a:gd name="T74" fmla="*/ 39 w 427"/>
                                    <a:gd name="T75" fmla="*/ 201 h 401"/>
                                    <a:gd name="T76" fmla="*/ 45 w 427"/>
                                    <a:gd name="T77" fmla="*/ 152 h 401"/>
                                    <a:gd name="T78" fmla="*/ 67 w 427"/>
                                    <a:gd name="T79" fmla="*/ 108 h 401"/>
                                    <a:gd name="T80" fmla="*/ 103 w 427"/>
                                    <a:gd name="T81" fmla="*/ 73 h 401"/>
                                    <a:gd name="T82" fmla="*/ 145 w 427"/>
                                    <a:gd name="T83" fmla="*/ 49 h 401"/>
                                    <a:gd name="T84" fmla="*/ 196 w 427"/>
                                    <a:gd name="T85" fmla="*/ 37 h 4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1">
                                      <a:moveTo>
                                        <a:pt x="214" y="0"/>
                                      </a:moveTo>
                                      <a:lnTo>
                                        <a:pt x="236" y="2"/>
                                      </a:lnTo>
                                      <a:lnTo>
                                        <a:pt x="256" y="5"/>
                                      </a:lnTo>
                                      <a:lnTo>
                                        <a:pt x="277" y="10"/>
                                      </a:lnTo>
                                      <a:lnTo>
                                        <a:pt x="297" y="16"/>
                                      </a:lnTo>
                                      <a:lnTo>
                                        <a:pt x="315" y="24"/>
                                      </a:lnTo>
                                      <a:lnTo>
                                        <a:pt x="334" y="35"/>
                                      </a:lnTo>
                                      <a:lnTo>
                                        <a:pt x="349" y="46"/>
                                      </a:lnTo>
                                      <a:lnTo>
                                        <a:pt x="364" y="59"/>
                                      </a:lnTo>
                                      <a:lnTo>
                                        <a:pt x="378" y="73"/>
                                      </a:lnTo>
                                      <a:lnTo>
                                        <a:pt x="391" y="89"/>
                                      </a:lnTo>
                                      <a:lnTo>
                                        <a:pt x="401" y="105"/>
                                      </a:lnTo>
                                      <a:lnTo>
                                        <a:pt x="410" y="124"/>
                                      </a:lnTo>
                                      <a:lnTo>
                                        <a:pt x="418" y="141"/>
                                      </a:lnTo>
                                      <a:lnTo>
                                        <a:pt x="423" y="160"/>
                                      </a:lnTo>
                                      <a:lnTo>
                                        <a:pt x="427" y="181"/>
                                      </a:lnTo>
                                      <a:lnTo>
                                        <a:pt x="427" y="201"/>
                                      </a:lnTo>
                                      <a:lnTo>
                                        <a:pt x="427" y="222"/>
                                      </a:lnTo>
                                      <a:lnTo>
                                        <a:pt x="423" y="241"/>
                                      </a:lnTo>
                                      <a:lnTo>
                                        <a:pt x="418" y="260"/>
                                      </a:lnTo>
                                      <a:lnTo>
                                        <a:pt x="410" y="279"/>
                                      </a:lnTo>
                                      <a:lnTo>
                                        <a:pt x="401" y="296"/>
                                      </a:lnTo>
                                      <a:lnTo>
                                        <a:pt x="391" y="312"/>
                                      </a:lnTo>
                                      <a:lnTo>
                                        <a:pt x="378" y="328"/>
                                      </a:lnTo>
                                      <a:lnTo>
                                        <a:pt x="364" y="342"/>
                                      </a:lnTo>
                                      <a:lnTo>
                                        <a:pt x="349" y="355"/>
                                      </a:lnTo>
                                      <a:lnTo>
                                        <a:pt x="334" y="368"/>
                                      </a:lnTo>
                                      <a:lnTo>
                                        <a:pt x="315" y="377"/>
                                      </a:lnTo>
                                      <a:lnTo>
                                        <a:pt x="297" y="385"/>
                                      </a:lnTo>
                                      <a:lnTo>
                                        <a:pt x="277" y="393"/>
                                      </a:lnTo>
                                      <a:lnTo>
                                        <a:pt x="256" y="398"/>
                                      </a:lnTo>
                                      <a:lnTo>
                                        <a:pt x="236" y="401"/>
                                      </a:lnTo>
                                      <a:lnTo>
                                        <a:pt x="214" y="401"/>
                                      </a:lnTo>
                                      <a:lnTo>
                                        <a:pt x="192" y="401"/>
                                      </a:lnTo>
                                      <a:lnTo>
                                        <a:pt x="170" y="398"/>
                                      </a:lnTo>
                                      <a:lnTo>
                                        <a:pt x="150" y="393"/>
                                      </a:lnTo>
                                      <a:lnTo>
                                        <a:pt x="132" y="385"/>
                                      </a:lnTo>
                                      <a:lnTo>
                                        <a:pt x="113" y="377"/>
                                      </a:lnTo>
                                      <a:lnTo>
                                        <a:pt x="94" y="368"/>
                                      </a:lnTo>
                                      <a:lnTo>
                                        <a:pt x="78" y="355"/>
                                      </a:lnTo>
                                      <a:lnTo>
                                        <a:pt x="62" y="342"/>
                                      </a:lnTo>
                                      <a:lnTo>
                                        <a:pt x="49" y="328"/>
                                      </a:lnTo>
                                      <a:lnTo>
                                        <a:pt x="37" y="312"/>
                                      </a:lnTo>
                                      <a:lnTo>
                                        <a:pt x="27" y="296"/>
                                      </a:lnTo>
                                      <a:lnTo>
                                        <a:pt x="17" y="279"/>
                                      </a:lnTo>
                                      <a:lnTo>
                                        <a:pt x="10" y="260"/>
                                      </a:lnTo>
                                      <a:lnTo>
                                        <a:pt x="5" y="241"/>
                                      </a:lnTo>
                                      <a:lnTo>
                                        <a:pt x="2" y="222"/>
                                      </a:lnTo>
                                      <a:lnTo>
                                        <a:pt x="0" y="201"/>
                                      </a:lnTo>
                                      <a:lnTo>
                                        <a:pt x="2" y="181"/>
                                      </a:lnTo>
                                      <a:lnTo>
                                        <a:pt x="5" y="160"/>
                                      </a:lnTo>
                                      <a:lnTo>
                                        <a:pt x="10" y="141"/>
                                      </a:lnTo>
                                      <a:lnTo>
                                        <a:pt x="17" y="124"/>
                                      </a:lnTo>
                                      <a:lnTo>
                                        <a:pt x="27" y="105"/>
                                      </a:lnTo>
                                      <a:lnTo>
                                        <a:pt x="37" y="89"/>
                                      </a:lnTo>
                                      <a:lnTo>
                                        <a:pt x="49" y="73"/>
                                      </a:lnTo>
                                      <a:lnTo>
                                        <a:pt x="62" y="59"/>
                                      </a:lnTo>
                                      <a:lnTo>
                                        <a:pt x="78" y="46"/>
                                      </a:lnTo>
                                      <a:lnTo>
                                        <a:pt x="94" y="35"/>
                                      </a:lnTo>
                                      <a:lnTo>
                                        <a:pt x="113" y="24"/>
                                      </a:lnTo>
                                      <a:lnTo>
                                        <a:pt x="132" y="16"/>
                                      </a:lnTo>
                                      <a:lnTo>
                                        <a:pt x="150" y="10"/>
                                      </a:lnTo>
                                      <a:lnTo>
                                        <a:pt x="170" y="5"/>
                                      </a:lnTo>
                                      <a:lnTo>
                                        <a:pt x="192" y="2"/>
                                      </a:lnTo>
                                      <a:lnTo>
                                        <a:pt x="214" y="0"/>
                                      </a:lnTo>
                                      <a:close/>
                                      <a:moveTo>
                                        <a:pt x="214" y="35"/>
                                      </a:moveTo>
                                      <a:lnTo>
                                        <a:pt x="233" y="37"/>
                                      </a:lnTo>
                                      <a:lnTo>
                                        <a:pt x="250" y="38"/>
                                      </a:lnTo>
                                      <a:lnTo>
                                        <a:pt x="266" y="43"/>
                                      </a:lnTo>
                                      <a:lnTo>
                                        <a:pt x="282" y="49"/>
                                      </a:lnTo>
                                      <a:lnTo>
                                        <a:pt x="299" y="56"/>
                                      </a:lnTo>
                                      <a:lnTo>
                                        <a:pt x="312" y="64"/>
                                      </a:lnTo>
                                      <a:lnTo>
                                        <a:pt x="326" y="73"/>
                                      </a:lnTo>
                                      <a:lnTo>
                                        <a:pt x="339" y="84"/>
                                      </a:lnTo>
                                      <a:lnTo>
                                        <a:pt x="349" y="95"/>
                                      </a:lnTo>
                                      <a:lnTo>
                                        <a:pt x="359" y="108"/>
                                      </a:lnTo>
                                      <a:lnTo>
                                        <a:pt x="369" y="122"/>
                                      </a:lnTo>
                                      <a:lnTo>
                                        <a:pt x="376" y="136"/>
                                      </a:lnTo>
                                      <a:lnTo>
                                        <a:pt x="383" y="152"/>
                                      </a:lnTo>
                                      <a:lnTo>
                                        <a:pt x="386" y="168"/>
                                      </a:lnTo>
                                      <a:lnTo>
                                        <a:pt x="390" y="184"/>
                                      </a:lnTo>
                                      <a:lnTo>
                                        <a:pt x="390" y="201"/>
                                      </a:lnTo>
                                      <a:lnTo>
                                        <a:pt x="390" y="217"/>
                                      </a:lnTo>
                                      <a:lnTo>
                                        <a:pt x="386" y="235"/>
                                      </a:lnTo>
                                      <a:lnTo>
                                        <a:pt x="383" y="250"/>
                                      </a:lnTo>
                                      <a:lnTo>
                                        <a:pt x="376" y="265"/>
                                      </a:lnTo>
                                      <a:lnTo>
                                        <a:pt x="369" y="279"/>
                                      </a:lnTo>
                                      <a:lnTo>
                                        <a:pt x="359" y="293"/>
                                      </a:lnTo>
                                      <a:lnTo>
                                        <a:pt x="349" y="306"/>
                                      </a:lnTo>
                                      <a:lnTo>
                                        <a:pt x="339" y="317"/>
                                      </a:lnTo>
                                      <a:lnTo>
                                        <a:pt x="326" y="328"/>
                                      </a:lnTo>
                                      <a:lnTo>
                                        <a:pt x="312" y="338"/>
                                      </a:lnTo>
                                      <a:lnTo>
                                        <a:pt x="299" y="345"/>
                                      </a:lnTo>
                                      <a:lnTo>
                                        <a:pt x="282" y="353"/>
                                      </a:lnTo>
                                      <a:lnTo>
                                        <a:pt x="266" y="358"/>
                                      </a:lnTo>
                                      <a:lnTo>
                                        <a:pt x="250" y="363"/>
                                      </a:lnTo>
                                      <a:lnTo>
                                        <a:pt x="233" y="366"/>
                                      </a:lnTo>
                                      <a:lnTo>
                                        <a:pt x="214" y="366"/>
                                      </a:lnTo>
                                      <a:lnTo>
                                        <a:pt x="196" y="366"/>
                                      </a:lnTo>
                                      <a:lnTo>
                                        <a:pt x="179" y="363"/>
                                      </a:lnTo>
                                      <a:lnTo>
                                        <a:pt x="162" y="358"/>
                                      </a:lnTo>
                                      <a:lnTo>
                                        <a:pt x="145" y="353"/>
                                      </a:lnTo>
                                      <a:lnTo>
                                        <a:pt x="130" y="345"/>
                                      </a:lnTo>
                                      <a:lnTo>
                                        <a:pt x="116" y="338"/>
                                      </a:lnTo>
                                      <a:lnTo>
                                        <a:pt x="103" y="328"/>
                                      </a:lnTo>
                                      <a:lnTo>
                                        <a:pt x="89" y="317"/>
                                      </a:lnTo>
                                      <a:lnTo>
                                        <a:pt x="78" y="306"/>
                                      </a:lnTo>
                                      <a:lnTo>
                                        <a:pt x="67" y="293"/>
                                      </a:lnTo>
                                      <a:lnTo>
                                        <a:pt x="59" y="279"/>
                                      </a:lnTo>
                                      <a:lnTo>
                                        <a:pt x="52" y="265"/>
                                      </a:lnTo>
                                      <a:lnTo>
                                        <a:pt x="45" y="250"/>
                                      </a:lnTo>
                                      <a:lnTo>
                                        <a:pt x="42" y="235"/>
                                      </a:lnTo>
                                      <a:lnTo>
                                        <a:pt x="39" y="217"/>
                                      </a:lnTo>
                                      <a:lnTo>
                                        <a:pt x="39" y="201"/>
                                      </a:lnTo>
                                      <a:lnTo>
                                        <a:pt x="39" y="184"/>
                                      </a:lnTo>
                                      <a:lnTo>
                                        <a:pt x="42" y="168"/>
                                      </a:lnTo>
                                      <a:lnTo>
                                        <a:pt x="45" y="152"/>
                                      </a:lnTo>
                                      <a:lnTo>
                                        <a:pt x="52" y="136"/>
                                      </a:lnTo>
                                      <a:lnTo>
                                        <a:pt x="59" y="122"/>
                                      </a:lnTo>
                                      <a:lnTo>
                                        <a:pt x="67" y="108"/>
                                      </a:lnTo>
                                      <a:lnTo>
                                        <a:pt x="78" y="95"/>
                                      </a:lnTo>
                                      <a:lnTo>
                                        <a:pt x="89" y="84"/>
                                      </a:lnTo>
                                      <a:lnTo>
                                        <a:pt x="103" y="73"/>
                                      </a:lnTo>
                                      <a:lnTo>
                                        <a:pt x="116" y="64"/>
                                      </a:lnTo>
                                      <a:lnTo>
                                        <a:pt x="130" y="56"/>
                                      </a:lnTo>
                                      <a:lnTo>
                                        <a:pt x="145" y="49"/>
                                      </a:lnTo>
                                      <a:lnTo>
                                        <a:pt x="162" y="43"/>
                                      </a:lnTo>
                                      <a:lnTo>
                                        <a:pt x="179" y="38"/>
                                      </a:lnTo>
                                      <a:lnTo>
                                        <a:pt x="196" y="37"/>
                                      </a:lnTo>
                                      <a:lnTo>
                                        <a:pt x="214"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A92914" id="Grupo 1725" o:spid="_x0000_s1026" style="position:absolute;margin-left:3.4pt;margin-top:3.8pt;width:53.4pt;height:50.15pt;z-index:251607040" coordorigin="378,1456" coordsize="427,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">
                      <v:shape id="Freeform 41" o:spid="_x0000_s1027" style="position:absolute;left:403;top:1480;width:378;height:353;visibility:visible;mso-wrap-style:square;v-text-anchor:top" coordsize="378,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SMusYA&#10;AADdAAAADwAAAGRycy9kb3ducmV2LnhtbESPQWvCQBCF74X+h2UKvelGKbakrlJalHpKTUt7HbLT&#10;TTA7G7NTjf/eFYTeZnhv3vdmvhx8qw7Uxyawgck4A0VcBduwM/D1uRo9gYqCbLENTAZOFGG5uL2Z&#10;Y27Dkbd0KMWpFMIxRwO1SJdrHauaPMZx6IiT9ht6j5LW3mnb4zGF+1ZPs2ymPTacCDV29FpTtSv/&#10;fOLu1yzlz9rJZFe8FeH7Y1M8OGPu74aXZ1BCg/ybr9fvNtV/nM7g8k0aQS/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SMusYAAADdAAAADwAAAAAAAAAAAAAAAACYAgAAZHJz&#10;L2Rvd25yZXYueG1sUEsFBgAAAAAEAAQA9QAAAIsDAAAAAA==&#10;" path="m189,r19,2l226,3r19,5l262,14r17,7l294,30r15,11l322,52r12,13l344,78r11,15l363,108r7,17l373,141r3,17l378,177r-2,18l373,212r-3,18l363,245r-8,16l344,276r-10,14l322,302r-13,12l294,323r-15,10l262,340r-17,5l226,350r-18,3l189,353r-20,l150,350r-16,-5l115,340r-15,-7l83,323,69,314,56,302,44,290,32,276,24,261,15,245,9,230,4,212,2,195,,177,2,158,4,141,9,125r6,-17l24,93,32,78,44,65,56,52,69,41,83,30r17,-9l115,14,134,8,150,3,169,2,189,xe" stroked="f">
                        <v:path arrowok="t" o:connecttype="custom" o:connectlocs="208,2;245,8;279,21;309,41;334,65;355,93;370,125;376,158;376,195;370,230;355,261;334,290;309,314;279,333;245,345;208,353;169,353;134,345;100,333;69,314;44,290;24,261;9,230;2,195;2,158;9,125;24,93;44,65;69,41;100,21;134,8;169,2" o:connectangles="0,0,0,0,0,0,0,0,0,0,0,0,0,0,0,0,0,0,0,0,0,0,0,0,0,0,0,0,0,0,0,0"/>
                      </v:shape>
                      <v:shape id="Freeform 42" o:spid="_x0000_s1028" style="position:absolute;left:407;top:1653;width:369;height:177;visibility:visible;mso-wrap-style:square;v-text-anchor:top" coordsize="369,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69RcQA&#10;AADdAAAADwAAAGRycy9kb3ducmV2LnhtbERPS2vCQBC+C/0PyxR6MxuDmJC6SgmU9iZaD/Y2ZCcP&#10;zc6G7DYm/fXdQqG3+fies91PphMjDa61rGAVxSCIS6tbrhWcP16XGQjnkTV2lknBTA72u4fFFnNt&#10;73yk8eRrEULY5aig8b7PpXRlQwZdZHviwFV2MOgDHGqpB7yHcNPJJI430mDLoaHBnoqGytvpyyhI&#10;5rg8rPv15/WQvl0wK+bvVTUr9fQ4vTyD8DT5f/Gf+12H+WmSwu834QS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vUXEAAAA3QAAAA8AAAAAAAAAAAAAAAAAmAIAAGRycy9k&#10;b3ducmV2LnhtbFBLBQYAAAAABAAEAPUAAACJAwAAAAA=&#10;" path="m369,11r-2,16l366,44r-5,16l354,76r-9,14l335,104r-10,13l313,128r-13,11l286,148r-15,10l256,164r-17,7l221,174r-17,3l185,177r-18,l148,174r-17,-3l114,164,99,158,84,148,69,139,57,128,45,117,33,104,25,90,16,76,10,60,5,44,1,27,,9r3,2l6,12r5,2l16,14r6,l27,12r6,-1l38,6,45,3,52,r7,l65,r5,1l76,4r3,2l81,8r3,1l87,11r5,1l99,14r7,l114,11r7,-5l130,3,138,r7,l151,r6,1l160,3r3,1l165,6r,2l167,8r,1l168,9r2,2l172,11r1,1l175,12r2,2l180,14r2,l184,14r1,l187,14r2,l192,14r2,l195,12r2,l199,11r3,l202,9r2,l205,8r,-2l207,4r4,-1l216,1,221,r5,l232,r9,3l249,6r7,5l264,14r7,l278,12r5,-1l286,9r4,-1l291,6r4,-2l300,1,305,r7,l318,r7,3l332,6r5,5l344,12r5,2l354,14r5,l362,12r5,-1l369,11xe" fillcolor="#8a93c3" stroked="f">
                        <v:path arrowok="t" o:connecttype="custom" o:connectlocs="366,44;345,90;313,128;271,158;221,174;167,177;114,164;69,139;33,104;10,60;0,9;11,14;27,12;45,3;65,0;79,6;84,9;99,14;121,6;145,0;160,3;165,6;165,6;165,6;165,8;165,8;165,8;165,8;167,9;172,11;177,14;184,14;189,14;195,12;202,11;204,9;205,8;205,8;205,8;205,8;205,6;205,6;205,6;216,1;232,0;256,11;278,12;290,8;295,4;312,0;332,6;349,14;362,12" o:connectangles="0,0,0,0,0,0,0,0,0,0,0,0,0,0,0,0,0,0,0,0,0,0,0,0,0,0,0,0,0,0,0,0,0,0,0,0,0,0,0,0,0,0,0,0,0,0,0,0,0,0,0,0,0"/>
                      </v:shape>
                      <v:shape id="Freeform 43" o:spid="_x0000_s1029" style="position:absolute;left:378;top:1456;width:427;height:401;visibility:visible;mso-wrap-style:square;v-text-anchor:top" coordsize="427,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YpsgA&#10;AADdAAAADwAAAGRycy9kb3ducmV2LnhtbESPT2vCQBDF74V+h2UEL0U3CrYaXaUUCoIH//WgtzE7&#10;JtHsbMiuGr9951DobYb35r3fzBatq9SdmlB6NjDoJ6CIM29Lzg387L97Y1AhIlusPJOBJwVYzF9f&#10;Zpha/+At3XcxVxLCIUUDRYx1qnXICnIY+r4mFu3sG4dR1ibXtsGHhLtKD5PkXTssWRoKrOmroOy6&#10;uzkDq8OV3o6Dyh+Wk3U5Om32E7e5GNPttJ9TUJHa+G/+u15awf8YCq58IyPo+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5imyAAAAN0AAAAPAAAAAAAAAAAAAAAAAJgCAABk&#10;cnMvZG93bnJldi54bWxQSwUGAAAAAAQABAD1AAAAjQMAAAAA&#10;" path="m214,r22,2l256,5r21,5l297,16r18,8l334,35r15,11l364,59r14,14l391,89r10,16l410,124r8,17l423,160r4,21l427,201r,21l423,241r-5,19l410,279r-9,17l391,312r-13,16l364,342r-15,13l334,368r-19,9l297,385r-20,8l256,398r-20,3l214,401r-22,l170,398r-20,-5l132,385r-19,-8l94,368,78,355,62,342,49,328,37,312,27,296,17,279,10,260,5,241,2,222,,201,2,181,5,160r5,-19l17,124,27,105,37,89,49,73,62,59,78,46,94,35,113,24r19,-8l150,10,170,5,192,2,214,xm214,35r19,2l250,38r16,5l282,49r17,7l312,64r14,9l339,84r10,11l359,108r10,14l376,136r7,16l386,168r4,16l390,201r,16l386,235r-3,15l376,265r-7,14l359,293r-10,13l339,317r-13,11l312,338r-13,7l282,353r-16,5l250,363r-17,3l214,366r-18,l179,363r-17,-5l145,353r-15,-8l116,338,103,328,89,317,78,306,67,293,59,279,52,265,45,250,42,235,39,217r,-16l39,184r3,-16l45,152r7,-16l59,122r8,-14l78,95,89,84,103,73r13,-9l130,56r15,-7l162,43r17,-5l196,37r18,-2xe" fillcolor="#2a4088" stroked="f">
                        <v:path arrowok="t" o:connecttype="custom" o:connectlocs="256,5;315,24;364,59;401,105;423,160;427,222;410,279;378,328;334,368;277,393;214,401;150,393;94,368;49,328;17,279;2,222;5,160;27,105;62,59;113,24;170,5;214,35;266,43;312,64;349,95;376,136;390,184;386,235;369,279;339,317;299,345;250,363;196,366;145,353;103,328;67,293;45,250;39,201;45,152;67,108;103,73;145,49;196,37" o:connectangles="0,0,0,0,0,0,0,0,0,0,0,0,0,0,0,0,0,0,0,0,0,0,0,0,0,0,0,0,0,0,0,0,0,0,0,0,0,0,0,0,0,0,0"/>
                        <o:lock v:ext="edit" verticies="t"/>
                      </v:shape>
                    </v:group>
                  </w:pict>
                </mc:Fallback>
              </mc:AlternateContent>
            </w:r>
          </w:p>
          <w:p w:rsidR="00407C59" w:rsidRPr="00B77E30" w:rsidRDefault="00407C59" w:rsidP="003E5CB4">
            <w:pPr>
              <w:jc w:val="center"/>
              <w:rPr>
                <w:rFonts w:ascii="Arial" w:eastAsia="Calibri" w:hAnsi="Arial" w:cs="Arial"/>
                <w:b/>
                <w:bCs/>
                <w:sz w:val="24"/>
                <w:szCs w:val="24"/>
              </w:rPr>
            </w:pPr>
          </w:p>
          <w:p w:rsidR="00407C59" w:rsidRPr="00B77E30" w:rsidRDefault="00407C59" w:rsidP="003E5CB4">
            <w:pPr>
              <w:jc w:val="center"/>
              <w:rPr>
                <w:rFonts w:ascii="Arial" w:eastAsia="Calibri" w:hAnsi="Arial" w:cs="Arial"/>
                <w:b/>
                <w:bCs/>
                <w:sz w:val="24"/>
                <w:szCs w:val="24"/>
              </w:rPr>
            </w:pPr>
          </w:p>
          <w:p w:rsidR="00407C59" w:rsidRPr="00B77E30" w:rsidRDefault="00407C59" w:rsidP="003E5CB4">
            <w:pPr>
              <w:jc w:val="center"/>
              <w:rPr>
                <w:rFonts w:ascii="Arial" w:eastAsia="Calibri" w:hAnsi="Arial" w:cs="Arial"/>
                <w:b/>
                <w:bCs/>
                <w:sz w:val="24"/>
                <w:szCs w:val="24"/>
              </w:rPr>
            </w:pPr>
          </w:p>
          <w:p w:rsidR="00407C59" w:rsidRPr="00B77E30" w:rsidRDefault="00407C59" w:rsidP="003E5CB4">
            <w:pPr>
              <w:jc w:val="center"/>
              <w:rPr>
                <w:rFonts w:ascii="Arial" w:eastAsia="Calibri" w:hAnsi="Arial" w:cs="Arial"/>
                <w:b/>
                <w:bCs/>
                <w:sz w:val="24"/>
                <w:szCs w:val="24"/>
              </w:rPr>
            </w:pPr>
          </w:p>
        </w:tc>
        <w:tc>
          <w:tcPr>
            <w:tcW w:w="2835" w:type="dxa"/>
            <w:tcBorders>
              <w:left w:val="nil"/>
              <w:right w:val="nil"/>
            </w:tcBorders>
            <w:shd w:val="clear" w:color="auto" w:fill="E6EED5"/>
          </w:tcPr>
          <w:p w:rsidR="003E5CB4" w:rsidRPr="00B77E30" w:rsidRDefault="00407C59" w:rsidP="003E5CB4">
            <w:pPr>
              <w:jc w:val="center"/>
              <w:rPr>
                <w:rFonts w:ascii="Arial" w:eastAsia="Calibri" w:hAnsi="Arial" w:cs="Arial"/>
                <w:sz w:val="24"/>
                <w:szCs w:val="24"/>
              </w:rPr>
            </w:pPr>
            <w:r w:rsidRPr="00B77E30">
              <w:rPr>
                <w:rFonts w:ascii="Arial" w:eastAsia="Calibri" w:hAnsi="Arial" w:cs="Arial"/>
                <w:sz w:val="24"/>
                <w:szCs w:val="24"/>
              </w:rPr>
              <w:lastRenderedPageBreak/>
              <w:t>Conserve la calma</w:t>
            </w:r>
          </w:p>
          <w:p w:rsidR="00407C59" w:rsidRPr="00B77E30" w:rsidRDefault="00407C59" w:rsidP="003E5CB4">
            <w:pPr>
              <w:rPr>
                <w:rFonts w:ascii="Arial" w:eastAsia="Calibri" w:hAnsi="Arial" w:cs="Arial"/>
                <w:sz w:val="24"/>
                <w:szCs w:val="24"/>
              </w:rPr>
            </w:pPr>
          </w:p>
        </w:tc>
        <w:tc>
          <w:tcPr>
            <w:tcW w:w="1276" w:type="dxa"/>
            <w:tcBorders>
              <w:left w:val="nil"/>
              <w:right w:val="nil"/>
            </w:tcBorders>
            <w:shd w:val="clear" w:color="auto" w:fill="E6EED5"/>
          </w:tcPr>
          <w:p w:rsidR="00407C59" w:rsidRPr="00B77E30" w:rsidRDefault="00407C59" w:rsidP="003E5CB4">
            <w:pPr>
              <w:jc w:val="center"/>
              <w:rPr>
                <w:rFonts w:ascii="Arial" w:eastAsia="Calibri" w:hAnsi="Arial" w:cs="Arial"/>
                <w:sz w:val="24"/>
                <w:szCs w:val="24"/>
              </w:rPr>
            </w:pPr>
          </w:p>
        </w:tc>
        <w:tc>
          <w:tcPr>
            <w:tcW w:w="2693" w:type="dxa"/>
            <w:tcBorders>
              <w:left w:val="nil"/>
            </w:tcBorders>
            <w:shd w:val="clear" w:color="auto" w:fill="E6EED5"/>
          </w:tcPr>
          <w:p w:rsidR="00407C59" w:rsidRPr="00B77E30" w:rsidRDefault="00407C59" w:rsidP="003E5CB4">
            <w:pPr>
              <w:jc w:val="center"/>
              <w:rPr>
                <w:rFonts w:ascii="Arial" w:eastAsia="Calibri" w:hAnsi="Arial" w:cs="Arial"/>
                <w:sz w:val="24"/>
                <w:szCs w:val="24"/>
              </w:rPr>
            </w:pPr>
            <w:r w:rsidRPr="00B77E30">
              <w:rPr>
                <w:rFonts w:ascii="Arial" w:eastAsia="Calibri" w:hAnsi="Arial" w:cs="Arial"/>
                <w:sz w:val="24"/>
                <w:szCs w:val="24"/>
              </w:rPr>
              <w:t>Recurra a la brigada de emergencias si requiere de primeros auxilios</w:t>
            </w:r>
          </w:p>
        </w:tc>
      </w:tr>
      <w:tr w:rsidR="00407C59" w:rsidRPr="00B77E30" w:rsidTr="003E5CB4">
        <w:trPr>
          <w:jc w:val="center"/>
        </w:trPr>
        <w:tc>
          <w:tcPr>
            <w:tcW w:w="1346" w:type="dxa"/>
            <w:tcBorders>
              <w:right w:val="nil"/>
            </w:tcBorders>
          </w:tcPr>
          <w:p w:rsidR="00407C59" w:rsidRPr="00B77E30" w:rsidRDefault="00407C59" w:rsidP="003E5CB4">
            <w:pPr>
              <w:jc w:val="center"/>
              <w:rPr>
                <w:rFonts w:ascii="Arial" w:eastAsia="Calibri" w:hAnsi="Arial" w:cs="Arial"/>
                <w:b/>
                <w:bCs/>
                <w:sz w:val="24"/>
                <w:szCs w:val="24"/>
              </w:rPr>
            </w:pPr>
            <w:r w:rsidRPr="00B77E30">
              <w:rPr>
                <w:rFonts w:ascii="Arial" w:eastAsia="Calibri" w:hAnsi="Arial" w:cs="Arial"/>
                <w:b/>
                <w:bCs/>
                <w:noProof/>
                <w:sz w:val="24"/>
                <w:szCs w:val="24"/>
                <w:lang w:val="es-CO" w:eastAsia="es-CO"/>
              </w:rPr>
              <mc:AlternateContent>
                <mc:Choice Requires="wpg">
                  <w:drawing>
                    <wp:anchor distT="0" distB="0" distL="114300" distR="114300" simplePos="0" relativeHeight="251611136" behindDoc="0" locked="0" layoutInCell="1" allowOverlap="1" wp14:anchorId="33B40CBE" wp14:editId="1D599EE8">
                      <wp:simplePos x="0" y="0"/>
                      <wp:positionH relativeFrom="column">
                        <wp:posOffset>53975</wp:posOffset>
                      </wp:positionH>
                      <wp:positionV relativeFrom="paragraph">
                        <wp:posOffset>67310</wp:posOffset>
                      </wp:positionV>
                      <wp:extent cx="678180" cy="635000"/>
                      <wp:effectExtent l="6985" t="1270" r="635" b="1905"/>
                      <wp:wrapNone/>
                      <wp:docPr id="1711" name="Grupo 1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5000"/>
                                <a:chOff x="378" y="1976"/>
                                <a:chExt cx="427" cy="400"/>
                              </a:xfrm>
                            </wpg:grpSpPr>
                            <wps:wsp>
                              <wps:cNvPr id="1712" name="Freeform 45"/>
                              <wps:cNvSpPr>
                                <a:spLocks/>
                              </wps:cNvSpPr>
                              <wps:spPr bwMode="auto">
                                <a:xfrm>
                                  <a:off x="405" y="2002"/>
                                  <a:ext cx="383" cy="358"/>
                                </a:xfrm>
                                <a:custGeom>
                                  <a:avLst/>
                                  <a:gdLst>
                                    <a:gd name="T0" fmla="*/ 211 w 383"/>
                                    <a:gd name="T1" fmla="*/ 0 h 358"/>
                                    <a:gd name="T2" fmla="*/ 248 w 383"/>
                                    <a:gd name="T3" fmla="*/ 8 h 358"/>
                                    <a:gd name="T4" fmla="*/ 283 w 383"/>
                                    <a:gd name="T5" fmla="*/ 21 h 358"/>
                                    <a:gd name="T6" fmla="*/ 314 w 383"/>
                                    <a:gd name="T7" fmla="*/ 42 h 358"/>
                                    <a:gd name="T8" fmla="*/ 339 w 383"/>
                                    <a:gd name="T9" fmla="*/ 65 h 358"/>
                                    <a:gd name="T10" fmla="*/ 359 w 383"/>
                                    <a:gd name="T11" fmla="*/ 94 h 358"/>
                                    <a:gd name="T12" fmla="*/ 374 w 383"/>
                                    <a:gd name="T13" fmla="*/ 126 h 358"/>
                                    <a:gd name="T14" fmla="*/ 381 w 383"/>
                                    <a:gd name="T15" fmla="*/ 160 h 358"/>
                                    <a:gd name="T16" fmla="*/ 381 w 383"/>
                                    <a:gd name="T17" fmla="*/ 198 h 358"/>
                                    <a:gd name="T18" fmla="*/ 374 w 383"/>
                                    <a:gd name="T19" fmla="*/ 233 h 358"/>
                                    <a:gd name="T20" fmla="*/ 359 w 383"/>
                                    <a:gd name="T21" fmla="*/ 265 h 358"/>
                                    <a:gd name="T22" fmla="*/ 339 w 383"/>
                                    <a:gd name="T23" fmla="*/ 293 h 358"/>
                                    <a:gd name="T24" fmla="*/ 314 w 383"/>
                                    <a:gd name="T25" fmla="*/ 319 h 358"/>
                                    <a:gd name="T26" fmla="*/ 283 w 383"/>
                                    <a:gd name="T27" fmla="*/ 338 h 358"/>
                                    <a:gd name="T28" fmla="*/ 248 w 383"/>
                                    <a:gd name="T29" fmla="*/ 350 h 358"/>
                                    <a:gd name="T30" fmla="*/ 211 w 383"/>
                                    <a:gd name="T31" fmla="*/ 358 h 358"/>
                                    <a:gd name="T32" fmla="*/ 172 w 383"/>
                                    <a:gd name="T33" fmla="*/ 358 h 358"/>
                                    <a:gd name="T34" fmla="*/ 135 w 383"/>
                                    <a:gd name="T35" fmla="*/ 350 h 358"/>
                                    <a:gd name="T36" fmla="*/ 101 w 383"/>
                                    <a:gd name="T37" fmla="*/ 338 h 358"/>
                                    <a:gd name="T38" fmla="*/ 71 w 383"/>
                                    <a:gd name="T39" fmla="*/ 319 h 358"/>
                                    <a:gd name="T40" fmla="*/ 44 w 383"/>
                                    <a:gd name="T41" fmla="*/ 293 h 358"/>
                                    <a:gd name="T42" fmla="*/ 24 w 383"/>
                                    <a:gd name="T43" fmla="*/ 265 h 358"/>
                                    <a:gd name="T44" fmla="*/ 8 w 383"/>
                                    <a:gd name="T45" fmla="*/ 233 h 358"/>
                                    <a:gd name="T46" fmla="*/ 2 w 383"/>
                                    <a:gd name="T47" fmla="*/ 198 h 358"/>
                                    <a:gd name="T48" fmla="*/ 2 w 383"/>
                                    <a:gd name="T49" fmla="*/ 160 h 358"/>
                                    <a:gd name="T50" fmla="*/ 8 w 383"/>
                                    <a:gd name="T51" fmla="*/ 126 h 358"/>
                                    <a:gd name="T52" fmla="*/ 24 w 383"/>
                                    <a:gd name="T53" fmla="*/ 94 h 358"/>
                                    <a:gd name="T54" fmla="*/ 44 w 383"/>
                                    <a:gd name="T55" fmla="*/ 65 h 358"/>
                                    <a:gd name="T56" fmla="*/ 71 w 383"/>
                                    <a:gd name="T57" fmla="*/ 42 h 358"/>
                                    <a:gd name="T58" fmla="*/ 101 w 383"/>
                                    <a:gd name="T59" fmla="*/ 21 h 358"/>
                                    <a:gd name="T60" fmla="*/ 135 w 383"/>
                                    <a:gd name="T61" fmla="*/ 8 h 358"/>
                                    <a:gd name="T62" fmla="*/ 172 w 383"/>
                                    <a:gd name="T63" fmla="*/ 0 h 3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83" h="358">
                                      <a:moveTo>
                                        <a:pt x="192" y="0"/>
                                      </a:moveTo>
                                      <a:lnTo>
                                        <a:pt x="211" y="0"/>
                                      </a:lnTo>
                                      <a:lnTo>
                                        <a:pt x="229" y="4"/>
                                      </a:lnTo>
                                      <a:lnTo>
                                        <a:pt x="248" y="8"/>
                                      </a:lnTo>
                                      <a:lnTo>
                                        <a:pt x="266" y="15"/>
                                      </a:lnTo>
                                      <a:lnTo>
                                        <a:pt x="283" y="21"/>
                                      </a:lnTo>
                                      <a:lnTo>
                                        <a:pt x="299" y="31"/>
                                      </a:lnTo>
                                      <a:lnTo>
                                        <a:pt x="314" y="42"/>
                                      </a:lnTo>
                                      <a:lnTo>
                                        <a:pt x="327" y="53"/>
                                      </a:lnTo>
                                      <a:lnTo>
                                        <a:pt x="339" y="65"/>
                                      </a:lnTo>
                                      <a:lnTo>
                                        <a:pt x="351" y="80"/>
                                      </a:lnTo>
                                      <a:lnTo>
                                        <a:pt x="359" y="94"/>
                                      </a:lnTo>
                                      <a:lnTo>
                                        <a:pt x="368" y="110"/>
                                      </a:lnTo>
                                      <a:lnTo>
                                        <a:pt x="374" y="126"/>
                                      </a:lnTo>
                                      <a:lnTo>
                                        <a:pt x="380" y="143"/>
                                      </a:lnTo>
                                      <a:lnTo>
                                        <a:pt x="381" y="160"/>
                                      </a:lnTo>
                                      <a:lnTo>
                                        <a:pt x="383" y="179"/>
                                      </a:lnTo>
                                      <a:lnTo>
                                        <a:pt x="381" y="198"/>
                                      </a:lnTo>
                                      <a:lnTo>
                                        <a:pt x="380" y="216"/>
                                      </a:lnTo>
                                      <a:lnTo>
                                        <a:pt x="374" y="233"/>
                                      </a:lnTo>
                                      <a:lnTo>
                                        <a:pt x="368" y="249"/>
                                      </a:lnTo>
                                      <a:lnTo>
                                        <a:pt x="359" y="265"/>
                                      </a:lnTo>
                                      <a:lnTo>
                                        <a:pt x="351" y="279"/>
                                      </a:lnTo>
                                      <a:lnTo>
                                        <a:pt x="339" y="293"/>
                                      </a:lnTo>
                                      <a:lnTo>
                                        <a:pt x="327" y="306"/>
                                      </a:lnTo>
                                      <a:lnTo>
                                        <a:pt x="314" y="319"/>
                                      </a:lnTo>
                                      <a:lnTo>
                                        <a:pt x="299" y="328"/>
                                      </a:lnTo>
                                      <a:lnTo>
                                        <a:pt x="283" y="338"/>
                                      </a:lnTo>
                                      <a:lnTo>
                                        <a:pt x="266" y="346"/>
                                      </a:lnTo>
                                      <a:lnTo>
                                        <a:pt x="248" y="350"/>
                                      </a:lnTo>
                                      <a:lnTo>
                                        <a:pt x="229" y="355"/>
                                      </a:lnTo>
                                      <a:lnTo>
                                        <a:pt x="211" y="358"/>
                                      </a:lnTo>
                                      <a:lnTo>
                                        <a:pt x="192" y="358"/>
                                      </a:lnTo>
                                      <a:lnTo>
                                        <a:pt x="172" y="358"/>
                                      </a:lnTo>
                                      <a:lnTo>
                                        <a:pt x="153" y="355"/>
                                      </a:lnTo>
                                      <a:lnTo>
                                        <a:pt x="135" y="350"/>
                                      </a:lnTo>
                                      <a:lnTo>
                                        <a:pt x="118" y="346"/>
                                      </a:lnTo>
                                      <a:lnTo>
                                        <a:pt x="101" y="338"/>
                                      </a:lnTo>
                                      <a:lnTo>
                                        <a:pt x="84" y="328"/>
                                      </a:lnTo>
                                      <a:lnTo>
                                        <a:pt x="71" y="319"/>
                                      </a:lnTo>
                                      <a:lnTo>
                                        <a:pt x="57" y="306"/>
                                      </a:lnTo>
                                      <a:lnTo>
                                        <a:pt x="44" y="293"/>
                                      </a:lnTo>
                                      <a:lnTo>
                                        <a:pt x="34" y="279"/>
                                      </a:lnTo>
                                      <a:lnTo>
                                        <a:pt x="24" y="265"/>
                                      </a:lnTo>
                                      <a:lnTo>
                                        <a:pt x="15" y="249"/>
                                      </a:lnTo>
                                      <a:lnTo>
                                        <a:pt x="8" y="233"/>
                                      </a:lnTo>
                                      <a:lnTo>
                                        <a:pt x="5" y="216"/>
                                      </a:lnTo>
                                      <a:lnTo>
                                        <a:pt x="2" y="198"/>
                                      </a:lnTo>
                                      <a:lnTo>
                                        <a:pt x="0" y="179"/>
                                      </a:lnTo>
                                      <a:lnTo>
                                        <a:pt x="2" y="160"/>
                                      </a:lnTo>
                                      <a:lnTo>
                                        <a:pt x="5" y="143"/>
                                      </a:lnTo>
                                      <a:lnTo>
                                        <a:pt x="8" y="126"/>
                                      </a:lnTo>
                                      <a:lnTo>
                                        <a:pt x="15" y="110"/>
                                      </a:lnTo>
                                      <a:lnTo>
                                        <a:pt x="24" y="94"/>
                                      </a:lnTo>
                                      <a:lnTo>
                                        <a:pt x="34" y="80"/>
                                      </a:lnTo>
                                      <a:lnTo>
                                        <a:pt x="44" y="65"/>
                                      </a:lnTo>
                                      <a:lnTo>
                                        <a:pt x="57" y="53"/>
                                      </a:lnTo>
                                      <a:lnTo>
                                        <a:pt x="71" y="42"/>
                                      </a:lnTo>
                                      <a:lnTo>
                                        <a:pt x="84" y="31"/>
                                      </a:lnTo>
                                      <a:lnTo>
                                        <a:pt x="101" y="21"/>
                                      </a:lnTo>
                                      <a:lnTo>
                                        <a:pt x="118" y="15"/>
                                      </a:lnTo>
                                      <a:lnTo>
                                        <a:pt x="135" y="8"/>
                                      </a:lnTo>
                                      <a:lnTo>
                                        <a:pt x="153" y="4"/>
                                      </a:lnTo>
                                      <a:lnTo>
                                        <a:pt x="172" y="0"/>
                                      </a:lnTo>
                                      <a:lnTo>
                                        <a:pt x="19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3" name="Freeform 46"/>
                              <wps:cNvSpPr>
                                <a:spLocks/>
                              </wps:cNvSpPr>
                              <wps:spPr bwMode="auto">
                                <a:xfrm>
                                  <a:off x="510" y="2167"/>
                                  <a:ext cx="210" cy="117"/>
                                </a:xfrm>
                                <a:custGeom>
                                  <a:avLst/>
                                  <a:gdLst>
                                    <a:gd name="T0" fmla="*/ 20 w 210"/>
                                    <a:gd name="T1" fmla="*/ 0 h 117"/>
                                    <a:gd name="T2" fmla="*/ 190 w 210"/>
                                    <a:gd name="T3" fmla="*/ 0 h 117"/>
                                    <a:gd name="T4" fmla="*/ 194 w 210"/>
                                    <a:gd name="T5" fmla="*/ 0 h 117"/>
                                    <a:gd name="T6" fmla="*/ 199 w 210"/>
                                    <a:gd name="T7" fmla="*/ 2 h 117"/>
                                    <a:gd name="T8" fmla="*/ 202 w 210"/>
                                    <a:gd name="T9" fmla="*/ 3 h 117"/>
                                    <a:gd name="T10" fmla="*/ 205 w 210"/>
                                    <a:gd name="T11" fmla="*/ 6 h 117"/>
                                    <a:gd name="T12" fmla="*/ 207 w 210"/>
                                    <a:gd name="T13" fmla="*/ 10 h 117"/>
                                    <a:gd name="T14" fmla="*/ 209 w 210"/>
                                    <a:gd name="T15" fmla="*/ 13 h 117"/>
                                    <a:gd name="T16" fmla="*/ 210 w 210"/>
                                    <a:gd name="T17" fmla="*/ 16 h 117"/>
                                    <a:gd name="T18" fmla="*/ 210 w 210"/>
                                    <a:gd name="T19" fmla="*/ 19 h 117"/>
                                    <a:gd name="T20" fmla="*/ 210 w 210"/>
                                    <a:gd name="T21" fmla="*/ 98 h 117"/>
                                    <a:gd name="T22" fmla="*/ 210 w 210"/>
                                    <a:gd name="T23" fmla="*/ 101 h 117"/>
                                    <a:gd name="T24" fmla="*/ 209 w 210"/>
                                    <a:gd name="T25" fmla="*/ 105 h 117"/>
                                    <a:gd name="T26" fmla="*/ 207 w 210"/>
                                    <a:gd name="T27" fmla="*/ 108 h 117"/>
                                    <a:gd name="T28" fmla="*/ 205 w 210"/>
                                    <a:gd name="T29" fmla="*/ 111 h 117"/>
                                    <a:gd name="T30" fmla="*/ 202 w 210"/>
                                    <a:gd name="T31" fmla="*/ 114 h 117"/>
                                    <a:gd name="T32" fmla="*/ 199 w 210"/>
                                    <a:gd name="T33" fmla="*/ 116 h 117"/>
                                    <a:gd name="T34" fmla="*/ 194 w 210"/>
                                    <a:gd name="T35" fmla="*/ 117 h 117"/>
                                    <a:gd name="T36" fmla="*/ 190 w 210"/>
                                    <a:gd name="T37" fmla="*/ 117 h 117"/>
                                    <a:gd name="T38" fmla="*/ 20 w 210"/>
                                    <a:gd name="T39" fmla="*/ 117 h 117"/>
                                    <a:gd name="T40" fmla="*/ 15 w 210"/>
                                    <a:gd name="T41" fmla="*/ 117 h 117"/>
                                    <a:gd name="T42" fmla="*/ 11 w 210"/>
                                    <a:gd name="T43" fmla="*/ 116 h 117"/>
                                    <a:gd name="T44" fmla="*/ 8 w 210"/>
                                    <a:gd name="T45" fmla="*/ 114 h 117"/>
                                    <a:gd name="T46" fmla="*/ 5 w 210"/>
                                    <a:gd name="T47" fmla="*/ 111 h 117"/>
                                    <a:gd name="T48" fmla="*/ 3 w 210"/>
                                    <a:gd name="T49" fmla="*/ 108 h 117"/>
                                    <a:gd name="T50" fmla="*/ 1 w 210"/>
                                    <a:gd name="T51" fmla="*/ 105 h 117"/>
                                    <a:gd name="T52" fmla="*/ 0 w 210"/>
                                    <a:gd name="T53" fmla="*/ 101 h 117"/>
                                    <a:gd name="T54" fmla="*/ 0 w 210"/>
                                    <a:gd name="T55" fmla="*/ 98 h 117"/>
                                    <a:gd name="T56" fmla="*/ 0 w 210"/>
                                    <a:gd name="T57" fmla="*/ 19 h 117"/>
                                    <a:gd name="T58" fmla="*/ 0 w 210"/>
                                    <a:gd name="T59" fmla="*/ 16 h 117"/>
                                    <a:gd name="T60" fmla="*/ 1 w 210"/>
                                    <a:gd name="T61" fmla="*/ 13 h 117"/>
                                    <a:gd name="T62" fmla="*/ 3 w 210"/>
                                    <a:gd name="T63" fmla="*/ 10 h 117"/>
                                    <a:gd name="T64" fmla="*/ 5 w 210"/>
                                    <a:gd name="T65" fmla="*/ 6 h 117"/>
                                    <a:gd name="T66" fmla="*/ 8 w 210"/>
                                    <a:gd name="T67" fmla="*/ 3 h 117"/>
                                    <a:gd name="T68" fmla="*/ 11 w 210"/>
                                    <a:gd name="T69" fmla="*/ 2 h 117"/>
                                    <a:gd name="T70" fmla="*/ 15 w 210"/>
                                    <a:gd name="T71" fmla="*/ 0 h 117"/>
                                    <a:gd name="T72" fmla="*/ 20 w 210"/>
                                    <a:gd name="T73"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10" h="117">
                                      <a:moveTo>
                                        <a:pt x="20" y="0"/>
                                      </a:moveTo>
                                      <a:lnTo>
                                        <a:pt x="190" y="0"/>
                                      </a:lnTo>
                                      <a:lnTo>
                                        <a:pt x="194" y="0"/>
                                      </a:lnTo>
                                      <a:lnTo>
                                        <a:pt x="199" y="2"/>
                                      </a:lnTo>
                                      <a:lnTo>
                                        <a:pt x="202" y="3"/>
                                      </a:lnTo>
                                      <a:lnTo>
                                        <a:pt x="205" y="6"/>
                                      </a:lnTo>
                                      <a:lnTo>
                                        <a:pt x="207" y="10"/>
                                      </a:lnTo>
                                      <a:lnTo>
                                        <a:pt x="209" y="13"/>
                                      </a:lnTo>
                                      <a:lnTo>
                                        <a:pt x="210" y="16"/>
                                      </a:lnTo>
                                      <a:lnTo>
                                        <a:pt x="210" y="19"/>
                                      </a:lnTo>
                                      <a:lnTo>
                                        <a:pt x="210" y="98"/>
                                      </a:lnTo>
                                      <a:lnTo>
                                        <a:pt x="210" y="101"/>
                                      </a:lnTo>
                                      <a:lnTo>
                                        <a:pt x="209" y="105"/>
                                      </a:lnTo>
                                      <a:lnTo>
                                        <a:pt x="207" y="108"/>
                                      </a:lnTo>
                                      <a:lnTo>
                                        <a:pt x="205" y="111"/>
                                      </a:lnTo>
                                      <a:lnTo>
                                        <a:pt x="202" y="114"/>
                                      </a:lnTo>
                                      <a:lnTo>
                                        <a:pt x="199" y="116"/>
                                      </a:lnTo>
                                      <a:lnTo>
                                        <a:pt x="194" y="117"/>
                                      </a:lnTo>
                                      <a:lnTo>
                                        <a:pt x="190" y="117"/>
                                      </a:lnTo>
                                      <a:lnTo>
                                        <a:pt x="20" y="117"/>
                                      </a:lnTo>
                                      <a:lnTo>
                                        <a:pt x="15" y="117"/>
                                      </a:lnTo>
                                      <a:lnTo>
                                        <a:pt x="11" y="116"/>
                                      </a:lnTo>
                                      <a:lnTo>
                                        <a:pt x="8" y="114"/>
                                      </a:lnTo>
                                      <a:lnTo>
                                        <a:pt x="5" y="111"/>
                                      </a:lnTo>
                                      <a:lnTo>
                                        <a:pt x="3" y="108"/>
                                      </a:lnTo>
                                      <a:lnTo>
                                        <a:pt x="1" y="105"/>
                                      </a:lnTo>
                                      <a:lnTo>
                                        <a:pt x="0" y="101"/>
                                      </a:lnTo>
                                      <a:lnTo>
                                        <a:pt x="0" y="98"/>
                                      </a:lnTo>
                                      <a:lnTo>
                                        <a:pt x="0" y="19"/>
                                      </a:lnTo>
                                      <a:lnTo>
                                        <a:pt x="0" y="16"/>
                                      </a:lnTo>
                                      <a:lnTo>
                                        <a:pt x="1" y="13"/>
                                      </a:lnTo>
                                      <a:lnTo>
                                        <a:pt x="3" y="10"/>
                                      </a:lnTo>
                                      <a:lnTo>
                                        <a:pt x="5" y="6"/>
                                      </a:lnTo>
                                      <a:lnTo>
                                        <a:pt x="8" y="3"/>
                                      </a:lnTo>
                                      <a:lnTo>
                                        <a:pt x="11" y="2"/>
                                      </a:lnTo>
                                      <a:lnTo>
                                        <a:pt x="15" y="0"/>
                                      </a:lnTo>
                                      <a:lnTo>
                                        <a:pt x="20" y="0"/>
                                      </a:lnTo>
                                      <a:close/>
                                    </a:path>
                                  </a:pathLst>
                                </a:custGeom>
                                <a:solidFill>
                                  <a:srgbClr val="CFD2E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4" name="Rectangle 47"/>
                              <wps:cNvSpPr>
                                <a:spLocks noChangeArrowheads="1"/>
                              </wps:cNvSpPr>
                              <wps:spPr bwMode="auto">
                                <a:xfrm>
                                  <a:off x="547" y="2188"/>
                                  <a:ext cx="140" cy="74"/>
                                </a:xfrm>
                                <a:prstGeom prst="rect">
                                  <a:avLst/>
                                </a:prstGeom>
                                <a:solidFill>
                                  <a:srgbClr val="878D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 name="Rectangle 48"/>
                              <wps:cNvSpPr>
                                <a:spLocks noChangeArrowheads="1"/>
                              </wps:cNvSpPr>
                              <wps:spPr bwMode="auto">
                                <a:xfrm>
                                  <a:off x="547" y="2188"/>
                                  <a:ext cx="140" cy="74"/>
                                </a:xfrm>
                                <a:prstGeom prst="rect">
                                  <a:avLst/>
                                </a:prstGeom>
                                <a:noFill/>
                                <a:ln w="317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6" name="Freeform 49"/>
                              <wps:cNvSpPr>
                                <a:spLocks/>
                              </wps:cNvSpPr>
                              <wps:spPr bwMode="auto">
                                <a:xfrm>
                                  <a:off x="479" y="2126"/>
                                  <a:ext cx="64" cy="57"/>
                                </a:xfrm>
                                <a:custGeom>
                                  <a:avLst/>
                                  <a:gdLst>
                                    <a:gd name="T0" fmla="*/ 44 w 64"/>
                                    <a:gd name="T1" fmla="*/ 0 h 57"/>
                                    <a:gd name="T2" fmla="*/ 44 w 64"/>
                                    <a:gd name="T3" fmla="*/ 0 h 57"/>
                                    <a:gd name="T4" fmla="*/ 52 w 64"/>
                                    <a:gd name="T5" fmla="*/ 0 h 57"/>
                                    <a:gd name="T6" fmla="*/ 52 w 64"/>
                                    <a:gd name="T7" fmla="*/ 8 h 57"/>
                                    <a:gd name="T8" fmla="*/ 46 w 64"/>
                                    <a:gd name="T9" fmla="*/ 8 h 57"/>
                                    <a:gd name="T10" fmla="*/ 59 w 64"/>
                                    <a:gd name="T11" fmla="*/ 49 h 57"/>
                                    <a:gd name="T12" fmla="*/ 64 w 64"/>
                                    <a:gd name="T13" fmla="*/ 49 h 57"/>
                                    <a:gd name="T14" fmla="*/ 64 w 64"/>
                                    <a:gd name="T15" fmla="*/ 57 h 57"/>
                                    <a:gd name="T16" fmla="*/ 0 w 64"/>
                                    <a:gd name="T17" fmla="*/ 57 h 57"/>
                                    <a:gd name="T18" fmla="*/ 0 w 64"/>
                                    <a:gd name="T19" fmla="*/ 49 h 57"/>
                                    <a:gd name="T20" fmla="*/ 5 w 64"/>
                                    <a:gd name="T21" fmla="*/ 49 h 57"/>
                                    <a:gd name="T22" fmla="*/ 19 w 64"/>
                                    <a:gd name="T23" fmla="*/ 8 h 57"/>
                                    <a:gd name="T24" fmla="*/ 14 w 64"/>
                                    <a:gd name="T25" fmla="*/ 8 h 57"/>
                                    <a:gd name="T26" fmla="*/ 14 w 64"/>
                                    <a:gd name="T27" fmla="*/ 0 h 57"/>
                                    <a:gd name="T28" fmla="*/ 20 w 64"/>
                                    <a:gd name="T29" fmla="*/ 0 h 57"/>
                                    <a:gd name="T30" fmla="*/ 20 w 64"/>
                                    <a:gd name="T31" fmla="*/ 0 h 57"/>
                                    <a:gd name="T32" fmla="*/ 44 w 64"/>
                                    <a:gd name="T33"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4" h="57">
                                      <a:moveTo>
                                        <a:pt x="44" y="0"/>
                                      </a:moveTo>
                                      <a:lnTo>
                                        <a:pt x="44" y="0"/>
                                      </a:lnTo>
                                      <a:lnTo>
                                        <a:pt x="52" y="0"/>
                                      </a:lnTo>
                                      <a:lnTo>
                                        <a:pt x="52" y="8"/>
                                      </a:lnTo>
                                      <a:lnTo>
                                        <a:pt x="46" y="8"/>
                                      </a:lnTo>
                                      <a:lnTo>
                                        <a:pt x="59" y="49"/>
                                      </a:lnTo>
                                      <a:lnTo>
                                        <a:pt x="64" y="49"/>
                                      </a:lnTo>
                                      <a:lnTo>
                                        <a:pt x="64" y="57"/>
                                      </a:lnTo>
                                      <a:lnTo>
                                        <a:pt x="0" y="57"/>
                                      </a:lnTo>
                                      <a:lnTo>
                                        <a:pt x="0" y="49"/>
                                      </a:lnTo>
                                      <a:lnTo>
                                        <a:pt x="5" y="49"/>
                                      </a:lnTo>
                                      <a:lnTo>
                                        <a:pt x="19" y="8"/>
                                      </a:lnTo>
                                      <a:lnTo>
                                        <a:pt x="14" y="8"/>
                                      </a:lnTo>
                                      <a:lnTo>
                                        <a:pt x="14" y="0"/>
                                      </a:lnTo>
                                      <a:lnTo>
                                        <a:pt x="20" y="0"/>
                                      </a:lnTo>
                                      <a:lnTo>
                                        <a:pt x="44"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7" name="Rectangle 50"/>
                              <wps:cNvSpPr>
                                <a:spLocks noChangeArrowheads="1"/>
                              </wps:cNvSpPr>
                              <wps:spPr bwMode="auto">
                                <a:xfrm>
                                  <a:off x="525" y="2183"/>
                                  <a:ext cx="3" cy="36"/>
                                </a:xfrm>
                                <a:prstGeom prst="rect">
                                  <a:avLst/>
                                </a:prstGeom>
                                <a:solidFill>
                                  <a:srgbClr val="2A40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8" name="Rectangle 51"/>
                              <wps:cNvSpPr>
                                <a:spLocks noChangeArrowheads="1"/>
                              </wps:cNvSpPr>
                              <wps:spPr bwMode="auto">
                                <a:xfrm>
                                  <a:off x="494" y="2183"/>
                                  <a:ext cx="4" cy="36"/>
                                </a:xfrm>
                                <a:prstGeom prst="rect">
                                  <a:avLst/>
                                </a:prstGeom>
                                <a:solidFill>
                                  <a:srgbClr val="2A40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9" name="Rectangle 52"/>
                              <wps:cNvSpPr>
                                <a:spLocks noChangeArrowheads="1"/>
                              </wps:cNvSpPr>
                              <wps:spPr bwMode="auto">
                                <a:xfrm>
                                  <a:off x="510" y="2009"/>
                                  <a:ext cx="3" cy="117"/>
                                </a:xfrm>
                                <a:prstGeom prst="rect">
                                  <a:avLst/>
                                </a:prstGeom>
                                <a:solidFill>
                                  <a:srgbClr val="0C3D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0" name="Freeform 53"/>
                              <wps:cNvSpPr>
                                <a:spLocks noEditPoints="1"/>
                              </wps:cNvSpPr>
                              <wps:spPr bwMode="auto">
                                <a:xfrm>
                                  <a:off x="378" y="1976"/>
                                  <a:ext cx="427" cy="400"/>
                                </a:xfrm>
                                <a:custGeom>
                                  <a:avLst/>
                                  <a:gdLst>
                                    <a:gd name="T0" fmla="*/ 256 w 427"/>
                                    <a:gd name="T1" fmla="*/ 4 h 400"/>
                                    <a:gd name="T2" fmla="*/ 315 w 427"/>
                                    <a:gd name="T3" fmla="*/ 23 h 400"/>
                                    <a:gd name="T4" fmla="*/ 364 w 427"/>
                                    <a:gd name="T5" fmla="*/ 58 h 400"/>
                                    <a:gd name="T6" fmla="*/ 401 w 427"/>
                                    <a:gd name="T7" fmla="*/ 104 h 400"/>
                                    <a:gd name="T8" fmla="*/ 423 w 427"/>
                                    <a:gd name="T9" fmla="*/ 159 h 400"/>
                                    <a:gd name="T10" fmla="*/ 427 w 427"/>
                                    <a:gd name="T11" fmla="*/ 220 h 400"/>
                                    <a:gd name="T12" fmla="*/ 410 w 427"/>
                                    <a:gd name="T13" fmla="*/ 278 h 400"/>
                                    <a:gd name="T14" fmla="*/ 378 w 427"/>
                                    <a:gd name="T15" fmla="*/ 327 h 400"/>
                                    <a:gd name="T16" fmla="*/ 334 w 427"/>
                                    <a:gd name="T17" fmla="*/ 365 h 400"/>
                                    <a:gd name="T18" fmla="*/ 277 w 427"/>
                                    <a:gd name="T19" fmla="*/ 391 h 400"/>
                                    <a:gd name="T20" fmla="*/ 214 w 427"/>
                                    <a:gd name="T21" fmla="*/ 400 h 400"/>
                                    <a:gd name="T22" fmla="*/ 150 w 427"/>
                                    <a:gd name="T23" fmla="*/ 391 h 400"/>
                                    <a:gd name="T24" fmla="*/ 94 w 427"/>
                                    <a:gd name="T25" fmla="*/ 365 h 400"/>
                                    <a:gd name="T26" fmla="*/ 49 w 427"/>
                                    <a:gd name="T27" fmla="*/ 327 h 400"/>
                                    <a:gd name="T28" fmla="*/ 17 w 427"/>
                                    <a:gd name="T29" fmla="*/ 278 h 400"/>
                                    <a:gd name="T30" fmla="*/ 2 w 427"/>
                                    <a:gd name="T31" fmla="*/ 220 h 400"/>
                                    <a:gd name="T32" fmla="*/ 5 w 427"/>
                                    <a:gd name="T33" fmla="*/ 159 h 400"/>
                                    <a:gd name="T34" fmla="*/ 27 w 427"/>
                                    <a:gd name="T35" fmla="*/ 104 h 400"/>
                                    <a:gd name="T36" fmla="*/ 62 w 427"/>
                                    <a:gd name="T37" fmla="*/ 58 h 400"/>
                                    <a:gd name="T38" fmla="*/ 113 w 427"/>
                                    <a:gd name="T39" fmla="*/ 23 h 400"/>
                                    <a:gd name="T40" fmla="*/ 170 w 427"/>
                                    <a:gd name="T41" fmla="*/ 4 h 400"/>
                                    <a:gd name="T42" fmla="*/ 214 w 427"/>
                                    <a:gd name="T43" fmla="*/ 34 h 400"/>
                                    <a:gd name="T44" fmla="*/ 266 w 427"/>
                                    <a:gd name="T45" fmla="*/ 42 h 400"/>
                                    <a:gd name="T46" fmla="*/ 312 w 427"/>
                                    <a:gd name="T47" fmla="*/ 63 h 400"/>
                                    <a:gd name="T48" fmla="*/ 349 w 427"/>
                                    <a:gd name="T49" fmla="*/ 95 h 400"/>
                                    <a:gd name="T50" fmla="*/ 376 w 427"/>
                                    <a:gd name="T51" fmla="*/ 136 h 400"/>
                                    <a:gd name="T52" fmla="*/ 390 w 427"/>
                                    <a:gd name="T53" fmla="*/ 183 h 400"/>
                                    <a:gd name="T54" fmla="*/ 386 w 427"/>
                                    <a:gd name="T55" fmla="*/ 232 h 400"/>
                                    <a:gd name="T56" fmla="*/ 369 w 427"/>
                                    <a:gd name="T57" fmla="*/ 278 h 400"/>
                                    <a:gd name="T58" fmla="*/ 339 w 427"/>
                                    <a:gd name="T59" fmla="*/ 316 h 400"/>
                                    <a:gd name="T60" fmla="*/ 299 w 427"/>
                                    <a:gd name="T61" fmla="*/ 345 h 400"/>
                                    <a:gd name="T62" fmla="*/ 250 w 427"/>
                                    <a:gd name="T63" fmla="*/ 362 h 400"/>
                                    <a:gd name="T64" fmla="*/ 196 w 427"/>
                                    <a:gd name="T65" fmla="*/ 364 h 400"/>
                                    <a:gd name="T66" fmla="*/ 145 w 427"/>
                                    <a:gd name="T67" fmla="*/ 353 h 400"/>
                                    <a:gd name="T68" fmla="*/ 103 w 427"/>
                                    <a:gd name="T69" fmla="*/ 327 h 400"/>
                                    <a:gd name="T70" fmla="*/ 67 w 427"/>
                                    <a:gd name="T71" fmla="*/ 292 h 400"/>
                                    <a:gd name="T72" fmla="*/ 45 w 427"/>
                                    <a:gd name="T73" fmla="*/ 248 h 400"/>
                                    <a:gd name="T74" fmla="*/ 39 w 427"/>
                                    <a:gd name="T75" fmla="*/ 199 h 400"/>
                                    <a:gd name="T76" fmla="*/ 45 w 427"/>
                                    <a:gd name="T77" fmla="*/ 150 h 400"/>
                                    <a:gd name="T78" fmla="*/ 67 w 427"/>
                                    <a:gd name="T79" fmla="*/ 107 h 400"/>
                                    <a:gd name="T80" fmla="*/ 103 w 427"/>
                                    <a:gd name="T81" fmla="*/ 72 h 400"/>
                                    <a:gd name="T82" fmla="*/ 145 w 427"/>
                                    <a:gd name="T83" fmla="*/ 47 h 400"/>
                                    <a:gd name="T84" fmla="*/ 196 w 427"/>
                                    <a:gd name="T85" fmla="*/ 36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0">
                                      <a:moveTo>
                                        <a:pt x="214" y="0"/>
                                      </a:moveTo>
                                      <a:lnTo>
                                        <a:pt x="236" y="1"/>
                                      </a:lnTo>
                                      <a:lnTo>
                                        <a:pt x="256" y="4"/>
                                      </a:lnTo>
                                      <a:lnTo>
                                        <a:pt x="277" y="9"/>
                                      </a:lnTo>
                                      <a:lnTo>
                                        <a:pt x="297" y="15"/>
                                      </a:lnTo>
                                      <a:lnTo>
                                        <a:pt x="315" y="23"/>
                                      </a:lnTo>
                                      <a:lnTo>
                                        <a:pt x="334" y="34"/>
                                      </a:lnTo>
                                      <a:lnTo>
                                        <a:pt x="349" y="45"/>
                                      </a:lnTo>
                                      <a:lnTo>
                                        <a:pt x="364" y="58"/>
                                      </a:lnTo>
                                      <a:lnTo>
                                        <a:pt x="378" y="72"/>
                                      </a:lnTo>
                                      <a:lnTo>
                                        <a:pt x="391" y="88"/>
                                      </a:lnTo>
                                      <a:lnTo>
                                        <a:pt x="401" y="104"/>
                                      </a:lnTo>
                                      <a:lnTo>
                                        <a:pt x="410" y="121"/>
                                      </a:lnTo>
                                      <a:lnTo>
                                        <a:pt x="418" y="140"/>
                                      </a:lnTo>
                                      <a:lnTo>
                                        <a:pt x="423" y="159"/>
                                      </a:lnTo>
                                      <a:lnTo>
                                        <a:pt x="427" y="180"/>
                                      </a:lnTo>
                                      <a:lnTo>
                                        <a:pt x="427" y="199"/>
                                      </a:lnTo>
                                      <a:lnTo>
                                        <a:pt x="427" y="220"/>
                                      </a:lnTo>
                                      <a:lnTo>
                                        <a:pt x="423" y="240"/>
                                      </a:lnTo>
                                      <a:lnTo>
                                        <a:pt x="418" y="259"/>
                                      </a:lnTo>
                                      <a:lnTo>
                                        <a:pt x="410" y="278"/>
                                      </a:lnTo>
                                      <a:lnTo>
                                        <a:pt x="401" y="296"/>
                                      </a:lnTo>
                                      <a:lnTo>
                                        <a:pt x="391" y="311"/>
                                      </a:lnTo>
                                      <a:lnTo>
                                        <a:pt x="378" y="327"/>
                                      </a:lnTo>
                                      <a:lnTo>
                                        <a:pt x="364" y="342"/>
                                      </a:lnTo>
                                      <a:lnTo>
                                        <a:pt x="349" y="354"/>
                                      </a:lnTo>
                                      <a:lnTo>
                                        <a:pt x="334" y="365"/>
                                      </a:lnTo>
                                      <a:lnTo>
                                        <a:pt x="315" y="376"/>
                                      </a:lnTo>
                                      <a:lnTo>
                                        <a:pt x="297" y="384"/>
                                      </a:lnTo>
                                      <a:lnTo>
                                        <a:pt x="277" y="391"/>
                                      </a:lnTo>
                                      <a:lnTo>
                                        <a:pt x="256" y="395"/>
                                      </a:lnTo>
                                      <a:lnTo>
                                        <a:pt x="236" y="398"/>
                                      </a:lnTo>
                                      <a:lnTo>
                                        <a:pt x="214" y="400"/>
                                      </a:lnTo>
                                      <a:lnTo>
                                        <a:pt x="192" y="398"/>
                                      </a:lnTo>
                                      <a:lnTo>
                                        <a:pt x="170" y="395"/>
                                      </a:lnTo>
                                      <a:lnTo>
                                        <a:pt x="150" y="391"/>
                                      </a:lnTo>
                                      <a:lnTo>
                                        <a:pt x="132" y="384"/>
                                      </a:lnTo>
                                      <a:lnTo>
                                        <a:pt x="113" y="376"/>
                                      </a:lnTo>
                                      <a:lnTo>
                                        <a:pt x="94" y="365"/>
                                      </a:lnTo>
                                      <a:lnTo>
                                        <a:pt x="78" y="354"/>
                                      </a:lnTo>
                                      <a:lnTo>
                                        <a:pt x="62" y="342"/>
                                      </a:lnTo>
                                      <a:lnTo>
                                        <a:pt x="49" y="327"/>
                                      </a:lnTo>
                                      <a:lnTo>
                                        <a:pt x="37" y="311"/>
                                      </a:lnTo>
                                      <a:lnTo>
                                        <a:pt x="27" y="296"/>
                                      </a:lnTo>
                                      <a:lnTo>
                                        <a:pt x="17" y="278"/>
                                      </a:lnTo>
                                      <a:lnTo>
                                        <a:pt x="10" y="259"/>
                                      </a:lnTo>
                                      <a:lnTo>
                                        <a:pt x="5" y="240"/>
                                      </a:lnTo>
                                      <a:lnTo>
                                        <a:pt x="2" y="220"/>
                                      </a:lnTo>
                                      <a:lnTo>
                                        <a:pt x="0" y="199"/>
                                      </a:lnTo>
                                      <a:lnTo>
                                        <a:pt x="2" y="180"/>
                                      </a:lnTo>
                                      <a:lnTo>
                                        <a:pt x="5" y="159"/>
                                      </a:lnTo>
                                      <a:lnTo>
                                        <a:pt x="10" y="140"/>
                                      </a:lnTo>
                                      <a:lnTo>
                                        <a:pt x="17" y="121"/>
                                      </a:lnTo>
                                      <a:lnTo>
                                        <a:pt x="27" y="104"/>
                                      </a:lnTo>
                                      <a:lnTo>
                                        <a:pt x="37" y="88"/>
                                      </a:lnTo>
                                      <a:lnTo>
                                        <a:pt x="49" y="72"/>
                                      </a:lnTo>
                                      <a:lnTo>
                                        <a:pt x="62" y="58"/>
                                      </a:lnTo>
                                      <a:lnTo>
                                        <a:pt x="78" y="45"/>
                                      </a:lnTo>
                                      <a:lnTo>
                                        <a:pt x="94" y="34"/>
                                      </a:lnTo>
                                      <a:lnTo>
                                        <a:pt x="113" y="23"/>
                                      </a:lnTo>
                                      <a:lnTo>
                                        <a:pt x="132" y="15"/>
                                      </a:lnTo>
                                      <a:lnTo>
                                        <a:pt x="150" y="9"/>
                                      </a:lnTo>
                                      <a:lnTo>
                                        <a:pt x="170" y="4"/>
                                      </a:lnTo>
                                      <a:lnTo>
                                        <a:pt x="192" y="1"/>
                                      </a:lnTo>
                                      <a:lnTo>
                                        <a:pt x="214" y="0"/>
                                      </a:lnTo>
                                      <a:close/>
                                      <a:moveTo>
                                        <a:pt x="214" y="34"/>
                                      </a:moveTo>
                                      <a:lnTo>
                                        <a:pt x="233" y="36"/>
                                      </a:lnTo>
                                      <a:lnTo>
                                        <a:pt x="250" y="38"/>
                                      </a:lnTo>
                                      <a:lnTo>
                                        <a:pt x="266" y="42"/>
                                      </a:lnTo>
                                      <a:lnTo>
                                        <a:pt x="282" y="47"/>
                                      </a:lnTo>
                                      <a:lnTo>
                                        <a:pt x="299" y="55"/>
                                      </a:lnTo>
                                      <a:lnTo>
                                        <a:pt x="312" y="63"/>
                                      </a:lnTo>
                                      <a:lnTo>
                                        <a:pt x="326" y="72"/>
                                      </a:lnTo>
                                      <a:lnTo>
                                        <a:pt x="339" y="83"/>
                                      </a:lnTo>
                                      <a:lnTo>
                                        <a:pt x="349" y="95"/>
                                      </a:lnTo>
                                      <a:lnTo>
                                        <a:pt x="359" y="107"/>
                                      </a:lnTo>
                                      <a:lnTo>
                                        <a:pt x="369" y="121"/>
                                      </a:lnTo>
                                      <a:lnTo>
                                        <a:pt x="376" y="136"/>
                                      </a:lnTo>
                                      <a:lnTo>
                                        <a:pt x="383" y="150"/>
                                      </a:lnTo>
                                      <a:lnTo>
                                        <a:pt x="386" y="166"/>
                                      </a:lnTo>
                                      <a:lnTo>
                                        <a:pt x="390" y="183"/>
                                      </a:lnTo>
                                      <a:lnTo>
                                        <a:pt x="390" y="199"/>
                                      </a:lnTo>
                                      <a:lnTo>
                                        <a:pt x="390" y="216"/>
                                      </a:lnTo>
                                      <a:lnTo>
                                        <a:pt x="386" y="232"/>
                                      </a:lnTo>
                                      <a:lnTo>
                                        <a:pt x="383" y="248"/>
                                      </a:lnTo>
                                      <a:lnTo>
                                        <a:pt x="376" y="264"/>
                                      </a:lnTo>
                                      <a:lnTo>
                                        <a:pt x="369" y="278"/>
                                      </a:lnTo>
                                      <a:lnTo>
                                        <a:pt x="359" y="292"/>
                                      </a:lnTo>
                                      <a:lnTo>
                                        <a:pt x="349" y="305"/>
                                      </a:lnTo>
                                      <a:lnTo>
                                        <a:pt x="339" y="316"/>
                                      </a:lnTo>
                                      <a:lnTo>
                                        <a:pt x="326" y="327"/>
                                      </a:lnTo>
                                      <a:lnTo>
                                        <a:pt x="312" y="337"/>
                                      </a:lnTo>
                                      <a:lnTo>
                                        <a:pt x="299" y="345"/>
                                      </a:lnTo>
                                      <a:lnTo>
                                        <a:pt x="282" y="353"/>
                                      </a:lnTo>
                                      <a:lnTo>
                                        <a:pt x="266" y="357"/>
                                      </a:lnTo>
                                      <a:lnTo>
                                        <a:pt x="250" y="362"/>
                                      </a:lnTo>
                                      <a:lnTo>
                                        <a:pt x="233" y="364"/>
                                      </a:lnTo>
                                      <a:lnTo>
                                        <a:pt x="214" y="365"/>
                                      </a:lnTo>
                                      <a:lnTo>
                                        <a:pt x="196" y="364"/>
                                      </a:lnTo>
                                      <a:lnTo>
                                        <a:pt x="179" y="362"/>
                                      </a:lnTo>
                                      <a:lnTo>
                                        <a:pt x="162" y="357"/>
                                      </a:lnTo>
                                      <a:lnTo>
                                        <a:pt x="145" y="353"/>
                                      </a:lnTo>
                                      <a:lnTo>
                                        <a:pt x="130" y="345"/>
                                      </a:lnTo>
                                      <a:lnTo>
                                        <a:pt x="116" y="337"/>
                                      </a:lnTo>
                                      <a:lnTo>
                                        <a:pt x="103" y="327"/>
                                      </a:lnTo>
                                      <a:lnTo>
                                        <a:pt x="89" y="316"/>
                                      </a:lnTo>
                                      <a:lnTo>
                                        <a:pt x="78" y="305"/>
                                      </a:lnTo>
                                      <a:lnTo>
                                        <a:pt x="67" y="292"/>
                                      </a:lnTo>
                                      <a:lnTo>
                                        <a:pt x="59" y="278"/>
                                      </a:lnTo>
                                      <a:lnTo>
                                        <a:pt x="52" y="264"/>
                                      </a:lnTo>
                                      <a:lnTo>
                                        <a:pt x="45" y="248"/>
                                      </a:lnTo>
                                      <a:lnTo>
                                        <a:pt x="42" y="232"/>
                                      </a:lnTo>
                                      <a:lnTo>
                                        <a:pt x="39" y="216"/>
                                      </a:lnTo>
                                      <a:lnTo>
                                        <a:pt x="39" y="199"/>
                                      </a:lnTo>
                                      <a:lnTo>
                                        <a:pt x="39" y="183"/>
                                      </a:lnTo>
                                      <a:lnTo>
                                        <a:pt x="42" y="166"/>
                                      </a:lnTo>
                                      <a:lnTo>
                                        <a:pt x="45" y="150"/>
                                      </a:lnTo>
                                      <a:lnTo>
                                        <a:pt x="52" y="136"/>
                                      </a:lnTo>
                                      <a:lnTo>
                                        <a:pt x="59" y="121"/>
                                      </a:lnTo>
                                      <a:lnTo>
                                        <a:pt x="67" y="107"/>
                                      </a:lnTo>
                                      <a:lnTo>
                                        <a:pt x="78" y="95"/>
                                      </a:lnTo>
                                      <a:lnTo>
                                        <a:pt x="89" y="83"/>
                                      </a:lnTo>
                                      <a:lnTo>
                                        <a:pt x="103" y="72"/>
                                      </a:lnTo>
                                      <a:lnTo>
                                        <a:pt x="116" y="63"/>
                                      </a:lnTo>
                                      <a:lnTo>
                                        <a:pt x="130" y="55"/>
                                      </a:lnTo>
                                      <a:lnTo>
                                        <a:pt x="145" y="47"/>
                                      </a:lnTo>
                                      <a:lnTo>
                                        <a:pt x="162" y="42"/>
                                      </a:lnTo>
                                      <a:lnTo>
                                        <a:pt x="179" y="38"/>
                                      </a:lnTo>
                                      <a:lnTo>
                                        <a:pt x="196" y="36"/>
                                      </a:lnTo>
                                      <a:lnTo>
                                        <a:pt x="214" y="34"/>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1" name="Rectangle 54"/>
                              <wps:cNvSpPr>
                                <a:spLocks noChangeArrowheads="1"/>
                              </wps:cNvSpPr>
                              <wps:spPr bwMode="auto">
                                <a:xfrm>
                                  <a:off x="567" y="2210"/>
                                  <a:ext cx="18" cy="3"/>
                                </a:xfrm>
                                <a:prstGeom prst="rect">
                                  <a:avLst/>
                                </a:prstGeom>
                                <a:solidFill>
                                  <a:srgbClr val="2A40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2" name="Rectangle 55"/>
                              <wps:cNvSpPr>
                                <a:spLocks noChangeArrowheads="1"/>
                              </wps:cNvSpPr>
                              <wps:spPr bwMode="auto">
                                <a:xfrm>
                                  <a:off x="567" y="2238"/>
                                  <a:ext cx="18" cy="4"/>
                                </a:xfrm>
                                <a:prstGeom prst="rect">
                                  <a:avLst/>
                                </a:prstGeom>
                                <a:solidFill>
                                  <a:srgbClr val="2A40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3" name="Rectangle 56"/>
                              <wps:cNvSpPr>
                                <a:spLocks noChangeArrowheads="1"/>
                              </wps:cNvSpPr>
                              <wps:spPr bwMode="auto">
                                <a:xfrm>
                                  <a:off x="643" y="2210"/>
                                  <a:ext cx="20" cy="3"/>
                                </a:xfrm>
                                <a:prstGeom prst="rect">
                                  <a:avLst/>
                                </a:prstGeom>
                                <a:solidFill>
                                  <a:srgbClr val="2A40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4" name="Rectangle 57"/>
                              <wps:cNvSpPr>
                                <a:spLocks noChangeArrowheads="1"/>
                              </wps:cNvSpPr>
                              <wps:spPr bwMode="auto">
                                <a:xfrm>
                                  <a:off x="643" y="2238"/>
                                  <a:ext cx="20" cy="4"/>
                                </a:xfrm>
                                <a:prstGeom prst="rect">
                                  <a:avLst/>
                                </a:prstGeom>
                                <a:solidFill>
                                  <a:srgbClr val="2A40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B6E7E4" id="Grupo 1711" o:spid="_x0000_s1026" style="position:absolute;margin-left:4.25pt;margin-top:5.3pt;width:53.4pt;height:50pt;z-index:251611136" coordorigin="378,1976" coordsize="42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">
                      <v:shape id="Freeform 45" o:spid="_x0000_s1027" style="position:absolute;left:405;top:2002;width:383;height:358;visibility:visible;mso-wrap-style:square;v-text-anchor:top" coordsize="383,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sc8QA&#10;AADdAAAADwAAAGRycy9kb3ducmV2LnhtbERPTWvCQBC9F/wPyxS81U0itDVmE8QiCEJBLdTjJDsm&#10;odnZkN3G+O+7hUJv83ifkxWT6cRIg2stK4gXEQjiyuqWawUf593TKwjnkTV2lknBnRwU+ewhw1Tb&#10;Gx9pPPlahBB2KSpovO9TKV3VkEG3sD1x4K52MOgDHGqpB7yFcNPJJIqepcGWQ0ODPW0bqr5O30aB&#10;je0qOevx+Ckvh1a/+XLzviyVmj9OmzUIT5P/F/+59zrMf4kT+P0mnC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tLHPEAAAA3QAAAA8AAAAAAAAAAAAAAAAAmAIAAGRycy9k&#10;b3ducmV2LnhtbFBLBQYAAAAABAAEAPUAAACJAwAAAAA=&#10;" path="m192,r19,l229,4r19,4l266,15r17,6l299,31r15,11l327,53r12,12l351,80r8,14l368,110r6,16l380,143r1,17l383,179r-2,19l380,216r-6,17l368,249r-9,16l351,279r-12,14l327,306r-13,13l299,328r-16,10l266,346r-18,4l229,355r-18,3l192,358r-20,l153,355r-18,-5l118,346r-17,-8l84,328,71,319,57,306,44,293,34,279,24,265,15,249,8,233,5,216,2,198,,179,2,160,5,143,8,126r7,-16l24,94,34,80,44,65,57,53,71,42,84,31,101,21r17,-6l135,8,153,4,172,r20,xe" stroked="f">
                        <v:path arrowok="t" o:connecttype="custom" o:connectlocs="211,0;248,8;283,21;314,42;339,65;359,94;374,126;381,160;381,198;374,233;359,265;339,293;314,319;283,338;248,350;211,358;172,358;135,350;101,338;71,319;44,293;24,265;8,233;2,198;2,160;8,126;24,94;44,65;71,42;101,21;135,8;172,0" o:connectangles="0,0,0,0,0,0,0,0,0,0,0,0,0,0,0,0,0,0,0,0,0,0,0,0,0,0,0,0,0,0,0,0"/>
                      </v:shape>
                      <v:shape id="Freeform 46" o:spid="_x0000_s1028" style="position:absolute;left:510;top:2167;width:210;height:117;visibility:visible;mso-wrap-style:square;v-text-anchor:top" coordsize="210,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NgEsUA&#10;AADdAAAADwAAAGRycy9kb3ducmV2LnhtbERPS2vCQBC+C/0PyxR6042P2pK6igiF4kGoitrbkJ1m&#10;U7OzIbtN4r93BcHbfHzPmS06W4qGal84VjAcJCCIM6cLzhXsd5/9dxA+IGssHZOCC3lYzJ96M0y1&#10;a/mbmm3IRQxhn6ICE0KVSukzQxb9wFXEkft1tcUQYZ1LXWMbw20pR0kylRYLjg0GK1oZys7bf6tg&#10;0p6mcnw8rTc/ZvSnm9XhdXc8KPXy3C0/QATqwkN8d3/pOP9tOIbbN/EE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A2ASxQAAAN0AAAAPAAAAAAAAAAAAAAAAAJgCAABkcnMv&#10;ZG93bnJldi54bWxQSwUGAAAAAAQABAD1AAAAigMAAAAA&#10;" path="m20,l190,r4,l199,2r3,1l205,6r2,4l209,13r1,3l210,19r,79l210,101r-1,4l207,108r-2,3l202,114r-3,2l194,117r-4,l20,117r-5,l11,116,8,114,5,111,3,108,1,105,,101,,98,,19,,16,1,13,3,10,5,6,8,3,11,2,15,r5,xe" fillcolor="#cfd2e9" stroked="f">
                        <v:path arrowok="t" o:connecttype="custom" o:connectlocs="20,0;190,0;194,0;199,2;202,3;205,6;207,10;209,13;210,16;210,19;210,98;210,101;209,105;207,108;205,111;202,114;199,116;194,117;190,117;20,117;15,117;11,116;8,114;5,111;3,108;1,105;0,101;0,98;0,19;0,16;1,13;3,10;5,6;8,3;11,2;15,0;20,0" o:connectangles="0,0,0,0,0,0,0,0,0,0,0,0,0,0,0,0,0,0,0,0,0,0,0,0,0,0,0,0,0,0,0,0,0,0,0,0,0"/>
                      </v:shape>
                      <v:rect id="Rectangle 47" o:spid="_x0000_s1029" style="position:absolute;left:547;top:2188;width:14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1sMA&#10;AADdAAAADwAAAGRycy9kb3ducmV2LnhtbERP32vCMBB+H/g/hBP2NtNuMqUaxZUNBoOhVd+P5GyK&#10;zaU0me3++2Uw2Nt9fD9vvR1dK27Uh8azgnyWgSDW3jRcKzgd3x6WIEJENth6JgXfFGC7mdytsTB+&#10;4APdqliLFMKhQAU2xq6QMmhLDsPMd8SJu/jeYUywr6XpcUjhrpWPWfYsHTacGix2VFrS1+rLKdA5&#10;Lc6f85d9WS6fUFfD+PE6WKXup+NuBSLSGP/Ff+53k+Yv8jn8fpNO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x1sMAAADdAAAADwAAAAAAAAAAAAAAAACYAgAAZHJzL2Rv&#10;d25yZXYueG1sUEsFBgAAAAAEAAQA9QAAAIgDAAAAAA==&#10;" fillcolor="#878dc6" stroked="f"/>
                      <v:rect id="Rectangle 48" o:spid="_x0000_s1030" style="position:absolute;left:547;top:2188;width:14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8czsIA&#10;AADdAAAADwAAAGRycy9kb3ducmV2LnhtbERPTYvCMBC9C/6HMMLeNHVhVapRrLCgFxetB70NzdgW&#10;m0lpYq3/3iwI3ubxPmex6kwlWmpcaVnBeBSBIM6sLjlXcEp/hzMQziNrrCyTgic5WC37vQXG2j74&#10;QO3R5yKEsItRQeF9HUvpsoIMupGtiQN3tY1BH2CTS93gI4SbSn5H0UQaLDk0FFjTpqDsdrwbBbr6&#10;S/Lz+jpNT7ynJD1cskm3U+pr0K3nIDx1/iN+u7c6zJ+Of+D/m3CC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XxzOwgAAAN0AAAAPAAAAAAAAAAAAAAAAAJgCAABkcnMvZG93&#10;bnJldi54bWxQSwUGAAAAAAQABAD1AAAAhwMAAAAA&#10;" filled="f" strokecolor="white" strokeweight=".25pt"/>
                      <v:shape id="Freeform 49" o:spid="_x0000_s1031" style="position:absolute;left:479;top:2126;width:64;height:57;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Nty8UA&#10;AADdAAAADwAAAGRycy9kb3ducmV2LnhtbERPTWvCQBC9F/wPywi9FN0k2Kipq0iLbW9SFb0O2WkS&#10;zM7G7Dam/94VCr3N433OYtWbWnTUusqygngcgSDOra64UHDYb0YzEM4ja6wtk4JfcrBaDh4WmGl7&#10;5S/qdr4QIYRdhgpK75tMSpeXZNCNbUMcuG/bGvQBtoXULV5DuKllEkWpNFhxaCixodeS8vPuxyhI&#10;n49vp/ePyyR5irddn5zn6Wk7V+px2K9fQHjq/b/4z/2pw/xpnML9m3CC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g23LxQAAAN0AAAAPAAAAAAAAAAAAAAAAAJgCAABkcnMv&#10;ZG93bnJldi54bWxQSwUGAAAAAAQABAD1AAAAigMAAAAA&#10;" path="m44,r,l52,r,8l46,8,59,49r5,l64,57,,57,,49r5,l19,8r-5,l14,r6,l44,xe" fillcolor="#97ce36" stroked="f">
                        <v:path arrowok="t" o:connecttype="custom" o:connectlocs="44,0;44,0;52,0;52,8;46,8;59,49;64,49;64,57;0,57;0,49;5,49;19,8;14,8;14,0;20,0;20,0;44,0" o:connectangles="0,0,0,0,0,0,0,0,0,0,0,0,0,0,0,0,0"/>
                      </v:shape>
                      <v:rect id="Rectangle 50" o:spid="_x0000_s1032" style="position:absolute;left:525;top:2183;width:3;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8KpcQA&#10;AADdAAAADwAAAGRycy9kb3ducmV2LnhtbERPS2vCQBC+F/oflin0pht7aDS6CdXWF55Mi3gcs9Mk&#10;NDsbsqum/74rCL3Nx/ecWdabRlyoc7VlBaNhBIK4sLrmUsHX53IwBuE8ssbGMin4JQdZ+vgww0Tb&#10;K+/pkvtShBB2CSqovG8TKV1RkUE3tC1x4L5tZ9AH2JVSd3gN4aaRL1H0Kg3WHBoqbGlRUfGTn40C&#10;i2b+Ubxv4+3uuG6smRwWp/lKqeen/m0KwlPv/8V390aH+fEohts34QS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vCqXEAAAA3QAAAA8AAAAAAAAAAAAAAAAAmAIAAGRycy9k&#10;b3ducmV2LnhtbFBLBQYAAAAABAAEAPUAAACJAwAAAAA=&#10;" fillcolor="#2a4088" stroked="f"/>
                      <v:rect id="Rectangle 51" o:spid="_x0000_s1033" style="position:absolute;left:494;top:2183;width:4;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Ce18cA&#10;AADdAAAADwAAAGRycy9kb3ducmV2LnhtbESPzW7CQAyE75V4h5Ur9VY2cIASWFD5aQviREBVj27W&#10;TSKy3ii7hfTt8QGpN1sznvk8W3SuVhdqQ+XZwKCfgCLOva24MHA6vj2/gAoR2WLtmQz8UYDFvPcw&#10;w9T6Kx/oksVCSQiHFA2UMTap1iEvyWHo+4ZYtB/fOoyytoW2LV4l3NV6mCQj7bBiaSixoVVJ+Tn7&#10;dQY8uuUmX+/Gu/3XR+3d5HP1vXw35umxe52CitTFf/P9emsFfzwQXPlGRt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9wntfHAAAA3QAAAA8AAAAAAAAAAAAAAAAAmAIAAGRy&#10;cy9kb3ducmV2LnhtbFBLBQYAAAAABAAEAPUAAACMAwAAAAA=&#10;" fillcolor="#2a4088" stroked="f"/>
                      <v:rect id="Rectangle 52" o:spid="_x0000_s1034" style="position:absolute;left:510;top:2009;width:3;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mvMIA&#10;AADdAAAADwAAAGRycy9kb3ducmV2LnhtbERPTWvCQBC9F/oflil4qxt7qG3qKkVQChKkau9jdpoN&#10;zc6G7FSjv94VBG/zeJ8zmfW+UQfqYh3YwGiYgSIug625MrDbLp7fQEVBttgEJgMnijCbPj5MMLfh&#10;yN902EilUgjHHA04kTbXOpaOPMZhaIkT9xs6j5JgV2nb4TGF+0a/ZNmr9lhzanDY0txR+bf59wZ4&#10;uZb9yv1kxb5Z7YrzstC6F2MGT/3nByihXu7im/vLpvnj0Ttcv0kn6O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ia8wgAAAN0AAAAPAAAAAAAAAAAAAAAAAJgCAABkcnMvZG93&#10;bnJldi54bWxQSwUGAAAAAAQABAD1AAAAhwMAAAAA&#10;" fillcolor="#0c3d88" stroked="f"/>
                      <v:shape id="Freeform 53" o:spid="_x0000_s1035" style="position:absolute;left:378;top:1976;width:427;height:400;visibility:visible;mso-wrap-style:square;v-text-anchor:top" coordsize="42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aEBccA&#10;AADdAAAADwAAAGRycy9kb3ducmV2LnhtbESPQWvCQBCF7wX/wzJCL0V39dBq6ipBKBQKBU1Fj9Ps&#10;NAnNzqbZVdN/7xwKvc3w3rz3zWoz+FZdqI9NYAuzqQFFXAbXcGXho3iZLEDFhOywDUwWfinCZj26&#10;W2HmwpV3dNmnSkkIxwwt1Cl1mdaxrMljnIaOWLSv0HtMsvaVdj1eJdy3em7Mo/bYsDTU2NG2pvJ7&#10;f/YWzmxMfjjopnhYlO+nYvl2zH8+rb0fD/kzqERD+jf/Xb86wX+aC798IyPo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WhAXHAAAA3QAAAA8AAAAAAAAAAAAAAAAAmAIAAGRy&#10;cy9kb3ducmV2LnhtbFBLBQYAAAAABAAEAPUAAACMAwAAAAA=&#10;" path="m214,r22,1l256,4r21,5l297,15r18,8l334,34r15,11l364,58r14,14l391,88r10,16l410,121r8,19l423,159r4,21l427,199r,21l423,240r-5,19l410,278r-9,18l391,311r-13,16l364,342r-15,12l334,365r-19,11l297,384r-20,7l256,395r-20,3l214,400r-22,-2l170,395r-20,-4l132,384r-19,-8l94,365,78,354,62,342,49,327,37,311,27,296,17,278,10,259,5,240,2,220,,199,2,180,5,159r5,-19l17,121,27,104,37,88,49,72,62,58,78,45,94,34,113,23r19,-8l150,9,170,4,192,1,214,xm214,34r19,2l250,38r16,4l282,47r17,8l312,63r14,9l339,83r10,12l359,107r10,14l376,136r7,14l386,166r4,17l390,199r,17l386,232r-3,16l376,264r-7,14l359,292r-10,13l339,316r-13,11l312,337r-13,8l282,353r-16,4l250,362r-17,2l214,365r-18,-1l179,362r-17,-5l145,353r-15,-8l116,337,103,327,89,316,78,305,67,292,59,278,52,264,45,248,42,232,39,216r,-17l39,183r3,-17l45,150r7,-14l59,121r8,-14l78,95,89,83,103,72r13,-9l130,55r15,-8l162,42r17,-4l196,36r18,-2xe" fillcolor="#2a4088" stroked="f">
                        <v:path arrowok="t" o:connecttype="custom" o:connectlocs="256,4;315,23;364,58;401,104;423,159;427,220;410,278;378,327;334,365;277,391;214,400;150,391;94,365;49,327;17,278;2,220;5,159;27,104;62,58;113,23;170,4;214,34;266,42;312,63;349,95;376,136;390,183;386,232;369,278;339,316;299,345;250,362;196,364;145,353;103,327;67,292;45,248;39,199;45,150;67,107;103,72;145,47;196,36" o:connectangles="0,0,0,0,0,0,0,0,0,0,0,0,0,0,0,0,0,0,0,0,0,0,0,0,0,0,0,0,0,0,0,0,0,0,0,0,0,0,0,0,0,0,0"/>
                        <o:lock v:ext="edit" verticies="t"/>
                      </v:shape>
                      <v:rect id="Rectangle 54" o:spid="_x0000_s1036" style="position:absolute;left:567;top:2210;width:18;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b998QA&#10;AADdAAAADwAAAGRycy9kb3ducmV2LnhtbERPS2vCQBC+C/0Pywi9mY0eahtdxWdb6ampiMdpdpqE&#10;ZmdDdk3Sf98VBG/z8T1nvuxNJVpqXGlZwTiKQRBnVpecKzh+7UfPIJxH1lhZJgV/5GC5eBjMMdG2&#10;409qU5+LEMIuQQWF93UipcsKMugiWxMH7sc2Bn2ATS51g10IN5WcxPGTNFhyaCiwpk1B2W96MQos&#10;mvUu2x6mh4/zW2XNy2nzvX5V6nHYr2YgPPX+Lr6533WYP52M4fpNOEE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ffEAAAA3QAAAA8AAAAAAAAAAAAAAAAAmAIAAGRycy9k&#10;b3ducmV2LnhtbFBLBQYAAAAABAAEAPUAAACJAwAAAAA=&#10;" fillcolor="#2a4088" stroked="f"/>
                      <v:rect id="Rectangle 55" o:spid="_x0000_s1037" style="position:absolute;left:567;top:2238;width:18;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RjgMQA&#10;AADdAAAADwAAAGRycy9kb3ducmV2LnhtbERPS2vCQBC+C/0PyxR6001zqDW6CfVd6cm0iMcxO01C&#10;s7Mhu2r677sFwdt8fM+ZZb1pxIU6V1tW8DyKQBAXVtdcKvj6XA9fQTiPrLGxTAp+yUGWPgxmmGh7&#10;5T1dcl+KEMIuQQWV920ipSsqMuhGtiUO3LftDPoAu1LqDq8h3DQyjqIXabDm0FBhS4uKip/8bBRY&#10;NPNVsdyNdx/HbWPN5LA4zTdKPT32b1MQnnp/F9/c7zrMH8cx/H8TTp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0Y4DEAAAA3QAAAA8AAAAAAAAAAAAAAAAAmAIAAGRycy9k&#10;b3ducmV2LnhtbFBLBQYAAAAABAAEAPUAAACJAwAAAAA=&#10;" fillcolor="#2a4088" stroked="f"/>
                      <v:rect id="Rectangle 56" o:spid="_x0000_s1038" style="position:absolute;left:643;top:2210;width:20;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jGG8QA&#10;AADdAAAADwAAAGRycy9kb3ducmV2LnhtbERPS2vCQBC+C/0PyxS8NZsq+EjdhGrVKj1VS+lxmp0m&#10;odnZkF01/ntXELzNx/ecWdaZWhypdZVlBc9RDII4t7riQsHXfvU0AeE8ssbaMik4k4MsfejNMNH2&#10;xJ903PlChBB2CSoovW8SKV1ekkEX2YY4cH+2NegDbAupWzyFcFPLQRyPpMGKQ0OJDS1Kyv93B6PA&#10;opkv87ftePvx815bM/1e/M7XSvUfu9cXEJ46fxff3Bsd5o8HQ7h+E06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xhvEAAAA3QAAAA8AAAAAAAAAAAAAAAAAmAIAAGRycy9k&#10;b3ducmV2LnhtbFBLBQYAAAAABAAEAPUAAACJAwAAAAA=&#10;" fillcolor="#2a4088" stroked="f"/>
                      <v:rect id="Rectangle 57" o:spid="_x0000_s1039" style="position:absolute;left:643;top:2238;width:20;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Feb8QA&#10;AADdAAAADwAAAGRycy9kb3ducmV2LnhtbERPS2vCQBC+C/0PyxS8NZuK+EjdhGrVKj1VS+lxmp0m&#10;odnZkF01/ntXELzNx/ecWdaZWhypdZVlBc9RDII4t7riQsHXfvU0AeE8ssbaMik4k4MsfejNMNH2&#10;xJ903PlChBB2CSoovW8SKV1ekkEX2YY4cH+2NegDbAupWzyFcFPLQRyPpMGKQ0OJDS1Kyv93B6PA&#10;opkv87ftePvx815bM/1e/M7XSvUfu9cXEJ46fxff3Bsd5o8HQ7h+E06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RXm/EAAAA3QAAAA8AAAAAAAAAAAAAAAAAmAIAAGRycy9k&#10;b3ducmV2LnhtbFBLBQYAAAAABAAEAPUAAACJAwAAAAA=&#10;" fillcolor="#2a4088" stroked="f"/>
                    </v:group>
                  </w:pict>
                </mc:Fallback>
              </mc:AlternateContent>
            </w:r>
            <w:r w:rsidRPr="00B77E30">
              <w:rPr>
                <w:rFonts w:ascii="Arial" w:eastAsia="Calibri" w:hAnsi="Arial" w:cs="Arial"/>
                <w:b/>
                <w:bCs/>
                <w:noProof/>
                <w:sz w:val="24"/>
                <w:szCs w:val="24"/>
                <w:lang w:val="es-CO" w:eastAsia="es-CO"/>
              </w:rPr>
              <mc:AlternateContent>
                <mc:Choice Requires="wpg">
                  <w:drawing>
                    <wp:anchor distT="0" distB="0" distL="114300" distR="114300" simplePos="0" relativeHeight="251633664" behindDoc="0" locked="0" layoutInCell="1" allowOverlap="1" wp14:anchorId="1231E182" wp14:editId="1EA4E6AF">
                      <wp:simplePos x="0" y="0"/>
                      <wp:positionH relativeFrom="column">
                        <wp:posOffset>2633980</wp:posOffset>
                      </wp:positionH>
                      <wp:positionV relativeFrom="paragraph">
                        <wp:posOffset>80010</wp:posOffset>
                      </wp:positionV>
                      <wp:extent cx="678180" cy="635000"/>
                      <wp:effectExtent l="5715" t="4445" r="1905" b="8255"/>
                      <wp:wrapNone/>
                      <wp:docPr id="1699" name="Grupo 1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5000"/>
                                <a:chOff x="3869" y="1458"/>
                                <a:chExt cx="427" cy="400"/>
                              </a:xfrm>
                            </wpg:grpSpPr>
                            <wps:wsp>
                              <wps:cNvPr id="1700" name="Freeform 86"/>
                              <wps:cNvSpPr>
                                <a:spLocks/>
                              </wps:cNvSpPr>
                              <wps:spPr bwMode="auto">
                                <a:xfrm>
                                  <a:off x="3897" y="1486"/>
                                  <a:ext cx="368" cy="344"/>
                                </a:xfrm>
                                <a:custGeom>
                                  <a:avLst/>
                                  <a:gdLst>
                                    <a:gd name="T0" fmla="*/ 203 w 368"/>
                                    <a:gd name="T1" fmla="*/ 0 h 344"/>
                                    <a:gd name="T2" fmla="*/ 240 w 368"/>
                                    <a:gd name="T3" fmla="*/ 8 h 344"/>
                                    <a:gd name="T4" fmla="*/ 272 w 368"/>
                                    <a:gd name="T5" fmla="*/ 21 h 344"/>
                                    <a:gd name="T6" fmla="*/ 301 w 368"/>
                                    <a:gd name="T7" fmla="*/ 40 h 344"/>
                                    <a:gd name="T8" fmla="*/ 326 w 368"/>
                                    <a:gd name="T9" fmla="*/ 62 h 344"/>
                                    <a:gd name="T10" fmla="*/ 346 w 368"/>
                                    <a:gd name="T11" fmla="*/ 91 h 344"/>
                                    <a:gd name="T12" fmla="*/ 360 w 368"/>
                                    <a:gd name="T13" fmla="*/ 121 h 344"/>
                                    <a:gd name="T14" fmla="*/ 366 w 368"/>
                                    <a:gd name="T15" fmla="*/ 156 h 344"/>
                                    <a:gd name="T16" fmla="*/ 366 w 368"/>
                                    <a:gd name="T17" fmla="*/ 190 h 344"/>
                                    <a:gd name="T18" fmla="*/ 360 w 368"/>
                                    <a:gd name="T19" fmla="*/ 224 h 344"/>
                                    <a:gd name="T20" fmla="*/ 346 w 368"/>
                                    <a:gd name="T21" fmla="*/ 254 h 344"/>
                                    <a:gd name="T22" fmla="*/ 326 w 368"/>
                                    <a:gd name="T23" fmla="*/ 282 h 344"/>
                                    <a:gd name="T24" fmla="*/ 301 w 368"/>
                                    <a:gd name="T25" fmla="*/ 306 h 344"/>
                                    <a:gd name="T26" fmla="*/ 272 w 368"/>
                                    <a:gd name="T27" fmla="*/ 323 h 344"/>
                                    <a:gd name="T28" fmla="*/ 240 w 368"/>
                                    <a:gd name="T29" fmla="*/ 338 h 344"/>
                                    <a:gd name="T30" fmla="*/ 203 w 368"/>
                                    <a:gd name="T31" fmla="*/ 344 h 344"/>
                                    <a:gd name="T32" fmla="*/ 166 w 368"/>
                                    <a:gd name="T33" fmla="*/ 344 h 344"/>
                                    <a:gd name="T34" fmla="*/ 130 w 368"/>
                                    <a:gd name="T35" fmla="*/ 338 h 344"/>
                                    <a:gd name="T36" fmla="*/ 97 w 368"/>
                                    <a:gd name="T37" fmla="*/ 323 h 344"/>
                                    <a:gd name="T38" fmla="*/ 68 w 368"/>
                                    <a:gd name="T39" fmla="*/ 306 h 344"/>
                                    <a:gd name="T40" fmla="*/ 43 w 368"/>
                                    <a:gd name="T41" fmla="*/ 282 h 344"/>
                                    <a:gd name="T42" fmla="*/ 24 w 368"/>
                                    <a:gd name="T43" fmla="*/ 254 h 344"/>
                                    <a:gd name="T44" fmla="*/ 9 w 368"/>
                                    <a:gd name="T45" fmla="*/ 224 h 344"/>
                                    <a:gd name="T46" fmla="*/ 2 w 368"/>
                                    <a:gd name="T47" fmla="*/ 190 h 344"/>
                                    <a:gd name="T48" fmla="*/ 2 w 368"/>
                                    <a:gd name="T49" fmla="*/ 156 h 344"/>
                                    <a:gd name="T50" fmla="*/ 9 w 368"/>
                                    <a:gd name="T51" fmla="*/ 121 h 344"/>
                                    <a:gd name="T52" fmla="*/ 24 w 368"/>
                                    <a:gd name="T53" fmla="*/ 91 h 344"/>
                                    <a:gd name="T54" fmla="*/ 43 w 368"/>
                                    <a:gd name="T55" fmla="*/ 62 h 344"/>
                                    <a:gd name="T56" fmla="*/ 68 w 368"/>
                                    <a:gd name="T57" fmla="*/ 40 h 344"/>
                                    <a:gd name="T58" fmla="*/ 97 w 368"/>
                                    <a:gd name="T59" fmla="*/ 21 h 344"/>
                                    <a:gd name="T60" fmla="*/ 130 w 368"/>
                                    <a:gd name="T61" fmla="*/ 8 h 344"/>
                                    <a:gd name="T62" fmla="*/ 166 w 368"/>
                                    <a:gd name="T63" fmla="*/ 0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68" h="344">
                                      <a:moveTo>
                                        <a:pt x="184" y="0"/>
                                      </a:moveTo>
                                      <a:lnTo>
                                        <a:pt x="203" y="0"/>
                                      </a:lnTo>
                                      <a:lnTo>
                                        <a:pt x="221" y="4"/>
                                      </a:lnTo>
                                      <a:lnTo>
                                        <a:pt x="240" y="8"/>
                                      </a:lnTo>
                                      <a:lnTo>
                                        <a:pt x="257" y="13"/>
                                      </a:lnTo>
                                      <a:lnTo>
                                        <a:pt x="272" y="21"/>
                                      </a:lnTo>
                                      <a:lnTo>
                                        <a:pt x="287" y="29"/>
                                      </a:lnTo>
                                      <a:lnTo>
                                        <a:pt x="301" y="40"/>
                                      </a:lnTo>
                                      <a:lnTo>
                                        <a:pt x="314" y="51"/>
                                      </a:lnTo>
                                      <a:lnTo>
                                        <a:pt x="326" y="62"/>
                                      </a:lnTo>
                                      <a:lnTo>
                                        <a:pt x="336" y="76"/>
                                      </a:lnTo>
                                      <a:lnTo>
                                        <a:pt x="346" y="91"/>
                                      </a:lnTo>
                                      <a:lnTo>
                                        <a:pt x="353" y="105"/>
                                      </a:lnTo>
                                      <a:lnTo>
                                        <a:pt x="360" y="121"/>
                                      </a:lnTo>
                                      <a:lnTo>
                                        <a:pt x="365" y="138"/>
                                      </a:lnTo>
                                      <a:lnTo>
                                        <a:pt x="366" y="156"/>
                                      </a:lnTo>
                                      <a:lnTo>
                                        <a:pt x="368" y="173"/>
                                      </a:lnTo>
                                      <a:lnTo>
                                        <a:pt x="366" y="190"/>
                                      </a:lnTo>
                                      <a:lnTo>
                                        <a:pt x="365" y="208"/>
                                      </a:lnTo>
                                      <a:lnTo>
                                        <a:pt x="360" y="224"/>
                                      </a:lnTo>
                                      <a:lnTo>
                                        <a:pt x="353" y="239"/>
                                      </a:lnTo>
                                      <a:lnTo>
                                        <a:pt x="346" y="254"/>
                                      </a:lnTo>
                                      <a:lnTo>
                                        <a:pt x="336" y="268"/>
                                      </a:lnTo>
                                      <a:lnTo>
                                        <a:pt x="326" y="282"/>
                                      </a:lnTo>
                                      <a:lnTo>
                                        <a:pt x="314" y="293"/>
                                      </a:lnTo>
                                      <a:lnTo>
                                        <a:pt x="301" y="306"/>
                                      </a:lnTo>
                                      <a:lnTo>
                                        <a:pt x="287" y="315"/>
                                      </a:lnTo>
                                      <a:lnTo>
                                        <a:pt x="272" y="323"/>
                                      </a:lnTo>
                                      <a:lnTo>
                                        <a:pt x="257" y="331"/>
                                      </a:lnTo>
                                      <a:lnTo>
                                        <a:pt x="240" y="338"/>
                                      </a:lnTo>
                                      <a:lnTo>
                                        <a:pt x="221" y="341"/>
                                      </a:lnTo>
                                      <a:lnTo>
                                        <a:pt x="203" y="344"/>
                                      </a:lnTo>
                                      <a:lnTo>
                                        <a:pt x="184" y="344"/>
                                      </a:lnTo>
                                      <a:lnTo>
                                        <a:pt x="166" y="344"/>
                                      </a:lnTo>
                                      <a:lnTo>
                                        <a:pt x="147" y="341"/>
                                      </a:lnTo>
                                      <a:lnTo>
                                        <a:pt x="130" y="338"/>
                                      </a:lnTo>
                                      <a:lnTo>
                                        <a:pt x="113" y="331"/>
                                      </a:lnTo>
                                      <a:lnTo>
                                        <a:pt x="97" y="323"/>
                                      </a:lnTo>
                                      <a:lnTo>
                                        <a:pt x="81" y="315"/>
                                      </a:lnTo>
                                      <a:lnTo>
                                        <a:pt x="68" y="306"/>
                                      </a:lnTo>
                                      <a:lnTo>
                                        <a:pt x="54" y="293"/>
                                      </a:lnTo>
                                      <a:lnTo>
                                        <a:pt x="43" y="282"/>
                                      </a:lnTo>
                                      <a:lnTo>
                                        <a:pt x="32" y="268"/>
                                      </a:lnTo>
                                      <a:lnTo>
                                        <a:pt x="24" y="254"/>
                                      </a:lnTo>
                                      <a:lnTo>
                                        <a:pt x="16" y="239"/>
                                      </a:lnTo>
                                      <a:lnTo>
                                        <a:pt x="9" y="224"/>
                                      </a:lnTo>
                                      <a:lnTo>
                                        <a:pt x="5" y="208"/>
                                      </a:lnTo>
                                      <a:lnTo>
                                        <a:pt x="2" y="190"/>
                                      </a:lnTo>
                                      <a:lnTo>
                                        <a:pt x="0" y="173"/>
                                      </a:lnTo>
                                      <a:lnTo>
                                        <a:pt x="2" y="156"/>
                                      </a:lnTo>
                                      <a:lnTo>
                                        <a:pt x="5" y="138"/>
                                      </a:lnTo>
                                      <a:lnTo>
                                        <a:pt x="9" y="121"/>
                                      </a:lnTo>
                                      <a:lnTo>
                                        <a:pt x="16" y="105"/>
                                      </a:lnTo>
                                      <a:lnTo>
                                        <a:pt x="24" y="91"/>
                                      </a:lnTo>
                                      <a:lnTo>
                                        <a:pt x="32" y="76"/>
                                      </a:lnTo>
                                      <a:lnTo>
                                        <a:pt x="43" y="62"/>
                                      </a:lnTo>
                                      <a:lnTo>
                                        <a:pt x="54" y="51"/>
                                      </a:lnTo>
                                      <a:lnTo>
                                        <a:pt x="68" y="40"/>
                                      </a:lnTo>
                                      <a:lnTo>
                                        <a:pt x="81" y="29"/>
                                      </a:lnTo>
                                      <a:lnTo>
                                        <a:pt x="97" y="21"/>
                                      </a:lnTo>
                                      <a:lnTo>
                                        <a:pt x="113" y="13"/>
                                      </a:lnTo>
                                      <a:lnTo>
                                        <a:pt x="130" y="8"/>
                                      </a:lnTo>
                                      <a:lnTo>
                                        <a:pt x="147" y="4"/>
                                      </a:lnTo>
                                      <a:lnTo>
                                        <a:pt x="166" y="0"/>
                                      </a:lnTo>
                                      <a:lnTo>
                                        <a:pt x="1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1" name="Freeform 87"/>
                              <wps:cNvSpPr>
                                <a:spLocks/>
                              </wps:cNvSpPr>
                              <wps:spPr bwMode="auto">
                                <a:xfrm>
                                  <a:off x="3897" y="1486"/>
                                  <a:ext cx="368" cy="344"/>
                                </a:xfrm>
                                <a:custGeom>
                                  <a:avLst/>
                                  <a:gdLst>
                                    <a:gd name="T0" fmla="*/ 203 w 368"/>
                                    <a:gd name="T1" fmla="*/ 0 h 344"/>
                                    <a:gd name="T2" fmla="*/ 240 w 368"/>
                                    <a:gd name="T3" fmla="*/ 8 h 344"/>
                                    <a:gd name="T4" fmla="*/ 272 w 368"/>
                                    <a:gd name="T5" fmla="*/ 21 h 344"/>
                                    <a:gd name="T6" fmla="*/ 301 w 368"/>
                                    <a:gd name="T7" fmla="*/ 40 h 344"/>
                                    <a:gd name="T8" fmla="*/ 326 w 368"/>
                                    <a:gd name="T9" fmla="*/ 62 h 344"/>
                                    <a:gd name="T10" fmla="*/ 346 w 368"/>
                                    <a:gd name="T11" fmla="*/ 91 h 344"/>
                                    <a:gd name="T12" fmla="*/ 360 w 368"/>
                                    <a:gd name="T13" fmla="*/ 121 h 344"/>
                                    <a:gd name="T14" fmla="*/ 366 w 368"/>
                                    <a:gd name="T15" fmla="*/ 156 h 344"/>
                                    <a:gd name="T16" fmla="*/ 366 w 368"/>
                                    <a:gd name="T17" fmla="*/ 190 h 344"/>
                                    <a:gd name="T18" fmla="*/ 360 w 368"/>
                                    <a:gd name="T19" fmla="*/ 224 h 344"/>
                                    <a:gd name="T20" fmla="*/ 346 w 368"/>
                                    <a:gd name="T21" fmla="*/ 254 h 344"/>
                                    <a:gd name="T22" fmla="*/ 326 w 368"/>
                                    <a:gd name="T23" fmla="*/ 282 h 344"/>
                                    <a:gd name="T24" fmla="*/ 301 w 368"/>
                                    <a:gd name="T25" fmla="*/ 306 h 344"/>
                                    <a:gd name="T26" fmla="*/ 272 w 368"/>
                                    <a:gd name="T27" fmla="*/ 323 h 344"/>
                                    <a:gd name="T28" fmla="*/ 240 w 368"/>
                                    <a:gd name="T29" fmla="*/ 338 h 344"/>
                                    <a:gd name="T30" fmla="*/ 203 w 368"/>
                                    <a:gd name="T31" fmla="*/ 344 h 344"/>
                                    <a:gd name="T32" fmla="*/ 166 w 368"/>
                                    <a:gd name="T33" fmla="*/ 344 h 344"/>
                                    <a:gd name="T34" fmla="*/ 130 w 368"/>
                                    <a:gd name="T35" fmla="*/ 338 h 344"/>
                                    <a:gd name="T36" fmla="*/ 97 w 368"/>
                                    <a:gd name="T37" fmla="*/ 323 h 344"/>
                                    <a:gd name="T38" fmla="*/ 68 w 368"/>
                                    <a:gd name="T39" fmla="*/ 306 h 344"/>
                                    <a:gd name="T40" fmla="*/ 43 w 368"/>
                                    <a:gd name="T41" fmla="*/ 282 h 344"/>
                                    <a:gd name="T42" fmla="*/ 24 w 368"/>
                                    <a:gd name="T43" fmla="*/ 254 h 344"/>
                                    <a:gd name="T44" fmla="*/ 9 w 368"/>
                                    <a:gd name="T45" fmla="*/ 224 h 344"/>
                                    <a:gd name="T46" fmla="*/ 2 w 368"/>
                                    <a:gd name="T47" fmla="*/ 190 h 344"/>
                                    <a:gd name="T48" fmla="*/ 2 w 368"/>
                                    <a:gd name="T49" fmla="*/ 156 h 344"/>
                                    <a:gd name="T50" fmla="*/ 9 w 368"/>
                                    <a:gd name="T51" fmla="*/ 121 h 344"/>
                                    <a:gd name="T52" fmla="*/ 24 w 368"/>
                                    <a:gd name="T53" fmla="*/ 91 h 344"/>
                                    <a:gd name="T54" fmla="*/ 43 w 368"/>
                                    <a:gd name="T55" fmla="*/ 62 h 344"/>
                                    <a:gd name="T56" fmla="*/ 68 w 368"/>
                                    <a:gd name="T57" fmla="*/ 40 h 344"/>
                                    <a:gd name="T58" fmla="*/ 97 w 368"/>
                                    <a:gd name="T59" fmla="*/ 21 h 344"/>
                                    <a:gd name="T60" fmla="*/ 130 w 368"/>
                                    <a:gd name="T61" fmla="*/ 8 h 344"/>
                                    <a:gd name="T62" fmla="*/ 166 w 368"/>
                                    <a:gd name="T63" fmla="*/ 0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68" h="344">
                                      <a:moveTo>
                                        <a:pt x="184" y="0"/>
                                      </a:moveTo>
                                      <a:lnTo>
                                        <a:pt x="203" y="0"/>
                                      </a:lnTo>
                                      <a:lnTo>
                                        <a:pt x="221" y="4"/>
                                      </a:lnTo>
                                      <a:lnTo>
                                        <a:pt x="240" y="8"/>
                                      </a:lnTo>
                                      <a:lnTo>
                                        <a:pt x="257" y="13"/>
                                      </a:lnTo>
                                      <a:lnTo>
                                        <a:pt x="272" y="21"/>
                                      </a:lnTo>
                                      <a:lnTo>
                                        <a:pt x="287" y="29"/>
                                      </a:lnTo>
                                      <a:lnTo>
                                        <a:pt x="301" y="40"/>
                                      </a:lnTo>
                                      <a:lnTo>
                                        <a:pt x="314" y="51"/>
                                      </a:lnTo>
                                      <a:lnTo>
                                        <a:pt x="326" y="62"/>
                                      </a:lnTo>
                                      <a:lnTo>
                                        <a:pt x="336" y="76"/>
                                      </a:lnTo>
                                      <a:lnTo>
                                        <a:pt x="346" y="91"/>
                                      </a:lnTo>
                                      <a:lnTo>
                                        <a:pt x="353" y="105"/>
                                      </a:lnTo>
                                      <a:lnTo>
                                        <a:pt x="360" y="121"/>
                                      </a:lnTo>
                                      <a:lnTo>
                                        <a:pt x="365" y="138"/>
                                      </a:lnTo>
                                      <a:lnTo>
                                        <a:pt x="366" y="156"/>
                                      </a:lnTo>
                                      <a:lnTo>
                                        <a:pt x="368" y="173"/>
                                      </a:lnTo>
                                      <a:lnTo>
                                        <a:pt x="366" y="190"/>
                                      </a:lnTo>
                                      <a:lnTo>
                                        <a:pt x="365" y="208"/>
                                      </a:lnTo>
                                      <a:lnTo>
                                        <a:pt x="360" y="224"/>
                                      </a:lnTo>
                                      <a:lnTo>
                                        <a:pt x="353" y="239"/>
                                      </a:lnTo>
                                      <a:lnTo>
                                        <a:pt x="346" y="254"/>
                                      </a:lnTo>
                                      <a:lnTo>
                                        <a:pt x="336" y="268"/>
                                      </a:lnTo>
                                      <a:lnTo>
                                        <a:pt x="326" y="282"/>
                                      </a:lnTo>
                                      <a:lnTo>
                                        <a:pt x="314" y="293"/>
                                      </a:lnTo>
                                      <a:lnTo>
                                        <a:pt x="301" y="306"/>
                                      </a:lnTo>
                                      <a:lnTo>
                                        <a:pt x="287" y="315"/>
                                      </a:lnTo>
                                      <a:lnTo>
                                        <a:pt x="272" y="323"/>
                                      </a:lnTo>
                                      <a:lnTo>
                                        <a:pt x="257" y="331"/>
                                      </a:lnTo>
                                      <a:lnTo>
                                        <a:pt x="240" y="338"/>
                                      </a:lnTo>
                                      <a:lnTo>
                                        <a:pt x="221" y="341"/>
                                      </a:lnTo>
                                      <a:lnTo>
                                        <a:pt x="203" y="344"/>
                                      </a:lnTo>
                                      <a:lnTo>
                                        <a:pt x="184" y="344"/>
                                      </a:lnTo>
                                      <a:lnTo>
                                        <a:pt x="166" y="344"/>
                                      </a:lnTo>
                                      <a:lnTo>
                                        <a:pt x="147" y="341"/>
                                      </a:lnTo>
                                      <a:lnTo>
                                        <a:pt x="130" y="338"/>
                                      </a:lnTo>
                                      <a:lnTo>
                                        <a:pt x="113" y="331"/>
                                      </a:lnTo>
                                      <a:lnTo>
                                        <a:pt x="97" y="323"/>
                                      </a:lnTo>
                                      <a:lnTo>
                                        <a:pt x="81" y="315"/>
                                      </a:lnTo>
                                      <a:lnTo>
                                        <a:pt x="68" y="306"/>
                                      </a:lnTo>
                                      <a:lnTo>
                                        <a:pt x="54" y="293"/>
                                      </a:lnTo>
                                      <a:lnTo>
                                        <a:pt x="43" y="282"/>
                                      </a:lnTo>
                                      <a:lnTo>
                                        <a:pt x="32" y="268"/>
                                      </a:lnTo>
                                      <a:lnTo>
                                        <a:pt x="24" y="254"/>
                                      </a:lnTo>
                                      <a:lnTo>
                                        <a:pt x="16" y="239"/>
                                      </a:lnTo>
                                      <a:lnTo>
                                        <a:pt x="9" y="224"/>
                                      </a:lnTo>
                                      <a:lnTo>
                                        <a:pt x="5" y="208"/>
                                      </a:lnTo>
                                      <a:lnTo>
                                        <a:pt x="2" y="190"/>
                                      </a:lnTo>
                                      <a:lnTo>
                                        <a:pt x="0" y="173"/>
                                      </a:lnTo>
                                      <a:lnTo>
                                        <a:pt x="2" y="156"/>
                                      </a:lnTo>
                                      <a:lnTo>
                                        <a:pt x="5" y="138"/>
                                      </a:lnTo>
                                      <a:lnTo>
                                        <a:pt x="9" y="121"/>
                                      </a:lnTo>
                                      <a:lnTo>
                                        <a:pt x="16" y="105"/>
                                      </a:lnTo>
                                      <a:lnTo>
                                        <a:pt x="24" y="91"/>
                                      </a:lnTo>
                                      <a:lnTo>
                                        <a:pt x="32" y="76"/>
                                      </a:lnTo>
                                      <a:lnTo>
                                        <a:pt x="43" y="62"/>
                                      </a:lnTo>
                                      <a:lnTo>
                                        <a:pt x="54" y="51"/>
                                      </a:lnTo>
                                      <a:lnTo>
                                        <a:pt x="68" y="40"/>
                                      </a:lnTo>
                                      <a:lnTo>
                                        <a:pt x="81" y="29"/>
                                      </a:lnTo>
                                      <a:lnTo>
                                        <a:pt x="97" y="21"/>
                                      </a:lnTo>
                                      <a:lnTo>
                                        <a:pt x="113" y="13"/>
                                      </a:lnTo>
                                      <a:lnTo>
                                        <a:pt x="130" y="8"/>
                                      </a:lnTo>
                                      <a:lnTo>
                                        <a:pt x="147" y="4"/>
                                      </a:lnTo>
                                      <a:lnTo>
                                        <a:pt x="166" y="0"/>
                                      </a:lnTo>
                                      <a:lnTo>
                                        <a:pt x="184" y="0"/>
                                      </a:lnTo>
                                    </a:path>
                                  </a:pathLst>
                                </a:custGeom>
                                <a:noFill/>
                                <a:ln w="317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2" name="Freeform 88"/>
                              <wps:cNvSpPr>
                                <a:spLocks noEditPoints="1"/>
                              </wps:cNvSpPr>
                              <wps:spPr bwMode="auto">
                                <a:xfrm>
                                  <a:off x="3869" y="1458"/>
                                  <a:ext cx="427" cy="400"/>
                                </a:xfrm>
                                <a:custGeom>
                                  <a:avLst/>
                                  <a:gdLst>
                                    <a:gd name="T0" fmla="*/ 256 w 427"/>
                                    <a:gd name="T1" fmla="*/ 5 h 400"/>
                                    <a:gd name="T2" fmla="*/ 313 w 427"/>
                                    <a:gd name="T3" fmla="*/ 24 h 400"/>
                                    <a:gd name="T4" fmla="*/ 364 w 427"/>
                                    <a:gd name="T5" fmla="*/ 59 h 400"/>
                                    <a:gd name="T6" fmla="*/ 400 w 427"/>
                                    <a:gd name="T7" fmla="*/ 104 h 400"/>
                                    <a:gd name="T8" fmla="*/ 421 w 427"/>
                                    <a:gd name="T9" fmla="*/ 160 h 400"/>
                                    <a:gd name="T10" fmla="*/ 425 w 427"/>
                                    <a:gd name="T11" fmla="*/ 222 h 400"/>
                                    <a:gd name="T12" fmla="*/ 410 w 427"/>
                                    <a:gd name="T13" fmla="*/ 279 h 400"/>
                                    <a:gd name="T14" fmla="*/ 378 w 427"/>
                                    <a:gd name="T15" fmla="*/ 328 h 400"/>
                                    <a:gd name="T16" fmla="*/ 332 w 427"/>
                                    <a:gd name="T17" fmla="*/ 366 h 400"/>
                                    <a:gd name="T18" fmla="*/ 276 w 427"/>
                                    <a:gd name="T19" fmla="*/ 391 h 400"/>
                                    <a:gd name="T20" fmla="*/ 212 w 427"/>
                                    <a:gd name="T21" fmla="*/ 400 h 400"/>
                                    <a:gd name="T22" fmla="*/ 150 w 427"/>
                                    <a:gd name="T23" fmla="*/ 391 h 400"/>
                                    <a:gd name="T24" fmla="*/ 94 w 427"/>
                                    <a:gd name="T25" fmla="*/ 366 h 400"/>
                                    <a:gd name="T26" fmla="*/ 49 w 427"/>
                                    <a:gd name="T27" fmla="*/ 328 h 400"/>
                                    <a:gd name="T28" fmla="*/ 17 w 427"/>
                                    <a:gd name="T29" fmla="*/ 279 h 400"/>
                                    <a:gd name="T30" fmla="*/ 0 w 427"/>
                                    <a:gd name="T31" fmla="*/ 222 h 400"/>
                                    <a:gd name="T32" fmla="*/ 3 w 427"/>
                                    <a:gd name="T33" fmla="*/ 160 h 400"/>
                                    <a:gd name="T34" fmla="*/ 25 w 427"/>
                                    <a:gd name="T35" fmla="*/ 104 h 400"/>
                                    <a:gd name="T36" fmla="*/ 62 w 427"/>
                                    <a:gd name="T37" fmla="*/ 59 h 400"/>
                                    <a:gd name="T38" fmla="*/ 111 w 427"/>
                                    <a:gd name="T39" fmla="*/ 24 h 400"/>
                                    <a:gd name="T40" fmla="*/ 170 w 427"/>
                                    <a:gd name="T41" fmla="*/ 5 h 400"/>
                                    <a:gd name="T42" fmla="*/ 212 w 427"/>
                                    <a:gd name="T43" fmla="*/ 35 h 400"/>
                                    <a:gd name="T44" fmla="*/ 265 w 427"/>
                                    <a:gd name="T45" fmla="*/ 43 h 400"/>
                                    <a:gd name="T46" fmla="*/ 310 w 427"/>
                                    <a:gd name="T47" fmla="*/ 63 h 400"/>
                                    <a:gd name="T48" fmla="*/ 349 w 427"/>
                                    <a:gd name="T49" fmla="*/ 95 h 400"/>
                                    <a:gd name="T50" fmla="*/ 374 w 427"/>
                                    <a:gd name="T51" fmla="*/ 136 h 400"/>
                                    <a:gd name="T52" fmla="*/ 388 w 427"/>
                                    <a:gd name="T53" fmla="*/ 184 h 400"/>
                                    <a:gd name="T54" fmla="*/ 384 w 427"/>
                                    <a:gd name="T55" fmla="*/ 234 h 400"/>
                                    <a:gd name="T56" fmla="*/ 367 w 427"/>
                                    <a:gd name="T57" fmla="*/ 279 h 400"/>
                                    <a:gd name="T58" fmla="*/ 337 w 427"/>
                                    <a:gd name="T59" fmla="*/ 317 h 400"/>
                                    <a:gd name="T60" fmla="*/ 297 w 427"/>
                                    <a:gd name="T61" fmla="*/ 345 h 400"/>
                                    <a:gd name="T62" fmla="*/ 248 w 427"/>
                                    <a:gd name="T63" fmla="*/ 362 h 400"/>
                                    <a:gd name="T64" fmla="*/ 195 w 427"/>
                                    <a:gd name="T65" fmla="*/ 364 h 400"/>
                                    <a:gd name="T66" fmla="*/ 145 w 427"/>
                                    <a:gd name="T67" fmla="*/ 353 h 400"/>
                                    <a:gd name="T68" fmla="*/ 101 w 427"/>
                                    <a:gd name="T69" fmla="*/ 328 h 400"/>
                                    <a:gd name="T70" fmla="*/ 67 w 427"/>
                                    <a:gd name="T71" fmla="*/ 293 h 400"/>
                                    <a:gd name="T72" fmla="*/ 45 w 427"/>
                                    <a:gd name="T73" fmla="*/ 250 h 400"/>
                                    <a:gd name="T74" fmla="*/ 37 w 427"/>
                                    <a:gd name="T75" fmla="*/ 201 h 400"/>
                                    <a:gd name="T76" fmla="*/ 45 w 427"/>
                                    <a:gd name="T77" fmla="*/ 152 h 400"/>
                                    <a:gd name="T78" fmla="*/ 67 w 427"/>
                                    <a:gd name="T79" fmla="*/ 108 h 400"/>
                                    <a:gd name="T80" fmla="*/ 101 w 427"/>
                                    <a:gd name="T81" fmla="*/ 73 h 400"/>
                                    <a:gd name="T82" fmla="*/ 145 w 427"/>
                                    <a:gd name="T83" fmla="*/ 49 h 400"/>
                                    <a:gd name="T84" fmla="*/ 195 w 427"/>
                                    <a:gd name="T85" fmla="*/ 36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0">
                                      <a:moveTo>
                                        <a:pt x="212" y="0"/>
                                      </a:moveTo>
                                      <a:lnTo>
                                        <a:pt x="234" y="2"/>
                                      </a:lnTo>
                                      <a:lnTo>
                                        <a:pt x="256" y="5"/>
                                      </a:lnTo>
                                      <a:lnTo>
                                        <a:pt x="276" y="9"/>
                                      </a:lnTo>
                                      <a:lnTo>
                                        <a:pt x="295" y="16"/>
                                      </a:lnTo>
                                      <a:lnTo>
                                        <a:pt x="313" y="24"/>
                                      </a:lnTo>
                                      <a:lnTo>
                                        <a:pt x="332" y="35"/>
                                      </a:lnTo>
                                      <a:lnTo>
                                        <a:pt x="349" y="46"/>
                                      </a:lnTo>
                                      <a:lnTo>
                                        <a:pt x="364" y="59"/>
                                      </a:lnTo>
                                      <a:lnTo>
                                        <a:pt x="378" y="73"/>
                                      </a:lnTo>
                                      <a:lnTo>
                                        <a:pt x="389" y="89"/>
                                      </a:lnTo>
                                      <a:lnTo>
                                        <a:pt x="400" y="104"/>
                                      </a:lnTo>
                                      <a:lnTo>
                                        <a:pt x="410" y="122"/>
                                      </a:lnTo>
                                      <a:lnTo>
                                        <a:pt x="416" y="141"/>
                                      </a:lnTo>
                                      <a:lnTo>
                                        <a:pt x="421" y="160"/>
                                      </a:lnTo>
                                      <a:lnTo>
                                        <a:pt x="425" y="180"/>
                                      </a:lnTo>
                                      <a:lnTo>
                                        <a:pt x="427" y="201"/>
                                      </a:lnTo>
                                      <a:lnTo>
                                        <a:pt x="425" y="222"/>
                                      </a:lnTo>
                                      <a:lnTo>
                                        <a:pt x="421" y="241"/>
                                      </a:lnTo>
                                      <a:lnTo>
                                        <a:pt x="416" y="260"/>
                                      </a:lnTo>
                                      <a:lnTo>
                                        <a:pt x="410" y="279"/>
                                      </a:lnTo>
                                      <a:lnTo>
                                        <a:pt x="400" y="296"/>
                                      </a:lnTo>
                                      <a:lnTo>
                                        <a:pt x="389" y="312"/>
                                      </a:lnTo>
                                      <a:lnTo>
                                        <a:pt x="378" y="328"/>
                                      </a:lnTo>
                                      <a:lnTo>
                                        <a:pt x="364" y="342"/>
                                      </a:lnTo>
                                      <a:lnTo>
                                        <a:pt x="349" y="355"/>
                                      </a:lnTo>
                                      <a:lnTo>
                                        <a:pt x="332" y="366"/>
                                      </a:lnTo>
                                      <a:lnTo>
                                        <a:pt x="313" y="377"/>
                                      </a:lnTo>
                                      <a:lnTo>
                                        <a:pt x="295" y="385"/>
                                      </a:lnTo>
                                      <a:lnTo>
                                        <a:pt x="276" y="391"/>
                                      </a:lnTo>
                                      <a:lnTo>
                                        <a:pt x="256" y="397"/>
                                      </a:lnTo>
                                      <a:lnTo>
                                        <a:pt x="234" y="399"/>
                                      </a:lnTo>
                                      <a:lnTo>
                                        <a:pt x="212" y="400"/>
                                      </a:lnTo>
                                      <a:lnTo>
                                        <a:pt x="190" y="399"/>
                                      </a:lnTo>
                                      <a:lnTo>
                                        <a:pt x="170" y="397"/>
                                      </a:lnTo>
                                      <a:lnTo>
                                        <a:pt x="150" y="391"/>
                                      </a:lnTo>
                                      <a:lnTo>
                                        <a:pt x="130" y="385"/>
                                      </a:lnTo>
                                      <a:lnTo>
                                        <a:pt x="111" y="377"/>
                                      </a:lnTo>
                                      <a:lnTo>
                                        <a:pt x="94" y="366"/>
                                      </a:lnTo>
                                      <a:lnTo>
                                        <a:pt x="77" y="355"/>
                                      </a:lnTo>
                                      <a:lnTo>
                                        <a:pt x="62" y="342"/>
                                      </a:lnTo>
                                      <a:lnTo>
                                        <a:pt x="49" y="328"/>
                                      </a:lnTo>
                                      <a:lnTo>
                                        <a:pt x="35" y="312"/>
                                      </a:lnTo>
                                      <a:lnTo>
                                        <a:pt x="25" y="296"/>
                                      </a:lnTo>
                                      <a:lnTo>
                                        <a:pt x="17" y="279"/>
                                      </a:lnTo>
                                      <a:lnTo>
                                        <a:pt x="8" y="260"/>
                                      </a:lnTo>
                                      <a:lnTo>
                                        <a:pt x="3" y="241"/>
                                      </a:lnTo>
                                      <a:lnTo>
                                        <a:pt x="0" y="222"/>
                                      </a:lnTo>
                                      <a:lnTo>
                                        <a:pt x="0" y="201"/>
                                      </a:lnTo>
                                      <a:lnTo>
                                        <a:pt x="0" y="180"/>
                                      </a:lnTo>
                                      <a:lnTo>
                                        <a:pt x="3" y="160"/>
                                      </a:lnTo>
                                      <a:lnTo>
                                        <a:pt x="8" y="141"/>
                                      </a:lnTo>
                                      <a:lnTo>
                                        <a:pt x="17" y="122"/>
                                      </a:lnTo>
                                      <a:lnTo>
                                        <a:pt x="25" y="104"/>
                                      </a:lnTo>
                                      <a:lnTo>
                                        <a:pt x="35" y="89"/>
                                      </a:lnTo>
                                      <a:lnTo>
                                        <a:pt x="49" y="73"/>
                                      </a:lnTo>
                                      <a:lnTo>
                                        <a:pt x="62" y="59"/>
                                      </a:lnTo>
                                      <a:lnTo>
                                        <a:pt x="77" y="46"/>
                                      </a:lnTo>
                                      <a:lnTo>
                                        <a:pt x="94" y="35"/>
                                      </a:lnTo>
                                      <a:lnTo>
                                        <a:pt x="111" y="24"/>
                                      </a:lnTo>
                                      <a:lnTo>
                                        <a:pt x="130" y="16"/>
                                      </a:lnTo>
                                      <a:lnTo>
                                        <a:pt x="150" y="9"/>
                                      </a:lnTo>
                                      <a:lnTo>
                                        <a:pt x="170" y="5"/>
                                      </a:lnTo>
                                      <a:lnTo>
                                        <a:pt x="190" y="2"/>
                                      </a:lnTo>
                                      <a:lnTo>
                                        <a:pt x="212" y="0"/>
                                      </a:lnTo>
                                      <a:close/>
                                      <a:moveTo>
                                        <a:pt x="212" y="35"/>
                                      </a:moveTo>
                                      <a:lnTo>
                                        <a:pt x="231" y="36"/>
                                      </a:lnTo>
                                      <a:lnTo>
                                        <a:pt x="248" y="38"/>
                                      </a:lnTo>
                                      <a:lnTo>
                                        <a:pt x="265" y="43"/>
                                      </a:lnTo>
                                      <a:lnTo>
                                        <a:pt x="281" y="49"/>
                                      </a:lnTo>
                                      <a:lnTo>
                                        <a:pt x="297" y="55"/>
                                      </a:lnTo>
                                      <a:lnTo>
                                        <a:pt x="310" y="63"/>
                                      </a:lnTo>
                                      <a:lnTo>
                                        <a:pt x="325" y="73"/>
                                      </a:lnTo>
                                      <a:lnTo>
                                        <a:pt x="337" y="84"/>
                                      </a:lnTo>
                                      <a:lnTo>
                                        <a:pt x="349" y="95"/>
                                      </a:lnTo>
                                      <a:lnTo>
                                        <a:pt x="359" y="108"/>
                                      </a:lnTo>
                                      <a:lnTo>
                                        <a:pt x="367" y="122"/>
                                      </a:lnTo>
                                      <a:lnTo>
                                        <a:pt x="374" y="136"/>
                                      </a:lnTo>
                                      <a:lnTo>
                                        <a:pt x="381" y="152"/>
                                      </a:lnTo>
                                      <a:lnTo>
                                        <a:pt x="384" y="168"/>
                                      </a:lnTo>
                                      <a:lnTo>
                                        <a:pt x="388" y="184"/>
                                      </a:lnTo>
                                      <a:lnTo>
                                        <a:pt x="389" y="201"/>
                                      </a:lnTo>
                                      <a:lnTo>
                                        <a:pt x="388" y="217"/>
                                      </a:lnTo>
                                      <a:lnTo>
                                        <a:pt x="384" y="234"/>
                                      </a:lnTo>
                                      <a:lnTo>
                                        <a:pt x="381" y="250"/>
                                      </a:lnTo>
                                      <a:lnTo>
                                        <a:pt x="374" y="264"/>
                                      </a:lnTo>
                                      <a:lnTo>
                                        <a:pt x="367" y="279"/>
                                      </a:lnTo>
                                      <a:lnTo>
                                        <a:pt x="359" y="293"/>
                                      </a:lnTo>
                                      <a:lnTo>
                                        <a:pt x="349" y="305"/>
                                      </a:lnTo>
                                      <a:lnTo>
                                        <a:pt x="337" y="317"/>
                                      </a:lnTo>
                                      <a:lnTo>
                                        <a:pt x="325" y="328"/>
                                      </a:lnTo>
                                      <a:lnTo>
                                        <a:pt x="310" y="337"/>
                                      </a:lnTo>
                                      <a:lnTo>
                                        <a:pt x="297" y="345"/>
                                      </a:lnTo>
                                      <a:lnTo>
                                        <a:pt x="281" y="353"/>
                                      </a:lnTo>
                                      <a:lnTo>
                                        <a:pt x="265" y="358"/>
                                      </a:lnTo>
                                      <a:lnTo>
                                        <a:pt x="248" y="362"/>
                                      </a:lnTo>
                                      <a:lnTo>
                                        <a:pt x="231" y="364"/>
                                      </a:lnTo>
                                      <a:lnTo>
                                        <a:pt x="212" y="366"/>
                                      </a:lnTo>
                                      <a:lnTo>
                                        <a:pt x="195" y="364"/>
                                      </a:lnTo>
                                      <a:lnTo>
                                        <a:pt x="177" y="362"/>
                                      </a:lnTo>
                                      <a:lnTo>
                                        <a:pt x="160" y="358"/>
                                      </a:lnTo>
                                      <a:lnTo>
                                        <a:pt x="145" y="353"/>
                                      </a:lnTo>
                                      <a:lnTo>
                                        <a:pt x="130" y="345"/>
                                      </a:lnTo>
                                      <a:lnTo>
                                        <a:pt x="114" y="337"/>
                                      </a:lnTo>
                                      <a:lnTo>
                                        <a:pt x="101" y="328"/>
                                      </a:lnTo>
                                      <a:lnTo>
                                        <a:pt x="89" y="317"/>
                                      </a:lnTo>
                                      <a:lnTo>
                                        <a:pt x="77" y="305"/>
                                      </a:lnTo>
                                      <a:lnTo>
                                        <a:pt x="67" y="293"/>
                                      </a:lnTo>
                                      <a:lnTo>
                                        <a:pt x="59" y="279"/>
                                      </a:lnTo>
                                      <a:lnTo>
                                        <a:pt x="50" y="264"/>
                                      </a:lnTo>
                                      <a:lnTo>
                                        <a:pt x="45" y="250"/>
                                      </a:lnTo>
                                      <a:lnTo>
                                        <a:pt x="40" y="234"/>
                                      </a:lnTo>
                                      <a:lnTo>
                                        <a:pt x="37" y="217"/>
                                      </a:lnTo>
                                      <a:lnTo>
                                        <a:pt x="37" y="201"/>
                                      </a:lnTo>
                                      <a:lnTo>
                                        <a:pt x="37" y="184"/>
                                      </a:lnTo>
                                      <a:lnTo>
                                        <a:pt x="40" y="168"/>
                                      </a:lnTo>
                                      <a:lnTo>
                                        <a:pt x="45" y="152"/>
                                      </a:lnTo>
                                      <a:lnTo>
                                        <a:pt x="50" y="136"/>
                                      </a:lnTo>
                                      <a:lnTo>
                                        <a:pt x="59" y="122"/>
                                      </a:lnTo>
                                      <a:lnTo>
                                        <a:pt x="67" y="108"/>
                                      </a:lnTo>
                                      <a:lnTo>
                                        <a:pt x="77" y="95"/>
                                      </a:lnTo>
                                      <a:lnTo>
                                        <a:pt x="89" y="84"/>
                                      </a:lnTo>
                                      <a:lnTo>
                                        <a:pt x="101" y="73"/>
                                      </a:lnTo>
                                      <a:lnTo>
                                        <a:pt x="114" y="63"/>
                                      </a:lnTo>
                                      <a:lnTo>
                                        <a:pt x="130" y="55"/>
                                      </a:lnTo>
                                      <a:lnTo>
                                        <a:pt x="145" y="49"/>
                                      </a:lnTo>
                                      <a:lnTo>
                                        <a:pt x="160" y="43"/>
                                      </a:lnTo>
                                      <a:lnTo>
                                        <a:pt x="177" y="38"/>
                                      </a:lnTo>
                                      <a:lnTo>
                                        <a:pt x="195" y="36"/>
                                      </a:lnTo>
                                      <a:lnTo>
                                        <a:pt x="212"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3" name="Freeform 89"/>
                              <wps:cNvSpPr>
                                <a:spLocks/>
                              </wps:cNvSpPr>
                              <wps:spPr bwMode="auto">
                                <a:xfrm>
                                  <a:off x="3968" y="1528"/>
                                  <a:ext cx="22" cy="20"/>
                                </a:xfrm>
                                <a:custGeom>
                                  <a:avLst/>
                                  <a:gdLst>
                                    <a:gd name="T0" fmla="*/ 10 w 22"/>
                                    <a:gd name="T1" fmla="*/ 0 h 20"/>
                                    <a:gd name="T2" fmla="*/ 12 w 22"/>
                                    <a:gd name="T3" fmla="*/ 0 h 20"/>
                                    <a:gd name="T4" fmla="*/ 15 w 22"/>
                                    <a:gd name="T5" fmla="*/ 1 h 20"/>
                                    <a:gd name="T6" fmla="*/ 17 w 22"/>
                                    <a:gd name="T7" fmla="*/ 1 h 20"/>
                                    <a:gd name="T8" fmla="*/ 19 w 22"/>
                                    <a:gd name="T9" fmla="*/ 3 h 20"/>
                                    <a:gd name="T10" fmla="*/ 19 w 22"/>
                                    <a:gd name="T11" fmla="*/ 4 h 20"/>
                                    <a:gd name="T12" fmla="*/ 20 w 22"/>
                                    <a:gd name="T13" fmla="*/ 6 h 20"/>
                                    <a:gd name="T14" fmla="*/ 20 w 22"/>
                                    <a:gd name="T15" fmla="*/ 8 h 20"/>
                                    <a:gd name="T16" fmla="*/ 22 w 22"/>
                                    <a:gd name="T17" fmla="*/ 11 h 20"/>
                                    <a:gd name="T18" fmla="*/ 20 w 22"/>
                                    <a:gd name="T19" fmla="*/ 12 h 20"/>
                                    <a:gd name="T20" fmla="*/ 20 w 22"/>
                                    <a:gd name="T21" fmla="*/ 14 h 20"/>
                                    <a:gd name="T22" fmla="*/ 19 w 22"/>
                                    <a:gd name="T23" fmla="*/ 15 h 20"/>
                                    <a:gd name="T24" fmla="*/ 19 w 22"/>
                                    <a:gd name="T25" fmla="*/ 17 h 20"/>
                                    <a:gd name="T26" fmla="*/ 17 w 22"/>
                                    <a:gd name="T27" fmla="*/ 19 h 20"/>
                                    <a:gd name="T28" fmla="*/ 15 w 22"/>
                                    <a:gd name="T29" fmla="*/ 20 h 20"/>
                                    <a:gd name="T30" fmla="*/ 12 w 22"/>
                                    <a:gd name="T31" fmla="*/ 20 h 20"/>
                                    <a:gd name="T32" fmla="*/ 10 w 22"/>
                                    <a:gd name="T33" fmla="*/ 20 h 20"/>
                                    <a:gd name="T34" fmla="*/ 9 w 22"/>
                                    <a:gd name="T35" fmla="*/ 20 h 20"/>
                                    <a:gd name="T36" fmla="*/ 7 w 22"/>
                                    <a:gd name="T37" fmla="*/ 20 h 20"/>
                                    <a:gd name="T38" fmla="*/ 5 w 22"/>
                                    <a:gd name="T39" fmla="*/ 19 h 20"/>
                                    <a:gd name="T40" fmla="*/ 4 w 22"/>
                                    <a:gd name="T41" fmla="*/ 17 h 20"/>
                                    <a:gd name="T42" fmla="*/ 2 w 22"/>
                                    <a:gd name="T43" fmla="*/ 15 h 20"/>
                                    <a:gd name="T44" fmla="*/ 0 w 22"/>
                                    <a:gd name="T45" fmla="*/ 14 h 20"/>
                                    <a:gd name="T46" fmla="*/ 0 w 22"/>
                                    <a:gd name="T47" fmla="*/ 12 h 20"/>
                                    <a:gd name="T48" fmla="*/ 0 w 22"/>
                                    <a:gd name="T49" fmla="*/ 11 h 20"/>
                                    <a:gd name="T50" fmla="*/ 0 w 22"/>
                                    <a:gd name="T51" fmla="*/ 8 h 20"/>
                                    <a:gd name="T52" fmla="*/ 0 w 22"/>
                                    <a:gd name="T53" fmla="*/ 6 h 20"/>
                                    <a:gd name="T54" fmla="*/ 2 w 22"/>
                                    <a:gd name="T55" fmla="*/ 4 h 20"/>
                                    <a:gd name="T56" fmla="*/ 4 w 22"/>
                                    <a:gd name="T57" fmla="*/ 3 h 20"/>
                                    <a:gd name="T58" fmla="*/ 5 w 22"/>
                                    <a:gd name="T59" fmla="*/ 1 h 20"/>
                                    <a:gd name="T60" fmla="*/ 7 w 22"/>
                                    <a:gd name="T61" fmla="*/ 1 h 20"/>
                                    <a:gd name="T62" fmla="*/ 9 w 22"/>
                                    <a:gd name="T63" fmla="*/ 0 h 20"/>
                                    <a:gd name="T64" fmla="*/ 10 w 22"/>
                                    <a:gd name="T65"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2" h="20">
                                      <a:moveTo>
                                        <a:pt x="10" y="0"/>
                                      </a:moveTo>
                                      <a:lnTo>
                                        <a:pt x="12" y="0"/>
                                      </a:lnTo>
                                      <a:lnTo>
                                        <a:pt x="15" y="1"/>
                                      </a:lnTo>
                                      <a:lnTo>
                                        <a:pt x="17" y="1"/>
                                      </a:lnTo>
                                      <a:lnTo>
                                        <a:pt x="19" y="3"/>
                                      </a:lnTo>
                                      <a:lnTo>
                                        <a:pt x="19" y="4"/>
                                      </a:lnTo>
                                      <a:lnTo>
                                        <a:pt x="20" y="6"/>
                                      </a:lnTo>
                                      <a:lnTo>
                                        <a:pt x="20" y="8"/>
                                      </a:lnTo>
                                      <a:lnTo>
                                        <a:pt x="22" y="11"/>
                                      </a:lnTo>
                                      <a:lnTo>
                                        <a:pt x="20" y="12"/>
                                      </a:lnTo>
                                      <a:lnTo>
                                        <a:pt x="20" y="14"/>
                                      </a:lnTo>
                                      <a:lnTo>
                                        <a:pt x="19" y="15"/>
                                      </a:lnTo>
                                      <a:lnTo>
                                        <a:pt x="19" y="17"/>
                                      </a:lnTo>
                                      <a:lnTo>
                                        <a:pt x="17" y="19"/>
                                      </a:lnTo>
                                      <a:lnTo>
                                        <a:pt x="15" y="20"/>
                                      </a:lnTo>
                                      <a:lnTo>
                                        <a:pt x="12" y="20"/>
                                      </a:lnTo>
                                      <a:lnTo>
                                        <a:pt x="10" y="20"/>
                                      </a:lnTo>
                                      <a:lnTo>
                                        <a:pt x="9" y="20"/>
                                      </a:lnTo>
                                      <a:lnTo>
                                        <a:pt x="7" y="20"/>
                                      </a:lnTo>
                                      <a:lnTo>
                                        <a:pt x="5" y="19"/>
                                      </a:lnTo>
                                      <a:lnTo>
                                        <a:pt x="4" y="17"/>
                                      </a:lnTo>
                                      <a:lnTo>
                                        <a:pt x="2" y="15"/>
                                      </a:lnTo>
                                      <a:lnTo>
                                        <a:pt x="0" y="14"/>
                                      </a:lnTo>
                                      <a:lnTo>
                                        <a:pt x="0" y="12"/>
                                      </a:lnTo>
                                      <a:lnTo>
                                        <a:pt x="0" y="11"/>
                                      </a:lnTo>
                                      <a:lnTo>
                                        <a:pt x="0" y="8"/>
                                      </a:lnTo>
                                      <a:lnTo>
                                        <a:pt x="0" y="6"/>
                                      </a:lnTo>
                                      <a:lnTo>
                                        <a:pt x="2" y="4"/>
                                      </a:lnTo>
                                      <a:lnTo>
                                        <a:pt x="4" y="3"/>
                                      </a:lnTo>
                                      <a:lnTo>
                                        <a:pt x="5" y="1"/>
                                      </a:lnTo>
                                      <a:lnTo>
                                        <a:pt x="7" y="1"/>
                                      </a:lnTo>
                                      <a:lnTo>
                                        <a:pt x="9" y="0"/>
                                      </a:lnTo>
                                      <a:lnTo>
                                        <a:pt x="10"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4" name="Freeform 90"/>
                              <wps:cNvSpPr>
                                <a:spLocks/>
                              </wps:cNvSpPr>
                              <wps:spPr bwMode="auto">
                                <a:xfrm>
                                  <a:off x="3951" y="1555"/>
                                  <a:ext cx="56" cy="121"/>
                                </a:xfrm>
                                <a:custGeom>
                                  <a:avLst/>
                                  <a:gdLst>
                                    <a:gd name="T0" fmla="*/ 44 w 56"/>
                                    <a:gd name="T1" fmla="*/ 0 h 121"/>
                                    <a:gd name="T2" fmla="*/ 46 w 56"/>
                                    <a:gd name="T3" fmla="*/ 0 h 121"/>
                                    <a:gd name="T4" fmla="*/ 46 w 56"/>
                                    <a:gd name="T5" fmla="*/ 0 h 121"/>
                                    <a:gd name="T6" fmla="*/ 46 w 56"/>
                                    <a:gd name="T7" fmla="*/ 0 h 121"/>
                                    <a:gd name="T8" fmla="*/ 46 w 56"/>
                                    <a:gd name="T9" fmla="*/ 0 h 121"/>
                                    <a:gd name="T10" fmla="*/ 46 w 56"/>
                                    <a:gd name="T11" fmla="*/ 0 h 121"/>
                                    <a:gd name="T12" fmla="*/ 53 w 56"/>
                                    <a:gd name="T13" fmla="*/ 1 h 121"/>
                                    <a:gd name="T14" fmla="*/ 56 w 56"/>
                                    <a:gd name="T15" fmla="*/ 3 h 121"/>
                                    <a:gd name="T16" fmla="*/ 56 w 56"/>
                                    <a:gd name="T17" fmla="*/ 6 h 121"/>
                                    <a:gd name="T18" fmla="*/ 56 w 56"/>
                                    <a:gd name="T19" fmla="*/ 9 h 121"/>
                                    <a:gd name="T20" fmla="*/ 56 w 56"/>
                                    <a:gd name="T21" fmla="*/ 20 h 121"/>
                                    <a:gd name="T22" fmla="*/ 56 w 56"/>
                                    <a:gd name="T23" fmla="*/ 31 h 121"/>
                                    <a:gd name="T24" fmla="*/ 56 w 56"/>
                                    <a:gd name="T25" fmla="*/ 42 h 121"/>
                                    <a:gd name="T26" fmla="*/ 56 w 56"/>
                                    <a:gd name="T27" fmla="*/ 55 h 121"/>
                                    <a:gd name="T28" fmla="*/ 53 w 56"/>
                                    <a:gd name="T29" fmla="*/ 58 h 121"/>
                                    <a:gd name="T30" fmla="*/ 51 w 56"/>
                                    <a:gd name="T31" fmla="*/ 58 h 121"/>
                                    <a:gd name="T32" fmla="*/ 48 w 56"/>
                                    <a:gd name="T33" fmla="*/ 58 h 121"/>
                                    <a:gd name="T34" fmla="*/ 46 w 56"/>
                                    <a:gd name="T35" fmla="*/ 55 h 121"/>
                                    <a:gd name="T36" fmla="*/ 46 w 56"/>
                                    <a:gd name="T37" fmla="*/ 44 h 121"/>
                                    <a:gd name="T38" fmla="*/ 46 w 56"/>
                                    <a:gd name="T39" fmla="*/ 34 h 121"/>
                                    <a:gd name="T40" fmla="*/ 46 w 56"/>
                                    <a:gd name="T41" fmla="*/ 25 h 121"/>
                                    <a:gd name="T42" fmla="*/ 46 w 56"/>
                                    <a:gd name="T43" fmla="*/ 15 h 121"/>
                                    <a:gd name="T44" fmla="*/ 44 w 56"/>
                                    <a:gd name="T45" fmla="*/ 58 h 121"/>
                                    <a:gd name="T46" fmla="*/ 44 w 56"/>
                                    <a:gd name="T47" fmla="*/ 69 h 121"/>
                                    <a:gd name="T48" fmla="*/ 44 w 56"/>
                                    <a:gd name="T49" fmla="*/ 77 h 121"/>
                                    <a:gd name="T50" fmla="*/ 44 w 56"/>
                                    <a:gd name="T51" fmla="*/ 82 h 121"/>
                                    <a:gd name="T52" fmla="*/ 44 w 56"/>
                                    <a:gd name="T53" fmla="*/ 98 h 121"/>
                                    <a:gd name="T54" fmla="*/ 44 w 56"/>
                                    <a:gd name="T55" fmla="*/ 117 h 121"/>
                                    <a:gd name="T56" fmla="*/ 39 w 56"/>
                                    <a:gd name="T57" fmla="*/ 120 h 121"/>
                                    <a:gd name="T58" fmla="*/ 34 w 56"/>
                                    <a:gd name="T59" fmla="*/ 120 h 121"/>
                                    <a:gd name="T60" fmla="*/ 29 w 56"/>
                                    <a:gd name="T61" fmla="*/ 117 h 121"/>
                                    <a:gd name="T62" fmla="*/ 29 w 56"/>
                                    <a:gd name="T63" fmla="*/ 58 h 121"/>
                                    <a:gd name="T64" fmla="*/ 26 w 56"/>
                                    <a:gd name="T65" fmla="*/ 69 h 121"/>
                                    <a:gd name="T66" fmla="*/ 26 w 56"/>
                                    <a:gd name="T67" fmla="*/ 77 h 121"/>
                                    <a:gd name="T68" fmla="*/ 26 w 56"/>
                                    <a:gd name="T69" fmla="*/ 82 h 121"/>
                                    <a:gd name="T70" fmla="*/ 26 w 56"/>
                                    <a:gd name="T71" fmla="*/ 98 h 121"/>
                                    <a:gd name="T72" fmla="*/ 26 w 56"/>
                                    <a:gd name="T73" fmla="*/ 117 h 121"/>
                                    <a:gd name="T74" fmla="*/ 21 w 56"/>
                                    <a:gd name="T75" fmla="*/ 120 h 121"/>
                                    <a:gd name="T76" fmla="*/ 16 w 56"/>
                                    <a:gd name="T77" fmla="*/ 120 h 121"/>
                                    <a:gd name="T78" fmla="*/ 12 w 56"/>
                                    <a:gd name="T79" fmla="*/ 117 h 121"/>
                                    <a:gd name="T80" fmla="*/ 10 w 56"/>
                                    <a:gd name="T81" fmla="*/ 58 h 121"/>
                                    <a:gd name="T82" fmla="*/ 10 w 56"/>
                                    <a:gd name="T83" fmla="*/ 15 h 121"/>
                                    <a:gd name="T84" fmla="*/ 9 w 56"/>
                                    <a:gd name="T85" fmla="*/ 20 h 121"/>
                                    <a:gd name="T86" fmla="*/ 9 w 56"/>
                                    <a:gd name="T87" fmla="*/ 30 h 121"/>
                                    <a:gd name="T88" fmla="*/ 9 w 56"/>
                                    <a:gd name="T89" fmla="*/ 39 h 121"/>
                                    <a:gd name="T90" fmla="*/ 9 w 56"/>
                                    <a:gd name="T91" fmla="*/ 49 h 121"/>
                                    <a:gd name="T92" fmla="*/ 9 w 56"/>
                                    <a:gd name="T93" fmla="*/ 56 h 121"/>
                                    <a:gd name="T94" fmla="*/ 5 w 56"/>
                                    <a:gd name="T95" fmla="*/ 58 h 121"/>
                                    <a:gd name="T96" fmla="*/ 4 w 56"/>
                                    <a:gd name="T97" fmla="*/ 58 h 121"/>
                                    <a:gd name="T98" fmla="*/ 0 w 56"/>
                                    <a:gd name="T99" fmla="*/ 56 h 121"/>
                                    <a:gd name="T100" fmla="*/ 0 w 56"/>
                                    <a:gd name="T101" fmla="*/ 49 h 121"/>
                                    <a:gd name="T102" fmla="*/ 0 w 56"/>
                                    <a:gd name="T103" fmla="*/ 37 h 121"/>
                                    <a:gd name="T104" fmla="*/ 0 w 56"/>
                                    <a:gd name="T105" fmla="*/ 26 h 121"/>
                                    <a:gd name="T106" fmla="*/ 0 w 56"/>
                                    <a:gd name="T107" fmla="*/ 15 h 121"/>
                                    <a:gd name="T108" fmla="*/ 0 w 56"/>
                                    <a:gd name="T109" fmla="*/ 7 h 121"/>
                                    <a:gd name="T110" fmla="*/ 0 w 56"/>
                                    <a:gd name="T111" fmla="*/ 4 h 121"/>
                                    <a:gd name="T112" fmla="*/ 0 w 56"/>
                                    <a:gd name="T113" fmla="*/ 1 h 121"/>
                                    <a:gd name="T114" fmla="*/ 5 w 56"/>
                                    <a:gd name="T115" fmla="*/ 0 h 121"/>
                                    <a:gd name="T116" fmla="*/ 9 w 56"/>
                                    <a:gd name="T117" fmla="*/ 0 h 121"/>
                                    <a:gd name="T118" fmla="*/ 9 w 56"/>
                                    <a:gd name="T119" fmla="*/ 0 h 121"/>
                                    <a:gd name="T120" fmla="*/ 9 w 56"/>
                                    <a:gd name="T121" fmla="*/ 0 h 121"/>
                                    <a:gd name="T122" fmla="*/ 9 w 56"/>
                                    <a:gd name="T123" fmla="*/ 0 h 121"/>
                                    <a:gd name="T124" fmla="*/ 10 w 56"/>
                                    <a:gd name="T125"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 h="121">
                                      <a:moveTo>
                                        <a:pt x="10" y="0"/>
                                      </a:moveTo>
                                      <a:lnTo>
                                        <a:pt x="44" y="0"/>
                                      </a:lnTo>
                                      <a:lnTo>
                                        <a:pt x="46" y="0"/>
                                      </a:lnTo>
                                      <a:lnTo>
                                        <a:pt x="51" y="0"/>
                                      </a:lnTo>
                                      <a:lnTo>
                                        <a:pt x="53" y="1"/>
                                      </a:lnTo>
                                      <a:lnTo>
                                        <a:pt x="54" y="1"/>
                                      </a:lnTo>
                                      <a:lnTo>
                                        <a:pt x="56" y="3"/>
                                      </a:lnTo>
                                      <a:lnTo>
                                        <a:pt x="56" y="4"/>
                                      </a:lnTo>
                                      <a:lnTo>
                                        <a:pt x="56" y="6"/>
                                      </a:lnTo>
                                      <a:lnTo>
                                        <a:pt x="56" y="7"/>
                                      </a:lnTo>
                                      <a:lnTo>
                                        <a:pt x="56" y="9"/>
                                      </a:lnTo>
                                      <a:lnTo>
                                        <a:pt x="56" y="15"/>
                                      </a:lnTo>
                                      <a:lnTo>
                                        <a:pt x="56" y="20"/>
                                      </a:lnTo>
                                      <a:lnTo>
                                        <a:pt x="56" y="26"/>
                                      </a:lnTo>
                                      <a:lnTo>
                                        <a:pt x="56" y="31"/>
                                      </a:lnTo>
                                      <a:lnTo>
                                        <a:pt x="56" y="37"/>
                                      </a:lnTo>
                                      <a:lnTo>
                                        <a:pt x="56" y="42"/>
                                      </a:lnTo>
                                      <a:lnTo>
                                        <a:pt x="56" y="49"/>
                                      </a:lnTo>
                                      <a:lnTo>
                                        <a:pt x="56" y="55"/>
                                      </a:lnTo>
                                      <a:lnTo>
                                        <a:pt x="54" y="56"/>
                                      </a:lnTo>
                                      <a:lnTo>
                                        <a:pt x="53" y="58"/>
                                      </a:lnTo>
                                      <a:lnTo>
                                        <a:pt x="51" y="58"/>
                                      </a:lnTo>
                                      <a:lnTo>
                                        <a:pt x="49" y="58"/>
                                      </a:lnTo>
                                      <a:lnTo>
                                        <a:pt x="48" y="58"/>
                                      </a:lnTo>
                                      <a:lnTo>
                                        <a:pt x="48" y="56"/>
                                      </a:lnTo>
                                      <a:lnTo>
                                        <a:pt x="46" y="55"/>
                                      </a:lnTo>
                                      <a:lnTo>
                                        <a:pt x="46" y="49"/>
                                      </a:lnTo>
                                      <a:lnTo>
                                        <a:pt x="46" y="44"/>
                                      </a:lnTo>
                                      <a:lnTo>
                                        <a:pt x="46" y="39"/>
                                      </a:lnTo>
                                      <a:lnTo>
                                        <a:pt x="46" y="34"/>
                                      </a:lnTo>
                                      <a:lnTo>
                                        <a:pt x="46" y="30"/>
                                      </a:lnTo>
                                      <a:lnTo>
                                        <a:pt x="46" y="25"/>
                                      </a:lnTo>
                                      <a:lnTo>
                                        <a:pt x="46" y="20"/>
                                      </a:lnTo>
                                      <a:lnTo>
                                        <a:pt x="46" y="15"/>
                                      </a:lnTo>
                                      <a:lnTo>
                                        <a:pt x="44" y="15"/>
                                      </a:lnTo>
                                      <a:lnTo>
                                        <a:pt x="44" y="58"/>
                                      </a:lnTo>
                                      <a:lnTo>
                                        <a:pt x="44" y="69"/>
                                      </a:lnTo>
                                      <a:lnTo>
                                        <a:pt x="44" y="74"/>
                                      </a:lnTo>
                                      <a:lnTo>
                                        <a:pt x="44" y="77"/>
                                      </a:lnTo>
                                      <a:lnTo>
                                        <a:pt x="44" y="79"/>
                                      </a:lnTo>
                                      <a:lnTo>
                                        <a:pt x="44" y="82"/>
                                      </a:lnTo>
                                      <a:lnTo>
                                        <a:pt x="44" y="87"/>
                                      </a:lnTo>
                                      <a:lnTo>
                                        <a:pt x="44" y="98"/>
                                      </a:lnTo>
                                      <a:lnTo>
                                        <a:pt x="44" y="115"/>
                                      </a:lnTo>
                                      <a:lnTo>
                                        <a:pt x="44" y="117"/>
                                      </a:lnTo>
                                      <a:lnTo>
                                        <a:pt x="43" y="120"/>
                                      </a:lnTo>
                                      <a:lnTo>
                                        <a:pt x="39" y="120"/>
                                      </a:lnTo>
                                      <a:lnTo>
                                        <a:pt x="37" y="121"/>
                                      </a:lnTo>
                                      <a:lnTo>
                                        <a:pt x="34" y="120"/>
                                      </a:lnTo>
                                      <a:lnTo>
                                        <a:pt x="31" y="120"/>
                                      </a:lnTo>
                                      <a:lnTo>
                                        <a:pt x="29" y="117"/>
                                      </a:lnTo>
                                      <a:lnTo>
                                        <a:pt x="29" y="115"/>
                                      </a:lnTo>
                                      <a:lnTo>
                                        <a:pt x="29" y="58"/>
                                      </a:lnTo>
                                      <a:lnTo>
                                        <a:pt x="26" y="58"/>
                                      </a:lnTo>
                                      <a:lnTo>
                                        <a:pt x="26" y="69"/>
                                      </a:lnTo>
                                      <a:lnTo>
                                        <a:pt x="26" y="74"/>
                                      </a:lnTo>
                                      <a:lnTo>
                                        <a:pt x="26" y="77"/>
                                      </a:lnTo>
                                      <a:lnTo>
                                        <a:pt x="26" y="79"/>
                                      </a:lnTo>
                                      <a:lnTo>
                                        <a:pt x="26" y="82"/>
                                      </a:lnTo>
                                      <a:lnTo>
                                        <a:pt x="26" y="87"/>
                                      </a:lnTo>
                                      <a:lnTo>
                                        <a:pt x="26" y="98"/>
                                      </a:lnTo>
                                      <a:lnTo>
                                        <a:pt x="26" y="115"/>
                                      </a:lnTo>
                                      <a:lnTo>
                                        <a:pt x="26" y="117"/>
                                      </a:lnTo>
                                      <a:lnTo>
                                        <a:pt x="24" y="120"/>
                                      </a:lnTo>
                                      <a:lnTo>
                                        <a:pt x="21" y="120"/>
                                      </a:lnTo>
                                      <a:lnTo>
                                        <a:pt x="19" y="121"/>
                                      </a:lnTo>
                                      <a:lnTo>
                                        <a:pt x="16" y="120"/>
                                      </a:lnTo>
                                      <a:lnTo>
                                        <a:pt x="14" y="120"/>
                                      </a:lnTo>
                                      <a:lnTo>
                                        <a:pt x="12" y="117"/>
                                      </a:lnTo>
                                      <a:lnTo>
                                        <a:pt x="10" y="115"/>
                                      </a:lnTo>
                                      <a:lnTo>
                                        <a:pt x="10" y="58"/>
                                      </a:lnTo>
                                      <a:lnTo>
                                        <a:pt x="10" y="15"/>
                                      </a:lnTo>
                                      <a:lnTo>
                                        <a:pt x="9" y="15"/>
                                      </a:lnTo>
                                      <a:lnTo>
                                        <a:pt x="9" y="20"/>
                                      </a:lnTo>
                                      <a:lnTo>
                                        <a:pt x="9" y="25"/>
                                      </a:lnTo>
                                      <a:lnTo>
                                        <a:pt x="9" y="30"/>
                                      </a:lnTo>
                                      <a:lnTo>
                                        <a:pt x="9" y="34"/>
                                      </a:lnTo>
                                      <a:lnTo>
                                        <a:pt x="9" y="39"/>
                                      </a:lnTo>
                                      <a:lnTo>
                                        <a:pt x="9" y="44"/>
                                      </a:lnTo>
                                      <a:lnTo>
                                        <a:pt x="9" y="49"/>
                                      </a:lnTo>
                                      <a:lnTo>
                                        <a:pt x="9" y="55"/>
                                      </a:lnTo>
                                      <a:lnTo>
                                        <a:pt x="9" y="56"/>
                                      </a:lnTo>
                                      <a:lnTo>
                                        <a:pt x="7" y="58"/>
                                      </a:lnTo>
                                      <a:lnTo>
                                        <a:pt x="5" y="58"/>
                                      </a:lnTo>
                                      <a:lnTo>
                                        <a:pt x="4" y="58"/>
                                      </a:lnTo>
                                      <a:lnTo>
                                        <a:pt x="2" y="58"/>
                                      </a:lnTo>
                                      <a:lnTo>
                                        <a:pt x="0" y="56"/>
                                      </a:lnTo>
                                      <a:lnTo>
                                        <a:pt x="0" y="55"/>
                                      </a:lnTo>
                                      <a:lnTo>
                                        <a:pt x="0" y="49"/>
                                      </a:lnTo>
                                      <a:lnTo>
                                        <a:pt x="0" y="42"/>
                                      </a:lnTo>
                                      <a:lnTo>
                                        <a:pt x="0" y="37"/>
                                      </a:lnTo>
                                      <a:lnTo>
                                        <a:pt x="0" y="31"/>
                                      </a:lnTo>
                                      <a:lnTo>
                                        <a:pt x="0" y="26"/>
                                      </a:lnTo>
                                      <a:lnTo>
                                        <a:pt x="0" y="20"/>
                                      </a:lnTo>
                                      <a:lnTo>
                                        <a:pt x="0" y="15"/>
                                      </a:lnTo>
                                      <a:lnTo>
                                        <a:pt x="0" y="9"/>
                                      </a:lnTo>
                                      <a:lnTo>
                                        <a:pt x="0" y="7"/>
                                      </a:lnTo>
                                      <a:lnTo>
                                        <a:pt x="0" y="6"/>
                                      </a:lnTo>
                                      <a:lnTo>
                                        <a:pt x="0" y="4"/>
                                      </a:lnTo>
                                      <a:lnTo>
                                        <a:pt x="0" y="3"/>
                                      </a:lnTo>
                                      <a:lnTo>
                                        <a:pt x="0" y="1"/>
                                      </a:lnTo>
                                      <a:lnTo>
                                        <a:pt x="2" y="1"/>
                                      </a:lnTo>
                                      <a:lnTo>
                                        <a:pt x="5" y="0"/>
                                      </a:lnTo>
                                      <a:lnTo>
                                        <a:pt x="9" y="0"/>
                                      </a:lnTo>
                                      <a:lnTo>
                                        <a:pt x="10"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5" name="Freeform 91"/>
                              <wps:cNvSpPr>
                                <a:spLocks/>
                              </wps:cNvSpPr>
                              <wps:spPr bwMode="auto">
                                <a:xfrm>
                                  <a:off x="4027" y="1528"/>
                                  <a:ext cx="22" cy="20"/>
                                </a:xfrm>
                                <a:custGeom>
                                  <a:avLst/>
                                  <a:gdLst>
                                    <a:gd name="T0" fmla="*/ 12 w 22"/>
                                    <a:gd name="T1" fmla="*/ 0 h 20"/>
                                    <a:gd name="T2" fmla="*/ 14 w 22"/>
                                    <a:gd name="T3" fmla="*/ 0 h 20"/>
                                    <a:gd name="T4" fmla="*/ 15 w 22"/>
                                    <a:gd name="T5" fmla="*/ 1 h 20"/>
                                    <a:gd name="T6" fmla="*/ 19 w 22"/>
                                    <a:gd name="T7" fmla="*/ 1 h 20"/>
                                    <a:gd name="T8" fmla="*/ 21 w 22"/>
                                    <a:gd name="T9" fmla="*/ 3 h 20"/>
                                    <a:gd name="T10" fmla="*/ 21 w 22"/>
                                    <a:gd name="T11" fmla="*/ 4 h 20"/>
                                    <a:gd name="T12" fmla="*/ 22 w 22"/>
                                    <a:gd name="T13" fmla="*/ 6 h 20"/>
                                    <a:gd name="T14" fmla="*/ 22 w 22"/>
                                    <a:gd name="T15" fmla="*/ 8 h 20"/>
                                    <a:gd name="T16" fmla="*/ 22 w 22"/>
                                    <a:gd name="T17" fmla="*/ 11 h 20"/>
                                    <a:gd name="T18" fmla="*/ 22 w 22"/>
                                    <a:gd name="T19" fmla="*/ 12 h 20"/>
                                    <a:gd name="T20" fmla="*/ 22 w 22"/>
                                    <a:gd name="T21" fmla="*/ 14 h 20"/>
                                    <a:gd name="T22" fmla="*/ 21 w 22"/>
                                    <a:gd name="T23" fmla="*/ 15 h 20"/>
                                    <a:gd name="T24" fmla="*/ 21 w 22"/>
                                    <a:gd name="T25" fmla="*/ 17 h 20"/>
                                    <a:gd name="T26" fmla="*/ 19 w 22"/>
                                    <a:gd name="T27" fmla="*/ 19 h 20"/>
                                    <a:gd name="T28" fmla="*/ 15 w 22"/>
                                    <a:gd name="T29" fmla="*/ 20 h 20"/>
                                    <a:gd name="T30" fmla="*/ 14 w 22"/>
                                    <a:gd name="T31" fmla="*/ 20 h 20"/>
                                    <a:gd name="T32" fmla="*/ 12 w 22"/>
                                    <a:gd name="T33" fmla="*/ 20 h 20"/>
                                    <a:gd name="T34" fmla="*/ 10 w 22"/>
                                    <a:gd name="T35" fmla="*/ 20 h 20"/>
                                    <a:gd name="T36" fmla="*/ 7 w 22"/>
                                    <a:gd name="T37" fmla="*/ 20 h 20"/>
                                    <a:gd name="T38" fmla="*/ 5 w 22"/>
                                    <a:gd name="T39" fmla="*/ 19 h 20"/>
                                    <a:gd name="T40" fmla="*/ 4 w 22"/>
                                    <a:gd name="T41" fmla="*/ 17 h 20"/>
                                    <a:gd name="T42" fmla="*/ 4 w 22"/>
                                    <a:gd name="T43" fmla="*/ 15 h 20"/>
                                    <a:gd name="T44" fmla="*/ 2 w 22"/>
                                    <a:gd name="T45" fmla="*/ 14 h 20"/>
                                    <a:gd name="T46" fmla="*/ 2 w 22"/>
                                    <a:gd name="T47" fmla="*/ 12 h 20"/>
                                    <a:gd name="T48" fmla="*/ 0 w 22"/>
                                    <a:gd name="T49" fmla="*/ 11 h 20"/>
                                    <a:gd name="T50" fmla="*/ 2 w 22"/>
                                    <a:gd name="T51" fmla="*/ 8 h 20"/>
                                    <a:gd name="T52" fmla="*/ 2 w 22"/>
                                    <a:gd name="T53" fmla="*/ 6 h 20"/>
                                    <a:gd name="T54" fmla="*/ 4 w 22"/>
                                    <a:gd name="T55" fmla="*/ 4 h 20"/>
                                    <a:gd name="T56" fmla="*/ 4 w 22"/>
                                    <a:gd name="T57" fmla="*/ 3 h 20"/>
                                    <a:gd name="T58" fmla="*/ 5 w 22"/>
                                    <a:gd name="T59" fmla="*/ 1 h 20"/>
                                    <a:gd name="T60" fmla="*/ 7 w 22"/>
                                    <a:gd name="T61" fmla="*/ 1 h 20"/>
                                    <a:gd name="T62" fmla="*/ 10 w 22"/>
                                    <a:gd name="T63" fmla="*/ 0 h 20"/>
                                    <a:gd name="T64" fmla="*/ 12 w 22"/>
                                    <a:gd name="T65"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2" h="20">
                                      <a:moveTo>
                                        <a:pt x="12" y="0"/>
                                      </a:moveTo>
                                      <a:lnTo>
                                        <a:pt x="14" y="0"/>
                                      </a:lnTo>
                                      <a:lnTo>
                                        <a:pt x="15" y="1"/>
                                      </a:lnTo>
                                      <a:lnTo>
                                        <a:pt x="19" y="1"/>
                                      </a:lnTo>
                                      <a:lnTo>
                                        <a:pt x="21" y="3"/>
                                      </a:lnTo>
                                      <a:lnTo>
                                        <a:pt x="21" y="4"/>
                                      </a:lnTo>
                                      <a:lnTo>
                                        <a:pt x="22" y="6"/>
                                      </a:lnTo>
                                      <a:lnTo>
                                        <a:pt x="22" y="8"/>
                                      </a:lnTo>
                                      <a:lnTo>
                                        <a:pt x="22" y="11"/>
                                      </a:lnTo>
                                      <a:lnTo>
                                        <a:pt x="22" y="12"/>
                                      </a:lnTo>
                                      <a:lnTo>
                                        <a:pt x="22" y="14"/>
                                      </a:lnTo>
                                      <a:lnTo>
                                        <a:pt x="21" y="15"/>
                                      </a:lnTo>
                                      <a:lnTo>
                                        <a:pt x="21" y="17"/>
                                      </a:lnTo>
                                      <a:lnTo>
                                        <a:pt x="19" y="19"/>
                                      </a:lnTo>
                                      <a:lnTo>
                                        <a:pt x="15" y="20"/>
                                      </a:lnTo>
                                      <a:lnTo>
                                        <a:pt x="14" y="20"/>
                                      </a:lnTo>
                                      <a:lnTo>
                                        <a:pt x="12" y="20"/>
                                      </a:lnTo>
                                      <a:lnTo>
                                        <a:pt x="10" y="20"/>
                                      </a:lnTo>
                                      <a:lnTo>
                                        <a:pt x="7" y="20"/>
                                      </a:lnTo>
                                      <a:lnTo>
                                        <a:pt x="5" y="19"/>
                                      </a:lnTo>
                                      <a:lnTo>
                                        <a:pt x="4" y="17"/>
                                      </a:lnTo>
                                      <a:lnTo>
                                        <a:pt x="4" y="15"/>
                                      </a:lnTo>
                                      <a:lnTo>
                                        <a:pt x="2" y="14"/>
                                      </a:lnTo>
                                      <a:lnTo>
                                        <a:pt x="2" y="12"/>
                                      </a:lnTo>
                                      <a:lnTo>
                                        <a:pt x="0" y="11"/>
                                      </a:lnTo>
                                      <a:lnTo>
                                        <a:pt x="2" y="8"/>
                                      </a:lnTo>
                                      <a:lnTo>
                                        <a:pt x="2" y="6"/>
                                      </a:lnTo>
                                      <a:lnTo>
                                        <a:pt x="4" y="4"/>
                                      </a:lnTo>
                                      <a:lnTo>
                                        <a:pt x="4" y="3"/>
                                      </a:lnTo>
                                      <a:lnTo>
                                        <a:pt x="5" y="1"/>
                                      </a:lnTo>
                                      <a:lnTo>
                                        <a:pt x="7" y="1"/>
                                      </a:lnTo>
                                      <a:lnTo>
                                        <a:pt x="10" y="0"/>
                                      </a:lnTo>
                                      <a:lnTo>
                                        <a:pt x="12"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6" name="Freeform 92"/>
                              <wps:cNvSpPr>
                                <a:spLocks/>
                              </wps:cNvSpPr>
                              <wps:spPr bwMode="auto">
                                <a:xfrm>
                                  <a:off x="4010" y="1555"/>
                                  <a:ext cx="58" cy="121"/>
                                </a:xfrm>
                                <a:custGeom>
                                  <a:avLst/>
                                  <a:gdLst>
                                    <a:gd name="T0" fmla="*/ 46 w 58"/>
                                    <a:gd name="T1" fmla="*/ 0 h 121"/>
                                    <a:gd name="T2" fmla="*/ 48 w 58"/>
                                    <a:gd name="T3" fmla="*/ 0 h 121"/>
                                    <a:gd name="T4" fmla="*/ 48 w 58"/>
                                    <a:gd name="T5" fmla="*/ 0 h 121"/>
                                    <a:gd name="T6" fmla="*/ 48 w 58"/>
                                    <a:gd name="T7" fmla="*/ 0 h 121"/>
                                    <a:gd name="T8" fmla="*/ 48 w 58"/>
                                    <a:gd name="T9" fmla="*/ 0 h 121"/>
                                    <a:gd name="T10" fmla="*/ 48 w 58"/>
                                    <a:gd name="T11" fmla="*/ 0 h 121"/>
                                    <a:gd name="T12" fmla="*/ 54 w 58"/>
                                    <a:gd name="T13" fmla="*/ 1 h 121"/>
                                    <a:gd name="T14" fmla="*/ 56 w 58"/>
                                    <a:gd name="T15" fmla="*/ 3 h 121"/>
                                    <a:gd name="T16" fmla="*/ 58 w 58"/>
                                    <a:gd name="T17" fmla="*/ 6 h 121"/>
                                    <a:gd name="T18" fmla="*/ 56 w 58"/>
                                    <a:gd name="T19" fmla="*/ 9 h 121"/>
                                    <a:gd name="T20" fmla="*/ 56 w 58"/>
                                    <a:gd name="T21" fmla="*/ 20 h 121"/>
                                    <a:gd name="T22" fmla="*/ 56 w 58"/>
                                    <a:gd name="T23" fmla="*/ 31 h 121"/>
                                    <a:gd name="T24" fmla="*/ 56 w 58"/>
                                    <a:gd name="T25" fmla="*/ 42 h 121"/>
                                    <a:gd name="T26" fmla="*/ 56 w 58"/>
                                    <a:gd name="T27" fmla="*/ 55 h 121"/>
                                    <a:gd name="T28" fmla="*/ 54 w 58"/>
                                    <a:gd name="T29" fmla="*/ 58 h 121"/>
                                    <a:gd name="T30" fmla="*/ 53 w 58"/>
                                    <a:gd name="T31" fmla="*/ 58 h 121"/>
                                    <a:gd name="T32" fmla="*/ 49 w 58"/>
                                    <a:gd name="T33" fmla="*/ 58 h 121"/>
                                    <a:gd name="T34" fmla="*/ 48 w 58"/>
                                    <a:gd name="T35" fmla="*/ 55 h 121"/>
                                    <a:gd name="T36" fmla="*/ 48 w 58"/>
                                    <a:gd name="T37" fmla="*/ 44 h 121"/>
                                    <a:gd name="T38" fmla="*/ 48 w 58"/>
                                    <a:gd name="T39" fmla="*/ 34 h 121"/>
                                    <a:gd name="T40" fmla="*/ 48 w 58"/>
                                    <a:gd name="T41" fmla="*/ 25 h 121"/>
                                    <a:gd name="T42" fmla="*/ 48 w 58"/>
                                    <a:gd name="T43" fmla="*/ 15 h 121"/>
                                    <a:gd name="T44" fmla="*/ 46 w 58"/>
                                    <a:gd name="T45" fmla="*/ 58 h 121"/>
                                    <a:gd name="T46" fmla="*/ 46 w 58"/>
                                    <a:gd name="T47" fmla="*/ 69 h 121"/>
                                    <a:gd name="T48" fmla="*/ 46 w 58"/>
                                    <a:gd name="T49" fmla="*/ 77 h 121"/>
                                    <a:gd name="T50" fmla="*/ 46 w 58"/>
                                    <a:gd name="T51" fmla="*/ 82 h 121"/>
                                    <a:gd name="T52" fmla="*/ 46 w 58"/>
                                    <a:gd name="T53" fmla="*/ 98 h 121"/>
                                    <a:gd name="T54" fmla="*/ 46 w 58"/>
                                    <a:gd name="T55" fmla="*/ 117 h 121"/>
                                    <a:gd name="T56" fmla="*/ 41 w 58"/>
                                    <a:gd name="T57" fmla="*/ 120 h 121"/>
                                    <a:gd name="T58" fmla="*/ 36 w 58"/>
                                    <a:gd name="T59" fmla="*/ 120 h 121"/>
                                    <a:gd name="T60" fmla="*/ 31 w 58"/>
                                    <a:gd name="T61" fmla="*/ 117 h 121"/>
                                    <a:gd name="T62" fmla="*/ 31 w 58"/>
                                    <a:gd name="T63" fmla="*/ 58 h 121"/>
                                    <a:gd name="T64" fmla="*/ 27 w 58"/>
                                    <a:gd name="T65" fmla="*/ 69 h 121"/>
                                    <a:gd name="T66" fmla="*/ 27 w 58"/>
                                    <a:gd name="T67" fmla="*/ 77 h 121"/>
                                    <a:gd name="T68" fmla="*/ 27 w 58"/>
                                    <a:gd name="T69" fmla="*/ 82 h 121"/>
                                    <a:gd name="T70" fmla="*/ 27 w 58"/>
                                    <a:gd name="T71" fmla="*/ 98 h 121"/>
                                    <a:gd name="T72" fmla="*/ 27 w 58"/>
                                    <a:gd name="T73" fmla="*/ 117 h 121"/>
                                    <a:gd name="T74" fmla="*/ 22 w 58"/>
                                    <a:gd name="T75" fmla="*/ 120 h 121"/>
                                    <a:gd name="T76" fmla="*/ 17 w 58"/>
                                    <a:gd name="T77" fmla="*/ 120 h 121"/>
                                    <a:gd name="T78" fmla="*/ 12 w 58"/>
                                    <a:gd name="T79" fmla="*/ 117 h 121"/>
                                    <a:gd name="T80" fmla="*/ 12 w 58"/>
                                    <a:gd name="T81" fmla="*/ 58 h 121"/>
                                    <a:gd name="T82" fmla="*/ 12 w 58"/>
                                    <a:gd name="T83" fmla="*/ 15 h 121"/>
                                    <a:gd name="T84" fmla="*/ 11 w 58"/>
                                    <a:gd name="T85" fmla="*/ 20 h 121"/>
                                    <a:gd name="T86" fmla="*/ 11 w 58"/>
                                    <a:gd name="T87" fmla="*/ 30 h 121"/>
                                    <a:gd name="T88" fmla="*/ 11 w 58"/>
                                    <a:gd name="T89" fmla="*/ 39 h 121"/>
                                    <a:gd name="T90" fmla="*/ 11 w 58"/>
                                    <a:gd name="T91" fmla="*/ 49 h 121"/>
                                    <a:gd name="T92" fmla="*/ 9 w 58"/>
                                    <a:gd name="T93" fmla="*/ 56 h 121"/>
                                    <a:gd name="T94" fmla="*/ 7 w 58"/>
                                    <a:gd name="T95" fmla="*/ 58 h 121"/>
                                    <a:gd name="T96" fmla="*/ 4 w 58"/>
                                    <a:gd name="T97" fmla="*/ 58 h 121"/>
                                    <a:gd name="T98" fmla="*/ 2 w 58"/>
                                    <a:gd name="T99" fmla="*/ 56 h 121"/>
                                    <a:gd name="T100" fmla="*/ 2 w 58"/>
                                    <a:gd name="T101" fmla="*/ 49 h 121"/>
                                    <a:gd name="T102" fmla="*/ 2 w 58"/>
                                    <a:gd name="T103" fmla="*/ 37 h 121"/>
                                    <a:gd name="T104" fmla="*/ 0 w 58"/>
                                    <a:gd name="T105" fmla="*/ 26 h 121"/>
                                    <a:gd name="T106" fmla="*/ 0 w 58"/>
                                    <a:gd name="T107" fmla="*/ 15 h 121"/>
                                    <a:gd name="T108" fmla="*/ 0 w 58"/>
                                    <a:gd name="T109" fmla="*/ 7 h 121"/>
                                    <a:gd name="T110" fmla="*/ 0 w 58"/>
                                    <a:gd name="T111" fmla="*/ 4 h 121"/>
                                    <a:gd name="T112" fmla="*/ 2 w 58"/>
                                    <a:gd name="T113" fmla="*/ 1 h 121"/>
                                    <a:gd name="T114" fmla="*/ 5 w 58"/>
                                    <a:gd name="T115" fmla="*/ 0 h 121"/>
                                    <a:gd name="T116" fmla="*/ 11 w 58"/>
                                    <a:gd name="T117" fmla="*/ 0 h 121"/>
                                    <a:gd name="T118" fmla="*/ 11 w 58"/>
                                    <a:gd name="T119" fmla="*/ 0 h 121"/>
                                    <a:gd name="T120" fmla="*/ 11 w 58"/>
                                    <a:gd name="T121" fmla="*/ 0 h 121"/>
                                    <a:gd name="T122" fmla="*/ 11 w 58"/>
                                    <a:gd name="T123" fmla="*/ 0 h 121"/>
                                    <a:gd name="T124" fmla="*/ 12 w 58"/>
                                    <a:gd name="T125"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8" h="121">
                                      <a:moveTo>
                                        <a:pt x="12" y="0"/>
                                      </a:moveTo>
                                      <a:lnTo>
                                        <a:pt x="46" y="0"/>
                                      </a:lnTo>
                                      <a:lnTo>
                                        <a:pt x="48" y="0"/>
                                      </a:lnTo>
                                      <a:lnTo>
                                        <a:pt x="51" y="0"/>
                                      </a:lnTo>
                                      <a:lnTo>
                                        <a:pt x="54" y="1"/>
                                      </a:lnTo>
                                      <a:lnTo>
                                        <a:pt x="56" y="1"/>
                                      </a:lnTo>
                                      <a:lnTo>
                                        <a:pt x="56" y="3"/>
                                      </a:lnTo>
                                      <a:lnTo>
                                        <a:pt x="58" y="4"/>
                                      </a:lnTo>
                                      <a:lnTo>
                                        <a:pt x="58" y="6"/>
                                      </a:lnTo>
                                      <a:lnTo>
                                        <a:pt x="56" y="7"/>
                                      </a:lnTo>
                                      <a:lnTo>
                                        <a:pt x="56" y="9"/>
                                      </a:lnTo>
                                      <a:lnTo>
                                        <a:pt x="56" y="15"/>
                                      </a:lnTo>
                                      <a:lnTo>
                                        <a:pt x="56" y="20"/>
                                      </a:lnTo>
                                      <a:lnTo>
                                        <a:pt x="56" y="26"/>
                                      </a:lnTo>
                                      <a:lnTo>
                                        <a:pt x="56" y="31"/>
                                      </a:lnTo>
                                      <a:lnTo>
                                        <a:pt x="56" y="37"/>
                                      </a:lnTo>
                                      <a:lnTo>
                                        <a:pt x="56" y="42"/>
                                      </a:lnTo>
                                      <a:lnTo>
                                        <a:pt x="56" y="49"/>
                                      </a:lnTo>
                                      <a:lnTo>
                                        <a:pt x="56" y="55"/>
                                      </a:lnTo>
                                      <a:lnTo>
                                        <a:pt x="56" y="56"/>
                                      </a:lnTo>
                                      <a:lnTo>
                                        <a:pt x="54" y="58"/>
                                      </a:lnTo>
                                      <a:lnTo>
                                        <a:pt x="53" y="58"/>
                                      </a:lnTo>
                                      <a:lnTo>
                                        <a:pt x="51" y="58"/>
                                      </a:lnTo>
                                      <a:lnTo>
                                        <a:pt x="49" y="58"/>
                                      </a:lnTo>
                                      <a:lnTo>
                                        <a:pt x="49" y="56"/>
                                      </a:lnTo>
                                      <a:lnTo>
                                        <a:pt x="48" y="55"/>
                                      </a:lnTo>
                                      <a:lnTo>
                                        <a:pt x="48" y="49"/>
                                      </a:lnTo>
                                      <a:lnTo>
                                        <a:pt x="48" y="44"/>
                                      </a:lnTo>
                                      <a:lnTo>
                                        <a:pt x="48" y="39"/>
                                      </a:lnTo>
                                      <a:lnTo>
                                        <a:pt x="48" y="34"/>
                                      </a:lnTo>
                                      <a:lnTo>
                                        <a:pt x="48" y="30"/>
                                      </a:lnTo>
                                      <a:lnTo>
                                        <a:pt x="48" y="25"/>
                                      </a:lnTo>
                                      <a:lnTo>
                                        <a:pt x="48" y="20"/>
                                      </a:lnTo>
                                      <a:lnTo>
                                        <a:pt x="48" y="15"/>
                                      </a:lnTo>
                                      <a:lnTo>
                                        <a:pt x="46" y="15"/>
                                      </a:lnTo>
                                      <a:lnTo>
                                        <a:pt x="46" y="58"/>
                                      </a:lnTo>
                                      <a:lnTo>
                                        <a:pt x="46" y="69"/>
                                      </a:lnTo>
                                      <a:lnTo>
                                        <a:pt x="46" y="74"/>
                                      </a:lnTo>
                                      <a:lnTo>
                                        <a:pt x="46" y="77"/>
                                      </a:lnTo>
                                      <a:lnTo>
                                        <a:pt x="46" y="79"/>
                                      </a:lnTo>
                                      <a:lnTo>
                                        <a:pt x="46" y="82"/>
                                      </a:lnTo>
                                      <a:lnTo>
                                        <a:pt x="46" y="87"/>
                                      </a:lnTo>
                                      <a:lnTo>
                                        <a:pt x="46" y="98"/>
                                      </a:lnTo>
                                      <a:lnTo>
                                        <a:pt x="46" y="115"/>
                                      </a:lnTo>
                                      <a:lnTo>
                                        <a:pt x="46" y="117"/>
                                      </a:lnTo>
                                      <a:lnTo>
                                        <a:pt x="44" y="120"/>
                                      </a:lnTo>
                                      <a:lnTo>
                                        <a:pt x="41" y="120"/>
                                      </a:lnTo>
                                      <a:lnTo>
                                        <a:pt x="38" y="121"/>
                                      </a:lnTo>
                                      <a:lnTo>
                                        <a:pt x="36" y="120"/>
                                      </a:lnTo>
                                      <a:lnTo>
                                        <a:pt x="32" y="120"/>
                                      </a:lnTo>
                                      <a:lnTo>
                                        <a:pt x="31" y="117"/>
                                      </a:lnTo>
                                      <a:lnTo>
                                        <a:pt x="31" y="115"/>
                                      </a:lnTo>
                                      <a:lnTo>
                                        <a:pt x="31" y="58"/>
                                      </a:lnTo>
                                      <a:lnTo>
                                        <a:pt x="27" y="58"/>
                                      </a:lnTo>
                                      <a:lnTo>
                                        <a:pt x="27" y="69"/>
                                      </a:lnTo>
                                      <a:lnTo>
                                        <a:pt x="27" y="74"/>
                                      </a:lnTo>
                                      <a:lnTo>
                                        <a:pt x="27" y="77"/>
                                      </a:lnTo>
                                      <a:lnTo>
                                        <a:pt x="27" y="79"/>
                                      </a:lnTo>
                                      <a:lnTo>
                                        <a:pt x="27" y="82"/>
                                      </a:lnTo>
                                      <a:lnTo>
                                        <a:pt x="27" y="87"/>
                                      </a:lnTo>
                                      <a:lnTo>
                                        <a:pt x="27" y="98"/>
                                      </a:lnTo>
                                      <a:lnTo>
                                        <a:pt x="27" y="115"/>
                                      </a:lnTo>
                                      <a:lnTo>
                                        <a:pt x="27" y="117"/>
                                      </a:lnTo>
                                      <a:lnTo>
                                        <a:pt x="26" y="120"/>
                                      </a:lnTo>
                                      <a:lnTo>
                                        <a:pt x="22" y="120"/>
                                      </a:lnTo>
                                      <a:lnTo>
                                        <a:pt x="21" y="121"/>
                                      </a:lnTo>
                                      <a:lnTo>
                                        <a:pt x="17" y="120"/>
                                      </a:lnTo>
                                      <a:lnTo>
                                        <a:pt x="14" y="120"/>
                                      </a:lnTo>
                                      <a:lnTo>
                                        <a:pt x="12" y="117"/>
                                      </a:lnTo>
                                      <a:lnTo>
                                        <a:pt x="12" y="115"/>
                                      </a:lnTo>
                                      <a:lnTo>
                                        <a:pt x="12" y="58"/>
                                      </a:lnTo>
                                      <a:lnTo>
                                        <a:pt x="12" y="15"/>
                                      </a:lnTo>
                                      <a:lnTo>
                                        <a:pt x="11" y="15"/>
                                      </a:lnTo>
                                      <a:lnTo>
                                        <a:pt x="11" y="20"/>
                                      </a:lnTo>
                                      <a:lnTo>
                                        <a:pt x="11" y="25"/>
                                      </a:lnTo>
                                      <a:lnTo>
                                        <a:pt x="11" y="30"/>
                                      </a:lnTo>
                                      <a:lnTo>
                                        <a:pt x="11" y="34"/>
                                      </a:lnTo>
                                      <a:lnTo>
                                        <a:pt x="11" y="39"/>
                                      </a:lnTo>
                                      <a:lnTo>
                                        <a:pt x="11" y="44"/>
                                      </a:lnTo>
                                      <a:lnTo>
                                        <a:pt x="11" y="49"/>
                                      </a:lnTo>
                                      <a:lnTo>
                                        <a:pt x="11" y="55"/>
                                      </a:lnTo>
                                      <a:lnTo>
                                        <a:pt x="9" y="56"/>
                                      </a:lnTo>
                                      <a:lnTo>
                                        <a:pt x="9" y="58"/>
                                      </a:lnTo>
                                      <a:lnTo>
                                        <a:pt x="7" y="58"/>
                                      </a:lnTo>
                                      <a:lnTo>
                                        <a:pt x="5" y="58"/>
                                      </a:lnTo>
                                      <a:lnTo>
                                        <a:pt x="4" y="58"/>
                                      </a:lnTo>
                                      <a:lnTo>
                                        <a:pt x="2" y="56"/>
                                      </a:lnTo>
                                      <a:lnTo>
                                        <a:pt x="2" y="55"/>
                                      </a:lnTo>
                                      <a:lnTo>
                                        <a:pt x="2" y="49"/>
                                      </a:lnTo>
                                      <a:lnTo>
                                        <a:pt x="2" y="42"/>
                                      </a:lnTo>
                                      <a:lnTo>
                                        <a:pt x="2" y="37"/>
                                      </a:lnTo>
                                      <a:lnTo>
                                        <a:pt x="2" y="31"/>
                                      </a:lnTo>
                                      <a:lnTo>
                                        <a:pt x="0" y="26"/>
                                      </a:lnTo>
                                      <a:lnTo>
                                        <a:pt x="0" y="20"/>
                                      </a:lnTo>
                                      <a:lnTo>
                                        <a:pt x="0" y="15"/>
                                      </a:lnTo>
                                      <a:lnTo>
                                        <a:pt x="0" y="9"/>
                                      </a:lnTo>
                                      <a:lnTo>
                                        <a:pt x="0" y="7"/>
                                      </a:lnTo>
                                      <a:lnTo>
                                        <a:pt x="0" y="6"/>
                                      </a:lnTo>
                                      <a:lnTo>
                                        <a:pt x="0" y="4"/>
                                      </a:lnTo>
                                      <a:lnTo>
                                        <a:pt x="2" y="3"/>
                                      </a:lnTo>
                                      <a:lnTo>
                                        <a:pt x="2" y="1"/>
                                      </a:lnTo>
                                      <a:lnTo>
                                        <a:pt x="4" y="1"/>
                                      </a:lnTo>
                                      <a:lnTo>
                                        <a:pt x="5" y="0"/>
                                      </a:lnTo>
                                      <a:lnTo>
                                        <a:pt x="11" y="0"/>
                                      </a:lnTo>
                                      <a:lnTo>
                                        <a:pt x="12"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7" name="Freeform 93"/>
                              <wps:cNvSpPr>
                                <a:spLocks/>
                              </wps:cNvSpPr>
                              <wps:spPr bwMode="auto">
                                <a:xfrm>
                                  <a:off x="4088" y="1528"/>
                                  <a:ext cx="22" cy="20"/>
                                </a:xfrm>
                                <a:custGeom>
                                  <a:avLst/>
                                  <a:gdLst>
                                    <a:gd name="T0" fmla="*/ 12 w 22"/>
                                    <a:gd name="T1" fmla="*/ 0 h 20"/>
                                    <a:gd name="T2" fmla="*/ 14 w 22"/>
                                    <a:gd name="T3" fmla="*/ 0 h 20"/>
                                    <a:gd name="T4" fmla="*/ 15 w 22"/>
                                    <a:gd name="T5" fmla="*/ 1 h 20"/>
                                    <a:gd name="T6" fmla="*/ 17 w 22"/>
                                    <a:gd name="T7" fmla="*/ 1 h 20"/>
                                    <a:gd name="T8" fmla="*/ 19 w 22"/>
                                    <a:gd name="T9" fmla="*/ 3 h 20"/>
                                    <a:gd name="T10" fmla="*/ 20 w 22"/>
                                    <a:gd name="T11" fmla="*/ 4 h 20"/>
                                    <a:gd name="T12" fmla="*/ 22 w 22"/>
                                    <a:gd name="T13" fmla="*/ 6 h 20"/>
                                    <a:gd name="T14" fmla="*/ 22 w 22"/>
                                    <a:gd name="T15" fmla="*/ 8 h 20"/>
                                    <a:gd name="T16" fmla="*/ 22 w 22"/>
                                    <a:gd name="T17" fmla="*/ 11 h 20"/>
                                    <a:gd name="T18" fmla="*/ 22 w 22"/>
                                    <a:gd name="T19" fmla="*/ 12 h 20"/>
                                    <a:gd name="T20" fmla="*/ 22 w 22"/>
                                    <a:gd name="T21" fmla="*/ 14 h 20"/>
                                    <a:gd name="T22" fmla="*/ 20 w 22"/>
                                    <a:gd name="T23" fmla="*/ 15 h 20"/>
                                    <a:gd name="T24" fmla="*/ 19 w 22"/>
                                    <a:gd name="T25" fmla="*/ 17 h 20"/>
                                    <a:gd name="T26" fmla="*/ 17 w 22"/>
                                    <a:gd name="T27" fmla="*/ 19 h 20"/>
                                    <a:gd name="T28" fmla="*/ 15 w 22"/>
                                    <a:gd name="T29" fmla="*/ 20 h 20"/>
                                    <a:gd name="T30" fmla="*/ 14 w 22"/>
                                    <a:gd name="T31" fmla="*/ 20 h 20"/>
                                    <a:gd name="T32" fmla="*/ 12 w 22"/>
                                    <a:gd name="T33" fmla="*/ 20 h 20"/>
                                    <a:gd name="T34" fmla="*/ 8 w 22"/>
                                    <a:gd name="T35" fmla="*/ 20 h 20"/>
                                    <a:gd name="T36" fmla="*/ 7 w 22"/>
                                    <a:gd name="T37" fmla="*/ 20 h 20"/>
                                    <a:gd name="T38" fmla="*/ 5 w 22"/>
                                    <a:gd name="T39" fmla="*/ 19 h 20"/>
                                    <a:gd name="T40" fmla="*/ 3 w 22"/>
                                    <a:gd name="T41" fmla="*/ 17 h 20"/>
                                    <a:gd name="T42" fmla="*/ 2 w 22"/>
                                    <a:gd name="T43" fmla="*/ 15 h 20"/>
                                    <a:gd name="T44" fmla="*/ 2 w 22"/>
                                    <a:gd name="T45" fmla="*/ 14 h 20"/>
                                    <a:gd name="T46" fmla="*/ 0 w 22"/>
                                    <a:gd name="T47" fmla="*/ 12 h 20"/>
                                    <a:gd name="T48" fmla="*/ 0 w 22"/>
                                    <a:gd name="T49" fmla="*/ 11 h 20"/>
                                    <a:gd name="T50" fmla="*/ 0 w 22"/>
                                    <a:gd name="T51" fmla="*/ 8 h 20"/>
                                    <a:gd name="T52" fmla="*/ 2 w 22"/>
                                    <a:gd name="T53" fmla="*/ 6 h 20"/>
                                    <a:gd name="T54" fmla="*/ 2 w 22"/>
                                    <a:gd name="T55" fmla="*/ 4 h 20"/>
                                    <a:gd name="T56" fmla="*/ 3 w 22"/>
                                    <a:gd name="T57" fmla="*/ 3 h 20"/>
                                    <a:gd name="T58" fmla="*/ 5 w 22"/>
                                    <a:gd name="T59" fmla="*/ 1 h 20"/>
                                    <a:gd name="T60" fmla="*/ 7 w 22"/>
                                    <a:gd name="T61" fmla="*/ 1 h 20"/>
                                    <a:gd name="T62" fmla="*/ 8 w 22"/>
                                    <a:gd name="T63" fmla="*/ 0 h 20"/>
                                    <a:gd name="T64" fmla="*/ 12 w 22"/>
                                    <a:gd name="T65"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2" h="20">
                                      <a:moveTo>
                                        <a:pt x="12" y="0"/>
                                      </a:moveTo>
                                      <a:lnTo>
                                        <a:pt x="14" y="0"/>
                                      </a:lnTo>
                                      <a:lnTo>
                                        <a:pt x="15" y="1"/>
                                      </a:lnTo>
                                      <a:lnTo>
                                        <a:pt x="17" y="1"/>
                                      </a:lnTo>
                                      <a:lnTo>
                                        <a:pt x="19" y="3"/>
                                      </a:lnTo>
                                      <a:lnTo>
                                        <a:pt x="20" y="4"/>
                                      </a:lnTo>
                                      <a:lnTo>
                                        <a:pt x="22" y="6"/>
                                      </a:lnTo>
                                      <a:lnTo>
                                        <a:pt x="22" y="8"/>
                                      </a:lnTo>
                                      <a:lnTo>
                                        <a:pt x="22" y="11"/>
                                      </a:lnTo>
                                      <a:lnTo>
                                        <a:pt x="22" y="12"/>
                                      </a:lnTo>
                                      <a:lnTo>
                                        <a:pt x="22" y="14"/>
                                      </a:lnTo>
                                      <a:lnTo>
                                        <a:pt x="20" y="15"/>
                                      </a:lnTo>
                                      <a:lnTo>
                                        <a:pt x="19" y="17"/>
                                      </a:lnTo>
                                      <a:lnTo>
                                        <a:pt x="17" y="19"/>
                                      </a:lnTo>
                                      <a:lnTo>
                                        <a:pt x="15" y="20"/>
                                      </a:lnTo>
                                      <a:lnTo>
                                        <a:pt x="14" y="20"/>
                                      </a:lnTo>
                                      <a:lnTo>
                                        <a:pt x="12" y="20"/>
                                      </a:lnTo>
                                      <a:lnTo>
                                        <a:pt x="8" y="20"/>
                                      </a:lnTo>
                                      <a:lnTo>
                                        <a:pt x="7" y="20"/>
                                      </a:lnTo>
                                      <a:lnTo>
                                        <a:pt x="5" y="19"/>
                                      </a:lnTo>
                                      <a:lnTo>
                                        <a:pt x="3" y="17"/>
                                      </a:lnTo>
                                      <a:lnTo>
                                        <a:pt x="2" y="15"/>
                                      </a:lnTo>
                                      <a:lnTo>
                                        <a:pt x="2" y="14"/>
                                      </a:lnTo>
                                      <a:lnTo>
                                        <a:pt x="0" y="12"/>
                                      </a:lnTo>
                                      <a:lnTo>
                                        <a:pt x="0" y="11"/>
                                      </a:lnTo>
                                      <a:lnTo>
                                        <a:pt x="0" y="8"/>
                                      </a:lnTo>
                                      <a:lnTo>
                                        <a:pt x="2" y="6"/>
                                      </a:lnTo>
                                      <a:lnTo>
                                        <a:pt x="2" y="4"/>
                                      </a:lnTo>
                                      <a:lnTo>
                                        <a:pt x="3" y="3"/>
                                      </a:lnTo>
                                      <a:lnTo>
                                        <a:pt x="5" y="1"/>
                                      </a:lnTo>
                                      <a:lnTo>
                                        <a:pt x="7" y="1"/>
                                      </a:lnTo>
                                      <a:lnTo>
                                        <a:pt x="8" y="0"/>
                                      </a:lnTo>
                                      <a:lnTo>
                                        <a:pt x="12"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8" name="Freeform 94"/>
                              <wps:cNvSpPr>
                                <a:spLocks/>
                              </wps:cNvSpPr>
                              <wps:spPr bwMode="auto">
                                <a:xfrm>
                                  <a:off x="4071" y="1555"/>
                                  <a:ext cx="56" cy="121"/>
                                </a:xfrm>
                                <a:custGeom>
                                  <a:avLst/>
                                  <a:gdLst>
                                    <a:gd name="T0" fmla="*/ 46 w 56"/>
                                    <a:gd name="T1" fmla="*/ 0 h 121"/>
                                    <a:gd name="T2" fmla="*/ 47 w 56"/>
                                    <a:gd name="T3" fmla="*/ 0 h 121"/>
                                    <a:gd name="T4" fmla="*/ 47 w 56"/>
                                    <a:gd name="T5" fmla="*/ 0 h 121"/>
                                    <a:gd name="T6" fmla="*/ 47 w 56"/>
                                    <a:gd name="T7" fmla="*/ 0 h 121"/>
                                    <a:gd name="T8" fmla="*/ 47 w 56"/>
                                    <a:gd name="T9" fmla="*/ 0 h 121"/>
                                    <a:gd name="T10" fmla="*/ 47 w 56"/>
                                    <a:gd name="T11" fmla="*/ 0 h 121"/>
                                    <a:gd name="T12" fmla="*/ 54 w 56"/>
                                    <a:gd name="T13" fmla="*/ 1 h 121"/>
                                    <a:gd name="T14" fmla="*/ 56 w 56"/>
                                    <a:gd name="T15" fmla="*/ 3 h 121"/>
                                    <a:gd name="T16" fmla="*/ 56 w 56"/>
                                    <a:gd name="T17" fmla="*/ 6 h 121"/>
                                    <a:gd name="T18" fmla="*/ 56 w 56"/>
                                    <a:gd name="T19" fmla="*/ 9 h 121"/>
                                    <a:gd name="T20" fmla="*/ 56 w 56"/>
                                    <a:gd name="T21" fmla="*/ 20 h 121"/>
                                    <a:gd name="T22" fmla="*/ 56 w 56"/>
                                    <a:gd name="T23" fmla="*/ 31 h 121"/>
                                    <a:gd name="T24" fmla="*/ 56 w 56"/>
                                    <a:gd name="T25" fmla="*/ 42 h 121"/>
                                    <a:gd name="T26" fmla="*/ 56 w 56"/>
                                    <a:gd name="T27" fmla="*/ 55 h 121"/>
                                    <a:gd name="T28" fmla="*/ 54 w 56"/>
                                    <a:gd name="T29" fmla="*/ 58 h 121"/>
                                    <a:gd name="T30" fmla="*/ 51 w 56"/>
                                    <a:gd name="T31" fmla="*/ 58 h 121"/>
                                    <a:gd name="T32" fmla="*/ 49 w 56"/>
                                    <a:gd name="T33" fmla="*/ 58 h 121"/>
                                    <a:gd name="T34" fmla="*/ 47 w 56"/>
                                    <a:gd name="T35" fmla="*/ 55 h 121"/>
                                    <a:gd name="T36" fmla="*/ 47 w 56"/>
                                    <a:gd name="T37" fmla="*/ 44 h 121"/>
                                    <a:gd name="T38" fmla="*/ 47 w 56"/>
                                    <a:gd name="T39" fmla="*/ 34 h 121"/>
                                    <a:gd name="T40" fmla="*/ 47 w 56"/>
                                    <a:gd name="T41" fmla="*/ 25 h 121"/>
                                    <a:gd name="T42" fmla="*/ 47 w 56"/>
                                    <a:gd name="T43" fmla="*/ 15 h 121"/>
                                    <a:gd name="T44" fmla="*/ 46 w 56"/>
                                    <a:gd name="T45" fmla="*/ 58 h 121"/>
                                    <a:gd name="T46" fmla="*/ 46 w 56"/>
                                    <a:gd name="T47" fmla="*/ 69 h 121"/>
                                    <a:gd name="T48" fmla="*/ 46 w 56"/>
                                    <a:gd name="T49" fmla="*/ 77 h 121"/>
                                    <a:gd name="T50" fmla="*/ 46 w 56"/>
                                    <a:gd name="T51" fmla="*/ 82 h 121"/>
                                    <a:gd name="T52" fmla="*/ 46 w 56"/>
                                    <a:gd name="T53" fmla="*/ 98 h 121"/>
                                    <a:gd name="T54" fmla="*/ 46 w 56"/>
                                    <a:gd name="T55" fmla="*/ 117 h 121"/>
                                    <a:gd name="T56" fmla="*/ 41 w 56"/>
                                    <a:gd name="T57" fmla="*/ 120 h 121"/>
                                    <a:gd name="T58" fmla="*/ 36 w 56"/>
                                    <a:gd name="T59" fmla="*/ 120 h 121"/>
                                    <a:gd name="T60" fmla="*/ 31 w 56"/>
                                    <a:gd name="T61" fmla="*/ 117 h 121"/>
                                    <a:gd name="T62" fmla="*/ 31 w 56"/>
                                    <a:gd name="T63" fmla="*/ 58 h 121"/>
                                    <a:gd name="T64" fmla="*/ 27 w 56"/>
                                    <a:gd name="T65" fmla="*/ 69 h 121"/>
                                    <a:gd name="T66" fmla="*/ 27 w 56"/>
                                    <a:gd name="T67" fmla="*/ 77 h 121"/>
                                    <a:gd name="T68" fmla="*/ 27 w 56"/>
                                    <a:gd name="T69" fmla="*/ 82 h 121"/>
                                    <a:gd name="T70" fmla="*/ 27 w 56"/>
                                    <a:gd name="T71" fmla="*/ 98 h 121"/>
                                    <a:gd name="T72" fmla="*/ 27 w 56"/>
                                    <a:gd name="T73" fmla="*/ 117 h 121"/>
                                    <a:gd name="T74" fmla="*/ 22 w 56"/>
                                    <a:gd name="T75" fmla="*/ 120 h 121"/>
                                    <a:gd name="T76" fmla="*/ 17 w 56"/>
                                    <a:gd name="T77" fmla="*/ 120 h 121"/>
                                    <a:gd name="T78" fmla="*/ 12 w 56"/>
                                    <a:gd name="T79" fmla="*/ 117 h 121"/>
                                    <a:gd name="T80" fmla="*/ 12 w 56"/>
                                    <a:gd name="T81" fmla="*/ 58 h 121"/>
                                    <a:gd name="T82" fmla="*/ 12 w 56"/>
                                    <a:gd name="T83" fmla="*/ 15 h 121"/>
                                    <a:gd name="T84" fmla="*/ 9 w 56"/>
                                    <a:gd name="T85" fmla="*/ 20 h 121"/>
                                    <a:gd name="T86" fmla="*/ 9 w 56"/>
                                    <a:gd name="T87" fmla="*/ 30 h 121"/>
                                    <a:gd name="T88" fmla="*/ 9 w 56"/>
                                    <a:gd name="T89" fmla="*/ 39 h 121"/>
                                    <a:gd name="T90" fmla="*/ 9 w 56"/>
                                    <a:gd name="T91" fmla="*/ 49 h 121"/>
                                    <a:gd name="T92" fmla="*/ 9 w 56"/>
                                    <a:gd name="T93" fmla="*/ 56 h 121"/>
                                    <a:gd name="T94" fmla="*/ 7 w 56"/>
                                    <a:gd name="T95" fmla="*/ 58 h 121"/>
                                    <a:gd name="T96" fmla="*/ 4 w 56"/>
                                    <a:gd name="T97" fmla="*/ 58 h 121"/>
                                    <a:gd name="T98" fmla="*/ 2 w 56"/>
                                    <a:gd name="T99" fmla="*/ 56 h 121"/>
                                    <a:gd name="T100" fmla="*/ 0 w 56"/>
                                    <a:gd name="T101" fmla="*/ 49 h 121"/>
                                    <a:gd name="T102" fmla="*/ 0 w 56"/>
                                    <a:gd name="T103" fmla="*/ 37 h 121"/>
                                    <a:gd name="T104" fmla="*/ 0 w 56"/>
                                    <a:gd name="T105" fmla="*/ 26 h 121"/>
                                    <a:gd name="T106" fmla="*/ 0 w 56"/>
                                    <a:gd name="T107" fmla="*/ 15 h 121"/>
                                    <a:gd name="T108" fmla="*/ 0 w 56"/>
                                    <a:gd name="T109" fmla="*/ 7 h 121"/>
                                    <a:gd name="T110" fmla="*/ 0 w 56"/>
                                    <a:gd name="T111" fmla="*/ 4 h 121"/>
                                    <a:gd name="T112" fmla="*/ 2 w 56"/>
                                    <a:gd name="T113" fmla="*/ 1 h 121"/>
                                    <a:gd name="T114" fmla="*/ 5 w 56"/>
                                    <a:gd name="T115" fmla="*/ 0 h 121"/>
                                    <a:gd name="T116" fmla="*/ 9 w 56"/>
                                    <a:gd name="T117" fmla="*/ 0 h 121"/>
                                    <a:gd name="T118" fmla="*/ 9 w 56"/>
                                    <a:gd name="T119" fmla="*/ 0 h 121"/>
                                    <a:gd name="T120" fmla="*/ 9 w 56"/>
                                    <a:gd name="T121" fmla="*/ 0 h 121"/>
                                    <a:gd name="T122" fmla="*/ 9 w 56"/>
                                    <a:gd name="T123" fmla="*/ 0 h 121"/>
                                    <a:gd name="T124" fmla="*/ 12 w 56"/>
                                    <a:gd name="T125"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 h="121">
                                      <a:moveTo>
                                        <a:pt x="12" y="0"/>
                                      </a:moveTo>
                                      <a:lnTo>
                                        <a:pt x="46" y="0"/>
                                      </a:lnTo>
                                      <a:lnTo>
                                        <a:pt x="47" y="0"/>
                                      </a:lnTo>
                                      <a:lnTo>
                                        <a:pt x="51" y="0"/>
                                      </a:lnTo>
                                      <a:lnTo>
                                        <a:pt x="54" y="1"/>
                                      </a:lnTo>
                                      <a:lnTo>
                                        <a:pt x="56" y="1"/>
                                      </a:lnTo>
                                      <a:lnTo>
                                        <a:pt x="56" y="3"/>
                                      </a:lnTo>
                                      <a:lnTo>
                                        <a:pt x="56" y="4"/>
                                      </a:lnTo>
                                      <a:lnTo>
                                        <a:pt x="56" y="6"/>
                                      </a:lnTo>
                                      <a:lnTo>
                                        <a:pt x="56" y="7"/>
                                      </a:lnTo>
                                      <a:lnTo>
                                        <a:pt x="56" y="9"/>
                                      </a:lnTo>
                                      <a:lnTo>
                                        <a:pt x="56" y="15"/>
                                      </a:lnTo>
                                      <a:lnTo>
                                        <a:pt x="56" y="20"/>
                                      </a:lnTo>
                                      <a:lnTo>
                                        <a:pt x="56" y="26"/>
                                      </a:lnTo>
                                      <a:lnTo>
                                        <a:pt x="56" y="31"/>
                                      </a:lnTo>
                                      <a:lnTo>
                                        <a:pt x="56" y="37"/>
                                      </a:lnTo>
                                      <a:lnTo>
                                        <a:pt x="56" y="42"/>
                                      </a:lnTo>
                                      <a:lnTo>
                                        <a:pt x="56" y="49"/>
                                      </a:lnTo>
                                      <a:lnTo>
                                        <a:pt x="56" y="55"/>
                                      </a:lnTo>
                                      <a:lnTo>
                                        <a:pt x="56" y="56"/>
                                      </a:lnTo>
                                      <a:lnTo>
                                        <a:pt x="54" y="58"/>
                                      </a:lnTo>
                                      <a:lnTo>
                                        <a:pt x="52" y="58"/>
                                      </a:lnTo>
                                      <a:lnTo>
                                        <a:pt x="51" y="58"/>
                                      </a:lnTo>
                                      <a:lnTo>
                                        <a:pt x="49" y="58"/>
                                      </a:lnTo>
                                      <a:lnTo>
                                        <a:pt x="47" y="56"/>
                                      </a:lnTo>
                                      <a:lnTo>
                                        <a:pt x="47" y="55"/>
                                      </a:lnTo>
                                      <a:lnTo>
                                        <a:pt x="47" y="49"/>
                                      </a:lnTo>
                                      <a:lnTo>
                                        <a:pt x="47" y="44"/>
                                      </a:lnTo>
                                      <a:lnTo>
                                        <a:pt x="47" y="39"/>
                                      </a:lnTo>
                                      <a:lnTo>
                                        <a:pt x="47" y="34"/>
                                      </a:lnTo>
                                      <a:lnTo>
                                        <a:pt x="47" y="30"/>
                                      </a:lnTo>
                                      <a:lnTo>
                                        <a:pt x="47" y="25"/>
                                      </a:lnTo>
                                      <a:lnTo>
                                        <a:pt x="47" y="20"/>
                                      </a:lnTo>
                                      <a:lnTo>
                                        <a:pt x="47" y="15"/>
                                      </a:lnTo>
                                      <a:lnTo>
                                        <a:pt x="46" y="15"/>
                                      </a:lnTo>
                                      <a:lnTo>
                                        <a:pt x="46" y="58"/>
                                      </a:lnTo>
                                      <a:lnTo>
                                        <a:pt x="46" y="69"/>
                                      </a:lnTo>
                                      <a:lnTo>
                                        <a:pt x="46" y="74"/>
                                      </a:lnTo>
                                      <a:lnTo>
                                        <a:pt x="46" y="77"/>
                                      </a:lnTo>
                                      <a:lnTo>
                                        <a:pt x="46" y="79"/>
                                      </a:lnTo>
                                      <a:lnTo>
                                        <a:pt x="46" y="82"/>
                                      </a:lnTo>
                                      <a:lnTo>
                                        <a:pt x="46" y="87"/>
                                      </a:lnTo>
                                      <a:lnTo>
                                        <a:pt x="46" y="98"/>
                                      </a:lnTo>
                                      <a:lnTo>
                                        <a:pt x="46" y="115"/>
                                      </a:lnTo>
                                      <a:lnTo>
                                        <a:pt x="46" y="117"/>
                                      </a:lnTo>
                                      <a:lnTo>
                                        <a:pt x="44" y="120"/>
                                      </a:lnTo>
                                      <a:lnTo>
                                        <a:pt x="41" y="120"/>
                                      </a:lnTo>
                                      <a:lnTo>
                                        <a:pt x="37" y="121"/>
                                      </a:lnTo>
                                      <a:lnTo>
                                        <a:pt x="36" y="120"/>
                                      </a:lnTo>
                                      <a:lnTo>
                                        <a:pt x="32" y="120"/>
                                      </a:lnTo>
                                      <a:lnTo>
                                        <a:pt x="31" y="117"/>
                                      </a:lnTo>
                                      <a:lnTo>
                                        <a:pt x="31" y="115"/>
                                      </a:lnTo>
                                      <a:lnTo>
                                        <a:pt x="31" y="58"/>
                                      </a:lnTo>
                                      <a:lnTo>
                                        <a:pt x="27" y="58"/>
                                      </a:lnTo>
                                      <a:lnTo>
                                        <a:pt x="27" y="69"/>
                                      </a:lnTo>
                                      <a:lnTo>
                                        <a:pt x="27" y="74"/>
                                      </a:lnTo>
                                      <a:lnTo>
                                        <a:pt x="27" y="77"/>
                                      </a:lnTo>
                                      <a:lnTo>
                                        <a:pt x="27" y="79"/>
                                      </a:lnTo>
                                      <a:lnTo>
                                        <a:pt x="27" y="82"/>
                                      </a:lnTo>
                                      <a:lnTo>
                                        <a:pt x="27" y="87"/>
                                      </a:lnTo>
                                      <a:lnTo>
                                        <a:pt x="27" y="98"/>
                                      </a:lnTo>
                                      <a:lnTo>
                                        <a:pt x="27" y="115"/>
                                      </a:lnTo>
                                      <a:lnTo>
                                        <a:pt x="27" y="117"/>
                                      </a:lnTo>
                                      <a:lnTo>
                                        <a:pt x="25" y="120"/>
                                      </a:lnTo>
                                      <a:lnTo>
                                        <a:pt x="22" y="120"/>
                                      </a:lnTo>
                                      <a:lnTo>
                                        <a:pt x="19" y="121"/>
                                      </a:lnTo>
                                      <a:lnTo>
                                        <a:pt x="17" y="120"/>
                                      </a:lnTo>
                                      <a:lnTo>
                                        <a:pt x="14" y="120"/>
                                      </a:lnTo>
                                      <a:lnTo>
                                        <a:pt x="12" y="117"/>
                                      </a:lnTo>
                                      <a:lnTo>
                                        <a:pt x="12" y="115"/>
                                      </a:lnTo>
                                      <a:lnTo>
                                        <a:pt x="12" y="58"/>
                                      </a:lnTo>
                                      <a:lnTo>
                                        <a:pt x="12" y="15"/>
                                      </a:lnTo>
                                      <a:lnTo>
                                        <a:pt x="9" y="15"/>
                                      </a:lnTo>
                                      <a:lnTo>
                                        <a:pt x="9" y="20"/>
                                      </a:lnTo>
                                      <a:lnTo>
                                        <a:pt x="9" y="25"/>
                                      </a:lnTo>
                                      <a:lnTo>
                                        <a:pt x="9" y="30"/>
                                      </a:lnTo>
                                      <a:lnTo>
                                        <a:pt x="9" y="34"/>
                                      </a:lnTo>
                                      <a:lnTo>
                                        <a:pt x="9" y="39"/>
                                      </a:lnTo>
                                      <a:lnTo>
                                        <a:pt x="9" y="44"/>
                                      </a:lnTo>
                                      <a:lnTo>
                                        <a:pt x="9" y="49"/>
                                      </a:lnTo>
                                      <a:lnTo>
                                        <a:pt x="9" y="55"/>
                                      </a:lnTo>
                                      <a:lnTo>
                                        <a:pt x="9" y="56"/>
                                      </a:lnTo>
                                      <a:lnTo>
                                        <a:pt x="9" y="58"/>
                                      </a:lnTo>
                                      <a:lnTo>
                                        <a:pt x="7" y="58"/>
                                      </a:lnTo>
                                      <a:lnTo>
                                        <a:pt x="5" y="58"/>
                                      </a:lnTo>
                                      <a:lnTo>
                                        <a:pt x="4" y="58"/>
                                      </a:lnTo>
                                      <a:lnTo>
                                        <a:pt x="2" y="58"/>
                                      </a:lnTo>
                                      <a:lnTo>
                                        <a:pt x="2" y="56"/>
                                      </a:lnTo>
                                      <a:lnTo>
                                        <a:pt x="0" y="55"/>
                                      </a:lnTo>
                                      <a:lnTo>
                                        <a:pt x="0" y="49"/>
                                      </a:lnTo>
                                      <a:lnTo>
                                        <a:pt x="0" y="42"/>
                                      </a:lnTo>
                                      <a:lnTo>
                                        <a:pt x="0" y="37"/>
                                      </a:lnTo>
                                      <a:lnTo>
                                        <a:pt x="0" y="31"/>
                                      </a:lnTo>
                                      <a:lnTo>
                                        <a:pt x="0" y="26"/>
                                      </a:lnTo>
                                      <a:lnTo>
                                        <a:pt x="0" y="20"/>
                                      </a:lnTo>
                                      <a:lnTo>
                                        <a:pt x="0" y="15"/>
                                      </a:lnTo>
                                      <a:lnTo>
                                        <a:pt x="0" y="9"/>
                                      </a:lnTo>
                                      <a:lnTo>
                                        <a:pt x="0" y="7"/>
                                      </a:lnTo>
                                      <a:lnTo>
                                        <a:pt x="0" y="6"/>
                                      </a:lnTo>
                                      <a:lnTo>
                                        <a:pt x="0" y="4"/>
                                      </a:lnTo>
                                      <a:lnTo>
                                        <a:pt x="0" y="3"/>
                                      </a:lnTo>
                                      <a:lnTo>
                                        <a:pt x="2" y="1"/>
                                      </a:lnTo>
                                      <a:lnTo>
                                        <a:pt x="4" y="1"/>
                                      </a:lnTo>
                                      <a:lnTo>
                                        <a:pt x="5" y="0"/>
                                      </a:lnTo>
                                      <a:lnTo>
                                        <a:pt x="9" y="0"/>
                                      </a:lnTo>
                                      <a:lnTo>
                                        <a:pt x="12"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9" name="Freeform 95"/>
                              <wps:cNvSpPr>
                                <a:spLocks/>
                              </wps:cNvSpPr>
                              <wps:spPr bwMode="auto">
                                <a:xfrm>
                                  <a:off x="4142" y="1610"/>
                                  <a:ext cx="51" cy="47"/>
                                </a:xfrm>
                                <a:custGeom>
                                  <a:avLst/>
                                  <a:gdLst>
                                    <a:gd name="T0" fmla="*/ 25 w 51"/>
                                    <a:gd name="T1" fmla="*/ 0 h 47"/>
                                    <a:gd name="T2" fmla="*/ 30 w 51"/>
                                    <a:gd name="T3" fmla="*/ 0 h 47"/>
                                    <a:gd name="T4" fmla="*/ 35 w 51"/>
                                    <a:gd name="T5" fmla="*/ 1 h 47"/>
                                    <a:gd name="T6" fmla="*/ 39 w 51"/>
                                    <a:gd name="T7" fmla="*/ 3 h 47"/>
                                    <a:gd name="T8" fmla="*/ 42 w 51"/>
                                    <a:gd name="T9" fmla="*/ 6 h 47"/>
                                    <a:gd name="T10" fmla="*/ 46 w 51"/>
                                    <a:gd name="T11" fmla="*/ 9 h 47"/>
                                    <a:gd name="T12" fmla="*/ 49 w 51"/>
                                    <a:gd name="T13" fmla="*/ 14 h 47"/>
                                    <a:gd name="T14" fmla="*/ 49 w 51"/>
                                    <a:gd name="T15" fmla="*/ 19 h 47"/>
                                    <a:gd name="T16" fmla="*/ 51 w 51"/>
                                    <a:gd name="T17" fmla="*/ 24 h 47"/>
                                    <a:gd name="T18" fmla="*/ 49 w 51"/>
                                    <a:gd name="T19" fmla="*/ 28 h 47"/>
                                    <a:gd name="T20" fmla="*/ 49 w 51"/>
                                    <a:gd name="T21" fmla="*/ 32 h 47"/>
                                    <a:gd name="T22" fmla="*/ 46 w 51"/>
                                    <a:gd name="T23" fmla="*/ 36 h 47"/>
                                    <a:gd name="T24" fmla="*/ 42 w 51"/>
                                    <a:gd name="T25" fmla="*/ 39 h 47"/>
                                    <a:gd name="T26" fmla="*/ 39 w 51"/>
                                    <a:gd name="T27" fmla="*/ 43 h 47"/>
                                    <a:gd name="T28" fmla="*/ 35 w 51"/>
                                    <a:gd name="T29" fmla="*/ 44 h 47"/>
                                    <a:gd name="T30" fmla="*/ 30 w 51"/>
                                    <a:gd name="T31" fmla="*/ 46 h 47"/>
                                    <a:gd name="T32" fmla="*/ 25 w 51"/>
                                    <a:gd name="T33" fmla="*/ 47 h 47"/>
                                    <a:gd name="T34" fmla="*/ 20 w 51"/>
                                    <a:gd name="T35" fmla="*/ 46 h 47"/>
                                    <a:gd name="T36" fmla="*/ 15 w 51"/>
                                    <a:gd name="T37" fmla="*/ 44 h 47"/>
                                    <a:gd name="T38" fmla="*/ 10 w 51"/>
                                    <a:gd name="T39" fmla="*/ 43 h 47"/>
                                    <a:gd name="T40" fmla="*/ 7 w 51"/>
                                    <a:gd name="T41" fmla="*/ 39 h 47"/>
                                    <a:gd name="T42" fmla="*/ 3 w 51"/>
                                    <a:gd name="T43" fmla="*/ 36 h 47"/>
                                    <a:gd name="T44" fmla="*/ 2 w 51"/>
                                    <a:gd name="T45" fmla="*/ 32 h 47"/>
                                    <a:gd name="T46" fmla="*/ 0 w 51"/>
                                    <a:gd name="T47" fmla="*/ 28 h 47"/>
                                    <a:gd name="T48" fmla="*/ 0 w 51"/>
                                    <a:gd name="T49" fmla="*/ 24 h 47"/>
                                    <a:gd name="T50" fmla="*/ 0 w 51"/>
                                    <a:gd name="T51" fmla="*/ 19 h 47"/>
                                    <a:gd name="T52" fmla="*/ 2 w 51"/>
                                    <a:gd name="T53" fmla="*/ 14 h 47"/>
                                    <a:gd name="T54" fmla="*/ 3 w 51"/>
                                    <a:gd name="T55" fmla="*/ 9 h 47"/>
                                    <a:gd name="T56" fmla="*/ 7 w 51"/>
                                    <a:gd name="T57" fmla="*/ 6 h 47"/>
                                    <a:gd name="T58" fmla="*/ 10 w 51"/>
                                    <a:gd name="T59" fmla="*/ 3 h 47"/>
                                    <a:gd name="T60" fmla="*/ 15 w 51"/>
                                    <a:gd name="T61" fmla="*/ 1 h 47"/>
                                    <a:gd name="T62" fmla="*/ 20 w 51"/>
                                    <a:gd name="T63" fmla="*/ 0 h 47"/>
                                    <a:gd name="T64" fmla="*/ 25 w 51"/>
                                    <a:gd name="T65" fmla="*/ 0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1" h="47">
                                      <a:moveTo>
                                        <a:pt x="25" y="0"/>
                                      </a:moveTo>
                                      <a:lnTo>
                                        <a:pt x="30" y="0"/>
                                      </a:lnTo>
                                      <a:lnTo>
                                        <a:pt x="35" y="1"/>
                                      </a:lnTo>
                                      <a:lnTo>
                                        <a:pt x="39" y="3"/>
                                      </a:lnTo>
                                      <a:lnTo>
                                        <a:pt x="42" y="6"/>
                                      </a:lnTo>
                                      <a:lnTo>
                                        <a:pt x="46" y="9"/>
                                      </a:lnTo>
                                      <a:lnTo>
                                        <a:pt x="49" y="14"/>
                                      </a:lnTo>
                                      <a:lnTo>
                                        <a:pt x="49" y="19"/>
                                      </a:lnTo>
                                      <a:lnTo>
                                        <a:pt x="51" y="24"/>
                                      </a:lnTo>
                                      <a:lnTo>
                                        <a:pt x="49" y="28"/>
                                      </a:lnTo>
                                      <a:lnTo>
                                        <a:pt x="49" y="32"/>
                                      </a:lnTo>
                                      <a:lnTo>
                                        <a:pt x="46" y="36"/>
                                      </a:lnTo>
                                      <a:lnTo>
                                        <a:pt x="42" y="39"/>
                                      </a:lnTo>
                                      <a:lnTo>
                                        <a:pt x="39" y="43"/>
                                      </a:lnTo>
                                      <a:lnTo>
                                        <a:pt x="35" y="44"/>
                                      </a:lnTo>
                                      <a:lnTo>
                                        <a:pt x="30" y="46"/>
                                      </a:lnTo>
                                      <a:lnTo>
                                        <a:pt x="25" y="47"/>
                                      </a:lnTo>
                                      <a:lnTo>
                                        <a:pt x="20" y="46"/>
                                      </a:lnTo>
                                      <a:lnTo>
                                        <a:pt x="15" y="44"/>
                                      </a:lnTo>
                                      <a:lnTo>
                                        <a:pt x="10" y="43"/>
                                      </a:lnTo>
                                      <a:lnTo>
                                        <a:pt x="7" y="39"/>
                                      </a:lnTo>
                                      <a:lnTo>
                                        <a:pt x="3" y="36"/>
                                      </a:lnTo>
                                      <a:lnTo>
                                        <a:pt x="2" y="32"/>
                                      </a:lnTo>
                                      <a:lnTo>
                                        <a:pt x="0" y="28"/>
                                      </a:lnTo>
                                      <a:lnTo>
                                        <a:pt x="0" y="24"/>
                                      </a:lnTo>
                                      <a:lnTo>
                                        <a:pt x="0" y="19"/>
                                      </a:lnTo>
                                      <a:lnTo>
                                        <a:pt x="2" y="14"/>
                                      </a:lnTo>
                                      <a:lnTo>
                                        <a:pt x="3" y="9"/>
                                      </a:lnTo>
                                      <a:lnTo>
                                        <a:pt x="7" y="6"/>
                                      </a:lnTo>
                                      <a:lnTo>
                                        <a:pt x="10" y="3"/>
                                      </a:lnTo>
                                      <a:lnTo>
                                        <a:pt x="15" y="1"/>
                                      </a:lnTo>
                                      <a:lnTo>
                                        <a:pt x="20" y="0"/>
                                      </a:lnTo>
                                      <a:lnTo>
                                        <a:pt x="25"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 name="Freeform 96"/>
                              <wps:cNvSpPr>
                                <a:spLocks/>
                              </wps:cNvSpPr>
                              <wps:spPr bwMode="auto">
                                <a:xfrm>
                                  <a:off x="4102" y="1672"/>
                                  <a:ext cx="129" cy="145"/>
                                </a:xfrm>
                                <a:custGeom>
                                  <a:avLst/>
                                  <a:gdLst>
                                    <a:gd name="T0" fmla="*/ 104 w 129"/>
                                    <a:gd name="T1" fmla="*/ 0 h 145"/>
                                    <a:gd name="T2" fmla="*/ 109 w 129"/>
                                    <a:gd name="T3" fmla="*/ 1 h 145"/>
                                    <a:gd name="T4" fmla="*/ 109 w 129"/>
                                    <a:gd name="T5" fmla="*/ 1 h 145"/>
                                    <a:gd name="T6" fmla="*/ 109 w 129"/>
                                    <a:gd name="T7" fmla="*/ 1 h 145"/>
                                    <a:gd name="T8" fmla="*/ 109 w 129"/>
                                    <a:gd name="T9" fmla="*/ 0 h 145"/>
                                    <a:gd name="T10" fmla="*/ 109 w 129"/>
                                    <a:gd name="T11" fmla="*/ 0 h 145"/>
                                    <a:gd name="T12" fmla="*/ 123 w 129"/>
                                    <a:gd name="T13" fmla="*/ 3 h 145"/>
                                    <a:gd name="T14" fmla="*/ 129 w 129"/>
                                    <a:gd name="T15" fmla="*/ 8 h 145"/>
                                    <a:gd name="T16" fmla="*/ 129 w 129"/>
                                    <a:gd name="T17" fmla="*/ 15 h 145"/>
                                    <a:gd name="T18" fmla="*/ 129 w 129"/>
                                    <a:gd name="T19" fmla="*/ 22 h 145"/>
                                    <a:gd name="T20" fmla="*/ 129 w 129"/>
                                    <a:gd name="T21" fmla="*/ 36 h 145"/>
                                    <a:gd name="T22" fmla="*/ 129 w 129"/>
                                    <a:gd name="T23" fmla="*/ 49 h 145"/>
                                    <a:gd name="T24" fmla="*/ 129 w 129"/>
                                    <a:gd name="T25" fmla="*/ 61 h 145"/>
                                    <a:gd name="T26" fmla="*/ 129 w 129"/>
                                    <a:gd name="T27" fmla="*/ 72 h 145"/>
                                    <a:gd name="T28" fmla="*/ 124 w 129"/>
                                    <a:gd name="T29" fmla="*/ 80 h 145"/>
                                    <a:gd name="T30" fmla="*/ 119 w 129"/>
                                    <a:gd name="T31" fmla="*/ 87 h 145"/>
                                    <a:gd name="T32" fmla="*/ 114 w 129"/>
                                    <a:gd name="T33" fmla="*/ 93 h 145"/>
                                    <a:gd name="T34" fmla="*/ 109 w 129"/>
                                    <a:gd name="T35" fmla="*/ 98 h 145"/>
                                    <a:gd name="T36" fmla="*/ 109 w 129"/>
                                    <a:gd name="T37" fmla="*/ 82 h 145"/>
                                    <a:gd name="T38" fmla="*/ 109 w 129"/>
                                    <a:gd name="T39" fmla="*/ 68 h 145"/>
                                    <a:gd name="T40" fmla="*/ 109 w 129"/>
                                    <a:gd name="T41" fmla="*/ 52 h 145"/>
                                    <a:gd name="T42" fmla="*/ 109 w 129"/>
                                    <a:gd name="T43" fmla="*/ 38 h 145"/>
                                    <a:gd name="T44" fmla="*/ 104 w 129"/>
                                    <a:gd name="T45" fmla="*/ 103 h 145"/>
                                    <a:gd name="T46" fmla="*/ 87 w 129"/>
                                    <a:gd name="T47" fmla="*/ 117 h 145"/>
                                    <a:gd name="T48" fmla="*/ 69 w 129"/>
                                    <a:gd name="T49" fmla="*/ 129 h 145"/>
                                    <a:gd name="T50" fmla="*/ 48 w 129"/>
                                    <a:gd name="T51" fmla="*/ 139 h 145"/>
                                    <a:gd name="T52" fmla="*/ 25 w 129"/>
                                    <a:gd name="T53" fmla="*/ 145 h 145"/>
                                    <a:gd name="T54" fmla="*/ 25 w 129"/>
                                    <a:gd name="T55" fmla="*/ 134 h 145"/>
                                    <a:gd name="T56" fmla="*/ 20 w 129"/>
                                    <a:gd name="T57" fmla="*/ 38 h 145"/>
                                    <a:gd name="T58" fmla="*/ 20 w 129"/>
                                    <a:gd name="T59" fmla="*/ 60 h 145"/>
                                    <a:gd name="T60" fmla="*/ 20 w 129"/>
                                    <a:gd name="T61" fmla="*/ 80 h 145"/>
                                    <a:gd name="T62" fmla="*/ 20 w 129"/>
                                    <a:gd name="T63" fmla="*/ 103 h 145"/>
                                    <a:gd name="T64" fmla="*/ 20 w 129"/>
                                    <a:gd name="T65" fmla="*/ 126 h 145"/>
                                    <a:gd name="T66" fmla="*/ 16 w 129"/>
                                    <a:gd name="T67" fmla="*/ 134 h 145"/>
                                    <a:gd name="T68" fmla="*/ 11 w 129"/>
                                    <a:gd name="T69" fmla="*/ 136 h 145"/>
                                    <a:gd name="T70" fmla="*/ 5 w 129"/>
                                    <a:gd name="T71" fmla="*/ 134 h 145"/>
                                    <a:gd name="T72" fmla="*/ 1 w 129"/>
                                    <a:gd name="T73" fmla="*/ 126 h 145"/>
                                    <a:gd name="T74" fmla="*/ 1 w 129"/>
                                    <a:gd name="T75" fmla="*/ 101 h 145"/>
                                    <a:gd name="T76" fmla="*/ 0 w 129"/>
                                    <a:gd name="T77" fmla="*/ 74 h 145"/>
                                    <a:gd name="T78" fmla="*/ 0 w 129"/>
                                    <a:gd name="T79" fmla="*/ 49 h 145"/>
                                    <a:gd name="T80" fmla="*/ 0 w 129"/>
                                    <a:gd name="T81" fmla="*/ 22 h 145"/>
                                    <a:gd name="T82" fmla="*/ 0 w 129"/>
                                    <a:gd name="T83" fmla="*/ 15 h 145"/>
                                    <a:gd name="T84" fmla="*/ 1 w 129"/>
                                    <a:gd name="T85" fmla="*/ 8 h 145"/>
                                    <a:gd name="T86" fmla="*/ 6 w 129"/>
                                    <a:gd name="T87" fmla="*/ 3 h 145"/>
                                    <a:gd name="T88" fmla="*/ 20 w 129"/>
                                    <a:gd name="T89" fmla="*/ 0 h 145"/>
                                    <a:gd name="T90" fmla="*/ 20 w 129"/>
                                    <a:gd name="T91" fmla="*/ 0 h 145"/>
                                    <a:gd name="T92" fmla="*/ 20 w 129"/>
                                    <a:gd name="T93" fmla="*/ 1 h 145"/>
                                    <a:gd name="T94" fmla="*/ 20 w 129"/>
                                    <a:gd name="T95" fmla="*/ 1 h 145"/>
                                    <a:gd name="T96" fmla="*/ 20 w 129"/>
                                    <a:gd name="T97" fmla="*/ 1 h 145"/>
                                    <a:gd name="T98" fmla="*/ 25 w 129"/>
                                    <a:gd name="T99" fmla="*/ 0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29" h="145">
                                      <a:moveTo>
                                        <a:pt x="25" y="0"/>
                                      </a:moveTo>
                                      <a:lnTo>
                                        <a:pt x="104" y="0"/>
                                      </a:lnTo>
                                      <a:lnTo>
                                        <a:pt x="104" y="1"/>
                                      </a:lnTo>
                                      <a:lnTo>
                                        <a:pt x="109" y="1"/>
                                      </a:lnTo>
                                      <a:lnTo>
                                        <a:pt x="109" y="0"/>
                                      </a:lnTo>
                                      <a:lnTo>
                                        <a:pt x="118" y="1"/>
                                      </a:lnTo>
                                      <a:lnTo>
                                        <a:pt x="123" y="3"/>
                                      </a:lnTo>
                                      <a:lnTo>
                                        <a:pt x="128" y="4"/>
                                      </a:lnTo>
                                      <a:lnTo>
                                        <a:pt x="129" y="8"/>
                                      </a:lnTo>
                                      <a:lnTo>
                                        <a:pt x="129" y="11"/>
                                      </a:lnTo>
                                      <a:lnTo>
                                        <a:pt x="129" y="15"/>
                                      </a:lnTo>
                                      <a:lnTo>
                                        <a:pt x="129" y="19"/>
                                      </a:lnTo>
                                      <a:lnTo>
                                        <a:pt x="129" y="22"/>
                                      </a:lnTo>
                                      <a:lnTo>
                                        <a:pt x="129" y="28"/>
                                      </a:lnTo>
                                      <a:lnTo>
                                        <a:pt x="129" y="36"/>
                                      </a:lnTo>
                                      <a:lnTo>
                                        <a:pt x="129" y="42"/>
                                      </a:lnTo>
                                      <a:lnTo>
                                        <a:pt x="129" y="49"/>
                                      </a:lnTo>
                                      <a:lnTo>
                                        <a:pt x="129" y="55"/>
                                      </a:lnTo>
                                      <a:lnTo>
                                        <a:pt x="129" y="61"/>
                                      </a:lnTo>
                                      <a:lnTo>
                                        <a:pt x="129" y="68"/>
                                      </a:lnTo>
                                      <a:lnTo>
                                        <a:pt x="129" y="72"/>
                                      </a:lnTo>
                                      <a:lnTo>
                                        <a:pt x="128" y="77"/>
                                      </a:lnTo>
                                      <a:lnTo>
                                        <a:pt x="124" y="80"/>
                                      </a:lnTo>
                                      <a:lnTo>
                                        <a:pt x="123" y="84"/>
                                      </a:lnTo>
                                      <a:lnTo>
                                        <a:pt x="119" y="87"/>
                                      </a:lnTo>
                                      <a:lnTo>
                                        <a:pt x="118" y="90"/>
                                      </a:lnTo>
                                      <a:lnTo>
                                        <a:pt x="114" y="93"/>
                                      </a:lnTo>
                                      <a:lnTo>
                                        <a:pt x="113" y="95"/>
                                      </a:lnTo>
                                      <a:lnTo>
                                        <a:pt x="109" y="98"/>
                                      </a:lnTo>
                                      <a:lnTo>
                                        <a:pt x="109" y="90"/>
                                      </a:lnTo>
                                      <a:lnTo>
                                        <a:pt x="109" y="82"/>
                                      </a:lnTo>
                                      <a:lnTo>
                                        <a:pt x="109" y="76"/>
                                      </a:lnTo>
                                      <a:lnTo>
                                        <a:pt x="109" y="68"/>
                                      </a:lnTo>
                                      <a:lnTo>
                                        <a:pt x="109" y="60"/>
                                      </a:lnTo>
                                      <a:lnTo>
                                        <a:pt x="109" y="52"/>
                                      </a:lnTo>
                                      <a:lnTo>
                                        <a:pt x="109" y="46"/>
                                      </a:lnTo>
                                      <a:lnTo>
                                        <a:pt x="109" y="38"/>
                                      </a:lnTo>
                                      <a:lnTo>
                                        <a:pt x="104" y="38"/>
                                      </a:lnTo>
                                      <a:lnTo>
                                        <a:pt x="104" y="103"/>
                                      </a:lnTo>
                                      <a:lnTo>
                                        <a:pt x="97" y="110"/>
                                      </a:lnTo>
                                      <a:lnTo>
                                        <a:pt x="87" y="117"/>
                                      </a:lnTo>
                                      <a:lnTo>
                                        <a:pt x="79" y="123"/>
                                      </a:lnTo>
                                      <a:lnTo>
                                        <a:pt x="69" y="129"/>
                                      </a:lnTo>
                                      <a:lnTo>
                                        <a:pt x="59" y="134"/>
                                      </a:lnTo>
                                      <a:lnTo>
                                        <a:pt x="48" y="139"/>
                                      </a:lnTo>
                                      <a:lnTo>
                                        <a:pt x="37" y="142"/>
                                      </a:lnTo>
                                      <a:lnTo>
                                        <a:pt x="25" y="145"/>
                                      </a:lnTo>
                                      <a:lnTo>
                                        <a:pt x="25" y="134"/>
                                      </a:lnTo>
                                      <a:lnTo>
                                        <a:pt x="25" y="38"/>
                                      </a:lnTo>
                                      <a:lnTo>
                                        <a:pt x="20" y="38"/>
                                      </a:lnTo>
                                      <a:lnTo>
                                        <a:pt x="20" y="49"/>
                                      </a:lnTo>
                                      <a:lnTo>
                                        <a:pt x="20" y="60"/>
                                      </a:lnTo>
                                      <a:lnTo>
                                        <a:pt x="20" y="69"/>
                                      </a:lnTo>
                                      <a:lnTo>
                                        <a:pt x="20" y="80"/>
                                      </a:lnTo>
                                      <a:lnTo>
                                        <a:pt x="20" y="91"/>
                                      </a:lnTo>
                                      <a:lnTo>
                                        <a:pt x="20" y="103"/>
                                      </a:lnTo>
                                      <a:lnTo>
                                        <a:pt x="20" y="115"/>
                                      </a:lnTo>
                                      <a:lnTo>
                                        <a:pt x="20" y="126"/>
                                      </a:lnTo>
                                      <a:lnTo>
                                        <a:pt x="20" y="131"/>
                                      </a:lnTo>
                                      <a:lnTo>
                                        <a:pt x="16" y="134"/>
                                      </a:lnTo>
                                      <a:lnTo>
                                        <a:pt x="15" y="136"/>
                                      </a:lnTo>
                                      <a:lnTo>
                                        <a:pt x="11" y="136"/>
                                      </a:lnTo>
                                      <a:lnTo>
                                        <a:pt x="8" y="136"/>
                                      </a:lnTo>
                                      <a:lnTo>
                                        <a:pt x="5" y="134"/>
                                      </a:lnTo>
                                      <a:lnTo>
                                        <a:pt x="3" y="131"/>
                                      </a:lnTo>
                                      <a:lnTo>
                                        <a:pt x="1" y="126"/>
                                      </a:lnTo>
                                      <a:lnTo>
                                        <a:pt x="1" y="114"/>
                                      </a:lnTo>
                                      <a:lnTo>
                                        <a:pt x="1" y="101"/>
                                      </a:lnTo>
                                      <a:lnTo>
                                        <a:pt x="1" y="87"/>
                                      </a:lnTo>
                                      <a:lnTo>
                                        <a:pt x="0" y="74"/>
                                      </a:lnTo>
                                      <a:lnTo>
                                        <a:pt x="0" y="61"/>
                                      </a:lnTo>
                                      <a:lnTo>
                                        <a:pt x="0" y="49"/>
                                      </a:lnTo>
                                      <a:lnTo>
                                        <a:pt x="0" y="36"/>
                                      </a:lnTo>
                                      <a:lnTo>
                                        <a:pt x="0" y="22"/>
                                      </a:lnTo>
                                      <a:lnTo>
                                        <a:pt x="0" y="19"/>
                                      </a:lnTo>
                                      <a:lnTo>
                                        <a:pt x="0" y="15"/>
                                      </a:lnTo>
                                      <a:lnTo>
                                        <a:pt x="0" y="11"/>
                                      </a:lnTo>
                                      <a:lnTo>
                                        <a:pt x="1" y="8"/>
                                      </a:lnTo>
                                      <a:lnTo>
                                        <a:pt x="3" y="4"/>
                                      </a:lnTo>
                                      <a:lnTo>
                                        <a:pt x="6" y="3"/>
                                      </a:lnTo>
                                      <a:lnTo>
                                        <a:pt x="11" y="1"/>
                                      </a:lnTo>
                                      <a:lnTo>
                                        <a:pt x="20" y="0"/>
                                      </a:lnTo>
                                      <a:lnTo>
                                        <a:pt x="20" y="1"/>
                                      </a:lnTo>
                                      <a:lnTo>
                                        <a:pt x="25" y="1"/>
                                      </a:lnTo>
                                      <a:lnTo>
                                        <a:pt x="25"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CD3CC" id="Grupo 1699" o:spid="_x0000_s1026" style="position:absolute;margin-left:207.4pt;margin-top:6.3pt;width:53.4pt;height:50pt;z-index:251633664" coordorigin="3869,1458" coordsize="42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">
                      <v:shape id="Freeform 86" o:spid="_x0000_s1027" style="position:absolute;left:3897;top:1486;width:368;height:344;visibility:visible;mso-wrap-style:square;v-text-anchor:top" coordsize="36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5hM8IA&#10;AADdAAAADwAAAGRycy9kb3ducmV2LnhtbESPT2sCMRDF74V+hzCF3jSpQtWtUUQQepP65z4k4+7i&#10;ZrJssrp+e+cg9DbDe/Peb5brITTqRl2qI1v4GhtQxC76mksLp+NuNAeVMrLHJjJZeFCC9er9bYmF&#10;j3f+o9shl0pCOBVoocq5LbROrqKAaRxbYtEusQuYZe1K7Tu8S3ho9MSYbx2wZmmosKVtRe566IMF&#10;DOQmUz67xWW/Sf3U9Nf0IGs/P4bND6hMQ/43v65/veDPjPDLNzKCXj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7mEzwgAAAN0AAAAPAAAAAAAAAAAAAAAAAJgCAABkcnMvZG93&#10;bnJldi54bWxQSwUGAAAAAAQABAD1AAAAhwMAAAAA&#10;" path="m184,r19,l221,4r19,4l257,13r15,8l287,29r14,11l314,51r12,11l336,76r10,15l353,105r7,16l365,138r1,18l368,173r-2,17l365,208r-5,16l353,239r-7,15l336,268r-10,14l314,293r-13,13l287,315r-15,8l257,331r-17,7l221,341r-18,3l184,344r-18,l147,341r-17,-3l113,331,97,323,81,315,68,306,54,293,43,282,32,268,24,254,16,239,9,224,5,208,2,190,,173,2,156,5,138,9,121r7,-16l24,91,32,76,43,62,54,51,68,40,81,29,97,21r16,-8l130,8,147,4,166,r18,xe" stroked="f">
                        <v:path arrowok="t" o:connecttype="custom" o:connectlocs="203,0;240,8;272,21;301,40;326,62;346,91;360,121;366,156;366,190;360,224;346,254;326,282;301,306;272,323;240,338;203,344;166,344;130,338;97,323;68,306;43,282;24,254;9,224;2,190;2,156;9,121;24,91;43,62;68,40;97,21;130,8;166,0" o:connectangles="0,0,0,0,0,0,0,0,0,0,0,0,0,0,0,0,0,0,0,0,0,0,0,0,0,0,0,0,0,0,0,0"/>
                      </v:shape>
                      <v:shape id="Freeform 87" o:spid="_x0000_s1028" style="position:absolute;left:3897;top:1486;width:368;height:344;visibility:visible;mso-wrap-style:square;v-text-anchor:top" coordsize="36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uX8EA&#10;AADdAAAADwAAAGRycy9kb3ducmV2LnhtbERPTWsCMRC9F/wPYYTeaqIWldUoIloKPbkKehw242Zx&#10;M1k20d3++6ZQ6G0e73NWm97V4kltqDxrGI8UCOLCm4pLDefT4W0BIkRkg7Vn0vBNATbrwcsKM+M7&#10;PtIzj6VIIRwy1GBjbDIpQ2HJYRj5hjhxN986jAm2pTQtdinc1XKi1Ew6rDg1WGxoZ6m45w+nQTWz&#10;q+0+8LI38+mRvt7v3riz1q/DfrsEEamP/+I/96dJ8+dqDL/fp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LLl/BAAAA3QAAAA8AAAAAAAAAAAAAAAAAmAIAAGRycy9kb3du&#10;cmV2LnhtbFBLBQYAAAAABAAEAPUAAACGAwAAAAA=&#10;" path="m184,r19,l221,4r19,4l257,13r15,8l287,29r14,11l314,51r12,11l336,76r10,15l353,105r7,16l365,138r1,18l368,173r-2,17l365,208r-5,16l353,239r-7,15l336,268r-10,14l314,293r-13,13l287,315r-15,8l257,331r-17,7l221,341r-18,3l184,344r-18,l147,341r-17,-3l113,331,97,323,81,315,68,306,54,293,43,282,32,268,24,254,16,239,9,224,5,208,2,190,,173,2,156,5,138,9,121r7,-16l24,91,32,76,43,62,54,51,68,40,81,29,97,21r16,-8l130,8,147,4,166,r18,e" filled="f" strokecolor="#1f1a17" strokeweight=".25pt">
                        <v:path arrowok="t" o:connecttype="custom" o:connectlocs="203,0;240,8;272,21;301,40;326,62;346,91;360,121;366,156;366,190;360,224;346,254;326,282;301,306;272,323;240,338;203,344;166,344;130,338;97,323;68,306;43,282;24,254;9,224;2,190;2,156;9,121;24,91;43,62;68,40;97,21;130,8;166,0" o:connectangles="0,0,0,0,0,0,0,0,0,0,0,0,0,0,0,0,0,0,0,0,0,0,0,0,0,0,0,0,0,0,0,0"/>
                      </v:shape>
                      <v:shape id="Freeform 88" o:spid="_x0000_s1029" style="position:absolute;left:3869;top:1458;width:427;height:400;visibility:visible;mso-wrap-style:square;v-text-anchor:top" coordsize="42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3jicUA&#10;AADdAAAADwAAAGRycy9kb3ducmV2LnhtbERPTWvCQBC9F/oflil4KXW3HqxN3YRQEARB0Cj2OM1O&#10;k9DsbJpdNf57Vyh4m8f7nHk22FacqPeNYw2vYwWCuHSm4UrDrli8zED4gGywdUwaLuQhSx8f5pgY&#10;d+YNnbahEjGEfYIa6hC6REpf1mTRj11HHLkf11sMEfaVND2eY7ht5USpqbTYcGyosaPPmsrf7dFq&#10;OLJS+X4vm+J5Vq6/ivfVIf/71nr0NOQfIAIN4S7+dy9NnP+mJnD7Jp4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PeOJxQAAAN0AAAAPAAAAAAAAAAAAAAAAAJgCAABkcnMv&#10;ZG93bnJldi54bWxQSwUGAAAAAAQABAD1AAAAigMAAAAA&#10;" path="m212,r22,2l256,5r20,4l295,16r18,8l332,35r17,11l364,59r14,14l389,89r11,15l410,122r6,19l421,160r4,20l427,201r-2,21l421,241r-5,19l410,279r-10,17l389,312r-11,16l364,342r-15,13l332,366r-19,11l295,385r-19,6l256,397r-22,2l212,400r-22,-1l170,397r-20,-6l130,385r-19,-8l94,366,77,355,62,342,49,328,35,312,25,296,17,279,8,260,3,241,,222,,201,,180,3,160,8,141r9,-19l25,104,35,89,49,73,62,59,77,46,94,35,111,24r19,-8l150,9,170,5,190,2,212,xm212,35r19,1l248,38r17,5l281,49r16,6l310,63r15,10l337,84r12,11l359,108r8,14l374,136r7,16l384,168r4,16l389,201r-1,16l384,234r-3,16l374,264r-7,15l359,293r-10,12l337,317r-12,11l310,337r-13,8l281,353r-16,5l248,362r-17,2l212,366r-17,-2l177,362r-17,-4l145,353r-15,-8l114,337r-13,-9l89,317,77,305,67,293,59,279,50,264,45,250,40,234,37,217r,-16l37,184r3,-16l45,152r5,-16l59,122r8,-14l77,95,89,84,101,73,114,63r16,-8l145,49r15,-6l177,38r18,-2l212,35xe" fillcolor="#2a4088" stroked="f">
                        <v:path arrowok="t" o:connecttype="custom" o:connectlocs="256,5;313,24;364,59;400,104;421,160;425,222;410,279;378,328;332,366;276,391;212,400;150,391;94,366;49,328;17,279;0,222;3,160;25,104;62,59;111,24;170,5;212,35;265,43;310,63;349,95;374,136;388,184;384,234;367,279;337,317;297,345;248,362;195,364;145,353;101,328;67,293;45,250;37,201;45,152;67,108;101,73;145,49;195,36" o:connectangles="0,0,0,0,0,0,0,0,0,0,0,0,0,0,0,0,0,0,0,0,0,0,0,0,0,0,0,0,0,0,0,0,0,0,0,0,0,0,0,0,0,0,0"/>
                        <o:lock v:ext="edit" verticies="t"/>
                      </v:shape>
                      <v:shape id="Freeform 89" o:spid="_x0000_s1030" style="position:absolute;left:3968;top:1528;width:22;height:20;visibility:visible;mso-wrap-style:square;v-text-anchor:top" coordsize="2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diGcMA&#10;AADdAAAADwAAAGRycy9kb3ducmV2LnhtbERPS4vCMBC+L/gfwgheZE1VtFKNIoIg7MkX7N6GZrYt&#10;NpPSpLb66zeCsLf5+J6z2nSmFHeqXWFZwXgUgSBOrS44U3A57z8XIJxH1lhaJgUPcrBZ9z5WmGjb&#10;8pHuJ5+JEMIuQQW591UipUtzMuhGtiIO3K+tDfoA60zqGtsQbko5iaK5NFhwaMixol1O6e3UGAVN&#10;83Cz+Poc3tovP1184087SWdKDfrddgnCU+f/xW/3QYf5cTSF1zfhB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diGcMAAADdAAAADwAAAAAAAAAAAAAAAACYAgAAZHJzL2Rv&#10;d25yZXYueG1sUEsFBgAAAAAEAAQA9QAAAIgDAAAAAA==&#10;" path="m10,r2,l15,1r2,l19,3r,1l20,6r,2l22,11r-2,1l20,14r-1,1l19,17r-2,2l15,20r-3,l10,20r-1,l7,20,5,19,4,17,2,15,,14,,12,,11,,8,,6,2,4,4,3,5,1r2,l9,r1,xe" fillcolor="#97ce36" stroked="f">
                        <v:path arrowok="t" o:connecttype="custom" o:connectlocs="10,0;12,0;15,1;17,1;19,3;19,4;20,6;20,8;22,11;20,12;20,14;19,15;19,17;17,19;15,20;12,20;10,20;9,20;7,20;5,19;4,17;2,15;0,14;0,12;0,11;0,8;0,6;2,4;4,3;5,1;7,1;9,0;10,0" o:connectangles="0,0,0,0,0,0,0,0,0,0,0,0,0,0,0,0,0,0,0,0,0,0,0,0,0,0,0,0,0,0,0,0,0"/>
                      </v:shape>
                      <v:shape id="Freeform 90" o:spid="_x0000_s1031" style="position:absolute;left:3951;top:1555;width:56;height:121;visibility:visible;mso-wrap-style:square;v-text-anchor:top" coordsize="5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cQsYA&#10;AADdAAAADwAAAGRycy9kb3ducmV2LnhtbERPTWvCQBC9C/6HZYReSt1YtJXUVbRRyMWDVoTehuw0&#10;Sc3Optk1if++Wyh4m8f7nMWqN5VoqXGlZQWTcQSCOLO65FzB6WP3NAfhPLLGyjIpuJGD1XI4WGCs&#10;bccHao8+FyGEXYwKCu/rWEqXFWTQjW1NHLgv2xj0ATa51A12IdxU8jmKXqTBkkNDgTW9F5Rdjlej&#10;YJfoNaV5tdlvHpPzbPa5/a5/Tko9jPr1GwhPvb+L/92pDvNfoyn8fRNO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icQsYAAADdAAAADwAAAAAAAAAAAAAAAACYAgAAZHJz&#10;L2Rvd25yZXYueG1sUEsFBgAAAAAEAAQA9QAAAIsDAAAAAA==&#10;" path="m10,l44,r2,l51,r2,1l54,1r2,2l56,4r,2l56,7r,2l56,15r,5l56,26r,5l56,37r,5l56,49r,6l54,56r-1,2l51,58r-2,l48,58r,-2l46,55r,-6l46,44r,-5l46,34r,-4l46,25r,-5l46,15r-2,l44,58r,11l44,74r,3l44,79r,3l44,87r,11l44,115r,2l43,120r-4,l37,121r-3,-1l31,120r-2,-3l29,115r,-57l26,58r,11l26,74r,3l26,79r,3l26,87r,11l26,115r,2l24,120r-3,l19,121r-3,-1l14,120r-2,-3l10,115r,-57l10,15r-1,l9,20r,5l9,30r,4l9,39r,5l9,49r,6l9,56,7,58r-2,l4,58r-2,l,56,,55,,49,,42,,37,,31,,26,,20,,15,,9,,7,,6,,4,,3,,1r2,l5,,9,r1,xe" fillcolor="#97ce36" stroked="f">
                        <v:path arrowok="t" o:connecttype="custom" o:connectlocs="44,0;46,0;46,0;46,0;46,0;46,0;53,1;56,3;56,6;56,9;56,20;56,31;56,42;56,55;53,58;51,58;48,58;46,55;46,44;46,34;46,25;46,15;44,58;44,69;44,77;44,82;44,98;44,117;39,120;34,120;29,117;29,58;26,69;26,77;26,82;26,98;26,117;21,120;16,120;12,117;10,58;10,15;9,20;9,30;9,39;9,49;9,56;5,58;4,58;0,56;0,49;0,37;0,26;0,15;0,7;0,4;0,1;5,0;9,0;9,0;9,0;9,0;10,0" o:connectangles="0,0,0,0,0,0,0,0,0,0,0,0,0,0,0,0,0,0,0,0,0,0,0,0,0,0,0,0,0,0,0,0,0,0,0,0,0,0,0,0,0,0,0,0,0,0,0,0,0,0,0,0,0,0,0,0,0,0,0,0,0,0,0"/>
                      </v:shape>
                      <v:shape id="Freeform 91" o:spid="_x0000_s1032" style="position:absolute;left:4027;top:1528;width:22;height:20;visibility:visible;mso-wrap-style:square;v-text-anchor:top" coordsize="2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f9sMA&#10;AADdAAAADwAAAGRycy9kb3ducmV2LnhtbERPTYvCMBC9C/sfwix4EU1X6SrVKIsgCJ5WV9Db0Ixt&#10;sZmUJrXVX28WBG/zeJ+zWHWmFDeqXWFZwdcoAkGcWl1wpuDvsBnOQDiPrLG0TAru5GC1/OgtMNG2&#10;5V+67X0mQgi7BBXk3leJlC7NyaAb2Yo4cBdbG/QB1pnUNbYh3JRyHEXf0mDBoSHHitY5pdd9YxQ0&#10;zd3F0+NjcG13fjI74bkdp7FS/c/uZw7CU+ff4pd7q8P8aRTD/zfhB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Jf9sMAAADdAAAADwAAAAAAAAAAAAAAAACYAgAAZHJzL2Rv&#10;d25yZXYueG1sUEsFBgAAAAAEAAQA9QAAAIgDAAAAAA==&#10;" path="m12,r2,l15,1r4,l21,3r,1l22,6r,2l22,11r,1l22,14r-1,1l21,17r-2,2l15,20r-1,l12,20r-2,l7,20,5,19,4,17r,-2l2,14r,-2l,11,2,8,2,6,4,4,4,3,5,1r2,l10,r2,xe" fillcolor="#97ce36" stroked="f">
                        <v:path arrowok="t" o:connecttype="custom" o:connectlocs="12,0;14,0;15,1;19,1;21,3;21,4;22,6;22,8;22,11;22,12;22,14;21,15;21,17;19,19;15,20;14,20;12,20;10,20;7,20;5,19;4,17;4,15;2,14;2,12;0,11;2,8;2,6;4,4;4,3;5,1;7,1;10,0;12,0" o:connectangles="0,0,0,0,0,0,0,0,0,0,0,0,0,0,0,0,0,0,0,0,0,0,0,0,0,0,0,0,0,0,0,0,0"/>
                      </v:shape>
                      <v:shape id="Freeform 92" o:spid="_x0000_s1033" style="position:absolute;left:4010;top:1555;width:58;height:121;visibility:visible;mso-wrap-style:square;v-text-anchor:top" coordsize="58,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lIjMMA&#10;AADdAAAADwAAAGRycy9kb3ducmV2LnhtbERPzWrCQBC+C32HZQrezEQRW1JXkUjFk6VpH2DITpPY&#10;7GzIbk306d1Cobf5+H5nvR1tqy7c+8aJhnmSgmIpnWmk0vD58Tp7BuUDiaHWCWu4soft5mGypsy4&#10;Qd75UoRKxRDxGWmoQ+gyRF/WbMknrmOJ3JfrLYUI+wpNT0MMty0u0nSFlhqJDTV1nNdcfhc/VgPu&#10;j/nygOfdGfPTML8N5q04Ba2nj+PuBVTgMfyL/9xHE+c/pSv4/Saeg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lIjMMAAADdAAAADwAAAAAAAAAAAAAAAACYAgAAZHJzL2Rv&#10;d25yZXYueG1sUEsFBgAAAAAEAAQA9QAAAIgDAAAAAA==&#10;" path="m12,l46,r2,l51,r3,1l56,1r,2l58,4r,2l56,7r,2l56,15r,5l56,26r,5l56,37r,5l56,49r,6l56,56r-2,2l53,58r-2,l49,58r,-2l48,55r,-6l48,44r,-5l48,34r,-4l48,25r,-5l48,15r-2,l46,58r,11l46,74r,3l46,79r,3l46,87r,11l46,115r,2l44,120r-3,l38,121r-2,-1l32,120r-1,-3l31,115r,-57l27,58r,11l27,74r,3l27,79r,3l27,87r,11l27,115r,2l26,120r-4,l21,121r-4,-1l14,120r-2,-3l12,115r,-57l12,15r-1,l11,20r,5l11,30r,4l11,39r,5l11,49r,6l9,56r,2l7,58r-2,l4,58,2,56r,-1l2,49r,-7l2,37r,-6l,26,,20,,15,,9,,7,,6,,4,2,3,2,1r2,l5,r6,l12,xe" fillcolor="#97ce36" stroked="f">
                        <v:path arrowok="t" o:connecttype="custom" o:connectlocs="46,0;48,0;48,0;48,0;48,0;48,0;54,1;56,3;58,6;56,9;56,20;56,31;56,42;56,55;54,58;53,58;49,58;48,55;48,44;48,34;48,25;48,15;46,58;46,69;46,77;46,82;46,98;46,117;41,120;36,120;31,117;31,58;27,69;27,77;27,82;27,98;27,117;22,120;17,120;12,117;12,58;12,15;11,20;11,30;11,39;11,49;9,56;7,58;4,58;2,56;2,49;2,37;0,26;0,15;0,7;0,4;2,1;5,0;11,0;11,0;11,0;11,0;12,0" o:connectangles="0,0,0,0,0,0,0,0,0,0,0,0,0,0,0,0,0,0,0,0,0,0,0,0,0,0,0,0,0,0,0,0,0,0,0,0,0,0,0,0,0,0,0,0,0,0,0,0,0,0,0,0,0,0,0,0,0,0,0,0,0,0,0"/>
                      </v:shape>
                      <v:shape id="Freeform 93" o:spid="_x0000_s1034" style="position:absolute;left:4088;top:1528;width:22;height:20;visibility:visible;mso-wrap-style:square;v-text-anchor:top" coordsize="2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kGsUA&#10;AADdAAAADwAAAGRycy9kb3ducmV2LnhtbERPyWrDMBC9F/IPYgK5lESuS+LgRjalUAj0lKXQ3AZr&#10;aptYI2PJS/r1VaDQ2zzeOrt8Mo0YqHO1ZQVPqwgEcWF1zaWC8+l9uQXhPLLGxjIpuJGDPJs97DDV&#10;duQDDUdfihDCLkUFlfdtKqUrKjLoVrYlDty37Qz6ALtS6g7HEG4aGUfRRhqsOTRU2NJbRcX12BsF&#10;fX9z6+Tz5/E6fvjn7RdexrhYK7WYT68vIDxN/l/8597rMD+JErh/E06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GQaxQAAAN0AAAAPAAAAAAAAAAAAAAAAAJgCAABkcnMv&#10;ZG93bnJldi54bWxQSwUGAAAAAAQABAD1AAAAigMAAAAA&#10;" path="m12,r2,l15,1r2,l19,3r1,1l22,6r,2l22,11r,1l22,14r-2,1l19,17r-2,2l15,20r-1,l12,20r-4,l7,20,5,19,3,17,2,15r,-1l,12,,11,,8,2,6,2,4,3,3,5,1r2,l8,r4,xe" fillcolor="#97ce36" stroked="f">
                        <v:path arrowok="t" o:connecttype="custom" o:connectlocs="12,0;14,0;15,1;17,1;19,3;20,4;22,6;22,8;22,11;22,12;22,14;20,15;19,17;17,19;15,20;14,20;12,20;8,20;7,20;5,19;3,17;2,15;2,14;0,12;0,11;0,8;2,6;2,4;3,3;5,1;7,1;8,0;12,0" o:connectangles="0,0,0,0,0,0,0,0,0,0,0,0,0,0,0,0,0,0,0,0,0,0,0,0,0,0,0,0,0,0,0,0,0"/>
                      </v:shape>
                      <v:shape id="Freeform 94" o:spid="_x0000_s1035" style="position:absolute;left:4071;top:1555;width:56;height:121;visibility:visible;mso-wrap-style:square;v-text-anchor:top" coordsize="5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WWR8cA&#10;AADdAAAADwAAAGRycy9kb3ducmV2LnhtbESPT2vCQBDF7wW/wzKCl1I3ClpJXcW/4MVDVQq9Ddkx&#10;iWZnY3bV9Nt3DoXeZnhv3vvNdN66Sj2oCaVnA4N+Aoo487bk3MDpuH2bgAoR2WLlmQz8UID5rPMy&#10;xdT6J3/S4xBzJSEcUjRQxFinWoesIIeh72ti0c6+cRhlbXJtG3xKuKv0MEnG2mHJ0lBgTauCsuvh&#10;7gxs13ZBu7xa7pev66/R6HtzqW8nY3rddvEBKlIb/81/1zsr+O+J4Mo3MoK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llkfHAAAA3QAAAA8AAAAAAAAAAAAAAAAAmAIAAGRy&#10;cy9kb3ducmV2LnhtbFBLBQYAAAAABAAEAPUAAACMAwAAAAA=&#10;" path="m12,l46,r1,l51,r3,1l56,1r,2l56,4r,2l56,7r,2l56,15r,5l56,26r,5l56,37r,5l56,49r,6l56,56r-2,2l52,58r-1,l49,58,47,56r,-1l47,49r,-5l47,39r,-5l47,30r,-5l47,20r,-5l46,15r,43l46,69r,5l46,77r,2l46,82r,5l46,98r,17l46,117r-2,3l41,120r-4,1l36,120r-4,l31,117r,-2l31,58r-4,l27,69r,5l27,77r,2l27,82r,5l27,98r,17l27,117r-2,3l22,120r-3,1l17,120r-3,l12,117r,-2l12,58r,-43l9,15r,5l9,25r,5l9,34r,5l9,44r,5l9,55r,1l9,58r-2,l5,58r-1,l2,58r,-2l,55,,49,,42,,37,,31,,26,,20,,15,,9,,7,,6,,4,,3,2,1r2,l5,,9,r3,xe" fillcolor="#97ce36" stroked="f">
                        <v:path arrowok="t" o:connecttype="custom" o:connectlocs="46,0;47,0;47,0;47,0;47,0;47,0;54,1;56,3;56,6;56,9;56,20;56,31;56,42;56,55;54,58;51,58;49,58;47,55;47,44;47,34;47,25;47,15;46,58;46,69;46,77;46,82;46,98;46,117;41,120;36,120;31,117;31,58;27,69;27,77;27,82;27,98;27,117;22,120;17,120;12,117;12,58;12,15;9,20;9,30;9,39;9,49;9,56;7,58;4,58;2,56;0,49;0,37;0,26;0,15;0,7;0,4;2,1;5,0;9,0;9,0;9,0;9,0;12,0" o:connectangles="0,0,0,0,0,0,0,0,0,0,0,0,0,0,0,0,0,0,0,0,0,0,0,0,0,0,0,0,0,0,0,0,0,0,0,0,0,0,0,0,0,0,0,0,0,0,0,0,0,0,0,0,0,0,0,0,0,0,0,0,0,0,0"/>
                      </v:shape>
                      <v:shape id="Freeform 95" o:spid="_x0000_s1036" style="position:absolute;left:4142;top:1610;width:51;height:47;visibility:visible;mso-wrap-style:square;v-text-anchor:top" coordsize="5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pJAsUA&#10;AADdAAAADwAAAGRycy9kb3ducmV2LnhtbERP22rCQBB9L/gPywi+lLqxhVpTN0GklkJRNAr2cchO&#10;LpidDdmtxr93hULf5nCuM09704gzda62rGAyjkAQ51bXXCo47FdPbyCcR9bYWCYFV3KQJoOHOcba&#10;XnhH58yXIoSwi1FB5X0bS+nyigy6sW2JA1fYzqAPsCul7vASwk0jn6PoVRqsOTRU2NKyovyU/RoF&#10;35sPXByL9bG2P/uX7ef6cWkKUmo07BfvIDz1/l/85/7SYf40msH9m3CCT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ykkCxQAAAN0AAAAPAAAAAAAAAAAAAAAAAJgCAABkcnMv&#10;ZG93bnJldi54bWxQSwUGAAAAAAQABAD1AAAAigMAAAAA&#10;" path="m25,r5,l35,1r4,2l42,6r4,3l49,14r,5l51,24r-2,4l49,32r-3,4l42,39r-3,4l35,44r-5,2l25,47,20,46,15,44,10,43,7,39,3,36,2,32,,28,,24,,19,2,14,3,9,7,6,10,3,15,1,20,r5,xe" fillcolor="#97ce36" stroked="f">
                        <v:path arrowok="t" o:connecttype="custom" o:connectlocs="25,0;30,0;35,1;39,3;42,6;46,9;49,14;49,19;51,24;49,28;49,32;46,36;42,39;39,43;35,44;30,46;25,47;20,46;15,44;10,43;7,39;3,36;2,32;0,28;0,24;0,19;2,14;3,9;7,6;10,3;15,1;20,0;25,0" o:connectangles="0,0,0,0,0,0,0,0,0,0,0,0,0,0,0,0,0,0,0,0,0,0,0,0,0,0,0,0,0,0,0,0,0"/>
                      </v:shape>
                      <v:shape id="Freeform 96" o:spid="_x0000_s1037" style="position:absolute;left:4102;top:1672;width:129;height:145;visibility:visible;mso-wrap-style:square;v-text-anchor:top" coordsize="129,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yE0MQA&#10;AADdAAAADwAAAGRycy9kb3ducmV2LnhtbESPQU/DMAyF70j8h8hI3Fi6IgEqyyaGoOKGGPsBXuM1&#10;hcTpkmwr/x4fkLjZes/vfV6spuDViVIeIhuYzypQxF20A/cGtp+vNw+gckG26COTgR/KsFpeXiyw&#10;sfHMH3TalF5JCOcGDbhSxkbr3DkKmGdxJBZtH1PAImvqtU14lvDgdV1VdzrgwNLgcKRnR9335hgM&#10;7I7tV31Y11077l3gl9bfpndvzPXV9PQIqtBU/s1/129W8O/nwi/fyAh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8hNDEAAAA3QAAAA8AAAAAAAAAAAAAAAAAmAIAAGRycy9k&#10;b3ducmV2LnhtbFBLBQYAAAAABAAEAPUAAACJAwAAAAA=&#10;" path="m25,r79,l104,1r5,l109,r9,1l123,3r5,1l129,8r,3l129,15r,4l129,22r,6l129,36r,6l129,49r,6l129,61r,7l129,72r-1,5l124,80r-1,4l119,87r-1,3l114,93r-1,2l109,98r,-8l109,82r,-6l109,68r,-8l109,52r,-6l109,38r-5,l104,103r-7,7l87,117r-8,6l69,129r-10,5l48,139r-11,3l25,145r,-11l25,38r-5,l20,49r,11l20,69r,11l20,91r,12l20,115r,11l20,131r-4,3l15,136r-4,l8,136,5,134,3,131,1,126r,-12l1,101,1,87,,74,,61,,49,,36,,22,,19,,15,,11,1,8,3,4,6,3,11,1,20,r,1l25,1,25,xe" fillcolor="#97ce36" stroked="f">
                        <v:path arrowok="t" o:connecttype="custom" o:connectlocs="104,0;109,1;109,1;109,1;109,0;109,0;123,3;129,8;129,15;129,22;129,36;129,49;129,61;129,72;124,80;119,87;114,93;109,98;109,82;109,68;109,52;109,38;104,103;87,117;69,129;48,139;25,145;25,134;20,38;20,60;20,80;20,103;20,126;16,134;11,136;5,134;1,126;1,101;0,74;0,49;0,22;0,15;1,8;6,3;20,0;20,0;20,1;20,1;20,1;25,0" o:connectangles="0,0,0,0,0,0,0,0,0,0,0,0,0,0,0,0,0,0,0,0,0,0,0,0,0,0,0,0,0,0,0,0,0,0,0,0,0,0,0,0,0,0,0,0,0,0,0,0,0,0"/>
                      </v:shape>
                    </v:group>
                  </w:pict>
                </mc:Fallback>
              </mc:AlternateContent>
            </w:r>
          </w:p>
          <w:p w:rsidR="00407C59" w:rsidRPr="00B77E30" w:rsidRDefault="00407C59" w:rsidP="003E5CB4">
            <w:pPr>
              <w:jc w:val="center"/>
              <w:rPr>
                <w:rFonts w:ascii="Arial" w:eastAsia="Calibri" w:hAnsi="Arial" w:cs="Arial"/>
                <w:b/>
                <w:bCs/>
                <w:sz w:val="24"/>
                <w:szCs w:val="24"/>
              </w:rPr>
            </w:pPr>
          </w:p>
          <w:p w:rsidR="00407C59" w:rsidRPr="00B77E30" w:rsidRDefault="00407C59" w:rsidP="003E5CB4">
            <w:pPr>
              <w:jc w:val="center"/>
              <w:rPr>
                <w:rFonts w:ascii="Arial" w:eastAsia="Calibri" w:hAnsi="Arial" w:cs="Arial"/>
                <w:b/>
                <w:bCs/>
                <w:sz w:val="24"/>
                <w:szCs w:val="24"/>
              </w:rPr>
            </w:pPr>
          </w:p>
          <w:p w:rsidR="00407C59" w:rsidRPr="00B77E30" w:rsidRDefault="00407C59" w:rsidP="003E5CB4">
            <w:pPr>
              <w:jc w:val="center"/>
              <w:rPr>
                <w:rFonts w:ascii="Arial" w:eastAsia="Calibri" w:hAnsi="Arial" w:cs="Arial"/>
                <w:b/>
                <w:bCs/>
                <w:sz w:val="24"/>
                <w:szCs w:val="24"/>
              </w:rPr>
            </w:pPr>
          </w:p>
          <w:p w:rsidR="00407C59" w:rsidRPr="00B77E30" w:rsidRDefault="00407C59" w:rsidP="003E5CB4">
            <w:pPr>
              <w:jc w:val="center"/>
              <w:rPr>
                <w:rFonts w:ascii="Arial" w:eastAsia="Calibri" w:hAnsi="Arial" w:cs="Arial"/>
                <w:b/>
                <w:bCs/>
                <w:sz w:val="24"/>
                <w:szCs w:val="24"/>
              </w:rPr>
            </w:pPr>
          </w:p>
        </w:tc>
        <w:tc>
          <w:tcPr>
            <w:tcW w:w="2835" w:type="dxa"/>
            <w:tcBorders>
              <w:left w:val="nil"/>
              <w:right w:val="nil"/>
            </w:tcBorders>
          </w:tcPr>
          <w:p w:rsidR="00407C59" w:rsidRPr="00B77E30" w:rsidRDefault="00407C59" w:rsidP="003E5CB4">
            <w:pPr>
              <w:jc w:val="center"/>
              <w:rPr>
                <w:rFonts w:ascii="Arial" w:eastAsia="Calibri" w:hAnsi="Arial" w:cs="Arial"/>
                <w:sz w:val="24"/>
                <w:szCs w:val="24"/>
              </w:rPr>
            </w:pPr>
            <w:r w:rsidRPr="00B77E30">
              <w:rPr>
                <w:rFonts w:ascii="Arial" w:eastAsia="Calibri" w:hAnsi="Arial" w:cs="Arial"/>
                <w:sz w:val="24"/>
                <w:szCs w:val="24"/>
              </w:rPr>
              <w:t>Apague equipos y máquinas</w:t>
            </w:r>
          </w:p>
        </w:tc>
        <w:tc>
          <w:tcPr>
            <w:tcW w:w="1276" w:type="dxa"/>
            <w:tcBorders>
              <w:left w:val="nil"/>
              <w:right w:val="nil"/>
            </w:tcBorders>
          </w:tcPr>
          <w:p w:rsidR="00407C59" w:rsidRPr="00B77E30" w:rsidRDefault="00407C59" w:rsidP="003E5CB4">
            <w:pPr>
              <w:jc w:val="center"/>
              <w:rPr>
                <w:rFonts w:ascii="Arial" w:eastAsia="Calibri" w:hAnsi="Arial" w:cs="Arial"/>
                <w:sz w:val="24"/>
                <w:szCs w:val="24"/>
              </w:rPr>
            </w:pPr>
          </w:p>
        </w:tc>
        <w:tc>
          <w:tcPr>
            <w:tcW w:w="2693" w:type="dxa"/>
            <w:tcBorders>
              <w:left w:val="nil"/>
            </w:tcBorders>
          </w:tcPr>
          <w:p w:rsidR="00407C59" w:rsidRPr="00B77E30" w:rsidRDefault="00407C59" w:rsidP="003E5CB4">
            <w:pPr>
              <w:jc w:val="center"/>
              <w:rPr>
                <w:rFonts w:ascii="Arial" w:eastAsia="Calibri" w:hAnsi="Arial" w:cs="Arial"/>
                <w:sz w:val="24"/>
                <w:szCs w:val="24"/>
              </w:rPr>
            </w:pPr>
            <w:r w:rsidRPr="00B77E30">
              <w:rPr>
                <w:rFonts w:ascii="Arial" w:eastAsia="Calibri" w:hAnsi="Arial" w:cs="Arial"/>
                <w:sz w:val="24"/>
                <w:szCs w:val="24"/>
              </w:rPr>
              <w:t>Permanezca en el punto de reunión y espere instrucciones del coordinador</w:t>
            </w:r>
          </w:p>
        </w:tc>
      </w:tr>
      <w:tr w:rsidR="00407C59" w:rsidRPr="00B77E30" w:rsidTr="003E5CB4">
        <w:trPr>
          <w:jc w:val="center"/>
        </w:trPr>
        <w:tc>
          <w:tcPr>
            <w:tcW w:w="1346" w:type="dxa"/>
            <w:tcBorders>
              <w:right w:val="nil"/>
            </w:tcBorders>
            <w:shd w:val="clear" w:color="auto" w:fill="E6EED5"/>
          </w:tcPr>
          <w:p w:rsidR="00407C59" w:rsidRPr="00B77E30" w:rsidRDefault="00407C59" w:rsidP="003E5CB4">
            <w:pPr>
              <w:jc w:val="center"/>
              <w:rPr>
                <w:rFonts w:ascii="Arial" w:eastAsia="Calibri" w:hAnsi="Arial" w:cs="Arial"/>
                <w:b/>
                <w:bCs/>
                <w:sz w:val="24"/>
                <w:szCs w:val="24"/>
              </w:rPr>
            </w:pPr>
            <w:r w:rsidRPr="00B77E30">
              <w:rPr>
                <w:rFonts w:ascii="Arial" w:eastAsia="Calibri" w:hAnsi="Arial" w:cs="Arial"/>
                <w:b/>
                <w:bCs/>
                <w:noProof/>
                <w:sz w:val="24"/>
                <w:szCs w:val="24"/>
                <w:lang w:val="es-CO" w:eastAsia="es-CO"/>
              </w:rPr>
              <mc:AlternateContent>
                <mc:Choice Requires="wpg">
                  <w:drawing>
                    <wp:anchor distT="0" distB="0" distL="114300" distR="114300" simplePos="0" relativeHeight="251615232" behindDoc="0" locked="0" layoutInCell="1" allowOverlap="1" wp14:anchorId="373292BA" wp14:editId="2A33CA87">
                      <wp:simplePos x="0" y="0"/>
                      <wp:positionH relativeFrom="column">
                        <wp:posOffset>53975</wp:posOffset>
                      </wp:positionH>
                      <wp:positionV relativeFrom="paragraph">
                        <wp:posOffset>105410</wp:posOffset>
                      </wp:positionV>
                      <wp:extent cx="677545" cy="636905"/>
                      <wp:effectExtent l="6985" t="3175" r="1270" b="7620"/>
                      <wp:wrapNone/>
                      <wp:docPr id="1693" name="Grupo 1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 cy="636905"/>
                                <a:chOff x="2126" y="1966"/>
                                <a:chExt cx="427" cy="401"/>
                              </a:xfrm>
                            </wpg:grpSpPr>
                            <wps:wsp>
                              <wps:cNvPr id="1694" name="Freeform 59"/>
                              <wps:cNvSpPr>
                                <a:spLocks/>
                              </wps:cNvSpPr>
                              <wps:spPr bwMode="auto">
                                <a:xfrm>
                                  <a:off x="2143" y="1969"/>
                                  <a:ext cx="396" cy="374"/>
                                </a:xfrm>
                                <a:custGeom>
                                  <a:avLst/>
                                  <a:gdLst>
                                    <a:gd name="T0" fmla="*/ 217 w 396"/>
                                    <a:gd name="T1" fmla="*/ 2 h 374"/>
                                    <a:gd name="T2" fmla="*/ 256 w 396"/>
                                    <a:gd name="T3" fmla="*/ 10 h 374"/>
                                    <a:gd name="T4" fmla="*/ 293 w 396"/>
                                    <a:gd name="T5" fmla="*/ 24 h 374"/>
                                    <a:gd name="T6" fmla="*/ 324 w 396"/>
                                    <a:gd name="T7" fmla="*/ 43 h 374"/>
                                    <a:gd name="T8" fmla="*/ 351 w 396"/>
                                    <a:gd name="T9" fmla="*/ 68 h 374"/>
                                    <a:gd name="T10" fmla="*/ 373 w 396"/>
                                    <a:gd name="T11" fmla="*/ 98 h 374"/>
                                    <a:gd name="T12" fmla="*/ 388 w 396"/>
                                    <a:gd name="T13" fmla="*/ 132 h 374"/>
                                    <a:gd name="T14" fmla="*/ 396 w 396"/>
                                    <a:gd name="T15" fmla="*/ 168 h 374"/>
                                    <a:gd name="T16" fmla="*/ 396 w 396"/>
                                    <a:gd name="T17" fmla="*/ 206 h 374"/>
                                    <a:gd name="T18" fmla="*/ 388 w 396"/>
                                    <a:gd name="T19" fmla="*/ 242 h 374"/>
                                    <a:gd name="T20" fmla="*/ 373 w 396"/>
                                    <a:gd name="T21" fmla="*/ 276 h 374"/>
                                    <a:gd name="T22" fmla="*/ 351 w 396"/>
                                    <a:gd name="T23" fmla="*/ 306 h 374"/>
                                    <a:gd name="T24" fmla="*/ 324 w 396"/>
                                    <a:gd name="T25" fmla="*/ 331 h 374"/>
                                    <a:gd name="T26" fmla="*/ 293 w 396"/>
                                    <a:gd name="T27" fmla="*/ 352 h 374"/>
                                    <a:gd name="T28" fmla="*/ 256 w 396"/>
                                    <a:gd name="T29" fmla="*/ 366 h 374"/>
                                    <a:gd name="T30" fmla="*/ 217 w 396"/>
                                    <a:gd name="T31" fmla="*/ 372 h 374"/>
                                    <a:gd name="T32" fmla="*/ 177 w 396"/>
                                    <a:gd name="T33" fmla="*/ 372 h 374"/>
                                    <a:gd name="T34" fmla="*/ 140 w 396"/>
                                    <a:gd name="T35" fmla="*/ 366 h 374"/>
                                    <a:gd name="T36" fmla="*/ 103 w 396"/>
                                    <a:gd name="T37" fmla="*/ 352 h 374"/>
                                    <a:gd name="T38" fmla="*/ 72 w 396"/>
                                    <a:gd name="T39" fmla="*/ 331 h 374"/>
                                    <a:gd name="T40" fmla="*/ 45 w 396"/>
                                    <a:gd name="T41" fmla="*/ 306 h 374"/>
                                    <a:gd name="T42" fmla="*/ 23 w 396"/>
                                    <a:gd name="T43" fmla="*/ 276 h 374"/>
                                    <a:gd name="T44" fmla="*/ 8 w 396"/>
                                    <a:gd name="T45" fmla="*/ 242 h 374"/>
                                    <a:gd name="T46" fmla="*/ 0 w 396"/>
                                    <a:gd name="T47" fmla="*/ 206 h 374"/>
                                    <a:gd name="T48" fmla="*/ 0 w 396"/>
                                    <a:gd name="T49" fmla="*/ 168 h 374"/>
                                    <a:gd name="T50" fmla="*/ 8 w 396"/>
                                    <a:gd name="T51" fmla="*/ 132 h 374"/>
                                    <a:gd name="T52" fmla="*/ 23 w 396"/>
                                    <a:gd name="T53" fmla="*/ 98 h 374"/>
                                    <a:gd name="T54" fmla="*/ 45 w 396"/>
                                    <a:gd name="T55" fmla="*/ 68 h 374"/>
                                    <a:gd name="T56" fmla="*/ 72 w 396"/>
                                    <a:gd name="T57" fmla="*/ 43 h 374"/>
                                    <a:gd name="T58" fmla="*/ 103 w 396"/>
                                    <a:gd name="T59" fmla="*/ 24 h 374"/>
                                    <a:gd name="T60" fmla="*/ 140 w 396"/>
                                    <a:gd name="T61" fmla="*/ 10 h 374"/>
                                    <a:gd name="T62" fmla="*/ 177 w 396"/>
                                    <a:gd name="T63" fmla="*/ 2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96" h="374">
                                      <a:moveTo>
                                        <a:pt x="197" y="0"/>
                                      </a:moveTo>
                                      <a:lnTo>
                                        <a:pt x="217" y="2"/>
                                      </a:lnTo>
                                      <a:lnTo>
                                        <a:pt x="238" y="5"/>
                                      </a:lnTo>
                                      <a:lnTo>
                                        <a:pt x="256" y="10"/>
                                      </a:lnTo>
                                      <a:lnTo>
                                        <a:pt x="275" y="16"/>
                                      </a:lnTo>
                                      <a:lnTo>
                                        <a:pt x="293" y="24"/>
                                      </a:lnTo>
                                      <a:lnTo>
                                        <a:pt x="308" y="33"/>
                                      </a:lnTo>
                                      <a:lnTo>
                                        <a:pt x="324" y="43"/>
                                      </a:lnTo>
                                      <a:lnTo>
                                        <a:pt x="339" y="56"/>
                                      </a:lnTo>
                                      <a:lnTo>
                                        <a:pt x="351" y="68"/>
                                      </a:lnTo>
                                      <a:lnTo>
                                        <a:pt x="362" y="83"/>
                                      </a:lnTo>
                                      <a:lnTo>
                                        <a:pt x="373" y="98"/>
                                      </a:lnTo>
                                      <a:lnTo>
                                        <a:pt x="381" y="114"/>
                                      </a:lnTo>
                                      <a:lnTo>
                                        <a:pt x="388" y="132"/>
                                      </a:lnTo>
                                      <a:lnTo>
                                        <a:pt x="393" y="151"/>
                                      </a:lnTo>
                                      <a:lnTo>
                                        <a:pt x="396" y="168"/>
                                      </a:lnTo>
                                      <a:lnTo>
                                        <a:pt x="396" y="187"/>
                                      </a:lnTo>
                                      <a:lnTo>
                                        <a:pt x="396" y="206"/>
                                      </a:lnTo>
                                      <a:lnTo>
                                        <a:pt x="393" y="225"/>
                                      </a:lnTo>
                                      <a:lnTo>
                                        <a:pt x="388" y="242"/>
                                      </a:lnTo>
                                      <a:lnTo>
                                        <a:pt x="381" y="260"/>
                                      </a:lnTo>
                                      <a:lnTo>
                                        <a:pt x="373" y="276"/>
                                      </a:lnTo>
                                      <a:lnTo>
                                        <a:pt x="362" y="292"/>
                                      </a:lnTo>
                                      <a:lnTo>
                                        <a:pt x="351" y="306"/>
                                      </a:lnTo>
                                      <a:lnTo>
                                        <a:pt x="339" y="318"/>
                                      </a:lnTo>
                                      <a:lnTo>
                                        <a:pt x="324" y="331"/>
                                      </a:lnTo>
                                      <a:lnTo>
                                        <a:pt x="308" y="342"/>
                                      </a:lnTo>
                                      <a:lnTo>
                                        <a:pt x="293" y="352"/>
                                      </a:lnTo>
                                      <a:lnTo>
                                        <a:pt x="275" y="360"/>
                                      </a:lnTo>
                                      <a:lnTo>
                                        <a:pt x="256" y="366"/>
                                      </a:lnTo>
                                      <a:lnTo>
                                        <a:pt x="238" y="371"/>
                                      </a:lnTo>
                                      <a:lnTo>
                                        <a:pt x="217" y="372"/>
                                      </a:lnTo>
                                      <a:lnTo>
                                        <a:pt x="197" y="374"/>
                                      </a:lnTo>
                                      <a:lnTo>
                                        <a:pt x="177" y="372"/>
                                      </a:lnTo>
                                      <a:lnTo>
                                        <a:pt x="158" y="371"/>
                                      </a:lnTo>
                                      <a:lnTo>
                                        <a:pt x="140" y="366"/>
                                      </a:lnTo>
                                      <a:lnTo>
                                        <a:pt x="121" y="360"/>
                                      </a:lnTo>
                                      <a:lnTo>
                                        <a:pt x="103" y="352"/>
                                      </a:lnTo>
                                      <a:lnTo>
                                        <a:pt x="87" y="342"/>
                                      </a:lnTo>
                                      <a:lnTo>
                                        <a:pt x="72" y="331"/>
                                      </a:lnTo>
                                      <a:lnTo>
                                        <a:pt x="57" y="318"/>
                                      </a:lnTo>
                                      <a:lnTo>
                                        <a:pt x="45" y="306"/>
                                      </a:lnTo>
                                      <a:lnTo>
                                        <a:pt x="33" y="292"/>
                                      </a:lnTo>
                                      <a:lnTo>
                                        <a:pt x="23" y="276"/>
                                      </a:lnTo>
                                      <a:lnTo>
                                        <a:pt x="15" y="260"/>
                                      </a:lnTo>
                                      <a:lnTo>
                                        <a:pt x="8" y="242"/>
                                      </a:lnTo>
                                      <a:lnTo>
                                        <a:pt x="3" y="225"/>
                                      </a:lnTo>
                                      <a:lnTo>
                                        <a:pt x="0" y="206"/>
                                      </a:lnTo>
                                      <a:lnTo>
                                        <a:pt x="0" y="187"/>
                                      </a:lnTo>
                                      <a:lnTo>
                                        <a:pt x="0" y="168"/>
                                      </a:lnTo>
                                      <a:lnTo>
                                        <a:pt x="3" y="151"/>
                                      </a:lnTo>
                                      <a:lnTo>
                                        <a:pt x="8" y="132"/>
                                      </a:lnTo>
                                      <a:lnTo>
                                        <a:pt x="15" y="114"/>
                                      </a:lnTo>
                                      <a:lnTo>
                                        <a:pt x="23" y="98"/>
                                      </a:lnTo>
                                      <a:lnTo>
                                        <a:pt x="33" y="83"/>
                                      </a:lnTo>
                                      <a:lnTo>
                                        <a:pt x="45" y="68"/>
                                      </a:lnTo>
                                      <a:lnTo>
                                        <a:pt x="57" y="56"/>
                                      </a:lnTo>
                                      <a:lnTo>
                                        <a:pt x="72" y="43"/>
                                      </a:lnTo>
                                      <a:lnTo>
                                        <a:pt x="87" y="33"/>
                                      </a:lnTo>
                                      <a:lnTo>
                                        <a:pt x="103" y="24"/>
                                      </a:lnTo>
                                      <a:lnTo>
                                        <a:pt x="121" y="16"/>
                                      </a:lnTo>
                                      <a:lnTo>
                                        <a:pt x="140" y="10"/>
                                      </a:lnTo>
                                      <a:lnTo>
                                        <a:pt x="158" y="5"/>
                                      </a:lnTo>
                                      <a:lnTo>
                                        <a:pt x="177" y="2"/>
                                      </a:lnTo>
                                      <a:lnTo>
                                        <a:pt x="19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5" name="Freeform 60"/>
                              <wps:cNvSpPr>
                                <a:spLocks noEditPoints="1"/>
                              </wps:cNvSpPr>
                              <wps:spPr bwMode="auto">
                                <a:xfrm>
                                  <a:off x="2126" y="1966"/>
                                  <a:ext cx="427" cy="401"/>
                                </a:xfrm>
                                <a:custGeom>
                                  <a:avLst/>
                                  <a:gdLst>
                                    <a:gd name="T0" fmla="*/ 255 w 427"/>
                                    <a:gd name="T1" fmla="*/ 5 h 401"/>
                                    <a:gd name="T2" fmla="*/ 314 w 427"/>
                                    <a:gd name="T3" fmla="*/ 25 h 401"/>
                                    <a:gd name="T4" fmla="*/ 363 w 427"/>
                                    <a:gd name="T5" fmla="*/ 59 h 401"/>
                                    <a:gd name="T6" fmla="*/ 400 w 427"/>
                                    <a:gd name="T7" fmla="*/ 106 h 401"/>
                                    <a:gd name="T8" fmla="*/ 422 w 427"/>
                                    <a:gd name="T9" fmla="*/ 160 h 401"/>
                                    <a:gd name="T10" fmla="*/ 425 w 427"/>
                                    <a:gd name="T11" fmla="*/ 222 h 401"/>
                                    <a:gd name="T12" fmla="*/ 410 w 427"/>
                                    <a:gd name="T13" fmla="*/ 279 h 401"/>
                                    <a:gd name="T14" fmla="*/ 378 w 427"/>
                                    <a:gd name="T15" fmla="*/ 328 h 401"/>
                                    <a:gd name="T16" fmla="*/ 332 w 427"/>
                                    <a:gd name="T17" fmla="*/ 367 h 401"/>
                                    <a:gd name="T18" fmla="*/ 277 w 427"/>
                                    <a:gd name="T19" fmla="*/ 393 h 401"/>
                                    <a:gd name="T20" fmla="*/ 212 w 427"/>
                                    <a:gd name="T21" fmla="*/ 401 h 401"/>
                                    <a:gd name="T22" fmla="*/ 148 w 427"/>
                                    <a:gd name="T23" fmla="*/ 393 h 401"/>
                                    <a:gd name="T24" fmla="*/ 93 w 427"/>
                                    <a:gd name="T25" fmla="*/ 367 h 401"/>
                                    <a:gd name="T26" fmla="*/ 47 w 427"/>
                                    <a:gd name="T27" fmla="*/ 328 h 401"/>
                                    <a:gd name="T28" fmla="*/ 15 w 427"/>
                                    <a:gd name="T29" fmla="*/ 279 h 401"/>
                                    <a:gd name="T30" fmla="*/ 0 w 427"/>
                                    <a:gd name="T31" fmla="*/ 222 h 401"/>
                                    <a:gd name="T32" fmla="*/ 3 w 427"/>
                                    <a:gd name="T33" fmla="*/ 160 h 401"/>
                                    <a:gd name="T34" fmla="*/ 25 w 427"/>
                                    <a:gd name="T35" fmla="*/ 106 h 401"/>
                                    <a:gd name="T36" fmla="*/ 62 w 427"/>
                                    <a:gd name="T37" fmla="*/ 59 h 401"/>
                                    <a:gd name="T38" fmla="*/ 111 w 427"/>
                                    <a:gd name="T39" fmla="*/ 25 h 401"/>
                                    <a:gd name="T40" fmla="*/ 170 w 427"/>
                                    <a:gd name="T41" fmla="*/ 5 h 401"/>
                                    <a:gd name="T42" fmla="*/ 324 w 427"/>
                                    <a:gd name="T43" fmla="*/ 73 h 401"/>
                                    <a:gd name="T44" fmla="*/ 59 w 427"/>
                                    <a:gd name="T45" fmla="*/ 282 h 401"/>
                                    <a:gd name="T46" fmla="*/ 42 w 427"/>
                                    <a:gd name="T47" fmla="*/ 244 h 401"/>
                                    <a:gd name="T48" fmla="*/ 37 w 427"/>
                                    <a:gd name="T49" fmla="*/ 201 h 401"/>
                                    <a:gd name="T50" fmla="*/ 44 w 427"/>
                                    <a:gd name="T51" fmla="*/ 152 h 401"/>
                                    <a:gd name="T52" fmla="*/ 67 w 427"/>
                                    <a:gd name="T53" fmla="*/ 109 h 401"/>
                                    <a:gd name="T54" fmla="*/ 101 w 427"/>
                                    <a:gd name="T55" fmla="*/ 73 h 401"/>
                                    <a:gd name="T56" fmla="*/ 143 w 427"/>
                                    <a:gd name="T57" fmla="*/ 49 h 401"/>
                                    <a:gd name="T58" fmla="*/ 194 w 427"/>
                                    <a:gd name="T59" fmla="*/ 36 h 401"/>
                                    <a:gd name="T60" fmla="*/ 243 w 427"/>
                                    <a:gd name="T61" fmla="*/ 38 h 401"/>
                                    <a:gd name="T62" fmla="*/ 287 w 427"/>
                                    <a:gd name="T63" fmla="*/ 51 h 401"/>
                                    <a:gd name="T64" fmla="*/ 324 w 427"/>
                                    <a:gd name="T65" fmla="*/ 73 h 401"/>
                                    <a:gd name="T66" fmla="*/ 358 w 427"/>
                                    <a:gd name="T67" fmla="*/ 106 h 401"/>
                                    <a:gd name="T68" fmla="*/ 378 w 427"/>
                                    <a:gd name="T69" fmla="*/ 144 h 401"/>
                                    <a:gd name="T70" fmla="*/ 388 w 427"/>
                                    <a:gd name="T71" fmla="*/ 185 h 401"/>
                                    <a:gd name="T72" fmla="*/ 385 w 427"/>
                                    <a:gd name="T73" fmla="*/ 234 h 401"/>
                                    <a:gd name="T74" fmla="*/ 368 w 427"/>
                                    <a:gd name="T75" fmla="*/ 279 h 401"/>
                                    <a:gd name="T76" fmla="*/ 337 w 427"/>
                                    <a:gd name="T77" fmla="*/ 318 h 401"/>
                                    <a:gd name="T78" fmla="*/ 297 w 427"/>
                                    <a:gd name="T79" fmla="*/ 347 h 401"/>
                                    <a:gd name="T80" fmla="*/ 248 w 427"/>
                                    <a:gd name="T81" fmla="*/ 363 h 401"/>
                                    <a:gd name="T82" fmla="*/ 197 w 427"/>
                                    <a:gd name="T83" fmla="*/ 366 h 401"/>
                                    <a:gd name="T84" fmla="*/ 152 w 427"/>
                                    <a:gd name="T85" fmla="*/ 356 h 401"/>
                                    <a:gd name="T86" fmla="*/ 113 w 427"/>
                                    <a:gd name="T87" fmla="*/ 336 h 4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427" h="401">
                                      <a:moveTo>
                                        <a:pt x="212" y="0"/>
                                      </a:moveTo>
                                      <a:lnTo>
                                        <a:pt x="234" y="2"/>
                                      </a:lnTo>
                                      <a:lnTo>
                                        <a:pt x="255" y="5"/>
                                      </a:lnTo>
                                      <a:lnTo>
                                        <a:pt x="277" y="10"/>
                                      </a:lnTo>
                                      <a:lnTo>
                                        <a:pt x="295" y="16"/>
                                      </a:lnTo>
                                      <a:lnTo>
                                        <a:pt x="314" y="25"/>
                                      </a:lnTo>
                                      <a:lnTo>
                                        <a:pt x="332" y="35"/>
                                      </a:lnTo>
                                      <a:lnTo>
                                        <a:pt x="347" y="46"/>
                                      </a:lnTo>
                                      <a:lnTo>
                                        <a:pt x="363" y="59"/>
                                      </a:lnTo>
                                      <a:lnTo>
                                        <a:pt x="378" y="73"/>
                                      </a:lnTo>
                                      <a:lnTo>
                                        <a:pt x="390" y="89"/>
                                      </a:lnTo>
                                      <a:lnTo>
                                        <a:pt x="400" y="106"/>
                                      </a:lnTo>
                                      <a:lnTo>
                                        <a:pt x="410" y="124"/>
                                      </a:lnTo>
                                      <a:lnTo>
                                        <a:pt x="417" y="141"/>
                                      </a:lnTo>
                                      <a:lnTo>
                                        <a:pt x="422" y="160"/>
                                      </a:lnTo>
                                      <a:lnTo>
                                        <a:pt x="425" y="181"/>
                                      </a:lnTo>
                                      <a:lnTo>
                                        <a:pt x="427" y="201"/>
                                      </a:lnTo>
                                      <a:lnTo>
                                        <a:pt x="425" y="222"/>
                                      </a:lnTo>
                                      <a:lnTo>
                                        <a:pt x="422" y="241"/>
                                      </a:lnTo>
                                      <a:lnTo>
                                        <a:pt x="417" y="260"/>
                                      </a:lnTo>
                                      <a:lnTo>
                                        <a:pt x="410" y="279"/>
                                      </a:lnTo>
                                      <a:lnTo>
                                        <a:pt x="400" y="296"/>
                                      </a:lnTo>
                                      <a:lnTo>
                                        <a:pt x="390" y="312"/>
                                      </a:lnTo>
                                      <a:lnTo>
                                        <a:pt x="378" y="328"/>
                                      </a:lnTo>
                                      <a:lnTo>
                                        <a:pt x="363" y="342"/>
                                      </a:lnTo>
                                      <a:lnTo>
                                        <a:pt x="347" y="355"/>
                                      </a:lnTo>
                                      <a:lnTo>
                                        <a:pt x="332" y="367"/>
                                      </a:lnTo>
                                      <a:lnTo>
                                        <a:pt x="314" y="377"/>
                                      </a:lnTo>
                                      <a:lnTo>
                                        <a:pt x="295" y="385"/>
                                      </a:lnTo>
                                      <a:lnTo>
                                        <a:pt x="277" y="393"/>
                                      </a:lnTo>
                                      <a:lnTo>
                                        <a:pt x="255" y="397"/>
                                      </a:lnTo>
                                      <a:lnTo>
                                        <a:pt x="234" y="401"/>
                                      </a:lnTo>
                                      <a:lnTo>
                                        <a:pt x="212" y="401"/>
                                      </a:lnTo>
                                      <a:lnTo>
                                        <a:pt x="190" y="401"/>
                                      </a:lnTo>
                                      <a:lnTo>
                                        <a:pt x="170" y="397"/>
                                      </a:lnTo>
                                      <a:lnTo>
                                        <a:pt x="148" y="393"/>
                                      </a:lnTo>
                                      <a:lnTo>
                                        <a:pt x="130" y="385"/>
                                      </a:lnTo>
                                      <a:lnTo>
                                        <a:pt x="111" y="377"/>
                                      </a:lnTo>
                                      <a:lnTo>
                                        <a:pt x="93" y="367"/>
                                      </a:lnTo>
                                      <a:lnTo>
                                        <a:pt x="77" y="355"/>
                                      </a:lnTo>
                                      <a:lnTo>
                                        <a:pt x="62" y="342"/>
                                      </a:lnTo>
                                      <a:lnTo>
                                        <a:pt x="47" y="328"/>
                                      </a:lnTo>
                                      <a:lnTo>
                                        <a:pt x="35" y="312"/>
                                      </a:lnTo>
                                      <a:lnTo>
                                        <a:pt x="25" y="296"/>
                                      </a:lnTo>
                                      <a:lnTo>
                                        <a:pt x="15" y="279"/>
                                      </a:lnTo>
                                      <a:lnTo>
                                        <a:pt x="8" y="260"/>
                                      </a:lnTo>
                                      <a:lnTo>
                                        <a:pt x="3" y="241"/>
                                      </a:lnTo>
                                      <a:lnTo>
                                        <a:pt x="0" y="222"/>
                                      </a:lnTo>
                                      <a:lnTo>
                                        <a:pt x="0" y="201"/>
                                      </a:lnTo>
                                      <a:lnTo>
                                        <a:pt x="0" y="181"/>
                                      </a:lnTo>
                                      <a:lnTo>
                                        <a:pt x="3" y="160"/>
                                      </a:lnTo>
                                      <a:lnTo>
                                        <a:pt x="8" y="141"/>
                                      </a:lnTo>
                                      <a:lnTo>
                                        <a:pt x="15" y="124"/>
                                      </a:lnTo>
                                      <a:lnTo>
                                        <a:pt x="25" y="106"/>
                                      </a:lnTo>
                                      <a:lnTo>
                                        <a:pt x="35" y="89"/>
                                      </a:lnTo>
                                      <a:lnTo>
                                        <a:pt x="47" y="73"/>
                                      </a:lnTo>
                                      <a:lnTo>
                                        <a:pt x="62" y="59"/>
                                      </a:lnTo>
                                      <a:lnTo>
                                        <a:pt x="77" y="46"/>
                                      </a:lnTo>
                                      <a:lnTo>
                                        <a:pt x="93" y="35"/>
                                      </a:lnTo>
                                      <a:lnTo>
                                        <a:pt x="111" y="25"/>
                                      </a:lnTo>
                                      <a:lnTo>
                                        <a:pt x="130" y="16"/>
                                      </a:lnTo>
                                      <a:lnTo>
                                        <a:pt x="148" y="10"/>
                                      </a:lnTo>
                                      <a:lnTo>
                                        <a:pt x="170" y="5"/>
                                      </a:lnTo>
                                      <a:lnTo>
                                        <a:pt x="190" y="2"/>
                                      </a:lnTo>
                                      <a:lnTo>
                                        <a:pt x="212" y="0"/>
                                      </a:lnTo>
                                      <a:close/>
                                      <a:moveTo>
                                        <a:pt x="324" y="73"/>
                                      </a:moveTo>
                                      <a:lnTo>
                                        <a:pt x="76" y="306"/>
                                      </a:lnTo>
                                      <a:lnTo>
                                        <a:pt x="67" y="295"/>
                                      </a:lnTo>
                                      <a:lnTo>
                                        <a:pt x="59" y="282"/>
                                      </a:lnTo>
                                      <a:lnTo>
                                        <a:pt x="52" y="271"/>
                                      </a:lnTo>
                                      <a:lnTo>
                                        <a:pt x="47" y="257"/>
                                      </a:lnTo>
                                      <a:lnTo>
                                        <a:pt x="42" y="244"/>
                                      </a:lnTo>
                                      <a:lnTo>
                                        <a:pt x="39" y="230"/>
                                      </a:lnTo>
                                      <a:lnTo>
                                        <a:pt x="37" y="215"/>
                                      </a:lnTo>
                                      <a:lnTo>
                                        <a:pt x="37" y="201"/>
                                      </a:lnTo>
                                      <a:lnTo>
                                        <a:pt x="37" y="184"/>
                                      </a:lnTo>
                                      <a:lnTo>
                                        <a:pt x="40" y="168"/>
                                      </a:lnTo>
                                      <a:lnTo>
                                        <a:pt x="44" y="152"/>
                                      </a:lnTo>
                                      <a:lnTo>
                                        <a:pt x="50" y="136"/>
                                      </a:lnTo>
                                      <a:lnTo>
                                        <a:pt x="57" y="122"/>
                                      </a:lnTo>
                                      <a:lnTo>
                                        <a:pt x="67" y="109"/>
                                      </a:lnTo>
                                      <a:lnTo>
                                        <a:pt x="77" y="97"/>
                                      </a:lnTo>
                                      <a:lnTo>
                                        <a:pt x="88" y="84"/>
                                      </a:lnTo>
                                      <a:lnTo>
                                        <a:pt x="101" y="73"/>
                                      </a:lnTo>
                                      <a:lnTo>
                                        <a:pt x="115" y="63"/>
                                      </a:lnTo>
                                      <a:lnTo>
                                        <a:pt x="128" y="55"/>
                                      </a:lnTo>
                                      <a:lnTo>
                                        <a:pt x="143" y="49"/>
                                      </a:lnTo>
                                      <a:lnTo>
                                        <a:pt x="160" y="43"/>
                                      </a:lnTo>
                                      <a:lnTo>
                                        <a:pt x="177" y="40"/>
                                      </a:lnTo>
                                      <a:lnTo>
                                        <a:pt x="194" y="36"/>
                                      </a:lnTo>
                                      <a:lnTo>
                                        <a:pt x="212" y="35"/>
                                      </a:lnTo>
                                      <a:lnTo>
                                        <a:pt x="228" y="36"/>
                                      </a:lnTo>
                                      <a:lnTo>
                                        <a:pt x="243" y="38"/>
                                      </a:lnTo>
                                      <a:lnTo>
                                        <a:pt x="258" y="41"/>
                                      </a:lnTo>
                                      <a:lnTo>
                                        <a:pt x="273" y="46"/>
                                      </a:lnTo>
                                      <a:lnTo>
                                        <a:pt x="287" y="51"/>
                                      </a:lnTo>
                                      <a:lnTo>
                                        <a:pt x="300" y="57"/>
                                      </a:lnTo>
                                      <a:lnTo>
                                        <a:pt x="312" y="65"/>
                                      </a:lnTo>
                                      <a:lnTo>
                                        <a:pt x="324" y="73"/>
                                      </a:lnTo>
                                      <a:close/>
                                      <a:moveTo>
                                        <a:pt x="101" y="328"/>
                                      </a:moveTo>
                                      <a:lnTo>
                                        <a:pt x="347" y="95"/>
                                      </a:lnTo>
                                      <a:lnTo>
                                        <a:pt x="358" y="106"/>
                                      </a:lnTo>
                                      <a:lnTo>
                                        <a:pt x="364" y="119"/>
                                      </a:lnTo>
                                      <a:lnTo>
                                        <a:pt x="373" y="131"/>
                                      </a:lnTo>
                                      <a:lnTo>
                                        <a:pt x="378" y="144"/>
                                      </a:lnTo>
                                      <a:lnTo>
                                        <a:pt x="383" y="157"/>
                                      </a:lnTo>
                                      <a:lnTo>
                                        <a:pt x="386" y="171"/>
                                      </a:lnTo>
                                      <a:lnTo>
                                        <a:pt x="388" y="185"/>
                                      </a:lnTo>
                                      <a:lnTo>
                                        <a:pt x="388" y="201"/>
                                      </a:lnTo>
                                      <a:lnTo>
                                        <a:pt x="388" y="217"/>
                                      </a:lnTo>
                                      <a:lnTo>
                                        <a:pt x="385" y="234"/>
                                      </a:lnTo>
                                      <a:lnTo>
                                        <a:pt x="381" y="250"/>
                                      </a:lnTo>
                                      <a:lnTo>
                                        <a:pt x="374" y="264"/>
                                      </a:lnTo>
                                      <a:lnTo>
                                        <a:pt x="368" y="279"/>
                                      </a:lnTo>
                                      <a:lnTo>
                                        <a:pt x="359" y="293"/>
                                      </a:lnTo>
                                      <a:lnTo>
                                        <a:pt x="349" y="306"/>
                                      </a:lnTo>
                                      <a:lnTo>
                                        <a:pt x="337" y="318"/>
                                      </a:lnTo>
                                      <a:lnTo>
                                        <a:pt x="324" y="328"/>
                                      </a:lnTo>
                                      <a:lnTo>
                                        <a:pt x="310" y="337"/>
                                      </a:lnTo>
                                      <a:lnTo>
                                        <a:pt x="297" y="347"/>
                                      </a:lnTo>
                                      <a:lnTo>
                                        <a:pt x="282" y="353"/>
                                      </a:lnTo>
                                      <a:lnTo>
                                        <a:pt x="265" y="358"/>
                                      </a:lnTo>
                                      <a:lnTo>
                                        <a:pt x="248" y="363"/>
                                      </a:lnTo>
                                      <a:lnTo>
                                        <a:pt x="231" y="366"/>
                                      </a:lnTo>
                                      <a:lnTo>
                                        <a:pt x="212" y="366"/>
                                      </a:lnTo>
                                      <a:lnTo>
                                        <a:pt x="197" y="366"/>
                                      </a:lnTo>
                                      <a:lnTo>
                                        <a:pt x="182" y="364"/>
                                      </a:lnTo>
                                      <a:lnTo>
                                        <a:pt x="167" y="361"/>
                                      </a:lnTo>
                                      <a:lnTo>
                                        <a:pt x="152" y="356"/>
                                      </a:lnTo>
                                      <a:lnTo>
                                        <a:pt x="138" y="350"/>
                                      </a:lnTo>
                                      <a:lnTo>
                                        <a:pt x="125" y="344"/>
                                      </a:lnTo>
                                      <a:lnTo>
                                        <a:pt x="113" y="336"/>
                                      </a:lnTo>
                                      <a:lnTo>
                                        <a:pt x="101" y="328"/>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6" name="Freeform 61"/>
                              <wps:cNvSpPr>
                                <a:spLocks/>
                              </wps:cNvSpPr>
                              <wps:spPr bwMode="auto">
                                <a:xfrm>
                                  <a:off x="2187" y="2153"/>
                                  <a:ext cx="305" cy="81"/>
                                </a:xfrm>
                                <a:custGeom>
                                  <a:avLst/>
                                  <a:gdLst>
                                    <a:gd name="T0" fmla="*/ 54 w 305"/>
                                    <a:gd name="T1" fmla="*/ 0 h 81"/>
                                    <a:gd name="T2" fmla="*/ 251 w 305"/>
                                    <a:gd name="T3" fmla="*/ 0 h 81"/>
                                    <a:gd name="T4" fmla="*/ 305 w 305"/>
                                    <a:gd name="T5" fmla="*/ 81 h 81"/>
                                    <a:gd name="T6" fmla="*/ 0 w 305"/>
                                    <a:gd name="T7" fmla="*/ 81 h 81"/>
                                    <a:gd name="T8" fmla="*/ 54 w 305"/>
                                    <a:gd name="T9" fmla="*/ 0 h 81"/>
                                  </a:gdLst>
                                  <a:ahLst/>
                                  <a:cxnLst>
                                    <a:cxn ang="0">
                                      <a:pos x="T0" y="T1"/>
                                    </a:cxn>
                                    <a:cxn ang="0">
                                      <a:pos x="T2" y="T3"/>
                                    </a:cxn>
                                    <a:cxn ang="0">
                                      <a:pos x="T4" y="T5"/>
                                    </a:cxn>
                                    <a:cxn ang="0">
                                      <a:pos x="T6" y="T7"/>
                                    </a:cxn>
                                    <a:cxn ang="0">
                                      <a:pos x="T8" y="T9"/>
                                    </a:cxn>
                                  </a:cxnLst>
                                  <a:rect l="0" t="0" r="r" b="b"/>
                                  <a:pathLst>
                                    <a:path w="305" h="81">
                                      <a:moveTo>
                                        <a:pt x="54" y="0"/>
                                      </a:moveTo>
                                      <a:lnTo>
                                        <a:pt x="251" y="0"/>
                                      </a:lnTo>
                                      <a:lnTo>
                                        <a:pt x="305" y="81"/>
                                      </a:lnTo>
                                      <a:lnTo>
                                        <a:pt x="0" y="81"/>
                                      </a:lnTo>
                                      <a:lnTo>
                                        <a:pt x="54" y="0"/>
                                      </a:lnTo>
                                      <a:close/>
                                    </a:path>
                                  </a:pathLst>
                                </a:custGeom>
                                <a:solidFill>
                                  <a:srgbClr val="B7BB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7" name="Freeform 62"/>
                              <wps:cNvSpPr>
                                <a:spLocks/>
                              </wps:cNvSpPr>
                              <wps:spPr bwMode="auto">
                                <a:xfrm>
                                  <a:off x="2315" y="2029"/>
                                  <a:ext cx="47" cy="45"/>
                                </a:xfrm>
                                <a:custGeom>
                                  <a:avLst/>
                                  <a:gdLst>
                                    <a:gd name="T0" fmla="*/ 23 w 47"/>
                                    <a:gd name="T1" fmla="*/ 0 h 45"/>
                                    <a:gd name="T2" fmla="*/ 28 w 47"/>
                                    <a:gd name="T3" fmla="*/ 0 h 45"/>
                                    <a:gd name="T4" fmla="*/ 34 w 47"/>
                                    <a:gd name="T5" fmla="*/ 2 h 45"/>
                                    <a:gd name="T6" fmla="*/ 37 w 47"/>
                                    <a:gd name="T7" fmla="*/ 4 h 45"/>
                                    <a:gd name="T8" fmla="*/ 40 w 47"/>
                                    <a:gd name="T9" fmla="*/ 7 h 45"/>
                                    <a:gd name="T10" fmla="*/ 44 w 47"/>
                                    <a:gd name="T11" fmla="*/ 10 h 45"/>
                                    <a:gd name="T12" fmla="*/ 45 w 47"/>
                                    <a:gd name="T13" fmla="*/ 13 h 45"/>
                                    <a:gd name="T14" fmla="*/ 47 w 47"/>
                                    <a:gd name="T15" fmla="*/ 18 h 45"/>
                                    <a:gd name="T16" fmla="*/ 47 w 47"/>
                                    <a:gd name="T17" fmla="*/ 23 h 45"/>
                                    <a:gd name="T18" fmla="*/ 47 w 47"/>
                                    <a:gd name="T19" fmla="*/ 27 h 45"/>
                                    <a:gd name="T20" fmla="*/ 45 w 47"/>
                                    <a:gd name="T21" fmla="*/ 30 h 45"/>
                                    <a:gd name="T22" fmla="*/ 44 w 47"/>
                                    <a:gd name="T23" fmla="*/ 35 h 45"/>
                                    <a:gd name="T24" fmla="*/ 40 w 47"/>
                                    <a:gd name="T25" fmla="*/ 38 h 45"/>
                                    <a:gd name="T26" fmla="*/ 37 w 47"/>
                                    <a:gd name="T27" fmla="*/ 40 h 45"/>
                                    <a:gd name="T28" fmla="*/ 34 w 47"/>
                                    <a:gd name="T29" fmla="*/ 43 h 45"/>
                                    <a:gd name="T30" fmla="*/ 28 w 47"/>
                                    <a:gd name="T31" fmla="*/ 43 h 45"/>
                                    <a:gd name="T32" fmla="*/ 23 w 47"/>
                                    <a:gd name="T33" fmla="*/ 45 h 45"/>
                                    <a:gd name="T34" fmla="*/ 18 w 47"/>
                                    <a:gd name="T35" fmla="*/ 43 h 45"/>
                                    <a:gd name="T36" fmla="*/ 15 w 47"/>
                                    <a:gd name="T37" fmla="*/ 43 h 45"/>
                                    <a:gd name="T38" fmla="*/ 10 w 47"/>
                                    <a:gd name="T39" fmla="*/ 40 h 45"/>
                                    <a:gd name="T40" fmla="*/ 7 w 47"/>
                                    <a:gd name="T41" fmla="*/ 38 h 45"/>
                                    <a:gd name="T42" fmla="*/ 5 w 47"/>
                                    <a:gd name="T43" fmla="*/ 35 h 45"/>
                                    <a:gd name="T44" fmla="*/ 1 w 47"/>
                                    <a:gd name="T45" fmla="*/ 30 h 45"/>
                                    <a:gd name="T46" fmla="*/ 1 w 47"/>
                                    <a:gd name="T47" fmla="*/ 27 h 45"/>
                                    <a:gd name="T48" fmla="*/ 0 w 47"/>
                                    <a:gd name="T49" fmla="*/ 23 h 45"/>
                                    <a:gd name="T50" fmla="*/ 1 w 47"/>
                                    <a:gd name="T51" fmla="*/ 18 h 45"/>
                                    <a:gd name="T52" fmla="*/ 1 w 47"/>
                                    <a:gd name="T53" fmla="*/ 13 h 45"/>
                                    <a:gd name="T54" fmla="*/ 5 w 47"/>
                                    <a:gd name="T55" fmla="*/ 10 h 45"/>
                                    <a:gd name="T56" fmla="*/ 7 w 47"/>
                                    <a:gd name="T57" fmla="*/ 7 h 45"/>
                                    <a:gd name="T58" fmla="*/ 10 w 47"/>
                                    <a:gd name="T59" fmla="*/ 4 h 45"/>
                                    <a:gd name="T60" fmla="*/ 15 w 47"/>
                                    <a:gd name="T61" fmla="*/ 2 h 45"/>
                                    <a:gd name="T62" fmla="*/ 18 w 47"/>
                                    <a:gd name="T63" fmla="*/ 0 h 45"/>
                                    <a:gd name="T64" fmla="*/ 23 w 47"/>
                                    <a:gd name="T65" fmla="*/ 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 h="45">
                                      <a:moveTo>
                                        <a:pt x="23" y="0"/>
                                      </a:moveTo>
                                      <a:lnTo>
                                        <a:pt x="28" y="0"/>
                                      </a:lnTo>
                                      <a:lnTo>
                                        <a:pt x="34" y="2"/>
                                      </a:lnTo>
                                      <a:lnTo>
                                        <a:pt x="37" y="4"/>
                                      </a:lnTo>
                                      <a:lnTo>
                                        <a:pt x="40" y="7"/>
                                      </a:lnTo>
                                      <a:lnTo>
                                        <a:pt x="44" y="10"/>
                                      </a:lnTo>
                                      <a:lnTo>
                                        <a:pt x="45" y="13"/>
                                      </a:lnTo>
                                      <a:lnTo>
                                        <a:pt x="47" y="18"/>
                                      </a:lnTo>
                                      <a:lnTo>
                                        <a:pt x="47" y="23"/>
                                      </a:lnTo>
                                      <a:lnTo>
                                        <a:pt x="47" y="27"/>
                                      </a:lnTo>
                                      <a:lnTo>
                                        <a:pt x="45" y="30"/>
                                      </a:lnTo>
                                      <a:lnTo>
                                        <a:pt x="44" y="35"/>
                                      </a:lnTo>
                                      <a:lnTo>
                                        <a:pt x="40" y="38"/>
                                      </a:lnTo>
                                      <a:lnTo>
                                        <a:pt x="37" y="40"/>
                                      </a:lnTo>
                                      <a:lnTo>
                                        <a:pt x="34" y="43"/>
                                      </a:lnTo>
                                      <a:lnTo>
                                        <a:pt x="28" y="43"/>
                                      </a:lnTo>
                                      <a:lnTo>
                                        <a:pt x="23" y="45"/>
                                      </a:lnTo>
                                      <a:lnTo>
                                        <a:pt x="18" y="43"/>
                                      </a:lnTo>
                                      <a:lnTo>
                                        <a:pt x="15" y="43"/>
                                      </a:lnTo>
                                      <a:lnTo>
                                        <a:pt x="10" y="40"/>
                                      </a:lnTo>
                                      <a:lnTo>
                                        <a:pt x="7" y="38"/>
                                      </a:lnTo>
                                      <a:lnTo>
                                        <a:pt x="5" y="35"/>
                                      </a:lnTo>
                                      <a:lnTo>
                                        <a:pt x="1" y="30"/>
                                      </a:lnTo>
                                      <a:lnTo>
                                        <a:pt x="1" y="27"/>
                                      </a:lnTo>
                                      <a:lnTo>
                                        <a:pt x="0" y="23"/>
                                      </a:lnTo>
                                      <a:lnTo>
                                        <a:pt x="1" y="18"/>
                                      </a:lnTo>
                                      <a:lnTo>
                                        <a:pt x="1" y="13"/>
                                      </a:lnTo>
                                      <a:lnTo>
                                        <a:pt x="5" y="10"/>
                                      </a:lnTo>
                                      <a:lnTo>
                                        <a:pt x="7" y="7"/>
                                      </a:lnTo>
                                      <a:lnTo>
                                        <a:pt x="10" y="4"/>
                                      </a:lnTo>
                                      <a:lnTo>
                                        <a:pt x="15" y="2"/>
                                      </a:lnTo>
                                      <a:lnTo>
                                        <a:pt x="18" y="0"/>
                                      </a:lnTo>
                                      <a:lnTo>
                                        <a:pt x="23"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8" name="Freeform 63"/>
                              <wps:cNvSpPr>
                                <a:spLocks/>
                              </wps:cNvSpPr>
                              <wps:spPr bwMode="auto">
                                <a:xfrm>
                                  <a:off x="2262" y="2082"/>
                                  <a:ext cx="151" cy="118"/>
                                </a:xfrm>
                                <a:custGeom>
                                  <a:avLst/>
                                  <a:gdLst>
                                    <a:gd name="T0" fmla="*/ 107 w 151"/>
                                    <a:gd name="T1" fmla="*/ 0 h 118"/>
                                    <a:gd name="T2" fmla="*/ 110 w 151"/>
                                    <a:gd name="T3" fmla="*/ 0 h 118"/>
                                    <a:gd name="T4" fmla="*/ 110 w 151"/>
                                    <a:gd name="T5" fmla="*/ 0 h 118"/>
                                    <a:gd name="T6" fmla="*/ 110 w 151"/>
                                    <a:gd name="T7" fmla="*/ 0 h 118"/>
                                    <a:gd name="T8" fmla="*/ 110 w 151"/>
                                    <a:gd name="T9" fmla="*/ 0 h 118"/>
                                    <a:gd name="T10" fmla="*/ 110 w 151"/>
                                    <a:gd name="T11" fmla="*/ 0 h 118"/>
                                    <a:gd name="T12" fmla="*/ 122 w 151"/>
                                    <a:gd name="T13" fmla="*/ 1 h 118"/>
                                    <a:gd name="T14" fmla="*/ 129 w 151"/>
                                    <a:gd name="T15" fmla="*/ 4 h 118"/>
                                    <a:gd name="T16" fmla="*/ 132 w 151"/>
                                    <a:gd name="T17" fmla="*/ 11 h 118"/>
                                    <a:gd name="T18" fmla="*/ 132 w 151"/>
                                    <a:gd name="T19" fmla="*/ 17 h 118"/>
                                    <a:gd name="T20" fmla="*/ 132 w 151"/>
                                    <a:gd name="T21" fmla="*/ 30 h 118"/>
                                    <a:gd name="T22" fmla="*/ 132 w 151"/>
                                    <a:gd name="T23" fmla="*/ 41 h 118"/>
                                    <a:gd name="T24" fmla="*/ 132 w 151"/>
                                    <a:gd name="T25" fmla="*/ 53 h 118"/>
                                    <a:gd name="T26" fmla="*/ 132 w 151"/>
                                    <a:gd name="T27" fmla="*/ 66 h 118"/>
                                    <a:gd name="T28" fmla="*/ 135 w 151"/>
                                    <a:gd name="T29" fmla="*/ 76 h 118"/>
                                    <a:gd name="T30" fmla="*/ 141 w 151"/>
                                    <a:gd name="T31" fmla="*/ 87 h 118"/>
                                    <a:gd name="T32" fmla="*/ 146 w 151"/>
                                    <a:gd name="T33" fmla="*/ 96 h 118"/>
                                    <a:gd name="T34" fmla="*/ 149 w 151"/>
                                    <a:gd name="T35" fmla="*/ 106 h 118"/>
                                    <a:gd name="T36" fmla="*/ 149 w 151"/>
                                    <a:gd name="T37" fmla="*/ 115 h 118"/>
                                    <a:gd name="T38" fmla="*/ 144 w 151"/>
                                    <a:gd name="T39" fmla="*/ 118 h 118"/>
                                    <a:gd name="T40" fmla="*/ 137 w 151"/>
                                    <a:gd name="T41" fmla="*/ 117 h 118"/>
                                    <a:gd name="T42" fmla="*/ 134 w 151"/>
                                    <a:gd name="T43" fmla="*/ 112 h 118"/>
                                    <a:gd name="T44" fmla="*/ 125 w 151"/>
                                    <a:gd name="T45" fmla="*/ 96 h 118"/>
                                    <a:gd name="T46" fmla="*/ 120 w 151"/>
                                    <a:gd name="T47" fmla="*/ 84 h 118"/>
                                    <a:gd name="T48" fmla="*/ 115 w 151"/>
                                    <a:gd name="T49" fmla="*/ 74 h 118"/>
                                    <a:gd name="T50" fmla="*/ 110 w 151"/>
                                    <a:gd name="T51" fmla="*/ 65 h 118"/>
                                    <a:gd name="T52" fmla="*/ 110 w 151"/>
                                    <a:gd name="T53" fmla="*/ 57 h 118"/>
                                    <a:gd name="T54" fmla="*/ 110 w 151"/>
                                    <a:gd name="T55" fmla="*/ 47 h 118"/>
                                    <a:gd name="T56" fmla="*/ 110 w 151"/>
                                    <a:gd name="T57" fmla="*/ 38 h 118"/>
                                    <a:gd name="T58" fmla="*/ 110 w 151"/>
                                    <a:gd name="T59" fmla="*/ 28 h 118"/>
                                    <a:gd name="T60" fmla="*/ 107 w 151"/>
                                    <a:gd name="T61" fmla="*/ 71 h 118"/>
                                    <a:gd name="T62" fmla="*/ 46 w 151"/>
                                    <a:gd name="T63" fmla="*/ 28 h 118"/>
                                    <a:gd name="T64" fmla="*/ 43 w 151"/>
                                    <a:gd name="T65" fmla="*/ 65 h 118"/>
                                    <a:gd name="T66" fmla="*/ 38 w 151"/>
                                    <a:gd name="T67" fmla="*/ 76 h 118"/>
                                    <a:gd name="T68" fmla="*/ 31 w 151"/>
                                    <a:gd name="T69" fmla="*/ 88 h 118"/>
                                    <a:gd name="T70" fmla="*/ 24 w 151"/>
                                    <a:gd name="T71" fmla="*/ 101 h 118"/>
                                    <a:gd name="T72" fmla="*/ 19 w 151"/>
                                    <a:gd name="T73" fmla="*/ 110 h 118"/>
                                    <a:gd name="T74" fmla="*/ 16 w 151"/>
                                    <a:gd name="T75" fmla="*/ 117 h 118"/>
                                    <a:gd name="T76" fmla="*/ 9 w 151"/>
                                    <a:gd name="T77" fmla="*/ 118 h 118"/>
                                    <a:gd name="T78" fmla="*/ 2 w 151"/>
                                    <a:gd name="T79" fmla="*/ 117 h 118"/>
                                    <a:gd name="T80" fmla="*/ 0 w 151"/>
                                    <a:gd name="T81" fmla="*/ 109 h 118"/>
                                    <a:gd name="T82" fmla="*/ 21 w 151"/>
                                    <a:gd name="T83" fmla="*/ 60 h 118"/>
                                    <a:gd name="T84" fmla="*/ 21 w 151"/>
                                    <a:gd name="T85" fmla="*/ 47 h 118"/>
                                    <a:gd name="T86" fmla="*/ 21 w 151"/>
                                    <a:gd name="T87" fmla="*/ 34 h 118"/>
                                    <a:gd name="T88" fmla="*/ 21 w 151"/>
                                    <a:gd name="T89" fmla="*/ 23 h 118"/>
                                    <a:gd name="T90" fmla="*/ 21 w 151"/>
                                    <a:gd name="T91" fmla="*/ 14 h 118"/>
                                    <a:gd name="T92" fmla="*/ 22 w 151"/>
                                    <a:gd name="T93" fmla="*/ 8 h 118"/>
                                    <a:gd name="T94" fmla="*/ 27 w 151"/>
                                    <a:gd name="T95" fmla="*/ 3 h 118"/>
                                    <a:gd name="T96" fmla="*/ 36 w 151"/>
                                    <a:gd name="T97" fmla="*/ 0 h 118"/>
                                    <a:gd name="T98" fmla="*/ 43 w 151"/>
                                    <a:gd name="T99" fmla="*/ 0 h 118"/>
                                    <a:gd name="T100" fmla="*/ 43 w 151"/>
                                    <a:gd name="T101" fmla="*/ 0 h 118"/>
                                    <a:gd name="T102" fmla="*/ 43 w 151"/>
                                    <a:gd name="T103" fmla="*/ 0 h 118"/>
                                    <a:gd name="T104" fmla="*/ 43 w 151"/>
                                    <a:gd name="T105" fmla="*/ 0 h 118"/>
                                    <a:gd name="T106" fmla="*/ 46 w 151"/>
                                    <a:gd name="T10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51" h="118">
                                      <a:moveTo>
                                        <a:pt x="46" y="0"/>
                                      </a:moveTo>
                                      <a:lnTo>
                                        <a:pt x="107" y="0"/>
                                      </a:lnTo>
                                      <a:lnTo>
                                        <a:pt x="110" y="0"/>
                                      </a:lnTo>
                                      <a:lnTo>
                                        <a:pt x="117" y="0"/>
                                      </a:lnTo>
                                      <a:lnTo>
                                        <a:pt x="122" y="1"/>
                                      </a:lnTo>
                                      <a:lnTo>
                                        <a:pt x="127" y="3"/>
                                      </a:lnTo>
                                      <a:lnTo>
                                        <a:pt x="129" y="4"/>
                                      </a:lnTo>
                                      <a:lnTo>
                                        <a:pt x="130" y="8"/>
                                      </a:lnTo>
                                      <a:lnTo>
                                        <a:pt x="132" y="11"/>
                                      </a:lnTo>
                                      <a:lnTo>
                                        <a:pt x="132" y="14"/>
                                      </a:lnTo>
                                      <a:lnTo>
                                        <a:pt x="132" y="17"/>
                                      </a:lnTo>
                                      <a:lnTo>
                                        <a:pt x="132" y="23"/>
                                      </a:lnTo>
                                      <a:lnTo>
                                        <a:pt x="132" y="30"/>
                                      </a:lnTo>
                                      <a:lnTo>
                                        <a:pt x="132" y="34"/>
                                      </a:lnTo>
                                      <a:lnTo>
                                        <a:pt x="132" y="41"/>
                                      </a:lnTo>
                                      <a:lnTo>
                                        <a:pt x="132" y="47"/>
                                      </a:lnTo>
                                      <a:lnTo>
                                        <a:pt x="132" y="53"/>
                                      </a:lnTo>
                                      <a:lnTo>
                                        <a:pt x="132" y="60"/>
                                      </a:lnTo>
                                      <a:lnTo>
                                        <a:pt x="132" y="66"/>
                                      </a:lnTo>
                                      <a:lnTo>
                                        <a:pt x="134" y="71"/>
                                      </a:lnTo>
                                      <a:lnTo>
                                        <a:pt x="135" y="76"/>
                                      </a:lnTo>
                                      <a:lnTo>
                                        <a:pt x="139" y="80"/>
                                      </a:lnTo>
                                      <a:lnTo>
                                        <a:pt x="141" y="87"/>
                                      </a:lnTo>
                                      <a:lnTo>
                                        <a:pt x="144" y="91"/>
                                      </a:lnTo>
                                      <a:lnTo>
                                        <a:pt x="146" y="96"/>
                                      </a:lnTo>
                                      <a:lnTo>
                                        <a:pt x="149" y="103"/>
                                      </a:lnTo>
                                      <a:lnTo>
                                        <a:pt x="149" y="106"/>
                                      </a:lnTo>
                                      <a:lnTo>
                                        <a:pt x="151" y="110"/>
                                      </a:lnTo>
                                      <a:lnTo>
                                        <a:pt x="149" y="115"/>
                                      </a:lnTo>
                                      <a:lnTo>
                                        <a:pt x="147" y="117"/>
                                      </a:lnTo>
                                      <a:lnTo>
                                        <a:pt x="144" y="118"/>
                                      </a:lnTo>
                                      <a:lnTo>
                                        <a:pt x="141" y="118"/>
                                      </a:lnTo>
                                      <a:lnTo>
                                        <a:pt x="137" y="117"/>
                                      </a:lnTo>
                                      <a:lnTo>
                                        <a:pt x="135" y="115"/>
                                      </a:lnTo>
                                      <a:lnTo>
                                        <a:pt x="134" y="112"/>
                                      </a:lnTo>
                                      <a:lnTo>
                                        <a:pt x="129" y="104"/>
                                      </a:lnTo>
                                      <a:lnTo>
                                        <a:pt x="125" y="96"/>
                                      </a:lnTo>
                                      <a:lnTo>
                                        <a:pt x="122" y="90"/>
                                      </a:lnTo>
                                      <a:lnTo>
                                        <a:pt x="120" y="84"/>
                                      </a:lnTo>
                                      <a:lnTo>
                                        <a:pt x="117" y="79"/>
                                      </a:lnTo>
                                      <a:lnTo>
                                        <a:pt x="115" y="74"/>
                                      </a:lnTo>
                                      <a:lnTo>
                                        <a:pt x="114" y="69"/>
                                      </a:lnTo>
                                      <a:lnTo>
                                        <a:pt x="110" y="65"/>
                                      </a:lnTo>
                                      <a:lnTo>
                                        <a:pt x="110" y="61"/>
                                      </a:lnTo>
                                      <a:lnTo>
                                        <a:pt x="110" y="57"/>
                                      </a:lnTo>
                                      <a:lnTo>
                                        <a:pt x="110" y="52"/>
                                      </a:lnTo>
                                      <a:lnTo>
                                        <a:pt x="110" y="47"/>
                                      </a:lnTo>
                                      <a:lnTo>
                                        <a:pt x="110" y="42"/>
                                      </a:lnTo>
                                      <a:lnTo>
                                        <a:pt x="110" y="38"/>
                                      </a:lnTo>
                                      <a:lnTo>
                                        <a:pt x="110" y="33"/>
                                      </a:lnTo>
                                      <a:lnTo>
                                        <a:pt x="110" y="28"/>
                                      </a:lnTo>
                                      <a:lnTo>
                                        <a:pt x="107" y="28"/>
                                      </a:lnTo>
                                      <a:lnTo>
                                        <a:pt x="107" y="71"/>
                                      </a:lnTo>
                                      <a:lnTo>
                                        <a:pt x="46" y="71"/>
                                      </a:lnTo>
                                      <a:lnTo>
                                        <a:pt x="46" y="28"/>
                                      </a:lnTo>
                                      <a:lnTo>
                                        <a:pt x="43" y="28"/>
                                      </a:lnTo>
                                      <a:lnTo>
                                        <a:pt x="43" y="65"/>
                                      </a:lnTo>
                                      <a:lnTo>
                                        <a:pt x="41" y="69"/>
                                      </a:lnTo>
                                      <a:lnTo>
                                        <a:pt x="38" y="76"/>
                                      </a:lnTo>
                                      <a:lnTo>
                                        <a:pt x="34" y="82"/>
                                      </a:lnTo>
                                      <a:lnTo>
                                        <a:pt x="31" y="88"/>
                                      </a:lnTo>
                                      <a:lnTo>
                                        <a:pt x="27" y="95"/>
                                      </a:lnTo>
                                      <a:lnTo>
                                        <a:pt x="24" y="101"/>
                                      </a:lnTo>
                                      <a:lnTo>
                                        <a:pt x="21" y="106"/>
                                      </a:lnTo>
                                      <a:lnTo>
                                        <a:pt x="19" y="110"/>
                                      </a:lnTo>
                                      <a:lnTo>
                                        <a:pt x="17" y="114"/>
                                      </a:lnTo>
                                      <a:lnTo>
                                        <a:pt x="16" y="117"/>
                                      </a:lnTo>
                                      <a:lnTo>
                                        <a:pt x="12" y="118"/>
                                      </a:lnTo>
                                      <a:lnTo>
                                        <a:pt x="9" y="118"/>
                                      </a:lnTo>
                                      <a:lnTo>
                                        <a:pt x="6" y="118"/>
                                      </a:lnTo>
                                      <a:lnTo>
                                        <a:pt x="2" y="117"/>
                                      </a:lnTo>
                                      <a:lnTo>
                                        <a:pt x="0" y="114"/>
                                      </a:lnTo>
                                      <a:lnTo>
                                        <a:pt x="0" y="109"/>
                                      </a:lnTo>
                                      <a:lnTo>
                                        <a:pt x="21" y="66"/>
                                      </a:lnTo>
                                      <a:lnTo>
                                        <a:pt x="21" y="60"/>
                                      </a:lnTo>
                                      <a:lnTo>
                                        <a:pt x="21" y="53"/>
                                      </a:lnTo>
                                      <a:lnTo>
                                        <a:pt x="21" y="47"/>
                                      </a:lnTo>
                                      <a:lnTo>
                                        <a:pt x="21" y="41"/>
                                      </a:lnTo>
                                      <a:lnTo>
                                        <a:pt x="21" y="34"/>
                                      </a:lnTo>
                                      <a:lnTo>
                                        <a:pt x="21" y="30"/>
                                      </a:lnTo>
                                      <a:lnTo>
                                        <a:pt x="21" y="23"/>
                                      </a:lnTo>
                                      <a:lnTo>
                                        <a:pt x="21" y="17"/>
                                      </a:lnTo>
                                      <a:lnTo>
                                        <a:pt x="21" y="14"/>
                                      </a:lnTo>
                                      <a:lnTo>
                                        <a:pt x="22" y="11"/>
                                      </a:lnTo>
                                      <a:lnTo>
                                        <a:pt x="22" y="8"/>
                                      </a:lnTo>
                                      <a:lnTo>
                                        <a:pt x="24" y="4"/>
                                      </a:lnTo>
                                      <a:lnTo>
                                        <a:pt x="27" y="3"/>
                                      </a:lnTo>
                                      <a:lnTo>
                                        <a:pt x="31" y="1"/>
                                      </a:lnTo>
                                      <a:lnTo>
                                        <a:pt x="36" y="0"/>
                                      </a:lnTo>
                                      <a:lnTo>
                                        <a:pt x="43" y="0"/>
                                      </a:lnTo>
                                      <a:lnTo>
                                        <a:pt x="46"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D8004" id="Grupo 1693" o:spid="_x0000_s1026" style="position:absolute;margin-left:4.25pt;margin-top:8.3pt;width:53.35pt;height:50.15pt;z-index:251615232" coordorigin="2126,1966" coordsize="427,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">
                      <v:shape id="Freeform 59" o:spid="_x0000_s1027" style="position:absolute;left:2143;top:1969;width:396;height:374;visibility:visible;mso-wrap-style:square;v-text-anchor:top" coordsize="396,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Z33MQA&#10;AADdAAAADwAAAGRycy9kb3ducmV2LnhtbERPS2vCQBC+C/6HZQQvRTdK8RFdpYrSXkrxAeJtyI5J&#10;bHY2ZFcT/71bKHibj+8582VjCnGnyuWWFQz6EQjixOqcUwXHw7Y3AeE8ssbCMil4kIPlot2aY6xt&#10;zTu6730qQgi7GBVk3pexlC7JyKDr25I4cBdbGfQBVqnUFdYh3BRyGEUjaTDn0JBhSeuMkt/9zSiw&#10;4zd9yH8uG3uO6sl1tfvE4vukVLfTfMxAeGr8S/zv/tJh/mj6Dn/fhBP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2d9zEAAAA3QAAAA8AAAAAAAAAAAAAAAAAmAIAAGRycy9k&#10;b3ducmV2LnhtbFBLBQYAAAAABAAEAPUAAACJAwAAAAA=&#10;" path="m197,r20,2l238,5r18,5l275,16r18,8l308,33r16,10l339,56r12,12l362,83r11,15l381,114r7,18l393,151r3,17l396,187r,19l393,225r-5,17l381,260r-8,16l362,292r-11,14l339,318r-15,13l308,342r-15,10l275,360r-19,6l238,371r-21,1l197,374r-20,-2l158,371r-18,-5l121,360r-18,-8l87,342,72,331,57,318,45,306,33,292,23,276,15,260,8,242,3,225,,206,,187,,168,3,151,8,132r7,-18l23,98,33,83,45,68,57,56,72,43,87,33r16,-9l121,16r19,-6l158,5,177,2,197,xe" stroked="f">
                        <v:path arrowok="t" o:connecttype="custom" o:connectlocs="217,2;256,10;293,24;324,43;351,68;373,98;388,132;396,168;396,206;388,242;373,276;351,306;324,331;293,352;256,366;217,372;177,372;140,366;103,352;72,331;45,306;23,276;8,242;0,206;0,168;8,132;23,98;45,68;72,43;103,24;140,10;177,2" o:connectangles="0,0,0,0,0,0,0,0,0,0,0,0,0,0,0,0,0,0,0,0,0,0,0,0,0,0,0,0,0,0,0,0"/>
                      </v:shape>
                      <v:shape id="Freeform 60" o:spid="_x0000_s1028" style="position:absolute;left:2126;top:1966;width:427;height:401;visibility:visible;mso-wrap-style:square;v-text-anchor:top" coordsize="427,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TxQsMA&#10;AADdAAAADwAAAGRycy9kb3ducmV2LnhtbERPS4vCMBC+L/gfwgheFk0VlG01igiCsAefB72NzdhW&#10;m0lpslr/vRGEvc3H95zJrDGluFPtCssK+r0IBHFqdcGZgsN+2f0B4TyyxtIyKXiSg9m09TXBRNsH&#10;b+m+85kIIewSVJB7XyVSujQng65nK+LAXWxt0AdYZ1LX+AjhppSDKBpJgwWHhhwrWuSU3nZ/RsHv&#10;8Ubfp35pj6t4XQzPm31sNlelOu1mPgbhqfH/4o97pcP8UTyE9zfhBD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TxQsMAAADdAAAADwAAAAAAAAAAAAAAAACYAgAAZHJzL2Rv&#10;d25yZXYueG1sUEsFBgAAAAAEAAQA9QAAAIgDAAAAAA==&#10;" path="m212,r22,2l255,5r22,5l295,16r19,9l332,35r15,11l363,59r15,14l390,89r10,17l410,124r7,17l422,160r3,21l427,201r-2,21l422,241r-5,19l410,279r-10,17l390,312r-12,16l363,342r-16,13l332,367r-18,10l295,385r-18,8l255,397r-21,4l212,401r-22,l170,397r-22,-4l130,385r-19,-8l93,367,77,355,62,342,47,328,35,312,25,296,15,279,8,260,3,241,,222,,201,,181,3,160,8,141r7,-17l25,106,35,89,47,73,62,59,77,46,93,35,111,25r19,-9l148,10,170,5,190,2,212,xm324,73l76,306,67,295,59,282,52,271,47,257,42,244,39,230,37,215r,-14l37,184r3,-16l44,152r6,-16l57,122,67,109,77,97,88,84,101,73,115,63r13,-8l143,49r17,-6l177,40r17,-4l212,35r16,1l243,38r15,3l273,46r14,5l300,57r12,8l324,73xm101,328l347,95r11,11l364,119r9,12l378,144r5,13l386,171r2,14l388,201r,16l385,234r-4,16l374,264r-6,15l359,293r-10,13l337,318r-13,10l310,337r-13,10l282,353r-17,5l248,363r-17,3l212,366r-15,l182,364r-15,-3l152,356r-14,-6l125,344r-12,-8l101,328xe" fillcolor="#2a4088" stroked="f">
                        <v:path arrowok="t" o:connecttype="custom" o:connectlocs="255,5;314,25;363,59;400,106;422,160;425,222;410,279;378,328;332,367;277,393;212,401;148,393;93,367;47,328;15,279;0,222;3,160;25,106;62,59;111,25;170,5;324,73;59,282;42,244;37,201;44,152;67,109;101,73;143,49;194,36;243,38;287,51;324,73;358,106;378,144;388,185;385,234;368,279;337,318;297,347;248,363;197,366;152,356;113,336" o:connectangles="0,0,0,0,0,0,0,0,0,0,0,0,0,0,0,0,0,0,0,0,0,0,0,0,0,0,0,0,0,0,0,0,0,0,0,0,0,0,0,0,0,0,0,0"/>
                        <o:lock v:ext="edit" verticies="t"/>
                      </v:shape>
                      <v:shape id="Freeform 61" o:spid="_x0000_s1029" style="position:absolute;left:2187;top:2153;width:305;height:81;visibility:visible;mso-wrap-style:square;v-text-anchor:top" coordsize="30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3tcUA&#10;AADdAAAADwAAAGRycy9kb3ducmV2LnhtbERPTWvCQBC9C/6HZYRepG5qIa2pq1hBqNSDVS/ehuw0&#10;CWZnw+6axH/fLQje5vE+Z77sTS1acr6yrOBlkoAgzq2uuFBwOm6e30H4gKyxtkwKbuRhuRgO5php&#10;2/EPtYdQiBjCPkMFZQhNJqXPSzLoJ7YhjtyvdQZDhK6Q2mEXw00tp0mSSoMVx4YSG1qXlF8OV6Ng&#10;f9zedLv9HLv8dXfaXLvvc5++KfU06lcfIAL14SG+u790nJ/OUvj/Jp4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Te1xQAAAN0AAAAPAAAAAAAAAAAAAAAAAJgCAABkcnMv&#10;ZG93bnJldi54bWxQSwUGAAAAAAQABAD1AAAAigMAAAAA&#10;" path="m54,l251,r54,81l,81,54,xe" fillcolor="#b7bbdd" stroked="f">
                        <v:path arrowok="t" o:connecttype="custom" o:connectlocs="54,0;251,0;305,81;0,81;54,0" o:connectangles="0,0,0,0,0"/>
                      </v:shape>
                      <v:shape id="Freeform 62" o:spid="_x0000_s1030" style="position:absolute;left:2315;top:2029;width:47;height:45;visibility:visible;mso-wrap-style:square;v-text-anchor:top" coordsize="4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PRcUA&#10;AADdAAAADwAAAGRycy9kb3ducmV2LnhtbERPS2vCQBC+C/6HZYReim7sQZvoKvYFvdRiVMTbkB2T&#10;kOxsyG5j+u+7QsHbfHzPWa57U4uOWldaVjCdRCCIM6tLzhUc9h/jZxDOI2usLZOCX3KwXg0HS0y0&#10;vfKOutTnIoSwS1BB4X2TSOmyggy6iW2IA3exrUEfYJtL3eI1hJtaPkXRTBosOTQU2NBrQVmV/hgF&#10;9sWX1VGf4ul79/ZdfT1u0/l5q9TDqN8sQHjq/V387/7UYf4snsPtm3CC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WU9FxQAAAN0AAAAPAAAAAAAAAAAAAAAAAJgCAABkcnMv&#10;ZG93bnJldi54bWxQSwUGAAAAAAQABAD1AAAAigMAAAAA&#10;" path="m23,r5,l34,2r3,2l40,7r4,3l45,13r2,5l47,23r,4l45,30r-1,5l40,38r-3,2l34,43r-6,l23,45,18,43r-3,l10,40,7,38,5,35,1,30r,-3l,23,1,18r,-5l5,10,7,7,10,4,15,2,18,r5,xe" fillcolor="#97ce36" stroked="f">
                        <v:path arrowok="t" o:connecttype="custom" o:connectlocs="23,0;28,0;34,2;37,4;40,7;44,10;45,13;47,18;47,23;47,27;45,30;44,35;40,38;37,40;34,43;28,43;23,45;18,43;15,43;10,40;7,38;5,35;1,30;1,27;0,23;1,18;1,13;5,10;7,7;10,4;15,2;18,0;23,0" o:connectangles="0,0,0,0,0,0,0,0,0,0,0,0,0,0,0,0,0,0,0,0,0,0,0,0,0,0,0,0,0,0,0,0,0"/>
                      </v:shape>
                      <v:shape id="Freeform 63" o:spid="_x0000_s1031" style="position:absolute;left:2262;top:2082;width:151;height:118;visibility:visible;mso-wrap-style:square;v-text-anchor:top" coordsize="15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DeMYA&#10;AADdAAAADwAAAGRycy9kb3ducmV2LnhtbESPQWvCQBCF74X+h2UK3uqmHkRTV5FCRUQstS1eh+yY&#10;hGZnN9k1xn/vHAq9zfDevPfNYjW4RvXUxdqzgZdxBoq48Lbm0sD31/vzDFRMyBYbz2TgRhFWy8eH&#10;BebWX/mT+mMqlYRwzNFAlVLItY5FRQ7j2Adi0c6+c5hk7UptO7xKuGv0JMum2mHN0lBhoLeKit/j&#10;xRkoQnvyQ7i1+/XP/nLYtB9hN++NGT0N61dQiYb0b/673lrBn84FV76REf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ZDeMYAAADdAAAADwAAAAAAAAAAAAAAAACYAgAAZHJz&#10;L2Rvd25yZXYueG1sUEsFBgAAAAAEAAQA9QAAAIsDAAAAAA==&#10;" path="m46,r61,l110,r7,l122,1r5,2l129,4r1,4l132,11r,3l132,17r,6l132,30r,4l132,41r,6l132,53r,7l132,66r2,5l135,76r4,4l141,87r3,4l146,96r3,7l149,106r2,4l149,115r-2,2l144,118r-3,l137,117r-2,-2l134,112r-5,-8l125,96r-3,-6l120,84r-3,-5l115,74r-1,-5l110,65r,-4l110,57r,-5l110,47r,-5l110,38r,-5l110,28r-3,l107,71r-61,l46,28r-3,l43,65r-2,4l38,76r-4,6l31,88r-4,7l24,101r-3,5l19,110r-2,4l16,117r-4,1l9,118r-3,l2,117,,114r,-5l21,66r,-6l21,53r,-6l21,41r,-7l21,30r,-7l21,17r,-3l22,11r,-3l24,4,27,3,31,1,36,r7,l46,xe" fillcolor="#97ce36" stroked="f">
                        <v:path arrowok="t" o:connecttype="custom" o:connectlocs="107,0;110,0;110,0;110,0;110,0;110,0;122,1;129,4;132,11;132,17;132,30;132,41;132,53;132,66;135,76;141,87;146,96;149,106;149,115;144,118;137,117;134,112;125,96;120,84;115,74;110,65;110,57;110,47;110,38;110,28;107,71;46,28;43,65;38,76;31,88;24,101;19,110;16,117;9,118;2,117;0,109;21,60;21,47;21,34;21,23;21,14;22,8;27,3;36,0;43,0;43,0;43,0;43,0;46,0" o:connectangles="0,0,0,0,0,0,0,0,0,0,0,0,0,0,0,0,0,0,0,0,0,0,0,0,0,0,0,0,0,0,0,0,0,0,0,0,0,0,0,0,0,0,0,0,0,0,0,0,0,0,0,0,0,0"/>
                      </v:shape>
                    </v:group>
                  </w:pict>
                </mc:Fallback>
              </mc:AlternateContent>
            </w:r>
          </w:p>
          <w:p w:rsidR="00407C59" w:rsidRPr="00B77E30" w:rsidRDefault="00407C59" w:rsidP="003E5CB4">
            <w:pPr>
              <w:jc w:val="center"/>
              <w:rPr>
                <w:rFonts w:ascii="Arial" w:eastAsia="Calibri" w:hAnsi="Arial" w:cs="Arial"/>
                <w:b/>
                <w:bCs/>
                <w:sz w:val="24"/>
                <w:szCs w:val="24"/>
              </w:rPr>
            </w:pPr>
          </w:p>
          <w:p w:rsidR="00407C59" w:rsidRPr="00B77E30" w:rsidRDefault="00407C59" w:rsidP="003E5CB4">
            <w:pPr>
              <w:jc w:val="center"/>
              <w:rPr>
                <w:rFonts w:ascii="Arial" w:eastAsia="Calibri" w:hAnsi="Arial" w:cs="Arial"/>
                <w:b/>
                <w:bCs/>
                <w:sz w:val="24"/>
                <w:szCs w:val="24"/>
              </w:rPr>
            </w:pPr>
          </w:p>
          <w:p w:rsidR="00407C59" w:rsidRPr="00B77E30" w:rsidRDefault="00407C59" w:rsidP="003E5CB4">
            <w:pPr>
              <w:jc w:val="center"/>
              <w:rPr>
                <w:rFonts w:ascii="Arial" w:eastAsia="Calibri" w:hAnsi="Arial" w:cs="Arial"/>
                <w:b/>
                <w:bCs/>
                <w:sz w:val="24"/>
                <w:szCs w:val="24"/>
              </w:rPr>
            </w:pPr>
          </w:p>
          <w:p w:rsidR="00407C59" w:rsidRPr="00B77E30" w:rsidRDefault="00407C59" w:rsidP="003E5CB4">
            <w:pPr>
              <w:jc w:val="center"/>
              <w:rPr>
                <w:rFonts w:ascii="Arial" w:eastAsia="Calibri" w:hAnsi="Arial" w:cs="Arial"/>
                <w:b/>
                <w:bCs/>
                <w:sz w:val="24"/>
                <w:szCs w:val="24"/>
              </w:rPr>
            </w:pPr>
          </w:p>
        </w:tc>
        <w:tc>
          <w:tcPr>
            <w:tcW w:w="2835" w:type="dxa"/>
            <w:tcBorders>
              <w:left w:val="nil"/>
              <w:right w:val="nil"/>
            </w:tcBorders>
            <w:shd w:val="clear" w:color="auto" w:fill="E6EED5"/>
          </w:tcPr>
          <w:p w:rsidR="00407C59" w:rsidRPr="00B77E30" w:rsidRDefault="00407C59" w:rsidP="003E5CB4">
            <w:pPr>
              <w:jc w:val="center"/>
              <w:rPr>
                <w:rFonts w:ascii="Arial" w:eastAsia="Calibri" w:hAnsi="Arial" w:cs="Arial"/>
                <w:sz w:val="24"/>
                <w:szCs w:val="24"/>
              </w:rPr>
            </w:pPr>
            <w:r w:rsidRPr="00B77E30">
              <w:rPr>
                <w:rFonts w:ascii="Arial" w:eastAsia="Calibri" w:hAnsi="Arial" w:cs="Arial"/>
                <w:sz w:val="24"/>
                <w:szCs w:val="24"/>
              </w:rPr>
              <w:t>Después de la orden de evacuación, por ningún motivo se quede dentro de las instalaciones</w:t>
            </w:r>
          </w:p>
        </w:tc>
        <w:tc>
          <w:tcPr>
            <w:tcW w:w="1276" w:type="dxa"/>
            <w:tcBorders>
              <w:left w:val="nil"/>
              <w:right w:val="nil"/>
            </w:tcBorders>
            <w:shd w:val="clear" w:color="auto" w:fill="E6EED5"/>
          </w:tcPr>
          <w:p w:rsidR="00407C59" w:rsidRPr="00B77E30" w:rsidRDefault="00407C59" w:rsidP="003E5CB4">
            <w:pPr>
              <w:jc w:val="center"/>
              <w:rPr>
                <w:rFonts w:ascii="Arial" w:eastAsia="Calibri" w:hAnsi="Arial" w:cs="Arial"/>
                <w:sz w:val="24"/>
                <w:szCs w:val="24"/>
              </w:rPr>
            </w:pPr>
            <w:r w:rsidRPr="00B77E30">
              <w:rPr>
                <w:rFonts w:ascii="Arial" w:eastAsia="Calibri" w:hAnsi="Arial" w:cs="Arial"/>
                <w:noProof/>
                <w:sz w:val="24"/>
                <w:szCs w:val="24"/>
                <w:lang w:val="es-CO" w:eastAsia="es-CO"/>
              </w:rPr>
              <mc:AlternateContent>
                <mc:Choice Requires="wpg">
                  <w:drawing>
                    <wp:anchor distT="0" distB="0" distL="114300" distR="114300" simplePos="0" relativeHeight="251642880" behindDoc="0" locked="0" layoutInCell="1" allowOverlap="1" wp14:anchorId="1FED7888" wp14:editId="7435CAED">
                      <wp:simplePos x="0" y="0"/>
                      <wp:positionH relativeFrom="column">
                        <wp:posOffset>53975</wp:posOffset>
                      </wp:positionH>
                      <wp:positionV relativeFrom="paragraph">
                        <wp:posOffset>85725</wp:posOffset>
                      </wp:positionV>
                      <wp:extent cx="678180" cy="636905"/>
                      <wp:effectExtent l="4445" t="2540" r="3175" b="8255"/>
                      <wp:wrapNone/>
                      <wp:docPr id="1684" name="Grupo 1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6905"/>
                                <a:chOff x="3869" y="1966"/>
                                <a:chExt cx="427" cy="401"/>
                              </a:xfrm>
                            </wpg:grpSpPr>
                            <wps:wsp>
                              <wps:cNvPr id="1685" name="Freeform 98"/>
                              <wps:cNvSpPr>
                                <a:spLocks/>
                              </wps:cNvSpPr>
                              <wps:spPr bwMode="auto">
                                <a:xfrm>
                                  <a:off x="3892" y="1988"/>
                                  <a:ext cx="378" cy="356"/>
                                </a:xfrm>
                                <a:custGeom>
                                  <a:avLst/>
                                  <a:gdLst>
                                    <a:gd name="T0" fmla="*/ 210 w 378"/>
                                    <a:gd name="T1" fmla="*/ 2 h 356"/>
                                    <a:gd name="T2" fmla="*/ 247 w 378"/>
                                    <a:gd name="T3" fmla="*/ 10 h 356"/>
                                    <a:gd name="T4" fmla="*/ 280 w 378"/>
                                    <a:gd name="T5" fmla="*/ 22 h 356"/>
                                    <a:gd name="T6" fmla="*/ 311 w 378"/>
                                    <a:gd name="T7" fmla="*/ 41 h 356"/>
                                    <a:gd name="T8" fmla="*/ 336 w 378"/>
                                    <a:gd name="T9" fmla="*/ 65 h 356"/>
                                    <a:gd name="T10" fmla="*/ 356 w 378"/>
                                    <a:gd name="T11" fmla="*/ 94 h 356"/>
                                    <a:gd name="T12" fmla="*/ 370 w 378"/>
                                    <a:gd name="T13" fmla="*/ 125 h 356"/>
                                    <a:gd name="T14" fmla="*/ 378 w 378"/>
                                    <a:gd name="T15" fmla="*/ 160 h 356"/>
                                    <a:gd name="T16" fmla="*/ 378 w 378"/>
                                    <a:gd name="T17" fmla="*/ 197 h 356"/>
                                    <a:gd name="T18" fmla="*/ 370 w 378"/>
                                    <a:gd name="T19" fmla="*/ 231 h 356"/>
                                    <a:gd name="T20" fmla="*/ 356 w 378"/>
                                    <a:gd name="T21" fmla="*/ 263 h 356"/>
                                    <a:gd name="T22" fmla="*/ 336 w 378"/>
                                    <a:gd name="T23" fmla="*/ 292 h 356"/>
                                    <a:gd name="T24" fmla="*/ 311 w 378"/>
                                    <a:gd name="T25" fmla="*/ 315 h 356"/>
                                    <a:gd name="T26" fmla="*/ 280 w 378"/>
                                    <a:gd name="T27" fmla="*/ 334 h 356"/>
                                    <a:gd name="T28" fmla="*/ 247 w 378"/>
                                    <a:gd name="T29" fmla="*/ 349 h 356"/>
                                    <a:gd name="T30" fmla="*/ 210 w 378"/>
                                    <a:gd name="T31" fmla="*/ 355 h 356"/>
                                    <a:gd name="T32" fmla="*/ 171 w 378"/>
                                    <a:gd name="T33" fmla="*/ 355 h 356"/>
                                    <a:gd name="T34" fmla="*/ 134 w 378"/>
                                    <a:gd name="T35" fmla="*/ 349 h 356"/>
                                    <a:gd name="T36" fmla="*/ 100 w 378"/>
                                    <a:gd name="T37" fmla="*/ 334 h 356"/>
                                    <a:gd name="T38" fmla="*/ 69 w 378"/>
                                    <a:gd name="T39" fmla="*/ 315 h 356"/>
                                    <a:gd name="T40" fmla="*/ 44 w 378"/>
                                    <a:gd name="T41" fmla="*/ 292 h 356"/>
                                    <a:gd name="T42" fmla="*/ 24 w 378"/>
                                    <a:gd name="T43" fmla="*/ 263 h 356"/>
                                    <a:gd name="T44" fmla="*/ 9 w 378"/>
                                    <a:gd name="T45" fmla="*/ 231 h 356"/>
                                    <a:gd name="T46" fmla="*/ 2 w 378"/>
                                    <a:gd name="T47" fmla="*/ 197 h 356"/>
                                    <a:gd name="T48" fmla="*/ 2 w 378"/>
                                    <a:gd name="T49" fmla="*/ 160 h 356"/>
                                    <a:gd name="T50" fmla="*/ 9 w 378"/>
                                    <a:gd name="T51" fmla="*/ 125 h 356"/>
                                    <a:gd name="T52" fmla="*/ 24 w 378"/>
                                    <a:gd name="T53" fmla="*/ 94 h 356"/>
                                    <a:gd name="T54" fmla="*/ 44 w 378"/>
                                    <a:gd name="T55" fmla="*/ 65 h 356"/>
                                    <a:gd name="T56" fmla="*/ 69 w 378"/>
                                    <a:gd name="T57" fmla="*/ 41 h 356"/>
                                    <a:gd name="T58" fmla="*/ 100 w 378"/>
                                    <a:gd name="T59" fmla="*/ 22 h 356"/>
                                    <a:gd name="T60" fmla="*/ 134 w 378"/>
                                    <a:gd name="T61" fmla="*/ 10 h 356"/>
                                    <a:gd name="T62" fmla="*/ 171 w 378"/>
                                    <a:gd name="T63" fmla="*/ 2 h 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78" h="356">
                                      <a:moveTo>
                                        <a:pt x="189" y="0"/>
                                      </a:moveTo>
                                      <a:lnTo>
                                        <a:pt x="210" y="2"/>
                                      </a:lnTo>
                                      <a:lnTo>
                                        <a:pt x="228" y="5"/>
                                      </a:lnTo>
                                      <a:lnTo>
                                        <a:pt x="247" y="10"/>
                                      </a:lnTo>
                                      <a:lnTo>
                                        <a:pt x="264" y="14"/>
                                      </a:lnTo>
                                      <a:lnTo>
                                        <a:pt x="280" y="22"/>
                                      </a:lnTo>
                                      <a:lnTo>
                                        <a:pt x="296" y="32"/>
                                      </a:lnTo>
                                      <a:lnTo>
                                        <a:pt x="311" y="41"/>
                                      </a:lnTo>
                                      <a:lnTo>
                                        <a:pt x="324" y="52"/>
                                      </a:lnTo>
                                      <a:lnTo>
                                        <a:pt x="336" y="65"/>
                                      </a:lnTo>
                                      <a:lnTo>
                                        <a:pt x="346" y="79"/>
                                      </a:lnTo>
                                      <a:lnTo>
                                        <a:pt x="356" y="94"/>
                                      </a:lnTo>
                                      <a:lnTo>
                                        <a:pt x="365" y="109"/>
                                      </a:lnTo>
                                      <a:lnTo>
                                        <a:pt x="370" y="125"/>
                                      </a:lnTo>
                                      <a:lnTo>
                                        <a:pt x="375" y="143"/>
                                      </a:lnTo>
                                      <a:lnTo>
                                        <a:pt x="378" y="160"/>
                                      </a:lnTo>
                                      <a:lnTo>
                                        <a:pt x="378" y="179"/>
                                      </a:lnTo>
                                      <a:lnTo>
                                        <a:pt x="378" y="197"/>
                                      </a:lnTo>
                                      <a:lnTo>
                                        <a:pt x="375" y="214"/>
                                      </a:lnTo>
                                      <a:lnTo>
                                        <a:pt x="370" y="231"/>
                                      </a:lnTo>
                                      <a:lnTo>
                                        <a:pt x="365" y="247"/>
                                      </a:lnTo>
                                      <a:lnTo>
                                        <a:pt x="356" y="263"/>
                                      </a:lnTo>
                                      <a:lnTo>
                                        <a:pt x="346" y="277"/>
                                      </a:lnTo>
                                      <a:lnTo>
                                        <a:pt x="336" y="292"/>
                                      </a:lnTo>
                                      <a:lnTo>
                                        <a:pt x="324" y="304"/>
                                      </a:lnTo>
                                      <a:lnTo>
                                        <a:pt x="311" y="315"/>
                                      </a:lnTo>
                                      <a:lnTo>
                                        <a:pt x="296" y="326"/>
                                      </a:lnTo>
                                      <a:lnTo>
                                        <a:pt x="280" y="334"/>
                                      </a:lnTo>
                                      <a:lnTo>
                                        <a:pt x="264" y="342"/>
                                      </a:lnTo>
                                      <a:lnTo>
                                        <a:pt x="247" y="349"/>
                                      </a:lnTo>
                                      <a:lnTo>
                                        <a:pt x="228" y="353"/>
                                      </a:lnTo>
                                      <a:lnTo>
                                        <a:pt x="210" y="355"/>
                                      </a:lnTo>
                                      <a:lnTo>
                                        <a:pt x="189" y="356"/>
                                      </a:lnTo>
                                      <a:lnTo>
                                        <a:pt x="171" y="355"/>
                                      </a:lnTo>
                                      <a:lnTo>
                                        <a:pt x="152" y="353"/>
                                      </a:lnTo>
                                      <a:lnTo>
                                        <a:pt x="134" y="349"/>
                                      </a:lnTo>
                                      <a:lnTo>
                                        <a:pt x="117" y="342"/>
                                      </a:lnTo>
                                      <a:lnTo>
                                        <a:pt x="100" y="334"/>
                                      </a:lnTo>
                                      <a:lnTo>
                                        <a:pt x="85" y="326"/>
                                      </a:lnTo>
                                      <a:lnTo>
                                        <a:pt x="69" y="315"/>
                                      </a:lnTo>
                                      <a:lnTo>
                                        <a:pt x="56" y="304"/>
                                      </a:lnTo>
                                      <a:lnTo>
                                        <a:pt x="44" y="292"/>
                                      </a:lnTo>
                                      <a:lnTo>
                                        <a:pt x="32" y="277"/>
                                      </a:lnTo>
                                      <a:lnTo>
                                        <a:pt x="24" y="263"/>
                                      </a:lnTo>
                                      <a:lnTo>
                                        <a:pt x="15" y="247"/>
                                      </a:lnTo>
                                      <a:lnTo>
                                        <a:pt x="9" y="231"/>
                                      </a:lnTo>
                                      <a:lnTo>
                                        <a:pt x="4" y="214"/>
                                      </a:lnTo>
                                      <a:lnTo>
                                        <a:pt x="2" y="197"/>
                                      </a:lnTo>
                                      <a:lnTo>
                                        <a:pt x="0" y="179"/>
                                      </a:lnTo>
                                      <a:lnTo>
                                        <a:pt x="2" y="160"/>
                                      </a:lnTo>
                                      <a:lnTo>
                                        <a:pt x="4" y="143"/>
                                      </a:lnTo>
                                      <a:lnTo>
                                        <a:pt x="9" y="125"/>
                                      </a:lnTo>
                                      <a:lnTo>
                                        <a:pt x="15" y="109"/>
                                      </a:lnTo>
                                      <a:lnTo>
                                        <a:pt x="24" y="94"/>
                                      </a:lnTo>
                                      <a:lnTo>
                                        <a:pt x="32" y="79"/>
                                      </a:lnTo>
                                      <a:lnTo>
                                        <a:pt x="44" y="65"/>
                                      </a:lnTo>
                                      <a:lnTo>
                                        <a:pt x="56" y="52"/>
                                      </a:lnTo>
                                      <a:lnTo>
                                        <a:pt x="69" y="41"/>
                                      </a:lnTo>
                                      <a:lnTo>
                                        <a:pt x="85" y="32"/>
                                      </a:lnTo>
                                      <a:lnTo>
                                        <a:pt x="100" y="22"/>
                                      </a:lnTo>
                                      <a:lnTo>
                                        <a:pt x="117" y="14"/>
                                      </a:lnTo>
                                      <a:lnTo>
                                        <a:pt x="134" y="10"/>
                                      </a:lnTo>
                                      <a:lnTo>
                                        <a:pt x="152" y="5"/>
                                      </a:lnTo>
                                      <a:lnTo>
                                        <a:pt x="171" y="2"/>
                                      </a:lnTo>
                                      <a:lnTo>
                                        <a:pt x="18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6" name="Freeform 99"/>
                              <wps:cNvSpPr>
                                <a:spLocks noEditPoints="1"/>
                              </wps:cNvSpPr>
                              <wps:spPr bwMode="auto">
                                <a:xfrm>
                                  <a:off x="3869" y="1966"/>
                                  <a:ext cx="427" cy="401"/>
                                </a:xfrm>
                                <a:custGeom>
                                  <a:avLst/>
                                  <a:gdLst>
                                    <a:gd name="T0" fmla="*/ 256 w 427"/>
                                    <a:gd name="T1" fmla="*/ 5 h 401"/>
                                    <a:gd name="T2" fmla="*/ 313 w 427"/>
                                    <a:gd name="T3" fmla="*/ 24 h 401"/>
                                    <a:gd name="T4" fmla="*/ 364 w 427"/>
                                    <a:gd name="T5" fmla="*/ 59 h 401"/>
                                    <a:gd name="T6" fmla="*/ 400 w 427"/>
                                    <a:gd name="T7" fmla="*/ 105 h 401"/>
                                    <a:gd name="T8" fmla="*/ 421 w 427"/>
                                    <a:gd name="T9" fmla="*/ 160 h 401"/>
                                    <a:gd name="T10" fmla="*/ 425 w 427"/>
                                    <a:gd name="T11" fmla="*/ 222 h 401"/>
                                    <a:gd name="T12" fmla="*/ 410 w 427"/>
                                    <a:gd name="T13" fmla="*/ 279 h 401"/>
                                    <a:gd name="T14" fmla="*/ 378 w 427"/>
                                    <a:gd name="T15" fmla="*/ 328 h 401"/>
                                    <a:gd name="T16" fmla="*/ 332 w 427"/>
                                    <a:gd name="T17" fmla="*/ 367 h 401"/>
                                    <a:gd name="T18" fmla="*/ 276 w 427"/>
                                    <a:gd name="T19" fmla="*/ 393 h 401"/>
                                    <a:gd name="T20" fmla="*/ 212 w 427"/>
                                    <a:gd name="T21" fmla="*/ 401 h 401"/>
                                    <a:gd name="T22" fmla="*/ 150 w 427"/>
                                    <a:gd name="T23" fmla="*/ 393 h 401"/>
                                    <a:gd name="T24" fmla="*/ 94 w 427"/>
                                    <a:gd name="T25" fmla="*/ 367 h 401"/>
                                    <a:gd name="T26" fmla="*/ 49 w 427"/>
                                    <a:gd name="T27" fmla="*/ 328 h 401"/>
                                    <a:gd name="T28" fmla="*/ 17 w 427"/>
                                    <a:gd name="T29" fmla="*/ 279 h 401"/>
                                    <a:gd name="T30" fmla="*/ 0 w 427"/>
                                    <a:gd name="T31" fmla="*/ 222 h 401"/>
                                    <a:gd name="T32" fmla="*/ 3 w 427"/>
                                    <a:gd name="T33" fmla="*/ 160 h 401"/>
                                    <a:gd name="T34" fmla="*/ 25 w 427"/>
                                    <a:gd name="T35" fmla="*/ 105 h 401"/>
                                    <a:gd name="T36" fmla="*/ 62 w 427"/>
                                    <a:gd name="T37" fmla="*/ 59 h 401"/>
                                    <a:gd name="T38" fmla="*/ 111 w 427"/>
                                    <a:gd name="T39" fmla="*/ 24 h 401"/>
                                    <a:gd name="T40" fmla="*/ 170 w 427"/>
                                    <a:gd name="T41" fmla="*/ 5 h 401"/>
                                    <a:gd name="T42" fmla="*/ 212 w 427"/>
                                    <a:gd name="T43" fmla="*/ 35 h 401"/>
                                    <a:gd name="T44" fmla="*/ 265 w 427"/>
                                    <a:gd name="T45" fmla="*/ 43 h 401"/>
                                    <a:gd name="T46" fmla="*/ 310 w 427"/>
                                    <a:gd name="T47" fmla="*/ 63 h 401"/>
                                    <a:gd name="T48" fmla="*/ 349 w 427"/>
                                    <a:gd name="T49" fmla="*/ 95 h 401"/>
                                    <a:gd name="T50" fmla="*/ 374 w 427"/>
                                    <a:gd name="T51" fmla="*/ 136 h 401"/>
                                    <a:gd name="T52" fmla="*/ 388 w 427"/>
                                    <a:gd name="T53" fmla="*/ 184 h 401"/>
                                    <a:gd name="T54" fmla="*/ 384 w 427"/>
                                    <a:gd name="T55" fmla="*/ 234 h 401"/>
                                    <a:gd name="T56" fmla="*/ 367 w 427"/>
                                    <a:gd name="T57" fmla="*/ 279 h 401"/>
                                    <a:gd name="T58" fmla="*/ 337 w 427"/>
                                    <a:gd name="T59" fmla="*/ 317 h 401"/>
                                    <a:gd name="T60" fmla="*/ 297 w 427"/>
                                    <a:gd name="T61" fmla="*/ 345 h 401"/>
                                    <a:gd name="T62" fmla="*/ 248 w 427"/>
                                    <a:gd name="T63" fmla="*/ 363 h 401"/>
                                    <a:gd name="T64" fmla="*/ 195 w 427"/>
                                    <a:gd name="T65" fmla="*/ 366 h 401"/>
                                    <a:gd name="T66" fmla="*/ 145 w 427"/>
                                    <a:gd name="T67" fmla="*/ 353 h 401"/>
                                    <a:gd name="T68" fmla="*/ 101 w 427"/>
                                    <a:gd name="T69" fmla="*/ 328 h 401"/>
                                    <a:gd name="T70" fmla="*/ 67 w 427"/>
                                    <a:gd name="T71" fmla="*/ 293 h 401"/>
                                    <a:gd name="T72" fmla="*/ 45 w 427"/>
                                    <a:gd name="T73" fmla="*/ 250 h 401"/>
                                    <a:gd name="T74" fmla="*/ 37 w 427"/>
                                    <a:gd name="T75" fmla="*/ 201 h 401"/>
                                    <a:gd name="T76" fmla="*/ 45 w 427"/>
                                    <a:gd name="T77" fmla="*/ 152 h 401"/>
                                    <a:gd name="T78" fmla="*/ 67 w 427"/>
                                    <a:gd name="T79" fmla="*/ 108 h 401"/>
                                    <a:gd name="T80" fmla="*/ 101 w 427"/>
                                    <a:gd name="T81" fmla="*/ 73 h 401"/>
                                    <a:gd name="T82" fmla="*/ 145 w 427"/>
                                    <a:gd name="T83" fmla="*/ 49 h 401"/>
                                    <a:gd name="T84" fmla="*/ 195 w 427"/>
                                    <a:gd name="T85" fmla="*/ 36 h 4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1">
                                      <a:moveTo>
                                        <a:pt x="212" y="0"/>
                                      </a:moveTo>
                                      <a:lnTo>
                                        <a:pt x="234" y="2"/>
                                      </a:lnTo>
                                      <a:lnTo>
                                        <a:pt x="256" y="5"/>
                                      </a:lnTo>
                                      <a:lnTo>
                                        <a:pt x="276" y="10"/>
                                      </a:lnTo>
                                      <a:lnTo>
                                        <a:pt x="295" y="16"/>
                                      </a:lnTo>
                                      <a:lnTo>
                                        <a:pt x="313" y="24"/>
                                      </a:lnTo>
                                      <a:lnTo>
                                        <a:pt x="332" y="35"/>
                                      </a:lnTo>
                                      <a:lnTo>
                                        <a:pt x="349" y="46"/>
                                      </a:lnTo>
                                      <a:lnTo>
                                        <a:pt x="364" y="59"/>
                                      </a:lnTo>
                                      <a:lnTo>
                                        <a:pt x="378" y="73"/>
                                      </a:lnTo>
                                      <a:lnTo>
                                        <a:pt x="389" y="89"/>
                                      </a:lnTo>
                                      <a:lnTo>
                                        <a:pt x="400" y="105"/>
                                      </a:lnTo>
                                      <a:lnTo>
                                        <a:pt x="410" y="124"/>
                                      </a:lnTo>
                                      <a:lnTo>
                                        <a:pt x="416" y="141"/>
                                      </a:lnTo>
                                      <a:lnTo>
                                        <a:pt x="421" y="160"/>
                                      </a:lnTo>
                                      <a:lnTo>
                                        <a:pt x="425" y="181"/>
                                      </a:lnTo>
                                      <a:lnTo>
                                        <a:pt x="427" y="201"/>
                                      </a:lnTo>
                                      <a:lnTo>
                                        <a:pt x="425" y="222"/>
                                      </a:lnTo>
                                      <a:lnTo>
                                        <a:pt x="421" y="241"/>
                                      </a:lnTo>
                                      <a:lnTo>
                                        <a:pt x="416" y="260"/>
                                      </a:lnTo>
                                      <a:lnTo>
                                        <a:pt x="410" y="279"/>
                                      </a:lnTo>
                                      <a:lnTo>
                                        <a:pt x="400" y="296"/>
                                      </a:lnTo>
                                      <a:lnTo>
                                        <a:pt x="389" y="312"/>
                                      </a:lnTo>
                                      <a:lnTo>
                                        <a:pt x="378" y="328"/>
                                      </a:lnTo>
                                      <a:lnTo>
                                        <a:pt x="364" y="342"/>
                                      </a:lnTo>
                                      <a:lnTo>
                                        <a:pt x="349" y="355"/>
                                      </a:lnTo>
                                      <a:lnTo>
                                        <a:pt x="332" y="367"/>
                                      </a:lnTo>
                                      <a:lnTo>
                                        <a:pt x="313" y="377"/>
                                      </a:lnTo>
                                      <a:lnTo>
                                        <a:pt x="295" y="385"/>
                                      </a:lnTo>
                                      <a:lnTo>
                                        <a:pt x="276" y="393"/>
                                      </a:lnTo>
                                      <a:lnTo>
                                        <a:pt x="256" y="397"/>
                                      </a:lnTo>
                                      <a:lnTo>
                                        <a:pt x="234" y="401"/>
                                      </a:lnTo>
                                      <a:lnTo>
                                        <a:pt x="212" y="401"/>
                                      </a:lnTo>
                                      <a:lnTo>
                                        <a:pt x="190" y="401"/>
                                      </a:lnTo>
                                      <a:lnTo>
                                        <a:pt x="170" y="397"/>
                                      </a:lnTo>
                                      <a:lnTo>
                                        <a:pt x="150" y="393"/>
                                      </a:lnTo>
                                      <a:lnTo>
                                        <a:pt x="130" y="385"/>
                                      </a:lnTo>
                                      <a:lnTo>
                                        <a:pt x="111" y="377"/>
                                      </a:lnTo>
                                      <a:lnTo>
                                        <a:pt x="94" y="367"/>
                                      </a:lnTo>
                                      <a:lnTo>
                                        <a:pt x="77" y="355"/>
                                      </a:lnTo>
                                      <a:lnTo>
                                        <a:pt x="62" y="342"/>
                                      </a:lnTo>
                                      <a:lnTo>
                                        <a:pt x="49" y="328"/>
                                      </a:lnTo>
                                      <a:lnTo>
                                        <a:pt x="35" y="312"/>
                                      </a:lnTo>
                                      <a:lnTo>
                                        <a:pt x="25" y="296"/>
                                      </a:lnTo>
                                      <a:lnTo>
                                        <a:pt x="17" y="279"/>
                                      </a:lnTo>
                                      <a:lnTo>
                                        <a:pt x="8" y="260"/>
                                      </a:lnTo>
                                      <a:lnTo>
                                        <a:pt x="3" y="241"/>
                                      </a:lnTo>
                                      <a:lnTo>
                                        <a:pt x="0" y="222"/>
                                      </a:lnTo>
                                      <a:lnTo>
                                        <a:pt x="0" y="201"/>
                                      </a:lnTo>
                                      <a:lnTo>
                                        <a:pt x="0" y="181"/>
                                      </a:lnTo>
                                      <a:lnTo>
                                        <a:pt x="3" y="160"/>
                                      </a:lnTo>
                                      <a:lnTo>
                                        <a:pt x="8" y="141"/>
                                      </a:lnTo>
                                      <a:lnTo>
                                        <a:pt x="17" y="124"/>
                                      </a:lnTo>
                                      <a:lnTo>
                                        <a:pt x="25" y="105"/>
                                      </a:lnTo>
                                      <a:lnTo>
                                        <a:pt x="35" y="89"/>
                                      </a:lnTo>
                                      <a:lnTo>
                                        <a:pt x="49" y="73"/>
                                      </a:lnTo>
                                      <a:lnTo>
                                        <a:pt x="62" y="59"/>
                                      </a:lnTo>
                                      <a:lnTo>
                                        <a:pt x="77" y="46"/>
                                      </a:lnTo>
                                      <a:lnTo>
                                        <a:pt x="94" y="35"/>
                                      </a:lnTo>
                                      <a:lnTo>
                                        <a:pt x="111" y="24"/>
                                      </a:lnTo>
                                      <a:lnTo>
                                        <a:pt x="130" y="16"/>
                                      </a:lnTo>
                                      <a:lnTo>
                                        <a:pt x="150" y="10"/>
                                      </a:lnTo>
                                      <a:lnTo>
                                        <a:pt x="170" y="5"/>
                                      </a:lnTo>
                                      <a:lnTo>
                                        <a:pt x="190" y="2"/>
                                      </a:lnTo>
                                      <a:lnTo>
                                        <a:pt x="212" y="0"/>
                                      </a:lnTo>
                                      <a:close/>
                                      <a:moveTo>
                                        <a:pt x="212" y="35"/>
                                      </a:moveTo>
                                      <a:lnTo>
                                        <a:pt x="231" y="36"/>
                                      </a:lnTo>
                                      <a:lnTo>
                                        <a:pt x="248" y="38"/>
                                      </a:lnTo>
                                      <a:lnTo>
                                        <a:pt x="265" y="43"/>
                                      </a:lnTo>
                                      <a:lnTo>
                                        <a:pt x="281" y="49"/>
                                      </a:lnTo>
                                      <a:lnTo>
                                        <a:pt x="297" y="55"/>
                                      </a:lnTo>
                                      <a:lnTo>
                                        <a:pt x="310" y="63"/>
                                      </a:lnTo>
                                      <a:lnTo>
                                        <a:pt x="325" y="73"/>
                                      </a:lnTo>
                                      <a:lnTo>
                                        <a:pt x="337" y="84"/>
                                      </a:lnTo>
                                      <a:lnTo>
                                        <a:pt x="349" y="95"/>
                                      </a:lnTo>
                                      <a:lnTo>
                                        <a:pt x="359" y="108"/>
                                      </a:lnTo>
                                      <a:lnTo>
                                        <a:pt x="367" y="122"/>
                                      </a:lnTo>
                                      <a:lnTo>
                                        <a:pt x="374" y="136"/>
                                      </a:lnTo>
                                      <a:lnTo>
                                        <a:pt x="381" y="152"/>
                                      </a:lnTo>
                                      <a:lnTo>
                                        <a:pt x="384" y="168"/>
                                      </a:lnTo>
                                      <a:lnTo>
                                        <a:pt x="388" y="184"/>
                                      </a:lnTo>
                                      <a:lnTo>
                                        <a:pt x="389" y="201"/>
                                      </a:lnTo>
                                      <a:lnTo>
                                        <a:pt x="388" y="217"/>
                                      </a:lnTo>
                                      <a:lnTo>
                                        <a:pt x="384" y="234"/>
                                      </a:lnTo>
                                      <a:lnTo>
                                        <a:pt x="381" y="250"/>
                                      </a:lnTo>
                                      <a:lnTo>
                                        <a:pt x="374" y="264"/>
                                      </a:lnTo>
                                      <a:lnTo>
                                        <a:pt x="367" y="279"/>
                                      </a:lnTo>
                                      <a:lnTo>
                                        <a:pt x="359" y="293"/>
                                      </a:lnTo>
                                      <a:lnTo>
                                        <a:pt x="349" y="306"/>
                                      </a:lnTo>
                                      <a:lnTo>
                                        <a:pt x="337" y="317"/>
                                      </a:lnTo>
                                      <a:lnTo>
                                        <a:pt x="325" y="328"/>
                                      </a:lnTo>
                                      <a:lnTo>
                                        <a:pt x="310" y="337"/>
                                      </a:lnTo>
                                      <a:lnTo>
                                        <a:pt x="297" y="345"/>
                                      </a:lnTo>
                                      <a:lnTo>
                                        <a:pt x="281" y="353"/>
                                      </a:lnTo>
                                      <a:lnTo>
                                        <a:pt x="265" y="358"/>
                                      </a:lnTo>
                                      <a:lnTo>
                                        <a:pt x="248" y="363"/>
                                      </a:lnTo>
                                      <a:lnTo>
                                        <a:pt x="231" y="366"/>
                                      </a:lnTo>
                                      <a:lnTo>
                                        <a:pt x="212" y="366"/>
                                      </a:lnTo>
                                      <a:lnTo>
                                        <a:pt x="195" y="366"/>
                                      </a:lnTo>
                                      <a:lnTo>
                                        <a:pt x="177" y="363"/>
                                      </a:lnTo>
                                      <a:lnTo>
                                        <a:pt x="160" y="358"/>
                                      </a:lnTo>
                                      <a:lnTo>
                                        <a:pt x="145" y="353"/>
                                      </a:lnTo>
                                      <a:lnTo>
                                        <a:pt x="130" y="345"/>
                                      </a:lnTo>
                                      <a:lnTo>
                                        <a:pt x="114" y="337"/>
                                      </a:lnTo>
                                      <a:lnTo>
                                        <a:pt x="101" y="328"/>
                                      </a:lnTo>
                                      <a:lnTo>
                                        <a:pt x="89" y="317"/>
                                      </a:lnTo>
                                      <a:lnTo>
                                        <a:pt x="77" y="306"/>
                                      </a:lnTo>
                                      <a:lnTo>
                                        <a:pt x="67" y="293"/>
                                      </a:lnTo>
                                      <a:lnTo>
                                        <a:pt x="59" y="279"/>
                                      </a:lnTo>
                                      <a:lnTo>
                                        <a:pt x="50" y="264"/>
                                      </a:lnTo>
                                      <a:lnTo>
                                        <a:pt x="45" y="250"/>
                                      </a:lnTo>
                                      <a:lnTo>
                                        <a:pt x="40" y="234"/>
                                      </a:lnTo>
                                      <a:lnTo>
                                        <a:pt x="37" y="217"/>
                                      </a:lnTo>
                                      <a:lnTo>
                                        <a:pt x="37" y="201"/>
                                      </a:lnTo>
                                      <a:lnTo>
                                        <a:pt x="37" y="184"/>
                                      </a:lnTo>
                                      <a:lnTo>
                                        <a:pt x="40" y="168"/>
                                      </a:lnTo>
                                      <a:lnTo>
                                        <a:pt x="45" y="152"/>
                                      </a:lnTo>
                                      <a:lnTo>
                                        <a:pt x="50" y="136"/>
                                      </a:lnTo>
                                      <a:lnTo>
                                        <a:pt x="59" y="122"/>
                                      </a:lnTo>
                                      <a:lnTo>
                                        <a:pt x="67" y="108"/>
                                      </a:lnTo>
                                      <a:lnTo>
                                        <a:pt x="77" y="95"/>
                                      </a:lnTo>
                                      <a:lnTo>
                                        <a:pt x="89" y="84"/>
                                      </a:lnTo>
                                      <a:lnTo>
                                        <a:pt x="101" y="73"/>
                                      </a:lnTo>
                                      <a:lnTo>
                                        <a:pt x="114" y="63"/>
                                      </a:lnTo>
                                      <a:lnTo>
                                        <a:pt x="130" y="55"/>
                                      </a:lnTo>
                                      <a:lnTo>
                                        <a:pt x="145" y="49"/>
                                      </a:lnTo>
                                      <a:lnTo>
                                        <a:pt x="160" y="43"/>
                                      </a:lnTo>
                                      <a:lnTo>
                                        <a:pt x="177" y="38"/>
                                      </a:lnTo>
                                      <a:lnTo>
                                        <a:pt x="195" y="36"/>
                                      </a:lnTo>
                                      <a:lnTo>
                                        <a:pt x="212"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7" name="Freeform 100"/>
                              <wps:cNvSpPr>
                                <a:spLocks/>
                              </wps:cNvSpPr>
                              <wps:spPr bwMode="auto">
                                <a:xfrm>
                                  <a:off x="4014" y="2023"/>
                                  <a:ext cx="42" cy="40"/>
                                </a:xfrm>
                                <a:custGeom>
                                  <a:avLst/>
                                  <a:gdLst>
                                    <a:gd name="T0" fmla="*/ 22 w 42"/>
                                    <a:gd name="T1" fmla="*/ 0 h 40"/>
                                    <a:gd name="T2" fmla="*/ 25 w 42"/>
                                    <a:gd name="T3" fmla="*/ 0 h 40"/>
                                    <a:gd name="T4" fmla="*/ 30 w 42"/>
                                    <a:gd name="T5" fmla="*/ 2 h 40"/>
                                    <a:gd name="T6" fmla="*/ 34 w 42"/>
                                    <a:gd name="T7" fmla="*/ 3 h 40"/>
                                    <a:gd name="T8" fmla="*/ 37 w 42"/>
                                    <a:gd name="T9" fmla="*/ 6 h 40"/>
                                    <a:gd name="T10" fmla="*/ 39 w 42"/>
                                    <a:gd name="T11" fmla="*/ 10 h 40"/>
                                    <a:gd name="T12" fmla="*/ 40 w 42"/>
                                    <a:gd name="T13" fmla="*/ 13 h 40"/>
                                    <a:gd name="T14" fmla="*/ 42 w 42"/>
                                    <a:gd name="T15" fmla="*/ 16 h 40"/>
                                    <a:gd name="T16" fmla="*/ 42 w 42"/>
                                    <a:gd name="T17" fmla="*/ 21 h 40"/>
                                    <a:gd name="T18" fmla="*/ 42 w 42"/>
                                    <a:gd name="T19" fmla="*/ 24 h 40"/>
                                    <a:gd name="T20" fmla="*/ 40 w 42"/>
                                    <a:gd name="T21" fmla="*/ 29 h 40"/>
                                    <a:gd name="T22" fmla="*/ 39 w 42"/>
                                    <a:gd name="T23" fmla="*/ 32 h 40"/>
                                    <a:gd name="T24" fmla="*/ 37 w 42"/>
                                    <a:gd name="T25" fmla="*/ 35 h 40"/>
                                    <a:gd name="T26" fmla="*/ 34 w 42"/>
                                    <a:gd name="T27" fmla="*/ 36 h 40"/>
                                    <a:gd name="T28" fmla="*/ 30 w 42"/>
                                    <a:gd name="T29" fmla="*/ 38 h 40"/>
                                    <a:gd name="T30" fmla="*/ 25 w 42"/>
                                    <a:gd name="T31" fmla="*/ 40 h 40"/>
                                    <a:gd name="T32" fmla="*/ 22 w 42"/>
                                    <a:gd name="T33" fmla="*/ 40 h 40"/>
                                    <a:gd name="T34" fmla="*/ 17 w 42"/>
                                    <a:gd name="T35" fmla="*/ 40 h 40"/>
                                    <a:gd name="T36" fmla="*/ 13 w 42"/>
                                    <a:gd name="T37" fmla="*/ 38 h 40"/>
                                    <a:gd name="T38" fmla="*/ 10 w 42"/>
                                    <a:gd name="T39" fmla="*/ 36 h 40"/>
                                    <a:gd name="T40" fmla="*/ 7 w 42"/>
                                    <a:gd name="T41" fmla="*/ 35 h 40"/>
                                    <a:gd name="T42" fmla="*/ 3 w 42"/>
                                    <a:gd name="T43" fmla="*/ 32 h 40"/>
                                    <a:gd name="T44" fmla="*/ 1 w 42"/>
                                    <a:gd name="T45" fmla="*/ 29 h 40"/>
                                    <a:gd name="T46" fmla="*/ 0 w 42"/>
                                    <a:gd name="T47" fmla="*/ 24 h 40"/>
                                    <a:gd name="T48" fmla="*/ 0 w 42"/>
                                    <a:gd name="T49" fmla="*/ 21 h 40"/>
                                    <a:gd name="T50" fmla="*/ 0 w 42"/>
                                    <a:gd name="T51" fmla="*/ 16 h 40"/>
                                    <a:gd name="T52" fmla="*/ 1 w 42"/>
                                    <a:gd name="T53" fmla="*/ 13 h 40"/>
                                    <a:gd name="T54" fmla="*/ 3 w 42"/>
                                    <a:gd name="T55" fmla="*/ 10 h 40"/>
                                    <a:gd name="T56" fmla="*/ 7 w 42"/>
                                    <a:gd name="T57" fmla="*/ 6 h 40"/>
                                    <a:gd name="T58" fmla="*/ 10 w 42"/>
                                    <a:gd name="T59" fmla="*/ 3 h 40"/>
                                    <a:gd name="T60" fmla="*/ 13 w 42"/>
                                    <a:gd name="T61" fmla="*/ 2 h 40"/>
                                    <a:gd name="T62" fmla="*/ 17 w 42"/>
                                    <a:gd name="T63" fmla="*/ 0 h 40"/>
                                    <a:gd name="T64" fmla="*/ 22 w 42"/>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2" h="40">
                                      <a:moveTo>
                                        <a:pt x="22" y="0"/>
                                      </a:moveTo>
                                      <a:lnTo>
                                        <a:pt x="25" y="0"/>
                                      </a:lnTo>
                                      <a:lnTo>
                                        <a:pt x="30" y="2"/>
                                      </a:lnTo>
                                      <a:lnTo>
                                        <a:pt x="34" y="3"/>
                                      </a:lnTo>
                                      <a:lnTo>
                                        <a:pt x="37" y="6"/>
                                      </a:lnTo>
                                      <a:lnTo>
                                        <a:pt x="39" y="10"/>
                                      </a:lnTo>
                                      <a:lnTo>
                                        <a:pt x="40" y="13"/>
                                      </a:lnTo>
                                      <a:lnTo>
                                        <a:pt x="42" y="16"/>
                                      </a:lnTo>
                                      <a:lnTo>
                                        <a:pt x="42" y="21"/>
                                      </a:lnTo>
                                      <a:lnTo>
                                        <a:pt x="42" y="24"/>
                                      </a:lnTo>
                                      <a:lnTo>
                                        <a:pt x="40" y="29"/>
                                      </a:lnTo>
                                      <a:lnTo>
                                        <a:pt x="39" y="32"/>
                                      </a:lnTo>
                                      <a:lnTo>
                                        <a:pt x="37" y="35"/>
                                      </a:lnTo>
                                      <a:lnTo>
                                        <a:pt x="34" y="36"/>
                                      </a:lnTo>
                                      <a:lnTo>
                                        <a:pt x="30" y="38"/>
                                      </a:lnTo>
                                      <a:lnTo>
                                        <a:pt x="25" y="40"/>
                                      </a:lnTo>
                                      <a:lnTo>
                                        <a:pt x="22" y="40"/>
                                      </a:lnTo>
                                      <a:lnTo>
                                        <a:pt x="17" y="40"/>
                                      </a:lnTo>
                                      <a:lnTo>
                                        <a:pt x="13" y="38"/>
                                      </a:lnTo>
                                      <a:lnTo>
                                        <a:pt x="10" y="36"/>
                                      </a:lnTo>
                                      <a:lnTo>
                                        <a:pt x="7" y="35"/>
                                      </a:lnTo>
                                      <a:lnTo>
                                        <a:pt x="3" y="32"/>
                                      </a:lnTo>
                                      <a:lnTo>
                                        <a:pt x="1" y="29"/>
                                      </a:lnTo>
                                      <a:lnTo>
                                        <a:pt x="0" y="24"/>
                                      </a:lnTo>
                                      <a:lnTo>
                                        <a:pt x="0" y="21"/>
                                      </a:lnTo>
                                      <a:lnTo>
                                        <a:pt x="0" y="16"/>
                                      </a:lnTo>
                                      <a:lnTo>
                                        <a:pt x="1" y="13"/>
                                      </a:lnTo>
                                      <a:lnTo>
                                        <a:pt x="3" y="10"/>
                                      </a:lnTo>
                                      <a:lnTo>
                                        <a:pt x="7" y="6"/>
                                      </a:lnTo>
                                      <a:lnTo>
                                        <a:pt x="10" y="3"/>
                                      </a:lnTo>
                                      <a:lnTo>
                                        <a:pt x="13" y="2"/>
                                      </a:lnTo>
                                      <a:lnTo>
                                        <a:pt x="17" y="0"/>
                                      </a:lnTo>
                                      <a:lnTo>
                                        <a:pt x="22"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8" name="Freeform 101"/>
                              <wps:cNvSpPr>
                                <a:spLocks/>
                              </wps:cNvSpPr>
                              <wps:spPr bwMode="auto">
                                <a:xfrm>
                                  <a:off x="4098" y="2023"/>
                                  <a:ext cx="42" cy="40"/>
                                </a:xfrm>
                                <a:custGeom>
                                  <a:avLst/>
                                  <a:gdLst>
                                    <a:gd name="T0" fmla="*/ 20 w 42"/>
                                    <a:gd name="T1" fmla="*/ 0 h 40"/>
                                    <a:gd name="T2" fmla="*/ 25 w 42"/>
                                    <a:gd name="T3" fmla="*/ 0 h 40"/>
                                    <a:gd name="T4" fmla="*/ 29 w 42"/>
                                    <a:gd name="T5" fmla="*/ 2 h 40"/>
                                    <a:gd name="T6" fmla="*/ 32 w 42"/>
                                    <a:gd name="T7" fmla="*/ 3 h 40"/>
                                    <a:gd name="T8" fmla="*/ 36 w 42"/>
                                    <a:gd name="T9" fmla="*/ 6 h 40"/>
                                    <a:gd name="T10" fmla="*/ 39 w 42"/>
                                    <a:gd name="T11" fmla="*/ 10 h 40"/>
                                    <a:gd name="T12" fmla="*/ 41 w 42"/>
                                    <a:gd name="T13" fmla="*/ 13 h 40"/>
                                    <a:gd name="T14" fmla="*/ 42 w 42"/>
                                    <a:gd name="T15" fmla="*/ 16 h 40"/>
                                    <a:gd name="T16" fmla="*/ 42 w 42"/>
                                    <a:gd name="T17" fmla="*/ 21 h 40"/>
                                    <a:gd name="T18" fmla="*/ 42 w 42"/>
                                    <a:gd name="T19" fmla="*/ 24 h 40"/>
                                    <a:gd name="T20" fmla="*/ 41 w 42"/>
                                    <a:gd name="T21" fmla="*/ 29 h 40"/>
                                    <a:gd name="T22" fmla="*/ 39 w 42"/>
                                    <a:gd name="T23" fmla="*/ 32 h 40"/>
                                    <a:gd name="T24" fmla="*/ 36 w 42"/>
                                    <a:gd name="T25" fmla="*/ 35 h 40"/>
                                    <a:gd name="T26" fmla="*/ 32 w 42"/>
                                    <a:gd name="T27" fmla="*/ 36 h 40"/>
                                    <a:gd name="T28" fmla="*/ 29 w 42"/>
                                    <a:gd name="T29" fmla="*/ 38 h 40"/>
                                    <a:gd name="T30" fmla="*/ 25 w 42"/>
                                    <a:gd name="T31" fmla="*/ 40 h 40"/>
                                    <a:gd name="T32" fmla="*/ 20 w 42"/>
                                    <a:gd name="T33" fmla="*/ 40 h 40"/>
                                    <a:gd name="T34" fmla="*/ 17 w 42"/>
                                    <a:gd name="T35" fmla="*/ 40 h 40"/>
                                    <a:gd name="T36" fmla="*/ 12 w 42"/>
                                    <a:gd name="T37" fmla="*/ 38 h 40"/>
                                    <a:gd name="T38" fmla="*/ 9 w 42"/>
                                    <a:gd name="T39" fmla="*/ 36 h 40"/>
                                    <a:gd name="T40" fmla="*/ 5 w 42"/>
                                    <a:gd name="T41" fmla="*/ 35 h 40"/>
                                    <a:gd name="T42" fmla="*/ 4 w 42"/>
                                    <a:gd name="T43" fmla="*/ 32 h 40"/>
                                    <a:gd name="T44" fmla="*/ 2 w 42"/>
                                    <a:gd name="T45" fmla="*/ 29 h 40"/>
                                    <a:gd name="T46" fmla="*/ 0 w 42"/>
                                    <a:gd name="T47" fmla="*/ 24 h 40"/>
                                    <a:gd name="T48" fmla="*/ 0 w 42"/>
                                    <a:gd name="T49" fmla="*/ 21 h 40"/>
                                    <a:gd name="T50" fmla="*/ 0 w 42"/>
                                    <a:gd name="T51" fmla="*/ 16 h 40"/>
                                    <a:gd name="T52" fmla="*/ 2 w 42"/>
                                    <a:gd name="T53" fmla="*/ 13 h 40"/>
                                    <a:gd name="T54" fmla="*/ 4 w 42"/>
                                    <a:gd name="T55" fmla="*/ 10 h 40"/>
                                    <a:gd name="T56" fmla="*/ 5 w 42"/>
                                    <a:gd name="T57" fmla="*/ 6 h 40"/>
                                    <a:gd name="T58" fmla="*/ 9 w 42"/>
                                    <a:gd name="T59" fmla="*/ 3 h 40"/>
                                    <a:gd name="T60" fmla="*/ 12 w 42"/>
                                    <a:gd name="T61" fmla="*/ 2 h 40"/>
                                    <a:gd name="T62" fmla="*/ 17 w 42"/>
                                    <a:gd name="T63" fmla="*/ 0 h 40"/>
                                    <a:gd name="T64" fmla="*/ 20 w 42"/>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2" h="40">
                                      <a:moveTo>
                                        <a:pt x="20" y="0"/>
                                      </a:moveTo>
                                      <a:lnTo>
                                        <a:pt x="25" y="0"/>
                                      </a:lnTo>
                                      <a:lnTo>
                                        <a:pt x="29" y="2"/>
                                      </a:lnTo>
                                      <a:lnTo>
                                        <a:pt x="32" y="3"/>
                                      </a:lnTo>
                                      <a:lnTo>
                                        <a:pt x="36" y="6"/>
                                      </a:lnTo>
                                      <a:lnTo>
                                        <a:pt x="39" y="10"/>
                                      </a:lnTo>
                                      <a:lnTo>
                                        <a:pt x="41" y="13"/>
                                      </a:lnTo>
                                      <a:lnTo>
                                        <a:pt x="42" y="16"/>
                                      </a:lnTo>
                                      <a:lnTo>
                                        <a:pt x="42" y="21"/>
                                      </a:lnTo>
                                      <a:lnTo>
                                        <a:pt x="42" y="24"/>
                                      </a:lnTo>
                                      <a:lnTo>
                                        <a:pt x="41" y="29"/>
                                      </a:lnTo>
                                      <a:lnTo>
                                        <a:pt x="39" y="32"/>
                                      </a:lnTo>
                                      <a:lnTo>
                                        <a:pt x="36" y="35"/>
                                      </a:lnTo>
                                      <a:lnTo>
                                        <a:pt x="32" y="36"/>
                                      </a:lnTo>
                                      <a:lnTo>
                                        <a:pt x="29" y="38"/>
                                      </a:lnTo>
                                      <a:lnTo>
                                        <a:pt x="25" y="40"/>
                                      </a:lnTo>
                                      <a:lnTo>
                                        <a:pt x="20" y="40"/>
                                      </a:lnTo>
                                      <a:lnTo>
                                        <a:pt x="17" y="40"/>
                                      </a:lnTo>
                                      <a:lnTo>
                                        <a:pt x="12" y="38"/>
                                      </a:lnTo>
                                      <a:lnTo>
                                        <a:pt x="9" y="36"/>
                                      </a:lnTo>
                                      <a:lnTo>
                                        <a:pt x="5" y="35"/>
                                      </a:lnTo>
                                      <a:lnTo>
                                        <a:pt x="4" y="32"/>
                                      </a:lnTo>
                                      <a:lnTo>
                                        <a:pt x="2" y="29"/>
                                      </a:lnTo>
                                      <a:lnTo>
                                        <a:pt x="0" y="24"/>
                                      </a:lnTo>
                                      <a:lnTo>
                                        <a:pt x="0" y="21"/>
                                      </a:lnTo>
                                      <a:lnTo>
                                        <a:pt x="0" y="16"/>
                                      </a:lnTo>
                                      <a:lnTo>
                                        <a:pt x="2" y="13"/>
                                      </a:lnTo>
                                      <a:lnTo>
                                        <a:pt x="4" y="10"/>
                                      </a:lnTo>
                                      <a:lnTo>
                                        <a:pt x="5" y="6"/>
                                      </a:lnTo>
                                      <a:lnTo>
                                        <a:pt x="9" y="3"/>
                                      </a:lnTo>
                                      <a:lnTo>
                                        <a:pt x="12" y="2"/>
                                      </a:lnTo>
                                      <a:lnTo>
                                        <a:pt x="17" y="0"/>
                                      </a:lnTo>
                                      <a:lnTo>
                                        <a:pt x="20" y="0"/>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9" name="Freeform 102"/>
                              <wps:cNvSpPr>
                                <a:spLocks/>
                              </wps:cNvSpPr>
                              <wps:spPr bwMode="auto">
                                <a:xfrm>
                                  <a:off x="4014" y="2075"/>
                                  <a:ext cx="162" cy="235"/>
                                </a:xfrm>
                                <a:custGeom>
                                  <a:avLst/>
                                  <a:gdLst>
                                    <a:gd name="T0" fmla="*/ 138 w 162"/>
                                    <a:gd name="T1" fmla="*/ 0 h 235"/>
                                    <a:gd name="T2" fmla="*/ 140 w 162"/>
                                    <a:gd name="T3" fmla="*/ 0 h 235"/>
                                    <a:gd name="T4" fmla="*/ 140 w 162"/>
                                    <a:gd name="T5" fmla="*/ 0 h 235"/>
                                    <a:gd name="T6" fmla="*/ 140 w 162"/>
                                    <a:gd name="T7" fmla="*/ 0 h 235"/>
                                    <a:gd name="T8" fmla="*/ 140 w 162"/>
                                    <a:gd name="T9" fmla="*/ 0 h 235"/>
                                    <a:gd name="T10" fmla="*/ 140 w 162"/>
                                    <a:gd name="T11" fmla="*/ 0 h 235"/>
                                    <a:gd name="T12" fmla="*/ 152 w 162"/>
                                    <a:gd name="T13" fmla="*/ 3 h 235"/>
                                    <a:gd name="T14" fmla="*/ 158 w 162"/>
                                    <a:gd name="T15" fmla="*/ 7 h 235"/>
                                    <a:gd name="T16" fmla="*/ 162 w 162"/>
                                    <a:gd name="T17" fmla="*/ 13 h 235"/>
                                    <a:gd name="T18" fmla="*/ 162 w 162"/>
                                    <a:gd name="T19" fmla="*/ 19 h 235"/>
                                    <a:gd name="T20" fmla="*/ 162 w 162"/>
                                    <a:gd name="T21" fmla="*/ 41 h 235"/>
                                    <a:gd name="T22" fmla="*/ 162 w 162"/>
                                    <a:gd name="T23" fmla="*/ 64 h 235"/>
                                    <a:gd name="T24" fmla="*/ 162 w 162"/>
                                    <a:gd name="T25" fmla="*/ 84 h 235"/>
                                    <a:gd name="T26" fmla="*/ 162 w 162"/>
                                    <a:gd name="T27" fmla="*/ 106 h 235"/>
                                    <a:gd name="T28" fmla="*/ 158 w 162"/>
                                    <a:gd name="T29" fmla="*/ 113 h 235"/>
                                    <a:gd name="T30" fmla="*/ 150 w 162"/>
                                    <a:gd name="T31" fmla="*/ 114 h 235"/>
                                    <a:gd name="T32" fmla="*/ 143 w 162"/>
                                    <a:gd name="T33" fmla="*/ 113 h 235"/>
                                    <a:gd name="T34" fmla="*/ 140 w 162"/>
                                    <a:gd name="T35" fmla="*/ 106 h 235"/>
                                    <a:gd name="T36" fmla="*/ 140 w 162"/>
                                    <a:gd name="T37" fmla="*/ 87 h 235"/>
                                    <a:gd name="T38" fmla="*/ 140 w 162"/>
                                    <a:gd name="T39" fmla="*/ 68 h 235"/>
                                    <a:gd name="T40" fmla="*/ 140 w 162"/>
                                    <a:gd name="T41" fmla="*/ 51 h 235"/>
                                    <a:gd name="T42" fmla="*/ 140 w 162"/>
                                    <a:gd name="T43" fmla="*/ 32 h 235"/>
                                    <a:gd name="T44" fmla="*/ 138 w 162"/>
                                    <a:gd name="T45" fmla="*/ 113 h 235"/>
                                    <a:gd name="T46" fmla="*/ 136 w 162"/>
                                    <a:gd name="T47" fmla="*/ 135 h 235"/>
                                    <a:gd name="T48" fmla="*/ 136 w 162"/>
                                    <a:gd name="T49" fmla="*/ 152 h 235"/>
                                    <a:gd name="T50" fmla="*/ 136 w 162"/>
                                    <a:gd name="T51" fmla="*/ 160 h 235"/>
                                    <a:gd name="T52" fmla="*/ 136 w 162"/>
                                    <a:gd name="T53" fmla="*/ 190 h 235"/>
                                    <a:gd name="T54" fmla="*/ 136 w 162"/>
                                    <a:gd name="T55" fmla="*/ 228 h 235"/>
                                    <a:gd name="T56" fmla="*/ 128 w 162"/>
                                    <a:gd name="T57" fmla="*/ 235 h 235"/>
                                    <a:gd name="T58" fmla="*/ 118 w 162"/>
                                    <a:gd name="T59" fmla="*/ 235 h 235"/>
                                    <a:gd name="T60" fmla="*/ 111 w 162"/>
                                    <a:gd name="T61" fmla="*/ 228 h 235"/>
                                    <a:gd name="T62" fmla="*/ 109 w 162"/>
                                    <a:gd name="T63" fmla="*/ 113 h 235"/>
                                    <a:gd name="T64" fmla="*/ 104 w 162"/>
                                    <a:gd name="T65" fmla="*/ 135 h 235"/>
                                    <a:gd name="T66" fmla="*/ 104 w 162"/>
                                    <a:gd name="T67" fmla="*/ 152 h 235"/>
                                    <a:gd name="T68" fmla="*/ 104 w 162"/>
                                    <a:gd name="T69" fmla="*/ 160 h 235"/>
                                    <a:gd name="T70" fmla="*/ 104 w 162"/>
                                    <a:gd name="T71" fmla="*/ 190 h 235"/>
                                    <a:gd name="T72" fmla="*/ 104 w 162"/>
                                    <a:gd name="T73" fmla="*/ 228 h 235"/>
                                    <a:gd name="T74" fmla="*/ 96 w 162"/>
                                    <a:gd name="T75" fmla="*/ 235 h 235"/>
                                    <a:gd name="T76" fmla="*/ 86 w 162"/>
                                    <a:gd name="T77" fmla="*/ 235 h 235"/>
                                    <a:gd name="T78" fmla="*/ 77 w 162"/>
                                    <a:gd name="T79" fmla="*/ 228 h 235"/>
                                    <a:gd name="T80" fmla="*/ 77 w 162"/>
                                    <a:gd name="T81" fmla="*/ 113 h 235"/>
                                    <a:gd name="T82" fmla="*/ 77 w 162"/>
                                    <a:gd name="T83" fmla="*/ 32 h 235"/>
                                    <a:gd name="T84" fmla="*/ 62 w 162"/>
                                    <a:gd name="T85" fmla="*/ 70 h 235"/>
                                    <a:gd name="T86" fmla="*/ 50 w 162"/>
                                    <a:gd name="T87" fmla="*/ 73 h 235"/>
                                    <a:gd name="T88" fmla="*/ 37 w 162"/>
                                    <a:gd name="T89" fmla="*/ 73 h 235"/>
                                    <a:gd name="T90" fmla="*/ 25 w 162"/>
                                    <a:gd name="T91" fmla="*/ 73 h 235"/>
                                    <a:gd name="T92" fmla="*/ 13 w 162"/>
                                    <a:gd name="T93" fmla="*/ 78 h 235"/>
                                    <a:gd name="T94" fmla="*/ 5 w 162"/>
                                    <a:gd name="T95" fmla="*/ 79 h 235"/>
                                    <a:gd name="T96" fmla="*/ 0 w 162"/>
                                    <a:gd name="T97" fmla="*/ 78 h 235"/>
                                    <a:gd name="T98" fmla="*/ 0 w 162"/>
                                    <a:gd name="T99" fmla="*/ 75 h 235"/>
                                    <a:gd name="T100" fmla="*/ 5 w 162"/>
                                    <a:gd name="T101" fmla="*/ 68 h 235"/>
                                    <a:gd name="T102" fmla="*/ 55 w 162"/>
                                    <a:gd name="T103" fmla="*/ 19 h 235"/>
                                    <a:gd name="T104" fmla="*/ 55 w 162"/>
                                    <a:gd name="T105" fmla="*/ 13 h 235"/>
                                    <a:gd name="T106" fmla="*/ 59 w 162"/>
                                    <a:gd name="T107" fmla="*/ 7 h 235"/>
                                    <a:gd name="T108" fmla="*/ 64 w 162"/>
                                    <a:gd name="T109" fmla="*/ 3 h 235"/>
                                    <a:gd name="T110" fmla="*/ 76 w 162"/>
                                    <a:gd name="T111" fmla="*/ 0 h 235"/>
                                    <a:gd name="T112" fmla="*/ 76 w 162"/>
                                    <a:gd name="T113" fmla="*/ 0 h 235"/>
                                    <a:gd name="T114" fmla="*/ 76 w 162"/>
                                    <a:gd name="T115" fmla="*/ 0 h 235"/>
                                    <a:gd name="T116" fmla="*/ 76 w 162"/>
                                    <a:gd name="T117" fmla="*/ 0 h 235"/>
                                    <a:gd name="T118" fmla="*/ 76 w 162"/>
                                    <a:gd name="T119" fmla="*/ 0 h 235"/>
                                    <a:gd name="T120" fmla="*/ 81 w 162"/>
                                    <a:gd name="T121" fmla="*/ 0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62" h="235">
                                      <a:moveTo>
                                        <a:pt x="81" y="0"/>
                                      </a:moveTo>
                                      <a:lnTo>
                                        <a:pt x="138" y="0"/>
                                      </a:lnTo>
                                      <a:lnTo>
                                        <a:pt x="140" y="0"/>
                                      </a:lnTo>
                                      <a:lnTo>
                                        <a:pt x="147" y="2"/>
                                      </a:lnTo>
                                      <a:lnTo>
                                        <a:pt x="152" y="3"/>
                                      </a:lnTo>
                                      <a:lnTo>
                                        <a:pt x="157" y="5"/>
                                      </a:lnTo>
                                      <a:lnTo>
                                        <a:pt x="158" y="7"/>
                                      </a:lnTo>
                                      <a:lnTo>
                                        <a:pt x="160" y="10"/>
                                      </a:lnTo>
                                      <a:lnTo>
                                        <a:pt x="162" y="13"/>
                                      </a:lnTo>
                                      <a:lnTo>
                                        <a:pt x="162" y="16"/>
                                      </a:lnTo>
                                      <a:lnTo>
                                        <a:pt x="162" y="19"/>
                                      </a:lnTo>
                                      <a:lnTo>
                                        <a:pt x="162" y="30"/>
                                      </a:lnTo>
                                      <a:lnTo>
                                        <a:pt x="162" y="41"/>
                                      </a:lnTo>
                                      <a:lnTo>
                                        <a:pt x="162" y="53"/>
                                      </a:lnTo>
                                      <a:lnTo>
                                        <a:pt x="162" y="64"/>
                                      </a:lnTo>
                                      <a:lnTo>
                                        <a:pt x="162" y="73"/>
                                      </a:lnTo>
                                      <a:lnTo>
                                        <a:pt x="162" y="84"/>
                                      </a:lnTo>
                                      <a:lnTo>
                                        <a:pt x="162" y="95"/>
                                      </a:lnTo>
                                      <a:lnTo>
                                        <a:pt x="162" y="106"/>
                                      </a:lnTo>
                                      <a:lnTo>
                                        <a:pt x="160" y="110"/>
                                      </a:lnTo>
                                      <a:lnTo>
                                        <a:pt x="158" y="113"/>
                                      </a:lnTo>
                                      <a:lnTo>
                                        <a:pt x="155" y="114"/>
                                      </a:lnTo>
                                      <a:lnTo>
                                        <a:pt x="150" y="114"/>
                                      </a:lnTo>
                                      <a:lnTo>
                                        <a:pt x="147" y="114"/>
                                      </a:lnTo>
                                      <a:lnTo>
                                        <a:pt x="143" y="113"/>
                                      </a:lnTo>
                                      <a:lnTo>
                                        <a:pt x="142" y="110"/>
                                      </a:lnTo>
                                      <a:lnTo>
                                        <a:pt x="140" y="106"/>
                                      </a:lnTo>
                                      <a:lnTo>
                                        <a:pt x="140" y="97"/>
                                      </a:lnTo>
                                      <a:lnTo>
                                        <a:pt x="140" y="87"/>
                                      </a:lnTo>
                                      <a:lnTo>
                                        <a:pt x="140" y="78"/>
                                      </a:lnTo>
                                      <a:lnTo>
                                        <a:pt x="140" y="68"/>
                                      </a:lnTo>
                                      <a:lnTo>
                                        <a:pt x="140" y="59"/>
                                      </a:lnTo>
                                      <a:lnTo>
                                        <a:pt x="140" y="51"/>
                                      </a:lnTo>
                                      <a:lnTo>
                                        <a:pt x="140" y="41"/>
                                      </a:lnTo>
                                      <a:lnTo>
                                        <a:pt x="140" y="32"/>
                                      </a:lnTo>
                                      <a:lnTo>
                                        <a:pt x="138" y="32"/>
                                      </a:lnTo>
                                      <a:lnTo>
                                        <a:pt x="138" y="113"/>
                                      </a:lnTo>
                                      <a:lnTo>
                                        <a:pt x="136" y="113"/>
                                      </a:lnTo>
                                      <a:lnTo>
                                        <a:pt x="136" y="135"/>
                                      </a:lnTo>
                                      <a:lnTo>
                                        <a:pt x="136" y="146"/>
                                      </a:lnTo>
                                      <a:lnTo>
                                        <a:pt x="136" y="152"/>
                                      </a:lnTo>
                                      <a:lnTo>
                                        <a:pt x="136" y="155"/>
                                      </a:lnTo>
                                      <a:lnTo>
                                        <a:pt x="136" y="160"/>
                                      </a:lnTo>
                                      <a:lnTo>
                                        <a:pt x="136" y="170"/>
                                      </a:lnTo>
                                      <a:lnTo>
                                        <a:pt x="136" y="190"/>
                                      </a:lnTo>
                                      <a:lnTo>
                                        <a:pt x="136" y="224"/>
                                      </a:lnTo>
                                      <a:lnTo>
                                        <a:pt x="136" y="228"/>
                                      </a:lnTo>
                                      <a:lnTo>
                                        <a:pt x="133" y="231"/>
                                      </a:lnTo>
                                      <a:lnTo>
                                        <a:pt x="128" y="235"/>
                                      </a:lnTo>
                                      <a:lnTo>
                                        <a:pt x="123" y="235"/>
                                      </a:lnTo>
                                      <a:lnTo>
                                        <a:pt x="118" y="235"/>
                                      </a:lnTo>
                                      <a:lnTo>
                                        <a:pt x="115" y="231"/>
                                      </a:lnTo>
                                      <a:lnTo>
                                        <a:pt x="111" y="228"/>
                                      </a:lnTo>
                                      <a:lnTo>
                                        <a:pt x="109" y="224"/>
                                      </a:lnTo>
                                      <a:lnTo>
                                        <a:pt x="109" y="113"/>
                                      </a:lnTo>
                                      <a:lnTo>
                                        <a:pt x="104" y="113"/>
                                      </a:lnTo>
                                      <a:lnTo>
                                        <a:pt x="104" y="135"/>
                                      </a:lnTo>
                                      <a:lnTo>
                                        <a:pt x="104" y="146"/>
                                      </a:lnTo>
                                      <a:lnTo>
                                        <a:pt x="104" y="152"/>
                                      </a:lnTo>
                                      <a:lnTo>
                                        <a:pt x="104" y="155"/>
                                      </a:lnTo>
                                      <a:lnTo>
                                        <a:pt x="104" y="160"/>
                                      </a:lnTo>
                                      <a:lnTo>
                                        <a:pt x="104" y="170"/>
                                      </a:lnTo>
                                      <a:lnTo>
                                        <a:pt x="104" y="190"/>
                                      </a:lnTo>
                                      <a:lnTo>
                                        <a:pt x="104" y="224"/>
                                      </a:lnTo>
                                      <a:lnTo>
                                        <a:pt x="104" y="228"/>
                                      </a:lnTo>
                                      <a:lnTo>
                                        <a:pt x="101" y="231"/>
                                      </a:lnTo>
                                      <a:lnTo>
                                        <a:pt x="96" y="235"/>
                                      </a:lnTo>
                                      <a:lnTo>
                                        <a:pt x="91" y="235"/>
                                      </a:lnTo>
                                      <a:lnTo>
                                        <a:pt x="86" y="235"/>
                                      </a:lnTo>
                                      <a:lnTo>
                                        <a:pt x="81" y="231"/>
                                      </a:lnTo>
                                      <a:lnTo>
                                        <a:pt x="77" y="228"/>
                                      </a:lnTo>
                                      <a:lnTo>
                                        <a:pt x="77" y="224"/>
                                      </a:lnTo>
                                      <a:lnTo>
                                        <a:pt x="77" y="113"/>
                                      </a:lnTo>
                                      <a:lnTo>
                                        <a:pt x="77" y="32"/>
                                      </a:lnTo>
                                      <a:lnTo>
                                        <a:pt x="74" y="32"/>
                                      </a:lnTo>
                                      <a:lnTo>
                                        <a:pt x="62" y="70"/>
                                      </a:lnTo>
                                      <a:lnTo>
                                        <a:pt x="57" y="72"/>
                                      </a:lnTo>
                                      <a:lnTo>
                                        <a:pt x="50" y="73"/>
                                      </a:lnTo>
                                      <a:lnTo>
                                        <a:pt x="44" y="73"/>
                                      </a:lnTo>
                                      <a:lnTo>
                                        <a:pt x="37" y="73"/>
                                      </a:lnTo>
                                      <a:lnTo>
                                        <a:pt x="30" y="73"/>
                                      </a:lnTo>
                                      <a:lnTo>
                                        <a:pt x="25" y="73"/>
                                      </a:lnTo>
                                      <a:lnTo>
                                        <a:pt x="18" y="75"/>
                                      </a:lnTo>
                                      <a:lnTo>
                                        <a:pt x="13" y="78"/>
                                      </a:lnTo>
                                      <a:lnTo>
                                        <a:pt x="8" y="79"/>
                                      </a:lnTo>
                                      <a:lnTo>
                                        <a:pt x="5" y="79"/>
                                      </a:lnTo>
                                      <a:lnTo>
                                        <a:pt x="3" y="79"/>
                                      </a:lnTo>
                                      <a:lnTo>
                                        <a:pt x="0" y="78"/>
                                      </a:lnTo>
                                      <a:lnTo>
                                        <a:pt x="0" y="76"/>
                                      </a:lnTo>
                                      <a:lnTo>
                                        <a:pt x="0" y="75"/>
                                      </a:lnTo>
                                      <a:lnTo>
                                        <a:pt x="1" y="72"/>
                                      </a:lnTo>
                                      <a:lnTo>
                                        <a:pt x="5" y="68"/>
                                      </a:lnTo>
                                      <a:lnTo>
                                        <a:pt x="45" y="59"/>
                                      </a:lnTo>
                                      <a:lnTo>
                                        <a:pt x="55" y="19"/>
                                      </a:lnTo>
                                      <a:lnTo>
                                        <a:pt x="55" y="16"/>
                                      </a:lnTo>
                                      <a:lnTo>
                                        <a:pt x="55" y="13"/>
                                      </a:lnTo>
                                      <a:lnTo>
                                        <a:pt x="57" y="10"/>
                                      </a:lnTo>
                                      <a:lnTo>
                                        <a:pt x="59" y="7"/>
                                      </a:lnTo>
                                      <a:lnTo>
                                        <a:pt x="61" y="5"/>
                                      </a:lnTo>
                                      <a:lnTo>
                                        <a:pt x="64" y="3"/>
                                      </a:lnTo>
                                      <a:lnTo>
                                        <a:pt x="69" y="2"/>
                                      </a:lnTo>
                                      <a:lnTo>
                                        <a:pt x="76" y="0"/>
                                      </a:lnTo>
                                      <a:lnTo>
                                        <a:pt x="81" y="0"/>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 name="Freeform 103"/>
                              <wps:cNvSpPr>
                                <a:spLocks/>
                              </wps:cNvSpPr>
                              <wps:spPr bwMode="auto">
                                <a:xfrm>
                                  <a:off x="3980" y="2077"/>
                                  <a:ext cx="184" cy="234"/>
                                </a:xfrm>
                                <a:custGeom>
                                  <a:avLst/>
                                  <a:gdLst>
                                    <a:gd name="T0" fmla="*/ 86 w 184"/>
                                    <a:gd name="T1" fmla="*/ 0 h 234"/>
                                    <a:gd name="T2" fmla="*/ 88 w 184"/>
                                    <a:gd name="T3" fmla="*/ 0 h 234"/>
                                    <a:gd name="T4" fmla="*/ 88 w 184"/>
                                    <a:gd name="T5" fmla="*/ 0 h 234"/>
                                    <a:gd name="T6" fmla="*/ 88 w 184"/>
                                    <a:gd name="T7" fmla="*/ 0 h 234"/>
                                    <a:gd name="T8" fmla="*/ 123 w 184"/>
                                    <a:gd name="T9" fmla="*/ 0 h 234"/>
                                    <a:gd name="T10" fmla="*/ 149 w 184"/>
                                    <a:gd name="T11" fmla="*/ 0 h 234"/>
                                    <a:gd name="T12" fmla="*/ 176 w 184"/>
                                    <a:gd name="T13" fmla="*/ 0 h 234"/>
                                    <a:gd name="T14" fmla="*/ 184 w 184"/>
                                    <a:gd name="T15" fmla="*/ 11 h 234"/>
                                    <a:gd name="T16" fmla="*/ 176 w 184"/>
                                    <a:gd name="T17" fmla="*/ 22 h 234"/>
                                    <a:gd name="T18" fmla="*/ 150 w 184"/>
                                    <a:gd name="T19" fmla="*/ 22 h 234"/>
                                    <a:gd name="T20" fmla="*/ 123 w 184"/>
                                    <a:gd name="T21" fmla="*/ 22 h 234"/>
                                    <a:gd name="T22" fmla="*/ 88 w 184"/>
                                    <a:gd name="T23" fmla="*/ 22 h 234"/>
                                    <a:gd name="T24" fmla="*/ 86 w 184"/>
                                    <a:gd name="T25" fmla="*/ 111 h 234"/>
                                    <a:gd name="T26" fmla="*/ 86 w 184"/>
                                    <a:gd name="T27" fmla="*/ 131 h 234"/>
                                    <a:gd name="T28" fmla="*/ 86 w 184"/>
                                    <a:gd name="T29" fmla="*/ 119 h 234"/>
                                    <a:gd name="T30" fmla="*/ 86 w 184"/>
                                    <a:gd name="T31" fmla="*/ 160 h 234"/>
                                    <a:gd name="T32" fmla="*/ 89 w 184"/>
                                    <a:gd name="T33" fmla="*/ 165 h 234"/>
                                    <a:gd name="T34" fmla="*/ 93 w 184"/>
                                    <a:gd name="T35" fmla="*/ 169 h 234"/>
                                    <a:gd name="T36" fmla="*/ 95 w 184"/>
                                    <a:gd name="T37" fmla="*/ 177 h 234"/>
                                    <a:gd name="T38" fmla="*/ 88 w 184"/>
                                    <a:gd name="T39" fmla="*/ 185 h 234"/>
                                    <a:gd name="T40" fmla="*/ 76 w 184"/>
                                    <a:gd name="T41" fmla="*/ 180 h 234"/>
                                    <a:gd name="T42" fmla="*/ 69 w 184"/>
                                    <a:gd name="T43" fmla="*/ 172 h 234"/>
                                    <a:gd name="T44" fmla="*/ 62 w 184"/>
                                    <a:gd name="T45" fmla="*/ 165 h 234"/>
                                    <a:gd name="T46" fmla="*/ 57 w 184"/>
                                    <a:gd name="T47" fmla="*/ 111 h 234"/>
                                    <a:gd name="T48" fmla="*/ 52 w 184"/>
                                    <a:gd name="T49" fmla="*/ 144 h 234"/>
                                    <a:gd name="T50" fmla="*/ 52 w 184"/>
                                    <a:gd name="T51" fmla="*/ 158 h 234"/>
                                    <a:gd name="T52" fmla="*/ 52 w 184"/>
                                    <a:gd name="T53" fmla="*/ 222 h 234"/>
                                    <a:gd name="T54" fmla="*/ 44 w 184"/>
                                    <a:gd name="T55" fmla="*/ 233 h 234"/>
                                    <a:gd name="T56" fmla="*/ 29 w 184"/>
                                    <a:gd name="T57" fmla="*/ 231 h 234"/>
                                    <a:gd name="T58" fmla="*/ 25 w 184"/>
                                    <a:gd name="T59" fmla="*/ 111 h 234"/>
                                    <a:gd name="T60" fmla="*/ 22 w 184"/>
                                    <a:gd name="T61" fmla="*/ 30 h 234"/>
                                    <a:gd name="T62" fmla="*/ 22 w 184"/>
                                    <a:gd name="T63" fmla="*/ 58 h 234"/>
                                    <a:gd name="T64" fmla="*/ 22 w 184"/>
                                    <a:gd name="T65" fmla="*/ 85 h 234"/>
                                    <a:gd name="T66" fmla="*/ 20 w 184"/>
                                    <a:gd name="T67" fmla="*/ 109 h 234"/>
                                    <a:gd name="T68" fmla="*/ 12 w 184"/>
                                    <a:gd name="T69" fmla="*/ 114 h 234"/>
                                    <a:gd name="T70" fmla="*/ 2 w 184"/>
                                    <a:gd name="T71" fmla="*/ 109 h 234"/>
                                    <a:gd name="T72" fmla="*/ 0 w 184"/>
                                    <a:gd name="T73" fmla="*/ 84 h 234"/>
                                    <a:gd name="T74" fmla="*/ 0 w 184"/>
                                    <a:gd name="T75" fmla="*/ 51 h 234"/>
                                    <a:gd name="T76" fmla="*/ 0 w 184"/>
                                    <a:gd name="T77" fmla="*/ 19 h 234"/>
                                    <a:gd name="T78" fmla="*/ 2 w 184"/>
                                    <a:gd name="T79" fmla="*/ 9 h 234"/>
                                    <a:gd name="T80" fmla="*/ 10 w 184"/>
                                    <a:gd name="T81" fmla="*/ 1 h 234"/>
                                    <a:gd name="T82" fmla="*/ 22 w 184"/>
                                    <a:gd name="T83" fmla="*/ 0 h 234"/>
                                    <a:gd name="T84" fmla="*/ 22 w 184"/>
                                    <a:gd name="T85" fmla="*/ 0 h 234"/>
                                    <a:gd name="T86" fmla="*/ 22 w 184"/>
                                    <a:gd name="T87" fmla="*/ 0 h 234"/>
                                    <a:gd name="T88" fmla="*/ 25 w 184"/>
                                    <a:gd name="T89" fmla="*/ 0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84" h="234">
                                      <a:moveTo>
                                        <a:pt x="25" y="0"/>
                                      </a:moveTo>
                                      <a:lnTo>
                                        <a:pt x="86" y="0"/>
                                      </a:lnTo>
                                      <a:lnTo>
                                        <a:pt x="88" y="0"/>
                                      </a:lnTo>
                                      <a:lnTo>
                                        <a:pt x="101" y="0"/>
                                      </a:lnTo>
                                      <a:lnTo>
                                        <a:pt x="113" y="0"/>
                                      </a:lnTo>
                                      <a:lnTo>
                                        <a:pt x="123" y="0"/>
                                      </a:lnTo>
                                      <a:lnTo>
                                        <a:pt x="132" y="0"/>
                                      </a:lnTo>
                                      <a:lnTo>
                                        <a:pt x="140" y="0"/>
                                      </a:lnTo>
                                      <a:lnTo>
                                        <a:pt x="149" y="0"/>
                                      </a:lnTo>
                                      <a:lnTo>
                                        <a:pt x="157" y="0"/>
                                      </a:lnTo>
                                      <a:lnTo>
                                        <a:pt x="169" y="0"/>
                                      </a:lnTo>
                                      <a:lnTo>
                                        <a:pt x="176" y="0"/>
                                      </a:lnTo>
                                      <a:lnTo>
                                        <a:pt x="181" y="3"/>
                                      </a:lnTo>
                                      <a:lnTo>
                                        <a:pt x="182" y="6"/>
                                      </a:lnTo>
                                      <a:lnTo>
                                        <a:pt x="184" y="11"/>
                                      </a:lnTo>
                                      <a:lnTo>
                                        <a:pt x="182" y="16"/>
                                      </a:lnTo>
                                      <a:lnTo>
                                        <a:pt x="179" y="19"/>
                                      </a:lnTo>
                                      <a:lnTo>
                                        <a:pt x="176" y="22"/>
                                      </a:lnTo>
                                      <a:lnTo>
                                        <a:pt x="169" y="22"/>
                                      </a:lnTo>
                                      <a:lnTo>
                                        <a:pt x="159" y="22"/>
                                      </a:lnTo>
                                      <a:lnTo>
                                        <a:pt x="150" y="22"/>
                                      </a:lnTo>
                                      <a:lnTo>
                                        <a:pt x="142" y="22"/>
                                      </a:lnTo>
                                      <a:lnTo>
                                        <a:pt x="133" y="22"/>
                                      </a:lnTo>
                                      <a:lnTo>
                                        <a:pt x="123" y="22"/>
                                      </a:lnTo>
                                      <a:lnTo>
                                        <a:pt x="113" y="22"/>
                                      </a:lnTo>
                                      <a:lnTo>
                                        <a:pt x="101" y="22"/>
                                      </a:lnTo>
                                      <a:lnTo>
                                        <a:pt x="88" y="22"/>
                                      </a:lnTo>
                                      <a:lnTo>
                                        <a:pt x="86" y="22"/>
                                      </a:lnTo>
                                      <a:lnTo>
                                        <a:pt x="86" y="111"/>
                                      </a:lnTo>
                                      <a:lnTo>
                                        <a:pt x="86" y="130"/>
                                      </a:lnTo>
                                      <a:lnTo>
                                        <a:pt x="86" y="136"/>
                                      </a:lnTo>
                                      <a:lnTo>
                                        <a:pt x="86" y="131"/>
                                      </a:lnTo>
                                      <a:lnTo>
                                        <a:pt x="86" y="125"/>
                                      </a:lnTo>
                                      <a:lnTo>
                                        <a:pt x="86" y="119"/>
                                      </a:lnTo>
                                      <a:lnTo>
                                        <a:pt x="86" y="131"/>
                                      </a:lnTo>
                                      <a:lnTo>
                                        <a:pt x="86" y="160"/>
                                      </a:lnTo>
                                      <a:lnTo>
                                        <a:pt x="86" y="161"/>
                                      </a:lnTo>
                                      <a:lnTo>
                                        <a:pt x="88" y="163"/>
                                      </a:lnTo>
                                      <a:lnTo>
                                        <a:pt x="89" y="165"/>
                                      </a:lnTo>
                                      <a:lnTo>
                                        <a:pt x="91" y="166"/>
                                      </a:lnTo>
                                      <a:lnTo>
                                        <a:pt x="91" y="168"/>
                                      </a:lnTo>
                                      <a:lnTo>
                                        <a:pt x="93" y="169"/>
                                      </a:lnTo>
                                      <a:lnTo>
                                        <a:pt x="93" y="171"/>
                                      </a:lnTo>
                                      <a:lnTo>
                                        <a:pt x="95" y="174"/>
                                      </a:lnTo>
                                      <a:lnTo>
                                        <a:pt x="95" y="177"/>
                                      </a:lnTo>
                                      <a:lnTo>
                                        <a:pt x="95" y="180"/>
                                      </a:lnTo>
                                      <a:lnTo>
                                        <a:pt x="91" y="184"/>
                                      </a:lnTo>
                                      <a:lnTo>
                                        <a:pt x="88" y="185"/>
                                      </a:lnTo>
                                      <a:lnTo>
                                        <a:pt x="84" y="185"/>
                                      </a:lnTo>
                                      <a:lnTo>
                                        <a:pt x="79" y="184"/>
                                      </a:lnTo>
                                      <a:lnTo>
                                        <a:pt x="76" y="180"/>
                                      </a:lnTo>
                                      <a:lnTo>
                                        <a:pt x="74" y="177"/>
                                      </a:lnTo>
                                      <a:lnTo>
                                        <a:pt x="71" y="174"/>
                                      </a:lnTo>
                                      <a:lnTo>
                                        <a:pt x="69" y="172"/>
                                      </a:lnTo>
                                      <a:lnTo>
                                        <a:pt x="68" y="169"/>
                                      </a:lnTo>
                                      <a:lnTo>
                                        <a:pt x="64" y="166"/>
                                      </a:lnTo>
                                      <a:lnTo>
                                        <a:pt x="62" y="165"/>
                                      </a:lnTo>
                                      <a:lnTo>
                                        <a:pt x="59" y="161"/>
                                      </a:lnTo>
                                      <a:lnTo>
                                        <a:pt x="57" y="160"/>
                                      </a:lnTo>
                                      <a:lnTo>
                                        <a:pt x="57" y="111"/>
                                      </a:lnTo>
                                      <a:lnTo>
                                        <a:pt x="52" y="111"/>
                                      </a:lnTo>
                                      <a:lnTo>
                                        <a:pt x="52" y="133"/>
                                      </a:lnTo>
                                      <a:lnTo>
                                        <a:pt x="52" y="144"/>
                                      </a:lnTo>
                                      <a:lnTo>
                                        <a:pt x="52" y="150"/>
                                      </a:lnTo>
                                      <a:lnTo>
                                        <a:pt x="52" y="153"/>
                                      </a:lnTo>
                                      <a:lnTo>
                                        <a:pt x="52" y="158"/>
                                      </a:lnTo>
                                      <a:lnTo>
                                        <a:pt x="52" y="169"/>
                                      </a:lnTo>
                                      <a:lnTo>
                                        <a:pt x="52" y="188"/>
                                      </a:lnTo>
                                      <a:lnTo>
                                        <a:pt x="52" y="222"/>
                                      </a:lnTo>
                                      <a:lnTo>
                                        <a:pt x="52" y="226"/>
                                      </a:lnTo>
                                      <a:lnTo>
                                        <a:pt x="49" y="231"/>
                                      </a:lnTo>
                                      <a:lnTo>
                                        <a:pt x="44" y="233"/>
                                      </a:lnTo>
                                      <a:lnTo>
                                        <a:pt x="39" y="234"/>
                                      </a:lnTo>
                                      <a:lnTo>
                                        <a:pt x="34" y="233"/>
                                      </a:lnTo>
                                      <a:lnTo>
                                        <a:pt x="29" y="231"/>
                                      </a:lnTo>
                                      <a:lnTo>
                                        <a:pt x="27" y="226"/>
                                      </a:lnTo>
                                      <a:lnTo>
                                        <a:pt x="25" y="222"/>
                                      </a:lnTo>
                                      <a:lnTo>
                                        <a:pt x="25" y="111"/>
                                      </a:lnTo>
                                      <a:lnTo>
                                        <a:pt x="25" y="30"/>
                                      </a:lnTo>
                                      <a:lnTo>
                                        <a:pt x="22" y="30"/>
                                      </a:lnTo>
                                      <a:lnTo>
                                        <a:pt x="22" y="39"/>
                                      </a:lnTo>
                                      <a:lnTo>
                                        <a:pt x="22" y="49"/>
                                      </a:lnTo>
                                      <a:lnTo>
                                        <a:pt x="22" y="58"/>
                                      </a:lnTo>
                                      <a:lnTo>
                                        <a:pt x="22" y="66"/>
                                      </a:lnTo>
                                      <a:lnTo>
                                        <a:pt x="22" y="76"/>
                                      </a:lnTo>
                                      <a:lnTo>
                                        <a:pt x="22" y="85"/>
                                      </a:lnTo>
                                      <a:lnTo>
                                        <a:pt x="22" y="95"/>
                                      </a:lnTo>
                                      <a:lnTo>
                                        <a:pt x="22" y="106"/>
                                      </a:lnTo>
                                      <a:lnTo>
                                        <a:pt x="20" y="109"/>
                                      </a:lnTo>
                                      <a:lnTo>
                                        <a:pt x="19" y="111"/>
                                      </a:lnTo>
                                      <a:lnTo>
                                        <a:pt x="15" y="112"/>
                                      </a:lnTo>
                                      <a:lnTo>
                                        <a:pt x="12" y="114"/>
                                      </a:lnTo>
                                      <a:lnTo>
                                        <a:pt x="7" y="112"/>
                                      </a:lnTo>
                                      <a:lnTo>
                                        <a:pt x="3" y="111"/>
                                      </a:lnTo>
                                      <a:lnTo>
                                        <a:pt x="2" y="109"/>
                                      </a:lnTo>
                                      <a:lnTo>
                                        <a:pt x="0" y="106"/>
                                      </a:lnTo>
                                      <a:lnTo>
                                        <a:pt x="0" y="95"/>
                                      </a:lnTo>
                                      <a:lnTo>
                                        <a:pt x="0" y="84"/>
                                      </a:lnTo>
                                      <a:lnTo>
                                        <a:pt x="0" y="73"/>
                                      </a:lnTo>
                                      <a:lnTo>
                                        <a:pt x="0" y="62"/>
                                      </a:lnTo>
                                      <a:lnTo>
                                        <a:pt x="0" y="51"/>
                                      </a:lnTo>
                                      <a:lnTo>
                                        <a:pt x="0" y="41"/>
                                      </a:lnTo>
                                      <a:lnTo>
                                        <a:pt x="0" y="30"/>
                                      </a:lnTo>
                                      <a:lnTo>
                                        <a:pt x="0" y="19"/>
                                      </a:lnTo>
                                      <a:lnTo>
                                        <a:pt x="0" y="16"/>
                                      </a:lnTo>
                                      <a:lnTo>
                                        <a:pt x="0" y="13"/>
                                      </a:lnTo>
                                      <a:lnTo>
                                        <a:pt x="2" y="9"/>
                                      </a:lnTo>
                                      <a:lnTo>
                                        <a:pt x="3" y="6"/>
                                      </a:lnTo>
                                      <a:lnTo>
                                        <a:pt x="5" y="3"/>
                                      </a:lnTo>
                                      <a:lnTo>
                                        <a:pt x="10" y="1"/>
                                      </a:lnTo>
                                      <a:lnTo>
                                        <a:pt x="15" y="0"/>
                                      </a:lnTo>
                                      <a:lnTo>
                                        <a:pt x="22" y="0"/>
                                      </a:lnTo>
                                      <a:lnTo>
                                        <a:pt x="25"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1" name="Freeform 104"/>
                              <wps:cNvSpPr>
                                <a:spLocks/>
                              </wps:cNvSpPr>
                              <wps:spPr bwMode="auto">
                                <a:xfrm>
                                  <a:off x="4012" y="2099"/>
                                  <a:ext cx="69" cy="60"/>
                                </a:xfrm>
                                <a:custGeom>
                                  <a:avLst/>
                                  <a:gdLst>
                                    <a:gd name="T0" fmla="*/ 69 w 69"/>
                                    <a:gd name="T1" fmla="*/ 29 h 60"/>
                                    <a:gd name="T2" fmla="*/ 64 w 69"/>
                                    <a:gd name="T3" fmla="*/ 46 h 60"/>
                                    <a:gd name="T4" fmla="*/ 56 w 69"/>
                                    <a:gd name="T5" fmla="*/ 48 h 60"/>
                                    <a:gd name="T6" fmla="*/ 49 w 69"/>
                                    <a:gd name="T7" fmla="*/ 51 h 60"/>
                                    <a:gd name="T8" fmla="*/ 44 w 69"/>
                                    <a:gd name="T9" fmla="*/ 52 h 60"/>
                                    <a:gd name="T10" fmla="*/ 39 w 69"/>
                                    <a:gd name="T11" fmla="*/ 54 h 60"/>
                                    <a:gd name="T12" fmla="*/ 34 w 69"/>
                                    <a:gd name="T13" fmla="*/ 54 h 60"/>
                                    <a:gd name="T14" fmla="*/ 27 w 69"/>
                                    <a:gd name="T15" fmla="*/ 55 h 60"/>
                                    <a:gd name="T16" fmla="*/ 20 w 69"/>
                                    <a:gd name="T17" fmla="*/ 59 h 60"/>
                                    <a:gd name="T18" fmla="*/ 10 w 69"/>
                                    <a:gd name="T19" fmla="*/ 60 h 60"/>
                                    <a:gd name="T20" fmla="*/ 7 w 69"/>
                                    <a:gd name="T21" fmla="*/ 60 h 60"/>
                                    <a:gd name="T22" fmla="*/ 5 w 69"/>
                                    <a:gd name="T23" fmla="*/ 60 h 60"/>
                                    <a:gd name="T24" fmla="*/ 2 w 69"/>
                                    <a:gd name="T25" fmla="*/ 59 h 60"/>
                                    <a:gd name="T26" fmla="*/ 0 w 69"/>
                                    <a:gd name="T27" fmla="*/ 55 h 60"/>
                                    <a:gd name="T28" fmla="*/ 0 w 69"/>
                                    <a:gd name="T29" fmla="*/ 52 h 60"/>
                                    <a:gd name="T30" fmla="*/ 2 w 69"/>
                                    <a:gd name="T31" fmla="*/ 49 h 60"/>
                                    <a:gd name="T32" fmla="*/ 3 w 69"/>
                                    <a:gd name="T33" fmla="*/ 48 h 60"/>
                                    <a:gd name="T34" fmla="*/ 7 w 69"/>
                                    <a:gd name="T35" fmla="*/ 44 h 60"/>
                                    <a:gd name="T36" fmla="*/ 47 w 69"/>
                                    <a:gd name="T37" fmla="*/ 35 h 60"/>
                                    <a:gd name="T38" fmla="*/ 56 w 69"/>
                                    <a:gd name="T39" fmla="*/ 0 h 60"/>
                                    <a:gd name="T40" fmla="*/ 64 w 69"/>
                                    <a:gd name="T41" fmla="*/ 0 h 60"/>
                                    <a:gd name="T42" fmla="*/ 64 w 69"/>
                                    <a:gd name="T43" fmla="*/ 3 h 60"/>
                                    <a:gd name="T44" fmla="*/ 64 w 69"/>
                                    <a:gd name="T45" fmla="*/ 6 h 60"/>
                                    <a:gd name="T46" fmla="*/ 66 w 69"/>
                                    <a:gd name="T47" fmla="*/ 11 h 60"/>
                                    <a:gd name="T48" fmla="*/ 66 w 69"/>
                                    <a:gd name="T49" fmla="*/ 14 h 60"/>
                                    <a:gd name="T50" fmla="*/ 68 w 69"/>
                                    <a:gd name="T51" fmla="*/ 17 h 60"/>
                                    <a:gd name="T52" fmla="*/ 68 w 69"/>
                                    <a:gd name="T53" fmla="*/ 22 h 60"/>
                                    <a:gd name="T54" fmla="*/ 69 w 69"/>
                                    <a:gd name="T55" fmla="*/ 25 h 60"/>
                                    <a:gd name="T56" fmla="*/ 69 w 69"/>
                                    <a:gd name="T57" fmla="*/ 29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9" h="60">
                                      <a:moveTo>
                                        <a:pt x="69" y="29"/>
                                      </a:moveTo>
                                      <a:lnTo>
                                        <a:pt x="64" y="46"/>
                                      </a:lnTo>
                                      <a:lnTo>
                                        <a:pt x="56" y="48"/>
                                      </a:lnTo>
                                      <a:lnTo>
                                        <a:pt x="49" y="51"/>
                                      </a:lnTo>
                                      <a:lnTo>
                                        <a:pt x="44" y="52"/>
                                      </a:lnTo>
                                      <a:lnTo>
                                        <a:pt x="39" y="54"/>
                                      </a:lnTo>
                                      <a:lnTo>
                                        <a:pt x="34" y="54"/>
                                      </a:lnTo>
                                      <a:lnTo>
                                        <a:pt x="27" y="55"/>
                                      </a:lnTo>
                                      <a:lnTo>
                                        <a:pt x="20" y="59"/>
                                      </a:lnTo>
                                      <a:lnTo>
                                        <a:pt x="10" y="60"/>
                                      </a:lnTo>
                                      <a:lnTo>
                                        <a:pt x="7" y="60"/>
                                      </a:lnTo>
                                      <a:lnTo>
                                        <a:pt x="5" y="60"/>
                                      </a:lnTo>
                                      <a:lnTo>
                                        <a:pt x="2" y="59"/>
                                      </a:lnTo>
                                      <a:lnTo>
                                        <a:pt x="0" y="55"/>
                                      </a:lnTo>
                                      <a:lnTo>
                                        <a:pt x="0" y="52"/>
                                      </a:lnTo>
                                      <a:lnTo>
                                        <a:pt x="2" y="49"/>
                                      </a:lnTo>
                                      <a:lnTo>
                                        <a:pt x="3" y="48"/>
                                      </a:lnTo>
                                      <a:lnTo>
                                        <a:pt x="7" y="44"/>
                                      </a:lnTo>
                                      <a:lnTo>
                                        <a:pt x="47" y="35"/>
                                      </a:lnTo>
                                      <a:lnTo>
                                        <a:pt x="56" y="0"/>
                                      </a:lnTo>
                                      <a:lnTo>
                                        <a:pt x="64" y="0"/>
                                      </a:lnTo>
                                      <a:lnTo>
                                        <a:pt x="64" y="3"/>
                                      </a:lnTo>
                                      <a:lnTo>
                                        <a:pt x="64" y="6"/>
                                      </a:lnTo>
                                      <a:lnTo>
                                        <a:pt x="66" y="11"/>
                                      </a:lnTo>
                                      <a:lnTo>
                                        <a:pt x="66" y="14"/>
                                      </a:lnTo>
                                      <a:lnTo>
                                        <a:pt x="68" y="17"/>
                                      </a:lnTo>
                                      <a:lnTo>
                                        <a:pt x="68" y="22"/>
                                      </a:lnTo>
                                      <a:lnTo>
                                        <a:pt x="69" y="25"/>
                                      </a:lnTo>
                                      <a:lnTo>
                                        <a:pt x="69" y="29"/>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2" name="Freeform 105"/>
                              <wps:cNvSpPr>
                                <a:spLocks/>
                              </wps:cNvSpPr>
                              <wps:spPr bwMode="auto">
                                <a:xfrm>
                                  <a:off x="4041" y="2235"/>
                                  <a:ext cx="32" cy="14"/>
                                </a:xfrm>
                                <a:custGeom>
                                  <a:avLst/>
                                  <a:gdLst>
                                    <a:gd name="T0" fmla="*/ 0 w 32"/>
                                    <a:gd name="T1" fmla="*/ 3 h 14"/>
                                    <a:gd name="T2" fmla="*/ 0 w 32"/>
                                    <a:gd name="T3" fmla="*/ 3 h 14"/>
                                    <a:gd name="T4" fmla="*/ 3 w 32"/>
                                    <a:gd name="T5" fmla="*/ 3 h 14"/>
                                    <a:gd name="T6" fmla="*/ 7 w 32"/>
                                    <a:gd name="T7" fmla="*/ 2 h 14"/>
                                    <a:gd name="T8" fmla="*/ 10 w 32"/>
                                    <a:gd name="T9" fmla="*/ 0 h 14"/>
                                    <a:gd name="T10" fmla="*/ 15 w 32"/>
                                    <a:gd name="T11" fmla="*/ 0 h 14"/>
                                    <a:gd name="T12" fmla="*/ 18 w 32"/>
                                    <a:gd name="T13" fmla="*/ 0 h 14"/>
                                    <a:gd name="T14" fmla="*/ 23 w 32"/>
                                    <a:gd name="T15" fmla="*/ 0 h 14"/>
                                    <a:gd name="T16" fmla="*/ 25 w 32"/>
                                    <a:gd name="T17" fmla="*/ 2 h 14"/>
                                    <a:gd name="T18" fmla="*/ 27 w 32"/>
                                    <a:gd name="T19" fmla="*/ 3 h 14"/>
                                    <a:gd name="T20" fmla="*/ 28 w 32"/>
                                    <a:gd name="T21" fmla="*/ 3 h 14"/>
                                    <a:gd name="T22" fmla="*/ 28 w 32"/>
                                    <a:gd name="T23" fmla="*/ 5 h 14"/>
                                    <a:gd name="T24" fmla="*/ 30 w 32"/>
                                    <a:gd name="T25" fmla="*/ 5 h 14"/>
                                    <a:gd name="T26" fmla="*/ 30 w 32"/>
                                    <a:gd name="T27" fmla="*/ 5 h 14"/>
                                    <a:gd name="T28" fmla="*/ 30 w 32"/>
                                    <a:gd name="T29" fmla="*/ 7 h 14"/>
                                    <a:gd name="T30" fmla="*/ 32 w 32"/>
                                    <a:gd name="T31" fmla="*/ 7 h 14"/>
                                    <a:gd name="T32" fmla="*/ 32 w 32"/>
                                    <a:gd name="T33" fmla="*/ 8 h 14"/>
                                    <a:gd name="T34" fmla="*/ 30 w 32"/>
                                    <a:gd name="T35" fmla="*/ 10 h 14"/>
                                    <a:gd name="T36" fmla="*/ 28 w 32"/>
                                    <a:gd name="T37" fmla="*/ 8 h 14"/>
                                    <a:gd name="T38" fmla="*/ 25 w 32"/>
                                    <a:gd name="T39" fmla="*/ 8 h 14"/>
                                    <a:gd name="T40" fmla="*/ 22 w 32"/>
                                    <a:gd name="T41" fmla="*/ 8 h 14"/>
                                    <a:gd name="T42" fmla="*/ 18 w 32"/>
                                    <a:gd name="T43" fmla="*/ 10 h 14"/>
                                    <a:gd name="T44" fmla="*/ 13 w 32"/>
                                    <a:gd name="T45" fmla="*/ 10 h 14"/>
                                    <a:gd name="T46" fmla="*/ 10 w 32"/>
                                    <a:gd name="T47" fmla="*/ 11 h 14"/>
                                    <a:gd name="T48" fmla="*/ 8 w 32"/>
                                    <a:gd name="T49" fmla="*/ 14 h 14"/>
                                    <a:gd name="T50" fmla="*/ 7 w 32"/>
                                    <a:gd name="T51" fmla="*/ 13 h 14"/>
                                    <a:gd name="T52" fmla="*/ 5 w 32"/>
                                    <a:gd name="T53" fmla="*/ 11 h 14"/>
                                    <a:gd name="T54" fmla="*/ 5 w 32"/>
                                    <a:gd name="T55" fmla="*/ 10 h 14"/>
                                    <a:gd name="T56" fmla="*/ 3 w 32"/>
                                    <a:gd name="T57" fmla="*/ 10 h 14"/>
                                    <a:gd name="T58" fmla="*/ 3 w 32"/>
                                    <a:gd name="T59" fmla="*/ 8 h 14"/>
                                    <a:gd name="T60" fmla="*/ 1 w 32"/>
                                    <a:gd name="T61" fmla="*/ 7 h 14"/>
                                    <a:gd name="T62" fmla="*/ 0 w 32"/>
                                    <a:gd name="T63" fmla="*/ 5 h 14"/>
                                    <a:gd name="T64" fmla="*/ 0 w 32"/>
                                    <a:gd name="T65" fmla="*/ 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2" h="14">
                                      <a:moveTo>
                                        <a:pt x="0" y="3"/>
                                      </a:moveTo>
                                      <a:lnTo>
                                        <a:pt x="0" y="3"/>
                                      </a:lnTo>
                                      <a:lnTo>
                                        <a:pt x="3" y="3"/>
                                      </a:lnTo>
                                      <a:lnTo>
                                        <a:pt x="7" y="2"/>
                                      </a:lnTo>
                                      <a:lnTo>
                                        <a:pt x="10" y="0"/>
                                      </a:lnTo>
                                      <a:lnTo>
                                        <a:pt x="15" y="0"/>
                                      </a:lnTo>
                                      <a:lnTo>
                                        <a:pt x="18" y="0"/>
                                      </a:lnTo>
                                      <a:lnTo>
                                        <a:pt x="23" y="0"/>
                                      </a:lnTo>
                                      <a:lnTo>
                                        <a:pt x="25" y="2"/>
                                      </a:lnTo>
                                      <a:lnTo>
                                        <a:pt x="27" y="3"/>
                                      </a:lnTo>
                                      <a:lnTo>
                                        <a:pt x="28" y="3"/>
                                      </a:lnTo>
                                      <a:lnTo>
                                        <a:pt x="28" y="5"/>
                                      </a:lnTo>
                                      <a:lnTo>
                                        <a:pt x="30" y="5"/>
                                      </a:lnTo>
                                      <a:lnTo>
                                        <a:pt x="30" y="7"/>
                                      </a:lnTo>
                                      <a:lnTo>
                                        <a:pt x="32" y="7"/>
                                      </a:lnTo>
                                      <a:lnTo>
                                        <a:pt x="32" y="8"/>
                                      </a:lnTo>
                                      <a:lnTo>
                                        <a:pt x="30" y="10"/>
                                      </a:lnTo>
                                      <a:lnTo>
                                        <a:pt x="28" y="8"/>
                                      </a:lnTo>
                                      <a:lnTo>
                                        <a:pt x="25" y="8"/>
                                      </a:lnTo>
                                      <a:lnTo>
                                        <a:pt x="22" y="8"/>
                                      </a:lnTo>
                                      <a:lnTo>
                                        <a:pt x="18" y="10"/>
                                      </a:lnTo>
                                      <a:lnTo>
                                        <a:pt x="13" y="10"/>
                                      </a:lnTo>
                                      <a:lnTo>
                                        <a:pt x="10" y="11"/>
                                      </a:lnTo>
                                      <a:lnTo>
                                        <a:pt x="8" y="14"/>
                                      </a:lnTo>
                                      <a:lnTo>
                                        <a:pt x="7" y="13"/>
                                      </a:lnTo>
                                      <a:lnTo>
                                        <a:pt x="5" y="11"/>
                                      </a:lnTo>
                                      <a:lnTo>
                                        <a:pt x="5" y="10"/>
                                      </a:lnTo>
                                      <a:lnTo>
                                        <a:pt x="3" y="10"/>
                                      </a:lnTo>
                                      <a:lnTo>
                                        <a:pt x="3" y="8"/>
                                      </a:lnTo>
                                      <a:lnTo>
                                        <a:pt x="1" y="7"/>
                                      </a:lnTo>
                                      <a:lnTo>
                                        <a:pt x="0" y="5"/>
                                      </a:lnTo>
                                      <a:lnTo>
                                        <a:pt x="0"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71E9D5" id="Grupo 1684" o:spid="_x0000_s1026" style="position:absolute;margin-left:4.25pt;margin-top:6.75pt;width:53.4pt;height:50.15pt;z-index:251642880" coordorigin="3869,1966" coordsize="427,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">
                      <v:shape id="Freeform 98" o:spid="_x0000_s1027" style="position:absolute;left:3892;top:1988;width:378;height:356;visibility:visible;mso-wrap-style:square;v-text-anchor:top" coordsize="378,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DQDMAA&#10;AADdAAAADwAAAGRycy9kb3ducmV2LnhtbERPzYrCMBC+L/gOYYS9rYniilajiCB41K4PMDZjU2wm&#10;tYm1vv1GWNjbfHy/s9r0rhYdtaHyrGE8UiCIC28qLjWcf/ZfcxAhIhusPZOGFwXYrAcfK8yMf/KJ&#10;ujyWIoVwyFCDjbHJpAyFJYdh5BvixF196zAm2JbStPhM4a6WE6Vm0mHFqcFiQztLxS1/OA1HM76U&#10;fWHNIu/C9Di5vy5K7bT+HPbbJYhIffwX/7kPJs2fzb/h/U06Qa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DQDMAAAADdAAAADwAAAAAAAAAAAAAAAACYAgAAZHJzL2Rvd25y&#10;ZXYueG1sUEsFBgAAAAAEAAQA9QAAAIUDAAAAAA==&#10;" path="m189,r21,2l228,5r19,5l264,14r16,8l296,32r15,9l324,52r12,13l346,79r10,15l365,109r5,16l375,143r3,17l378,179r,18l375,214r-5,17l365,247r-9,16l346,277r-10,15l324,304r-13,11l296,326r-16,8l264,342r-17,7l228,353r-18,2l189,356r-18,-1l152,353r-18,-4l117,342r-17,-8l85,326,69,315,56,304,44,292,32,277,24,263,15,247,9,231,4,214,2,197,,179,2,160,4,143,9,125r6,-16l24,94,32,79,44,65,56,52,69,41,85,32,100,22r17,-8l134,10,152,5,171,2,189,xe" stroked="f">
                        <v:path arrowok="t" o:connecttype="custom" o:connectlocs="210,2;247,10;280,22;311,41;336,65;356,94;370,125;378,160;378,197;370,231;356,263;336,292;311,315;280,334;247,349;210,355;171,355;134,349;100,334;69,315;44,292;24,263;9,231;2,197;2,160;9,125;24,94;44,65;69,41;100,22;134,10;171,2" o:connectangles="0,0,0,0,0,0,0,0,0,0,0,0,0,0,0,0,0,0,0,0,0,0,0,0,0,0,0,0,0,0,0,0"/>
                      </v:shape>
                      <v:shape id="Freeform 99" o:spid="_x0000_s1028" style="position:absolute;left:3869;top:1966;width:427;height:401;visibility:visible;mso-wrap-style:square;v-text-anchor:top" coordsize="427,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56MYA&#10;AADdAAAADwAAAGRycy9kb3ducmV2LnhtbERPTWvCQBC9F/wPyxR6KXWTQoOJriKFgtBDrekh3sbs&#10;mKTJzobsVuO/dwuCt3m8z1msRtOJEw2usawgnkYgiEurG64U/OQfLzMQziNr7CyTggs5WC0nDwvM&#10;tD3zN512vhIhhF2GCmrv+0xKV9Zk0E1tTxy4ox0M+gCHSuoBzyHcdPI1ihJpsOHQUGNP7zWV7e7P&#10;KPgsWnrex50tNulX83bY5qnZ/ir19Diu5yA8jf4uvrk3OsxPZgn8fxNO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56MYAAADdAAAADwAAAAAAAAAAAAAAAACYAgAAZHJz&#10;L2Rvd25yZXYueG1sUEsFBgAAAAAEAAQA9QAAAIsDAAAAAA==&#10;" path="m212,r22,2l256,5r20,5l295,16r18,8l332,35r17,11l364,59r14,14l389,89r11,16l410,124r6,17l421,160r4,21l427,201r-2,21l421,241r-5,19l410,279r-10,17l389,312r-11,16l364,342r-15,13l332,367r-19,10l295,385r-19,8l256,397r-22,4l212,401r-22,l170,397r-20,-4l130,385r-19,-8l94,367,77,355,62,342,49,328,35,312,25,296,17,279,8,260,3,241,,222,,201,,181,3,160,8,141r9,-17l25,105,35,89,49,73,62,59,77,46,94,35,111,24r19,-8l150,10,170,5,190,2,212,xm212,35r19,1l248,38r17,5l281,49r16,6l310,63r15,10l337,84r12,11l359,108r8,14l374,136r7,16l384,168r4,16l389,201r-1,16l384,234r-3,16l374,264r-7,15l359,293r-10,13l337,317r-12,11l310,337r-13,8l281,353r-16,5l248,363r-17,3l212,366r-17,l177,363r-17,-5l145,353r-15,-8l114,337r-13,-9l89,317,77,306,67,293,59,279,50,264,45,250,40,234,37,217r,-16l37,184r3,-16l45,152r5,-16l59,122r8,-14l77,95,89,84,101,73,114,63r16,-8l145,49r15,-6l177,38r18,-2l212,35xe" fillcolor="#2a4088" stroked="f">
                        <v:path arrowok="t" o:connecttype="custom" o:connectlocs="256,5;313,24;364,59;400,105;421,160;425,222;410,279;378,328;332,367;276,393;212,401;150,393;94,367;49,328;17,279;0,222;3,160;25,105;62,59;111,24;170,5;212,35;265,43;310,63;349,95;374,136;388,184;384,234;367,279;337,317;297,345;248,363;195,366;145,353;101,328;67,293;45,250;37,201;45,152;67,108;101,73;145,49;195,36" o:connectangles="0,0,0,0,0,0,0,0,0,0,0,0,0,0,0,0,0,0,0,0,0,0,0,0,0,0,0,0,0,0,0,0,0,0,0,0,0,0,0,0,0,0,0"/>
                        <o:lock v:ext="edit" verticies="t"/>
                      </v:shape>
                      <v:shape id="Freeform 100" o:spid="_x0000_s1029" style="position:absolute;left:4014;top:2023;width:42;height:4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dDpsQA&#10;AADdAAAADwAAAGRycy9kb3ducmV2LnhtbERPPW/CMBDdK/U/WIfEVhw6AAoYVFWt2gEGoEO7HfER&#10;R7HPaeyGwK/HSEjd7ul93mLVOys6akPlWcF4lIEgLryuuFTwtX9/moEIEVmj9UwKzhRgtXx8WGCu&#10;/Ym31O1iKVIIhxwVmBibXMpQGHIYRr4hTtzRtw5jgm0pdYunFO6sfM6yiXRYcWow2NCroaLe/TkF&#10;1fqn/rZ1ffzdf1yM3ZjuTR6kUsNB/zIHEamP/+K7+1On+ZPZFG7fp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3Q6bEAAAA3QAAAA8AAAAAAAAAAAAAAAAAmAIAAGRycy9k&#10;b3ducmV2LnhtbFBLBQYAAAAABAAEAPUAAACJAwAAAAA=&#10;" path="m22,r3,l30,2r4,1l37,6r2,4l40,13r2,3l42,21r,3l40,29r-1,3l37,35r-3,1l30,38r-5,2l22,40r-5,l13,38,10,36,7,35,3,32,1,29,,24,,21,,16,1,13,3,10,7,6,10,3,13,2,17,r5,xe" fillcolor="#97ce36" stroked="f">
                        <v:path arrowok="t" o:connecttype="custom" o:connectlocs="22,0;25,0;30,2;34,3;37,6;39,10;40,13;42,16;42,21;42,24;40,29;39,32;37,35;34,36;30,38;25,40;22,40;17,40;13,38;10,36;7,35;3,32;1,29;0,24;0,21;0,16;1,13;3,10;7,6;10,3;13,2;17,0;22,0" o:connectangles="0,0,0,0,0,0,0,0,0,0,0,0,0,0,0,0,0,0,0,0,0,0,0,0,0,0,0,0,0,0,0,0,0"/>
                      </v:shape>
                      <v:shape id="Freeform 101" o:spid="_x0000_s1030" style="position:absolute;left:4098;top:2023;width:42;height:4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LPXMQA&#10;AADdAAAADwAAAGRycy9kb3ducmV2LnhtbESPzWrDQAyE74W8w6JAb826PZjgZBNCoBDSEqibBxBe&#10;xV7s1Rrv+qdvXx0KvUnMaObT/rj4Tk00RBfYwOsmA0VcBeu4NnD/fn/ZgooJ2WIXmAz8UITjYfW0&#10;x8KGmb9oKlOtJIRjgQaalPpC61g15DFuQk8s2iMMHpOsQ63tgLOE+06/ZVmuPTqWhgZ7OjdUteXo&#10;DVxDPU6u/KTZXW4fbT62t/naGvO8Xk47UImW9G/+u75Ywc+3givfyAj68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z1zEAAAA3QAAAA8AAAAAAAAAAAAAAAAAmAIAAGRycy9k&#10;b3ducmV2LnhtbFBLBQYAAAAABAAEAPUAAACJAwAAAAA=&#10;" path="m20,r5,l29,2r3,1l36,6r3,4l41,13r1,3l42,21r,3l41,29r-2,3l36,35r-4,1l29,38r-4,2l20,40r-3,l12,38,9,36,5,35,4,32,2,29,,24,,21,,16,2,13,4,10,5,6,9,3,12,2,17,r3,xe" fillcolor="#0c3d88" stroked="f">
                        <v:path arrowok="t" o:connecttype="custom" o:connectlocs="20,0;25,0;29,2;32,3;36,6;39,10;41,13;42,16;42,21;42,24;41,29;39,32;36,35;32,36;29,38;25,40;20,40;17,40;12,38;9,36;5,35;4,32;2,29;0,24;0,21;0,16;2,13;4,10;5,6;9,3;12,2;17,0;20,0" o:connectangles="0,0,0,0,0,0,0,0,0,0,0,0,0,0,0,0,0,0,0,0,0,0,0,0,0,0,0,0,0,0,0,0,0"/>
                      </v:shape>
                      <v:shape id="Freeform 102" o:spid="_x0000_s1031" style="position:absolute;left:4014;top:2075;width:162;height:235;visibility:visible;mso-wrap-style:square;v-text-anchor:top" coordsize="16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F3cYA&#10;AADdAAAADwAAAGRycy9kb3ducmV2LnhtbESP0WrCQBBF3wv+wzJCX0rdWETS6CpSaBFKDU3zAUN2&#10;3A1mZ0N2q/Hvu0LBtxnuPXfurLej68SZhtB6VjCfZSCIG69bNgrqn/fnHESIyBo7z6TgSgG2m8nD&#10;GgvtL/xN5yoakUI4FKjAxtgXUobGksMw8z1x0o5+cBjTOhipB7ykcNfJlyxbSoctpwsWe3qz1Jyq&#10;X5dqfJbl3Oyra613i/HJfp0+/KFW6nE67lYgIo3xbv6n9zpxy/wVbt+kEe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AF3cYAAADdAAAADwAAAAAAAAAAAAAAAACYAgAAZHJz&#10;L2Rvd25yZXYueG1sUEsFBgAAAAAEAAQA9QAAAIsDAAAAAA==&#10;" path="m81,r57,l140,r7,2l152,3r5,2l158,7r2,3l162,13r,3l162,19r,11l162,41r,12l162,64r,9l162,84r,11l162,106r-2,4l158,113r-3,1l150,114r-3,l143,113r-1,-3l140,106r,-9l140,87r,-9l140,68r,-9l140,51r,-10l140,32r-2,l138,113r-2,l136,135r,11l136,152r,3l136,160r,10l136,190r,34l136,228r-3,3l128,235r-5,l118,235r-3,-4l111,228r-2,-4l109,113r-5,l104,135r,11l104,152r,3l104,160r,10l104,190r,34l104,228r-3,3l96,235r-5,l86,235r-5,-4l77,228r,-4l77,113r,-81l74,32,62,70r-5,2l50,73r-6,l37,73r-7,l25,73r-7,2l13,78,8,79r-3,l3,79,,78,,76,,75,1,72,5,68,45,59,55,19r,-3l55,13r2,-3l59,7,61,5,64,3,69,2,76,r5,xe" fillcolor="#0c3d88" stroked="f">
                        <v:path arrowok="t" o:connecttype="custom" o:connectlocs="138,0;140,0;140,0;140,0;140,0;140,0;152,3;158,7;162,13;162,19;162,41;162,64;162,84;162,106;158,113;150,114;143,113;140,106;140,87;140,68;140,51;140,32;138,113;136,135;136,152;136,160;136,190;136,228;128,235;118,235;111,228;109,113;104,135;104,152;104,160;104,190;104,228;96,235;86,235;77,228;77,113;77,32;62,70;50,73;37,73;25,73;13,78;5,79;0,78;0,75;5,68;55,19;55,13;59,7;64,3;76,0;76,0;76,0;76,0;76,0;81,0" o:connectangles="0,0,0,0,0,0,0,0,0,0,0,0,0,0,0,0,0,0,0,0,0,0,0,0,0,0,0,0,0,0,0,0,0,0,0,0,0,0,0,0,0,0,0,0,0,0,0,0,0,0,0,0,0,0,0,0,0,0,0,0,0"/>
                      </v:shape>
                      <v:shape id="Freeform 103" o:spid="_x0000_s1032" style="position:absolute;left:3980;top:2077;width:184;height:234;visibility:visible;mso-wrap-style:square;v-text-anchor:top" coordsize="184,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Yv8UA&#10;AADdAAAADwAAAGRycy9kb3ducmV2LnhtbESPQWvCQBCF70L/wzIFb7pRSqjRTShFa6FQUEvPQ3ZM&#10;otnZkF1j+u87h0JvM7w3732zKUbXqoH60Hg2sJgnoIhLbxuuDHyddrNnUCEiW2w9k4EfClDkD5MN&#10;Ztbf+UDDMVZKQjhkaKCOscu0DmVNDsPcd8SinX3vMMraV9r2eJdw1+plkqTaYcPSUGNHrzWV1+PN&#10;GRj02/j9uUf39LGI9oLpdrnSW2Omj+PLGlSkMf6b/67freCnK+GXb2QEn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5Bi/xQAAAN0AAAAPAAAAAAAAAAAAAAAAAJgCAABkcnMv&#10;ZG93bnJldi54bWxQSwUGAAAAAAQABAD1AAAAigMAAAAA&#10;" path="m25,l86,r2,l101,r12,l123,r9,l140,r9,l157,r12,l176,r5,3l182,6r2,5l182,16r-3,3l176,22r-7,l159,22r-9,l142,22r-9,l123,22r-10,l101,22r-13,l86,22r,89l86,130r,6l86,131r,-6l86,119r,12l86,160r,1l88,163r1,2l91,166r,2l93,169r,2l95,174r,3l95,180r-4,4l88,185r-4,l79,184r-3,-4l74,177r-3,-3l69,172r-1,-3l64,166r-2,-1l59,161r-2,-1l57,111r-5,l52,133r,11l52,150r,3l52,158r,11l52,188r,34l52,226r-3,5l44,233r-5,1l34,233r-5,-2l27,226r-2,-4l25,111r,-81l22,30r,9l22,49r,9l22,66r,10l22,85r,10l22,106r-2,3l19,111r-4,1l12,114,7,112,3,111,2,109,,106,,95,,84,,73,,62,,51,,41,,30,,19,,16,,13,2,9,3,6,5,3,10,1,15,r7,l25,xe" fillcolor="#97ce36" stroked="f">
                        <v:path arrowok="t" o:connecttype="custom" o:connectlocs="86,0;88,0;88,0;88,0;123,0;149,0;176,0;184,11;176,22;150,22;123,22;88,22;86,111;86,131;86,119;86,160;89,165;93,169;95,177;88,185;76,180;69,172;62,165;57,111;52,144;52,158;52,222;44,233;29,231;25,111;22,30;22,58;22,85;20,109;12,114;2,109;0,84;0,51;0,19;2,9;10,1;22,0;22,0;22,0;25,0" o:connectangles="0,0,0,0,0,0,0,0,0,0,0,0,0,0,0,0,0,0,0,0,0,0,0,0,0,0,0,0,0,0,0,0,0,0,0,0,0,0,0,0,0,0,0,0,0"/>
                      </v:shape>
                      <v:shape id="Freeform 104" o:spid="_x0000_s1033" style="position:absolute;left:4012;top:2099;width:69;height:60;visibility:visible;mso-wrap-style:square;v-text-anchor:top" coordsize="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LXcMA&#10;AADdAAAADwAAAGRycy9kb3ducmV2LnhtbERPzWrCQBC+C32HZQredGMVsamrtIIYezKpDzDujkna&#10;7GzIrpq+fVcoeJuP73eW69424kqdrx0rmIwTEMTamZpLBcev7WgBwgdkg41jUvBLHtarp8ESU+Nu&#10;nNO1CKWIIexTVFCF0KZSel2RRT92LXHkzq6zGCLsSmk6vMVw28iXJJlLizXHhgpb2lSkf4qLVXAq&#10;smQ/C+f28Ln9yPT3NN8tdK7U8Ll/fwMRqA8P8b87M3H+/HUC92/iC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MLXcMAAADdAAAADwAAAAAAAAAAAAAAAACYAgAAZHJzL2Rv&#10;d25yZXYueG1sUEsFBgAAAAAEAAQA9QAAAIgDAAAAAA==&#10;" path="m69,29l64,46r-8,2l49,51r-5,1l39,54r-5,l27,55r-7,4l10,60r-3,l5,60,2,59,,55,,52,2,49,3,48,7,44,47,35,56,r8,l64,3r,3l66,11r,3l68,17r,5l69,25r,4xe" fillcolor="#0c3d88" stroked="f">
                        <v:path arrowok="t" o:connecttype="custom" o:connectlocs="69,29;64,46;56,48;49,51;44,52;39,54;34,54;27,55;20,59;10,60;7,60;5,60;2,59;0,55;0,52;2,49;3,48;7,44;47,35;56,0;64,0;64,3;64,6;66,11;66,14;68,17;68,22;69,25;69,29" o:connectangles="0,0,0,0,0,0,0,0,0,0,0,0,0,0,0,0,0,0,0,0,0,0,0,0,0,0,0,0,0"/>
                      </v:shape>
                      <v:shape id="Freeform 105" o:spid="_x0000_s1034" style="position:absolute;left:4041;top:2235;width:32;height:14;visibility:visible;mso-wrap-style:square;v-text-anchor:top" coordsize="3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kOL8QA&#10;AADdAAAADwAAAGRycy9kb3ducmV2LnhtbERPS4vCMBC+C/6HMMLeNNUV7XaNIrqCnsTuA/Y224xt&#10;sZmUJqv13xtB8DYf33Nmi9ZU4kyNKy0rGA4iEMSZ1SXnCr4+N/0YhPPIGivLpOBKDhbzbmeGibYX&#10;PtA59bkIIewSVFB4XydSuqwgg25ga+LAHW1j0AfY5FI3eAnhppKjKJpIgyWHhgJrWhWUndJ/o6Cq&#10;X8fxN6/S6c/+6NK1+f3Y/u2Ueum1y3cQnlr/FD/cWx3mT95GcP8mn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JDi/EAAAA3QAAAA8AAAAAAAAAAAAAAAAAmAIAAGRycy9k&#10;b3ducmV2LnhtbFBLBQYAAAAABAAEAPUAAACJAwAAAAA=&#10;" path="m,3r,l3,3,7,2,10,r5,l18,r5,l25,2r2,1l28,3r,2l30,5r,2l32,7r,1l30,10,28,8r-3,l22,8r-4,2l13,10r-3,1l8,14,7,13,5,11r,-1l3,10,3,8,1,7,,5,,3xe" stroked="f">
                        <v:path arrowok="t" o:connecttype="custom" o:connectlocs="0,3;0,3;3,3;7,2;10,0;15,0;18,0;23,0;25,2;27,3;28,3;28,5;30,5;30,5;30,7;32,7;32,8;30,10;28,8;25,8;22,8;18,10;13,10;10,11;8,14;7,13;5,11;5,10;3,10;3,8;1,7;0,5;0,3" o:connectangles="0,0,0,0,0,0,0,0,0,0,0,0,0,0,0,0,0,0,0,0,0,0,0,0,0,0,0,0,0,0,0,0,0"/>
                      </v:shape>
                    </v:group>
                  </w:pict>
                </mc:Fallback>
              </mc:AlternateContent>
            </w:r>
          </w:p>
        </w:tc>
        <w:tc>
          <w:tcPr>
            <w:tcW w:w="2693" w:type="dxa"/>
            <w:tcBorders>
              <w:left w:val="nil"/>
            </w:tcBorders>
            <w:shd w:val="clear" w:color="auto" w:fill="E6EED5"/>
          </w:tcPr>
          <w:p w:rsidR="00407C59" w:rsidRPr="00B77E30" w:rsidRDefault="00407C59" w:rsidP="003E5CB4">
            <w:pPr>
              <w:jc w:val="center"/>
              <w:rPr>
                <w:rFonts w:ascii="Arial" w:eastAsia="Calibri" w:hAnsi="Arial" w:cs="Arial"/>
                <w:sz w:val="24"/>
                <w:szCs w:val="24"/>
              </w:rPr>
            </w:pPr>
            <w:r w:rsidRPr="00B77E30">
              <w:rPr>
                <w:rFonts w:ascii="Arial" w:eastAsia="Calibri" w:hAnsi="Arial" w:cs="Arial"/>
                <w:sz w:val="24"/>
                <w:szCs w:val="24"/>
              </w:rPr>
              <w:t>De la colaboración y participación de todos depende la protección de nuestras vidas</w:t>
            </w:r>
          </w:p>
        </w:tc>
      </w:tr>
      <w:tr w:rsidR="00407C59" w:rsidRPr="00B77E30" w:rsidTr="003E5CB4">
        <w:trPr>
          <w:jc w:val="center"/>
        </w:trPr>
        <w:tc>
          <w:tcPr>
            <w:tcW w:w="1346" w:type="dxa"/>
            <w:tcBorders>
              <w:right w:val="nil"/>
            </w:tcBorders>
          </w:tcPr>
          <w:p w:rsidR="00407C59" w:rsidRPr="00B77E30" w:rsidRDefault="00407C59" w:rsidP="003E5CB4">
            <w:pPr>
              <w:jc w:val="center"/>
              <w:rPr>
                <w:rFonts w:ascii="Arial" w:eastAsia="Calibri" w:hAnsi="Arial" w:cs="Arial"/>
                <w:b/>
                <w:bCs/>
                <w:sz w:val="24"/>
                <w:szCs w:val="24"/>
              </w:rPr>
            </w:pPr>
            <w:r w:rsidRPr="00B77E30">
              <w:rPr>
                <w:rFonts w:ascii="Arial" w:eastAsia="Calibri" w:hAnsi="Arial" w:cs="Arial"/>
                <w:b/>
                <w:bCs/>
                <w:noProof/>
                <w:sz w:val="24"/>
                <w:szCs w:val="24"/>
                <w:lang w:val="es-CO" w:eastAsia="es-CO"/>
              </w:rPr>
              <mc:AlternateContent>
                <mc:Choice Requires="wpg">
                  <w:drawing>
                    <wp:anchor distT="0" distB="0" distL="114300" distR="114300" simplePos="0" relativeHeight="251619328" behindDoc="0" locked="0" layoutInCell="1" allowOverlap="1" wp14:anchorId="4EB6D7EA" wp14:editId="5786028D">
                      <wp:simplePos x="0" y="0"/>
                      <wp:positionH relativeFrom="column">
                        <wp:posOffset>43180</wp:posOffset>
                      </wp:positionH>
                      <wp:positionV relativeFrom="paragraph">
                        <wp:posOffset>144145</wp:posOffset>
                      </wp:positionV>
                      <wp:extent cx="678180" cy="636905"/>
                      <wp:effectExtent l="5715" t="6350" r="1905" b="4445"/>
                      <wp:wrapNone/>
                      <wp:docPr id="1678" name="Grupo 1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6905"/>
                                <a:chOff x="3869" y="940"/>
                                <a:chExt cx="427" cy="401"/>
                              </a:xfrm>
                            </wpg:grpSpPr>
                            <wps:wsp>
                              <wps:cNvPr id="1679" name="Freeform 65"/>
                              <wps:cNvSpPr>
                                <a:spLocks/>
                              </wps:cNvSpPr>
                              <wps:spPr bwMode="auto">
                                <a:xfrm>
                                  <a:off x="3897" y="967"/>
                                  <a:ext cx="368" cy="345"/>
                                </a:xfrm>
                                <a:custGeom>
                                  <a:avLst/>
                                  <a:gdLst>
                                    <a:gd name="T0" fmla="*/ 203 w 368"/>
                                    <a:gd name="T1" fmla="*/ 2 h 345"/>
                                    <a:gd name="T2" fmla="*/ 240 w 368"/>
                                    <a:gd name="T3" fmla="*/ 8 h 345"/>
                                    <a:gd name="T4" fmla="*/ 272 w 368"/>
                                    <a:gd name="T5" fmla="*/ 22 h 345"/>
                                    <a:gd name="T6" fmla="*/ 301 w 368"/>
                                    <a:gd name="T7" fmla="*/ 40 h 345"/>
                                    <a:gd name="T8" fmla="*/ 326 w 368"/>
                                    <a:gd name="T9" fmla="*/ 64 h 345"/>
                                    <a:gd name="T10" fmla="*/ 346 w 368"/>
                                    <a:gd name="T11" fmla="*/ 90 h 345"/>
                                    <a:gd name="T12" fmla="*/ 360 w 368"/>
                                    <a:gd name="T13" fmla="*/ 122 h 345"/>
                                    <a:gd name="T14" fmla="*/ 366 w 368"/>
                                    <a:gd name="T15" fmla="*/ 155 h 345"/>
                                    <a:gd name="T16" fmla="*/ 366 w 368"/>
                                    <a:gd name="T17" fmla="*/ 190 h 345"/>
                                    <a:gd name="T18" fmla="*/ 360 w 368"/>
                                    <a:gd name="T19" fmla="*/ 225 h 345"/>
                                    <a:gd name="T20" fmla="*/ 346 w 368"/>
                                    <a:gd name="T21" fmla="*/ 255 h 345"/>
                                    <a:gd name="T22" fmla="*/ 326 w 368"/>
                                    <a:gd name="T23" fmla="*/ 282 h 345"/>
                                    <a:gd name="T24" fmla="*/ 301 w 368"/>
                                    <a:gd name="T25" fmla="*/ 306 h 345"/>
                                    <a:gd name="T26" fmla="*/ 272 w 368"/>
                                    <a:gd name="T27" fmla="*/ 325 h 345"/>
                                    <a:gd name="T28" fmla="*/ 240 w 368"/>
                                    <a:gd name="T29" fmla="*/ 337 h 345"/>
                                    <a:gd name="T30" fmla="*/ 203 w 368"/>
                                    <a:gd name="T31" fmla="*/ 344 h 345"/>
                                    <a:gd name="T32" fmla="*/ 166 w 368"/>
                                    <a:gd name="T33" fmla="*/ 344 h 345"/>
                                    <a:gd name="T34" fmla="*/ 130 w 368"/>
                                    <a:gd name="T35" fmla="*/ 337 h 345"/>
                                    <a:gd name="T36" fmla="*/ 97 w 368"/>
                                    <a:gd name="T37" fmla="*/ 325 h 345"/>
                                    <a:gd name="T38" fmla="*/ 68 w 368"/>
                                    <a:gd name="T39" fmla="*/ 306 h 345"/>
                                    <a:gd name="T40" fmla="*/ 43 w 368"/>
                                    <a:gd name="T41" fmla="*/ 282 h 345"/>
                                    <a:gd name="T42" fmla="*/ 24 w 368"/>
                                    <a:gd name="T43" fmla="*/ 255 h 345"/>
                                    <a:gd name="T44" fmla="*/ 9 w 368"/>
                                    <a:gd name="T45" fmla="*/ 225 h 345"/>
                                    <a:gd name="T46" fmla="*/ 2 w 368"/>
                                    <a:gd name="T47" fmla="*/ 190 h 345"/>
                                    <a:gd name="T48" fmla="*/ 2 w 368"/>
                                    <a:gd name="T49" fmla="*/ 155 h 345"/>
                                    <a:gd name="T50" fmla="*/ 9 w 368"/>
                                    <a:gd name="T51" fmla="*/ 122 h 345"/>
                                    <a:gd name="T52" fmla="*/ 24 w 368"/>
                                    <a:gd name="T53" fmla="*/ 90 h 345"/>
                                    <a:gd name="T54" fmla="*/ 43 w 368"/>
                                    <a:gd name="T55" fmla="*/ 64 h 345"/>
                                    <a:gd name="T56" fmla="*/ 68 w 368"/>
                                    <a:gd name="T57" fmla="*/ 40 h 345"/>
                                    <a:gd name="T58" fmla="*/ 97 w 368"/>
                                    <a:gd name="T59" fmla="*/ 22 h 345"/>
                                    <a:gd name="T60" fmla="*/ 130 w 368"/>
                                    <a:gd name="T61" fmla="*/ 8 h 345"/>
                                    <a:gd name="T62" fmla="*/ 166 w 368"/>
                                    <a:gd name="T63" fmla="*/ 2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68" h="345">
                                      <a:moveTo>
                                        <a:pt x="184" y="0"/>
                                      </a:moveTo>
                                      <a:lnTo>
                                        <a:pt x="203" y="2"/>
                                      </a:lnTo>
                                      <a:lnTo>
                                        <a:pt x="221" y="5"/>
                                      </a:lnTo>
                                      <a:lnTo>
                                        <a:pt x="240" y="8"/>
                                      </a:lnTo>
                                      <a:lnTo>
                                        <a:pt x="257" y="14"/>
                                      </a:lnTo>
                                      <a:lnTo>
                                        <a:pt x="272" y="22"/>
                                      </a:lnTo>
                                      <a:lnTo>
                                        <a:pt x="287" y="30"/>
                                      </a:lnTo>
                                      <a:lnTo>
                                        <a:pt x="301" y="40"/>
                                      </a:lnTo>
                                      <a:lnTo>
                                        <a:pt x="314" y="51"/>
                                      </a:lnTo>
                                      <a:lnTo>
                                        <a:pt x="326" y="64"/>
                                      </a:lnTo>
                                      <a:lnTo>
                                        <a:pt x="336" y="76"/>
                                      </a:lnTo>
                                      <a:lnTo>
                                        <a:pt x="346" y="90"/>
                                      </a:lnTo>
                                      <a:lnTo>
                                        <a:pt x="353" y="106"/>
                                      </a:lnTo>
                                      <a:lnTo>
                                        <a:pt x="360" y="122"/>
                                      </a:lnTo>
                                      <a:lnTo>
                                        <a:pt x="365" y="138"/>
                                      </a:lnTo>
                                      <a:lnTo>
                                        <a:pt x="366" y="155"/>
                                      </a:lnTo>
                                      <a:lnTo>
                                        <a:pt x="368" y="173"/>
                                      </a:lnTo>
                                      <a:lnTo>
                                        <a:pt x="366" y="190"/>
                                      </a:lnTo>
                                      <a:lnTo>
                                        <a:pt x="365" y="208"/>
                                      </a:lnTo>
                                      <a:lnTo>
                                        <a:pt x="360" y="225"/>
                                      </a:lnTo>
                                      <a:lnTo>
                                        <a:pt x="353" y="241"/>
                                      </a:lnTo>
                                      <a:lnTo>
                                        <a:pt x="346" y="255"/>
                                      </a:lnTo>
                                      <a:lnTo>
                                        <a:pt x="336" y="269"/>
                                      </a:lnTo>
                                      <a:lnTo>
                                        <a:pt x="326" y="282"/>
                                      </a:lnTo>
                                      <a:lnTo>
                                        <a:pt x="314" y="295"/>
                                      </a:lnTo>
                                      <a:lnTo>
                                        <a:pt x="301" y="306"/>
                                      </a:lnTo>
                                      <a:lnTo>
                                        <a:pt x="287" y="315"/>
                                      </a:lnTo>
                                      <a:lnTo>
                                        <a:pt x="272" y="325"/>
                                      </a:lnTo>
                                      <a:lnTo>
                                        <a:pt x="257" y="331"/>
                                      </a:lnTo>
                                      <a:lnTo>
                                        <a:pt x="240" y="337"/>
                                      </a:lnTo>
                                      <a:lnTo>
                                        <a:pt x="221" y="342"/>
                                      </a:lnTo>
                                      <a:lnTo>
                                        <a:pt x="203" y="344"/>
                                      </a:lnTo>
                                      <a:lnTo>
                                        <a:pt x="184" y="345"/>
                                      </a:lnTo>
                                      <a:lnTo>
                                        <a:pt x="166" y="344"/>
                                      </a:lnTo>
                                      <a:lnTo>
                                        <a:pt x="147" y="342"/>
                                      </a:lnTo>
                                      <a:lnTo>
                                        <a:pt x="130" y="337"/>
                                      </a:lnTo>
                                      <a:lnTo>
                                        <a:pt x="113" y="331"/>
                                      </a:lnTo>
                                      <a:lnTo>
                                        <a:pt x="97" y="325"/>
                                      </a:lnTo>
                                      <a:lnTo>
                                        <a:pt x="81" y="315"/>
                                      </a:lnTo>
                                      <a:lnTo>
                                        <a:pt x="68" y="306"/>
                                      </a:lnTo>
                                      <a:lnTo>
                                        <a:pt x="54" y="295"/>
                                      </a:lnTo>
                                      <a:lnTo>
                                        <a:pt x="43" y="282"/>
                                      </a:lnTo>
                                      <a:lnTo>
                                        <a:pt x="32" y="269"/>
                                      </a:lnTo>
                                      <a:lnTo>
                                        <a:pt x="24" y="255"/>
                                      </a:lnTo>
                                      <a:lnTo>
                                        <a:pt x="16" y="241"/>
                                      </a:lnTo>
                                      <a:lnTo>
                                        <a:pt x="9" y="225"/>
                                      </a:lnTo>
                                      <a:lnTo>
                                        <a:pt x="5" y="208"/>
                                      </a:lnTo>
                                      <a:lnTo>
                                        <a:pt x="2" y="190"/>
                                      </a:lnTo>
                                      <a:lnTo>
                                        <a:pt x="0" y="173"/>
                                      </a:lnTo>
                                      <a:lnTo>
                                        <a:pt x="2" y="155"/>
                                      </a:lnTo>
                                      <a:lnTo>
                                        <a:pt x="5" y="138"/>
                                      </a:lnTo>
                                      <a:lnTo>
                                        <a:pt x="9" y="122"/>
                                      </a:lnTo>
                                      <a:lnTo>
                                        <a:pt x="16" y="106"/>
                                      </a:lnTo>
                                      <a:lnTo>
                                        <a:pt x="24" y="90"/>
                                      </a:lnTo>
                                      <a:lnTo>
                                        <a:pt x="32" y="76"/>
                                      </a:lnTo>
                                      <a:lnTo>
                                        <a:pt x="43" y="64"/>
                                      </a:lnTo>
                                      <a:lnTo>
                                        <a:pt x="54" y="51"/>
                                      </a:lnTo>
                                      <a:lnTo>
                                        <a:pt x="68" y="40"/>
                                      </a:lnTo>
                                      <a:lnTo>
                                        <a:pt x="81" y="30"/>
                                      </a:lnTo>
                                      <a:lnTo>
                                        <a:pt x="97" y="22"/>
                                      </a:lnTo>
                                      <a:lnTo>
                                        <a:pt x="113" y="14"/>
                                      </a:lnTo>
                                      <a:lnTo>
                                        <a:pt x="130" y="8"/>
                                      </a:lnTo>
                                      <a:lnTo>
                                        <a:pt x="147" y="5"/>
                                      </a:lnTo>
                                      <a:lnTo>
                                        <a:pt x="166" y="2"/>
                                      </a:lnTo>
                                      <a:lnTo>
                                        <a:pt x="1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0" name="Freeform 66"/>
                              <wps:cNvSpPr>
                                <a:spLocks/>
                              </wps:cNvSpPr>
                              <wps:spPr bwMode="auto">
                                <a:xfrm>
                                  <a:off x="3897" y="967"/>
                                  <a:ext cx="368" cy="345"/>
                                </a:xfrm>
                                <a:custGeom>
                                  <a:avLst/>
                                  <a:gdLst>
                                    <a:gd name="T0" fmla="*/ 203 w 368"/>
                                    <a:gd name="T1" fmla="*/ 2 h 345"/>
                                    <a:gd name="T2" fmla="*/ 240 w 368"/>
                                    <a:gd name="T3" fmla="*/ 8 h 345"/>
                                    <a:gd name="T4" fmla="*/ 272 w 368"/>
                                    <a:gd name="T5" fmla="*/ 22 h 345"/>
                                    <a:gd name="T6" fmla="*/ 301 w 368"/>
                                    <a:gd name="T7" fmla="*/ 40 h 345"/>
                                    <a:gd name="T8" fmla="*/ 326 w 368"/>
                                    <a:gd name="T9" fmla="*/ 64 h 345"/>
                                    <a:gd name="T10" fmla="*/ 346 w 368"/>
                                    <a:gd name="T11" fmla="*/ 90 h 345"/>
                                    <a:gd name="T12" fmla="*/ 360 w 368"/>
                                    <a:gd name="T13" fmla="*/ 122 h 345"/>
                                    <a:gd name="T14" fmla="*/ 366 w 368"/>
                                    <a:gd name="T15" fmla="*/ 155 h 345"/>
                                    <a:gd name="T16" fmla="*/ 366 w 368"/>
                                    <a:gd name="T17" fmla="*/ 190 h 345"/>
                                    <a:gd name="T18" fmla="*/ 360 w 368"/>
                                    <a:gd name="T19" fmla="*/ 225 h 345"/>
                                    <a:gd name="T20" fmla="*/ 346 w 368"/>
                                    <a:gd name="T21" fmla="*/ 255 h 345"/>
                                    <a:gd name="T22" fmla="*/ 326 w 368"/>
                                    <a:gd name="T23" fmla="*/ 282 h 345"/>
                                    <a:gd name="T24" fmla="*/ 301 w 368"/>
                                    <a:gd name="T25" fmla="*/ 306 h 345"/>
                                    <a:gd name="T26" fmla="*/ 272 w 368"/>
                                    <a:gd name="T27" fmla="*/ 325 h 345"/>
                                    <a:gd name="T28" fmla="*/ 240 w 368"/>
                                    <a:gd name="T29" fmla="*/ 337 h 345"/>
                                    <a:gd name="T30" fmla="*/ 203 w 368"/>
                                    <a:gd name="T31" fmla="*/ 344 h 345"/>
                                    <a:gd name="T32" fmla="*/ 166 w 368"/>
                                    <a:gd name="T33" fmla="*/ 344 h 345"/>
                                    <a:gd name="T34" fmla="*/ 130 w 368"/>
                                    <a:gd name="T35" fmla="*/ 337 h 345"/>
                                    <a:gd name="T36" fmla="*/ 97 w 368"/>
                                    <a:gd name="T37" fmla="*/ 325 h 345"/>
                                    <a:gd name="T38" fmla="*/ 68 w 368"/>
                                    <a:gd name="T39" fmla="*/ 306 h 345"/>
                                    <a:gd name="T40" fmla="*/ 43 w 368"/>
                                    <a:gd name="T41" fmla="*/ 282 h 345"/>
                                    <a:gd name="T42" fmla="*/ 24 w 368"/>
                                    <a:gd name="T43" fmla="*/ 255 h 345"/>
                                    <a:gd name="T44" fmla="*/ 9 w 368"/>
                                    <a:gd name="T45" fmla="*/ 225 h 345"/>
                                    <a:gd name="T46" fmla="*/ 2 w 368"/>
                                    <a:gd name="T47" fmla="*/ 190 h 345"/>
                                    <a:gd name="T48" fmla="*/ 2 w 368"/>
                                    <a:gd name="T49" fmla="*/ 155 h 345"/>
                                    <a:gd name="T50" fmla="*/ 9 w 368"/>
                                    <a:gd name="T51" fmla="*/ 122 h 345"/>
                                    <a:gd name="T52" fmla="*/ 24 w 368"/>
                                    <a:gd name="T53" fmla="*/ 90 h 345"/>
                                    <a:gd name="T54" fmla="*/ 43 w 368"/>
                                    <a:gd name="T55" fmla="*/ 64 h 345"/>
                                    <a:gd name="T56" fmla="*/ 68 w 368"/>
                                    <a:gd name="T57" fmla="*/ 40 h 345"/>
                                    <a:gd name="T58" fmla="*/ 97 w 368"/>
                                    <a:gd name="T59" fmla="*/ 22 h 345"/>
                                    <a:gd name="T60" fmla="*/ 130 w 368"/>
                                    <a:gd name="T61" fmla="*/ 8 h 345"/>
                                    <a:gd name="T62" fmla="*/ 166 w 368"/>
                                    <a:gd name="T63" fmla="*/ 2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68" h="345">
                                      <a:moveTo>
                                        <a:pt x="184" y="0"/>
                                      </a:moveTo>
                                      <a:lnTo>
                                        <a:pt x="203" y="2"/>
                                      </a:lnTo>
                                      <a:lnTo>
                                        <a:pt x="221" y="5"/>
                                      </a:lnTo>
                                      <a:lnTo>
                                        <a:pt x="240" y="8"/>
                                      </a:lnTo>
                                      <a:lnTo>
                                        <a:pt x="257" y="14"/>
                                      </a:lnTo>
                                      <a:lnTo>
                                        <a:pt x="272" y="22"/>
                                      </a:lnTo>
                                      <a:lnTo>
                                        <a:pt x="287" y="30"/>
                                      </a:lnTo>
                                      <a:lnTo>
                                        <a:pt x="301" y="40"/>
                                      </a:lnTo>
                                      <a:lnTo>
                                        <a:pt x="314" y="51"/>
                                      </a:lnTo>
                                      <a:lnTo>
                                        <a:pt x="326" y="64"/>
                                      </a:lnTo>
                                      <a:lnTo>
                                        <a:pt x="336" y="76"/>
                                      </a:lnTo>
                                      <a:lnTo>
                                        <a:pt x="346" y="90"/>
                                      </a:lnTo>
                                      <a:lnTo>
                                        <a:pt x="353" y="106"/>
                                      </a:lnTo>
                                      <a:lnTo>
                                        <a:pt x="360" y="122"/>
                                      </a:lnTo>
                                      <a:lnTo>
                                        <a:pt x="365" y="138"/>
                                      </a:lnTo>
                                      <a:lnTo>
                                        <a:pt x="366" y="155"/>
                                      </a:lnTo>
                                      <a:lnTo>
                                        <a:pt x="368" y="173"/>
                                      </a:lnTo>
                                      <a:lnTo>
                                        <a:pt x="366" y="190"/>
                                      </a:lnTo>
                                      <a:lnTo>
                                        <a:pt x="365" y="208"/>
                                      </a:lnTo>
                                      <a:lnTo>
                                        <a:pt x="360" y="225"/>
                                      </a:lnTo>
                                      <a:lnTo>
                                        <a:pt x="353" y="241"/>
                                      </a:lnTo>
                                      <a:lnTo>
                                        <a:pt x="346" y="255"/>
                                      </a:lnTo>
                                      <a:lnTo>
                                        <a:pt x="336" y="269"/>
                                      </a:lnTo>
                                      <a:lnTo>
                                        <a:pt x="326" y="282"/>
                                      </a:lnTo>
                                      <a:lnTo>
                                        <a:pt x="314" y="295"/>
                                      </a:lnTo>
                                      <a:lnTo>
                                        <a:pt x="301" y="306"/>
                                      </a:lnTo>
                                      <a:lnTo>
                                        <a:pt x="287" y="315"/>
                                      </a:lnTo>
                                      <a:lnTo>
                                        <a:pt x="272" y="325"/>
                                      </a:lnTo>
                                      <a:lnTo>
                                        <a:pt x="257" y="331"/>
                                      </a:lnTo>
                                      <a:lnTo>
                                        <a:pt x="240" y="337"/>
                                      </a:lnTo>
                                      <a:lnTo>
                                        <a:pt x="221" y="342"/>
                                      </a:lnTo>
                                      <a:lnTo>
                                        <a:pt x="203" y="344"/>
                                      </a:lnTo>
                                      <a:lnTo>
                                        <a:pt x="184" y="345"/>
                                      </a:lnTo>
                                      <a:lnTo>
                                        <a:pt x="166" y="344"/>
                                      </a:lnTo>
                                      <a:lnTo>
                                        <a:pt x="147" y="342"/>
                                      </a:lnTo>
                                      <a:lnTo>
                                        <a:pt x="130" y="337"/>
                                      </a:lnTo>
                                      <a:lnTo>
                                        <a:pt x="113" y="331"/>
                                      </a:lnTo>
                                      <a:lnTo>
                                        <a:pt x="97" y="325"/>
                                      </a:lnTo>
                                      <a:lnTo>
                                        <a:pt x="81" y="315"/>
                                      </a:lnTo>
                                      <a:lnTo>
                                        <a:pt x="68" y="306"/>
                                      </a:lnTo>
                                      <a:lnTo>
                                        <a:pt x="54" y="295"/>
                                      </a:lnTo>
                                      <a:lnTo>
                                        <a:pt x="43" y="282"/>
                                      </a:lnTo>
                                      <a:lnTo>
                                        <a:pt x="32" y="269"/>
                                      </a:lnTo>
                                      <a:lnTo>
                                        <a:pt x="24" y="255"/>
                                      </a:lnTo>
                                      <a:lnTo>
                                        <a:pt x="16" y="241"/>
                                      </a:lnTo>
                                      <a:lnTo>
                                        <a:pt x="9" y="225"/>
                                      </a:lnTo>
                                      <a:lnTo>
                                        <a:pt x="5" y="208"/>
                                      </a:lnTo>
                                      <a:lnTo>
                                        <a:pt x="2" y="190"/>
                                      </a:lnTo>
                                      <a:lnTo>
                                        <a:pt x="0" y="173"/>
                                      </a:lnTo>
                                      <a:lnTo>
                                        <a:pt x="2" y="155"/>
                                      </a:lnTo>
                                      <a:lnTo>
                                        <a:pt x="5" y="138"/>
                                      </a:lnTo>
                                      <a:lnTo>
                                        <a:pt x="9" y="122"/>
                                      </a:lnTo>
                                      <a:lnTo>
                                        <a:pt x="16" y="106"/>
                                      </a:lnTo>
                                      <a:lnTo>
                                        <a:pt x="24" y="90"/>
                                      </a:lnTo>
                                      <a:lnTo>
                                        <a:pt x="32" y="76"/>
                                      </a:lnTo>
                                      <a:lnTo>
                                        <a:pt x="43" y="64"/>
                                      </a:lnTo>
                                      <a:lnTo>
                                        <a:pt x="54" y="51"/>
                                      </a:lnTo>
                                      <a:lnTo>
                                        <a:pt x="68" y="40"/>
                                      </a:lnTo>
                                      <a:lnTo>
                                        <a:pt x="81" y="30"/>
                                      </a:lnTo>
                                      <a:lnTo>
                                        <a:pt x="97" y="22"/>
                                      </a:lnTo>
                                      <a:lnTo>
                                        <a:pt x="113" y="14"/>
                                      </a:lnTo>
                                      <a:lnTo>
                                        <a:pt x="130" y="8"/>
                                      </a:lnTo>
                                      <a:lnTo>
                                        <a:pt x="147" y="5"/>
                                      </a:lnTo>
                                      <a:lnTo>
                                        <a:pt x="166" y="2"/>
                                      </a:lnTo>
                                      <a:lnTo>
                                        <a:pt x="184" y="0"/>
                                      </a:lnTo>
                                    </a:path>
                                  </a:pathLst>
                                </a:custGeom>
                                <a:noFill/>
                                <a:ln w="317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1" name="Freeform 67"/>
                              <wps:cNvSpPr>
                                <a:spLocks noEditPoints="1"/>
                              </wps:cNvSpPr>
                              <wps:spPr bwMode="auto">
                                <a:xfrm>
                                  <a:off x="3869" y="940"/>
                                  <a:ext cx="427" cy="401"/>
                                </a:xfrm>
                                <a:custGeom>
                                  <a:avLst/>
                                  <a:gdLst>
                                    <a:gd name="T0" fmla="*/ 256 w 427"/>
                                    <a:gd name="T1" fmla="*/ 3 h 401"/>
                                    <a:gd name="T2" fmla="*/ 313 w 427"/>
                                    <a:gd name="T3" fmla="*/ 24 h 401"/>
                                    <a:gd name="T4" fmla="*/ 364 w 427"/>
                                    <a:gd name="T5" fmla="*/ 59 h 401"/>
                                    <a:gd name="T6" fmla="*/ 400 w 427"/>
                                    <a:gd name="T7" fmla="*/ 105 h 401"/>
                                    <a:gd name="T8" fmla="*/ 421 w 427"/>
                                    <a:gd name="T9" fmla="*/ 160 h 401"/>
                                    <a:gd name="T10" fmla="*/ 425 w 427"/>
                                    <a:gd name="T11" fmla="*/ 220 h 401"/>
                                    <a:gd name="T12" fmla="*/ 410 w 427"/>
                                    <a:gd name="T13" fmla="*/ 277 h 401"/>
                                    <a:gd name="T14" fmla="*/ 378 w 427"/>
                                    <a:gd name="T15" fmla="*/ 328 h 401"/>
                                    <a:gd name="T16" fmla="*/ 332 w 427"/>
                                    <a:gd name="T17" fmla="*/ 366 h 401"/>
                                    <a:gd name="T18" fmla="*/ 276 w 427"/>
                                    <a:gd name="T19" fmla="*/ 391 h 401"/>
                                    <a:gd name="T20" fmla="*/ 212 w 427"/>
                                    <a:gd name="T21" fmla="*/ 401 h 401"/>
                                    <a:gd name="T22" fmla="*/ 150 w 427"/>
                                    <a:gd name="T23" fmla="*/ 391 h 401"/>
                                    <a:gd name="T24" fmla="*/ 94 w 427"/>
                                    <a:gd name="T25" fmla="*/ 366 h 401"/>
                                    <a:gd name="T26" fmla="*/ 49 w 427"/>
                                    <a:gd name="T27" fmla="*/ 328 h 401"/>
                                    <a:gd name="T28" fmla="*/ 17 w 427"/>
                                    <a:gd name="T29" fmla="*/ 277 h 401"/>
                                    <a:gd name="T30" fmla="*/ 0 w 427"/>
                                    <a:gd name="T31" fmla="*/ 220 h 401"/>
                                    <a:gd name="T32" fmla="*/ 3 w 427"/>
                                    <a:gd name="T33" fmla="*/ 160 h 401"/>
                                    <a:gd name="T34" fmla="*/ 25 w 427"/>
                                    <a:gd name="T35" fmla="*/ 105 h 401"/>
                                    <a:gd name="T36" fmla="*/ 62 w 427"/>
                                    <a:gd name="T37" fmla="*/ 59 h 401"/>
                                    <a:gd name="T38" fmla="*/ 111 w 427"/>
                                    <a:gd name="T39" fmla="*/ 24 h 401"/>
                                    <a:gd name="T40" fmla="*/ 170 w 427"/>
                                    <a:gd name="T41" fmla="*/ 3 h 401"/>
                                    <a:gd name="T42" fmla="*/ 212 w 427"/>
                                    <a:gd name="T43" fmla="*/ 35 h 401"/>
                                    <a:gd name="T44" fmla="*/ 265 w 427"/>
                                    <a:gd name="T45" fmla="*/ 43 h 401"/>
                                    <a:gd name="T46" fmla="*/ 310 w 427"/>
                                    <a:gd name="T47" fmla="*/ 64 h 401"/>
                                    <a:gd name="T48" fmla="*/ 349 w 427"/>
                                    <a:gd name="T49" fmla="*/ 95 h 401"/>
                                    <a:gd name="T50" fmla="*/ 374 w 427"/>
                                    <a:gd name="T51" fmla="*/ 136 h 401"/>
                                    <a:gd name="T52" fmla="*/ 388 w 427"/>
                                    <a:gd name="T53" fmla="*/ 184 h 401"/>
                                    <a:gd name="T54" fmla="*/ 384 w 427"/>
                                    <a:gd name="T55" fmla="*/ 233 h 401"/>
                                    <a:gd name="T56" fmla="*/ 367 w 427"/>
                                    <a:gd name="T57" fmla="*/ 279 h 401"/>
                                    <a:gd name="T58" fmla="*/ 337 w 427"/>
                                    <a:gd name="T59" fmla="*/ 317 h 401"/>
                                    <a:gd name="T60" fmla="*/ 297 w 427"/>
                                    <a:gd name="T61" fmla="*/ 345 h 401"/>
                                    <a:gd name="T62" fmla="*/ 248 w 427"/>
                                    <a:gd name="T63" fmla="*/ 361 h 401"/>
                                    <a:gd name="T64" fmla="*/ 195 w 427"/>
                                    <a:gd name="T65" fmla="*/ 364 h 401"/>
                                    <a:gd name="T66" fmla="*/ 145 w 427"/>
                                    <a:gd name="T67" fmla="*/ 352 h 401"/>
                                    <a:gd name="T68" fmla="*/ 101 w 427"/>
                                    <a:gd name="T69" fmla="*/ 328 h 401"/>
                                    <a:gd name="T70" fmla="*/ 67 w 427"/>
                                    <a:gd name="T71" fmla="*/ 293 h 401"/>
                                    <a:gd name="T72" fmla="*/ 45 w 427"/>
                                    <a:gd name="T73" fmla="*/ 249 h 401"/>
                                    <a:gd name="T74" fmla="*/ 37 w 427"/>
                                    <a:gd name="T75" fmla="*/ 200 h 401"/>
                                    <a:gd name="T76" fmla="*/ 45 w 427"/>
                                    <a:gd name="T77" fmla="*/ 151 h 401"/>
                                    <a:gd name="T78" fmla="*/ 67 w 427"/>
                                    <a:gd name="T79" fmla="*/ 108 h 401"/>
                                    <a:gd name="T80" fmla="*/ 101 w 427"/>
                                    <a:gd name="T81" fmla="*/ 73 h 401"/>
                                    <a:gd name="T82" fmla="*/ 145 w 427"/>
                                    <a:gd name="T83" fmla="*/ 48 h 401"/>
                                    <a:gd name="T84" fmla="*/ 195 w 427"/>
                                    <a:gd name="T85" fmla="*/ 35 h 4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1">
                                      <a:moveTo>
                                        <a:pt x="212" y="0"/>
                                      </a:moveTo>
                                      <a:lnTo>
                                        <a:pt x="234" y="0"/>
                                      </a:lnTo>
                                      <a:lnTo>
                                        <a:pt x="256" y="3"/>
                                      </a:lnTo>
                                      <a:lnTo>
                                        <a:pt x="276" y="8"/>
                                      </a:lnTo>
                                      <a:lnTo>
                                        <a:pt x="295" y="16"/>
                                      </a:lnTo>
                                      <a:lnTo>
                                        <a:pt x="313" y="24"/>
                                      </a:lnTo>
                                      <a:lnTo>
                                        <a:pt x="332" y="34"/>
                                      </a:lnTo>
                                      <a:lnTo>
                                        <a:pt x="349" y="46"/>
                                      </a:lnTo>
                                      <a:lnTo>
                                        <a:pt x="364" y="59"/>
                                      </a:lnTo>
                                      <a:lnTo>
                                        <a:pt x="378" y="73"/>
                                      </a:lnTo>
                                      <a:lnTo>
                                        <a:pt x="389" y="89"/>
                                      </a:lnTo>
                                      <a:lnTo>
                                        <a:pt x="400" y="105"/>
                                      </a:lnTo>
                                      <a:lnTo>
                                        <a:pt x="410" y="122"/>
                                      </a:lnTo>
                                      <a:lnTo>
                                        <a:pt x="416" y="141"/>
                                      </a:lnTo>
                                      <a:lnTo>
                                        <a:pt x="421" y="160"/>
                                      </a:lnTo>
                                      <a:lnTo>
                                        <a:pt x="425" y="179"/>
                                      </a:lnTo>
                                      <a:lnTo>
                                        <a:pt x="427" y="200"/>
                                      </a:lnTo>
                                      <a:lnTo>
                                        <a:pt x="425" y="220"/>
                                      </a:lnTo>
                                      <a:lnTo>
                                        <a:pt x="421" y="241"/>
                                      </a:lnTo>
                                      <a:lnTo>
                                        <a:pt x="416" y="260"/>
                                      </a:lnTo>
                                      <a:lnTo>
                                        <a:pt x="410" y="277"/>
                                      </a:lnTo>
                                      <a:lnTo>
                                        <a:pt x="400" y="295"/>
                                      </a:lnTo>
                                      <a:lnTo>
                                        <a:pt x="389" y="312"/>
                                      </a:lnTo>
                                      <a:lnTo>
                                        <a:pt x="378" y="328"/>
                                      </a:lnTo>
                                      <a:lnTo>
                                        <a:pt x="364" y="342"/>
                                      </a:lnTo>
                                      <a:lnTo>
                                        <a:pt x="349" y="355"/>
                                      </a:lnTo>
                                      <a:lnTo>
                                        <a:pt x="332" y="366"/>
                                      </a:lnTo>
                                      <a:lnTo>
                                        <a:pt x="313" y="375"/>
                                      </a:lnTo>
                                      <a:lnTo>
                                        <a:pt x="295" y="385"/>
                                      </a:lnTo>
                                      <a:lnTo>
                                        <a:pt x="276" y="391"/>
                                      </a:lnTo>
                                      <a:lnTo>
                                        <a:pt x="256" y="396"/>
                                      </a:lnTo>
                                      <a:lnTo>
                                        <a:pt x="234" y="399"/>
                                      </a:lnTo>
                                      <a:lnTo>
                                        <a:pt x="212" y="401"/>
                                      </a:lnTo>
                                      <a:lnTo>
                                        <a:pt x="190" y="399"/>
                                      </a:lnTo>
                                      <a:lnTo>
                                        <a:pt x="170" y="396"/>
                                      </a:lnTo>
                                      <a:lnTo>
                                        <a:pt x="150" y="391"/>
                                      </a:lnTo>
                                      <a:lnTo>
                                        <a:pt x="130" y="385"/>
                                      </a:lnTo>
                                      <a:lnTo>
                                        <a:pt x="111" y="375"/>
                                      </a:lnTo>
                                      <a:lnTo>
                                        <a:pt x="94" y="366"/>
                                      </a:lnTo>
                                      <a:lnTo>
                                        <a:pt x="77" y="355"/>
                                      </a:lnTo>
                                      <a:lnTo>
                                        <a:pt x="62" y="342"/>
                                      </a:lnTo>
                                      <a:lnTo>
                                        <a:pt x="49" y="328"/>
                                      </a:lnTo>
                                      <a:lnTo>
                                        <a:pt x="35" y="312"/>
                                      </a:lnTo>
                                      <a:lnTo>
                                        <a:pt x="25" y="295"/>
                                      </a:lnTo>
                                      <a:lnTo>
                                        <a:pt x="17" y="277"/>
                                      </a:lnTo>
                                      <a:lnTo>
                                        <a:pt x="8" y="260"/>
                                      </a:lnTo>
                                      <a:lnTo>
                                        <a:pt x="3" y="241"/>
                                      </a:lnTo>
                                      <a:lnTo>
                                        <a:pt x="0" y="220"/>
                                      </a:lnTo>
                                      <a:lnTo>
                                        <a:pt x="0" y="200"/>
                                      </a:lnTo>
                                      <a:lnTo>
                                        <a:pt x="0" y="179"/>
                                      </a:lnTo>
                                      <a:lnTo>
                                        <a:pt x="3" y="160"/>
                                      </a:lnTo>
                                      <a:lnTo>
                                        <a:pt x="8" y="141"/>
                                      </a:lnTo>
                                      <a:lnTo>
                                        <a:pt x="17" y="122"/>
                                      </a:lnTo>
                                      <a:lnTo>
                                        <a:pt x="25" y="105"/>
                                      </a:lnTo>
                                      <a:lnTo>
                                        <a:pt x="35" y="89"/>
                                      </a:lnTo>
                                      <a:lnTo>
                                        <a:pt x="49" y="73"/>
                                      </a:lnTo>
                                      <a:lnTo>
                                        <a:pt x="62" y="59"/>
                                      </a:lnTo>
                                      <a:lnTo>
                                        <a:pt x="77" y="46"/>
                                      </a:lnTo>
                                      <a:lnTo>
                                        <a:pt x="94" y="34"/>
                                      </a:lnTo>
                                      <a:lnTo>
                                        <a:pt x="111" y="24"/>
                                      </a:lnTo>
                                      <a:lnTo>
                                        <a:pt x="130" y="16"/>
                                      </a:lnTo>
                                      <a:lnTo>
                                        <a:pt x="150" y="8"/>
                                      </a:lnTo>
                                      <a:lnTo>
                                        <a:pt x="170" y="3"/>
                                      </a:lnTo>
                                      <a:lnTo>
                                        <a:pt x="190" y="0"/>
                                      </a:lnTo>
                                      <a:lnTo>
                                        <a:pt x="212" y="0"/>
                                      </a:lnTo>
                                      <a:close/>
                                      <a:moveTo>
                                        <a:pt x="212" y="35"/>
                                      </a:moveTo>
                                      <a:lnTo>
                                        <a:pt x="231" y="35"/>
                                      </a:lnTo>
                                      <a:lnTo>
                                        <a:pt x="248" y="38"/>
                                      </a:lnTo>
                                      <a:lnTo>
                                        <a:pt x="265" y="43"/>
                                      </a:lnTo>
                                      <a:lnTo>
                                        <a:pt x="281" y="48"/>
                                      </a:lnTo>
                                      <a:lnTo>
                                        <a:pt x="297" y="56"/>
                                      </a:lnTo>
                                      <a:lnTo>
                                        <a:pt x="310" y="64"/>
                                      </a:lnTo>
                                      <a:lnTo>
                                        <a:pt x="325" y="73"/>
                                      </a:lnTo>
                                      <a:lnTo>
                                        <a:pt x="337" y="84"/>
                                      </a:lnTo>
                                      <a:lnTo>
                                        <a:pt x="349" y="95"/>
                                      </a:lnTo>
                                      <a:lnTo>
                                        <a:pt x="359" y="108"/>
                                      </a:lnTo>
                                      <a:lnTo>
                                        <a:pt x="367" y="122"/>
                                      </a:lnTo>
                                      <a:lnTo>
                                        <a:pt x="374" y="136"/>
                                      </a:lnTo>
                                      <a:lnTo>
                                        <a:pt x="381" y="151"/>
                                      </a:lnTo>
                                      <a:lnTo>
                                        <a:pt x="384" y="167"/>
                                      </a:lnTo>
                                      <a:lnTo>
                                        <a:pt x="388" y="184"/>
                                      </a:lnTo>
                                      <a:lnTo>
                                        <a:pt x="389" y="200"/>
                                      </a:lnTo>
                                      <a:lnTo>
                                        <a:pt x="388" y="217"/>
                                      </a:lnTo>
                                      <a:lnTo>
                                        <a:pt x="384" y="233"/>
                                      </a:lnTo>
                                      <a:lnTo>
                                        <a:pt x="381" y="249"/>
                                      </a:lnTo>
                                      <a:lnTo>
                                        <a:pt x="374" y="265"/>
                                      </a:lnTo>
                                      <a:lnTo>
                                        <a:pt x="367" y="279"/>
                                      </a:lnTo>
                                      <a:lnTo>
                                        <a:pt x="359" y="293"/>
                                      </a:lnTo>
                                      <a:lnTo>
                                        <a:pt x="349" y="306"/>
                                      </a:lnTo>
                                      <a:lnTo>
                                        <a:pt x="337" y="317"/>
                                      </a:lnTo>
                                      <a:lnTo>
                                        <a:pt x="325" y="328"/>
                                      </a:lnTo>
                                      <a:lnTo>
                                        <a:pt x="310" y="337"/>
                                      </a:lnTo>
                                      <a:lnTo>
                                        <a:pt x="297" y="345"/>
                                      </a:lnTo>
                                      <a:lnTo>
                                        <a:pt x="281" y="352"/>
                                      </a:lnTo>
                                      <a:lnTo>
                                        <a:pt x="265" y="358"/>
                                      </a:lnTo>
                                      <a:lnTo>
                                        <a:pt x="248" y="361"/>
                                      </a:lnTo>
                                      <a:lnTo>
                                        <a:pt x="231" y="364"/>
                                      </a:lnTo>
                                      <a:lnTo>
                                        <a:pt x="212" y="366"/>
                                      </a:lnTo>
                                      <a:lnTo>
                                        <a:pt x="195" y="364"/>
                                      </a:lnTo>
                                      <a:lnTo>
                                        <a:pt x="177" y="361"/>
                                      </a:lnTo>
                                      <a:lnTo>
                                        <a:pt x="160" y="358"/>
                                      </a:lnTo>
                                      <a:lnTo>
                                        <a:pt x="145" y="352"/>
                                      </a:lnTo>
                                      <a:lnTo>
                                        <a:pt x="130" y="345"/>
                                      </a:lnTo>
                                      <a:lnTo>
                                        <a:pt x="114" y="337"/>
                                      </a:lnTo>
                                      <a:lnTo>
                                        <a:pt x="101" y="328"/>
                                      </a:lnTo>
                                      <a:lnTo>
                                        <a:pt x="89" y="317"/>
                                      </a:lnTo>
                                      <a:lnTo>
                                        <a:pt x="77" y="306"/>
                                      </a:lnTo>
                                      <a:lnTo>
                                        <a:pt x="67" y="293"/>
                                      </a:lnTo>
                                      <a:lnTo>
                                        <a:pt x="59" y="279"/>
                                      </a:lnTo>
                                      <a:lnTo>
                                        <a:pt x="50" y="265"/>
                                      </a:lnTo>
                                      <a:lnTo>
                                        <a:pt x="45" y="249"/>
                                      </a:lnTo>
                                      <a:lnTo>
                                        <a:pt x="40" y="233"/>
                                      </a:lnTo>
                                      <a:lnTo>
                                        <a:pt x="37" y="217"/>
                                      </a:lnTo>
                                      <a:lnTo>
                                        <a:pt x="37" y="200"/>
                                      </a:lnTo>
                                      <a:lnTo>
                                        <a:pt x="37" y="184"/>
                                      </a:lnTo>
                                      <a:lnTo>
                                        <a:pt x="40" y="167"/>
                                      </a:lnTo>
                                      <a:lnTo>
                                        <a:pt x="45" y="151"/>
                                      </a:lnTo>
                                      <a:lnTo>
                                        <a:pt x="50" y="136"/>
                                      </a:lnTo>
                                      <a:lnTo>
                                        <a:pt x="59" y="122"/>
                                      </a:lnTo>
                                      <a:lnTo>
                                        <a:pt x="67" y="108"/>
                                      </a:lnTo>
                                      <a:lnTo>
                                        <a:pt x="77" y="95"/>
                                      </a:lnTo>
                                      <a:lnTo>
                                        <a:pt x="89" y="84"/>
                                      </a:lnTo>
                                      <a:lnTo>
                                        <a:pt x="101" y="73"/>
                                      </a:lnTo>
                                      <a:lnTo>
                                        <a:pt x="114" y="64"/>
                                      </a:lnTo>
                                      <a:lnTo>
                                        <a:pt x="130" y="56"/>
                                      </a:lnTo>
                                      <a:lnTo>
                                        <a:pt x="145" y="48"/>
                                      </a:lnTo>
                                      <a:lnTo>
                                        <a:pt x="160" y="43"/>
                                      </a:lnTo>
                                      <a:lnTo>
                                        <a:pt x="177" y="38"/>
                                      </a:lnTo>
                                      <a:lnTo>
                                        <a:pt x="195" y="35"/>
                                      </a:lnTo>
                                      <a:lnTo>
                                        <a:pt x="212"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2" name="Freeform 68"/>
                              <wps:cNvSpPr>
                                <a:spLocks/>
                              </wps:cNvSpPr>
                              <wps:spPr bwMode="auto">
                                <a:xfrm>
                                  <a:off x="3960" y="1042"/>
                                  <a:ext cx="226" cy="196"/>
                                </a:xfrm>
                                <a:custGeom>
                                  <a:avLst/>
                                  <a:gdLst>
                                    <a:gd name="T0" fmla="*/ 15 w 226"/>
                                    <a:gd name="T1" fmla="*/ 0 h 196"/>
                                    <a:gd name="T2" fmla="*/ 209 w 226"/>
                                    <a:gd name="T3" fmla="*/ 0 h 196"/>
                                    <a:gd name="T4" fmla="*/ 212 w 226"/>
                                    <a:gd name="T5" fmla="*/ 0 h 196"/>
                                    <a:gd name="T6" fmla="*/ 216 w 226"/>
                                    <a:gd name="T7" fmla="*/ 1 h 196"/>
                                    <a:gd name="T8" fmla="*/ 219 w 226"/>
                                    <a:gd name="T9" fmla="*/ 3 h 196"/>
                                    <a:gd name="T10" fmla="*/ 221 w 226"/>
                                    <a:gd name="T11" fmla="*/ 4 h 196"/>
                                    <a:gd name="T12" fmla="*/ 222 w 226"/>
                                    <a:gd name="T13" fmla="*/ 8 h 196"/>
                                    <a:gd name="T14" fmla="*/ 224 w 226"/>
                                    <a:gd name="T15" fmla="*/ 11 h 196"/>
                                    <a:gd name="T16" fmla="*/ 224 w 226"/>
                                    <a:gd name="T17" fmla="*/ 14 h 196"/>
                                    <a:gd name="T18" fmla="*/ 226 w 226"/>
                                    <a:gd name="T19" fmla="*/ 17 h 196"/>
                                    <a:gd name="T20" fmla="*/ 226 w 226"/>
                                    <a:gd name="T21" fmla="*/ 178 h 196"/>
                                    <a:gd name="T22" fmla="*/ 224 w 226"/>
                                    <a:gd name="T23" fmla="*/ 182 h 196"/>
                                    <a:gd name="T24" fmla="*/ 224 w 226"/>
                                    <a:gd name="T25" fmla="*/ 185 h 196"/>
                                    <a:gd name="T26" fmla="*/ 222 w 226"/>
                                    <a:gd name="T27" fmla="*/ 188 h 196"/>
                                    <a:gd name="T28" fmla="*/ 221 w 226"/>
                                    <a:gd name="T29" fmla="*/ 191 h 196"/>
                                    <a:gd name="T30" fmla="*/ 219 w 226"/>
                                    <a:gd name="T31" fmla="*/ 193 h 196"/>
                                    <a:gd name="T32" fmla="*/ 216 w 226"/>
                                    <a:gd name="T33" fmla="*/ 194 h 196"/>
                                    <a:gd name="T34" fmla="*/ 212 w 226"/>
                                    <a:gd name="T35" fmla="*/ 196 h 196"/>
                                    <a:gd name="T36" fmla="*/ 209 w 226"/>
                                    <a:gd name="T37" fmla="*/ 196 h 196"/>
                                    <a:gd name="T38" fmla="*/ 15 w 226"/>
                                    <a:gd name="T39" fmla="*/ 196 h 196"/>
                                    <a:gd name="T40" fmla="*/ 13 w 226"/>
                                    <a:gd name="T41" fmla="*/ 196 h 196"/>
                                    <a:gd name="T42" fmla="*/ 10 w 226"/>
                                    <a:gd name="T43" fmla="*/ 194 h 196"/>
                                    <a:gd name="T44" fmla="*/ 7 w 226"/>
                                    <a:gd name="T45" fmla="*/ 193 h 196"/>
                                    <a:gd name="T46" fmla="*/ 5 w 226"/>
                                    <a:gd name="T47" fmla="*/ 191 h 196"/>
                                    <a:gd name="T48" fmla="*/ 3 w 226"/>
                                    <a:gd name="T49" fmla="*/ 188 h 196"/>
                                    <a:gd name="T50" fmla="*/ 1 w 226"/>
                                    <a:gd name="T51" fmla="*/ 185 h 196"/>
                                    <a:gd name="T52" fmla="*/ 0 w 226"/>
                                    <a:gd name="T53" fmla="*/ 182 h 196"/>
                                    <a:gd name="T54" fmla="*/ 0 w 226"/>
                                    <a:gd name="T55" fmla="*/ 178 h 196"/>
                                    <a:gd name="T56" fmla="*/ 0 w 226"/>
                                    <a:gd name="T57" fmla="*/ 17 h 196"/>
                                    <a:gd name="T58" fmla="*/ 0 w 226"/>
                                    <a:gd name="T59" fmla="*/ 14 h 196"/>
                                    <a:gd name="T60" fmla="*/ 1 w 226"/>
                                    <a:gd name="T61" fmla="*/ 11 h 196"/>
                                    <a:gd name="T62" fmla="*/ 3 w 226"/>
                                    <a:gd name="T63" fmla="*/ 8 h 196"/>
                                    <a:gd name="T64" fmla="*/ 5 w 226"/>
                                    <a:gd name="T65" fmla="*/ 4 h 196"/>
                                    <a:gd name="T66" fmla="*/ 7 w 226"/>
                                    <a:gd name="T67" fmla="*/ 3 h 196"/>
                                    <a:gd name="T68" fmla="*/ 10 w 226"/>
                                    <a:gd name="T69" fmla="*/ 1 h 196"/>
                                    <a:gd name="T70" fmla="*/ 13 w 226"/>
                                    <a:gd name="T71" fmla="*/ 0 h 196"/>
                                    <a:gd name="T72" fmla="*/ 15 w 226"/>
                                    <a:gd name="T7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26" h="196">
                                      <a:moveTo>
                                        <a:pt x="15" y="0"/>
                                      </a:moveTo>
                                      <a:lnTo>
                                        <a:pt x="209" y="0"/>
                                      </a:lnTo>
                                      <a:lnTo>
                                        <a:pt x="212" y="0"/>
                                      </a:lnTo>
                                      <a:lnTo>
                                        <a:pt x="216" y="1"/>
                                      </a:lnTo>
                                      <a:lnTo>
                                        <a:pt x="219" y="3"/>
                                      </a:lnTo>
                                      <a:lnTo>
                                        <a:pt x="221" y="4"/>
                                      </a:lnTo>
                                      <a:lnTo>
                                        <a:pt x="222" y="8"/>
                                      </a:lnTo>
                                      <a:lnTo>
                                        <a:pt x="224" y="11"/>
                                      </a:lnTo>
                                      <a:lnTo>
                                        <a:pt x="224" y="14"/>
                                      </a:lnTo>
                                      <a:lnTo>
                                        <a:pt x="226" y="17"/>
                                      </a:lnTo>
                                      <a:lnTo>
                                        <a:pt x="226" y="178"/>
                                      </a:lnTo>
                                      <a:lnTo>
                                        <a:pt x="224" y="182"/>
                                      </a:lnTo>
                                      <a:lnTo>
                                        <a:pt x="224" y="185"/>
                                      </a:lnTo>
                                      <a:lnTo>
                                        <a:pt x="222" y="188"/>
                                      </a:lnTo>
                                      <a:lnTo>
                                        <a:pt x="221" y="191"/>
                                      </a:lnTo>
                                      <a:lnTo>
                                        <a:pt x="219" y="193"/>
                                      </a:lnTo>
                                      <a:lnTo>
                                        <a:pt x="216" y="194"/>
                                      </a:lnTo>
                                      <a:lnTo>
                                        <a:pt x="212" y="196"/>
                                      </a:lnTo>
                                      <a:lnTo>
                                        <a:pt x="209" y="196"/>
                                      </a:lnTo>
                                      <a:lnTo>
                                        <a:pt x="15" y="196"/>
                                      </a:lnTo>
                                      <a:lnTo>
                                        <a:pt x="13" y="196"/>
                                      </a:lnTo>
                                      <a:lnTo>
                                        <a:pt x="10" y="194"/>
                                      </a:lnTo>
                                      <a:lnTo>
                                        <a:pt x="7" y="193"/>
                                      </a:lnTo>
                                      <a:lnTo>
                                        <a:pt x="5" y="191"/>
                                      </a:lnTo>
                                      <a:lnTo>
                                        <a:pt x="3" y="188"/>
                                      </a:lnTo>
                                      <a:lnTo>
                                        <a:pt x="1" y="185"/>
                                      </a:lnTo>
                                      <a:lnTo>
                                        <a:pt x="0" y="182"/>
                                      </a:lnTo>
                                      <a:lnTo>
                                        <a:pt x="0" y="178"/>
                                      </a:lnTo>
                                      <a:lnTo>
                                        <a:pt x="0" y="17"/>
                                      </a:lnTo>
                                      <a:lnTo>
                                        <a:pt x="0" y="14"/>
                                      </a:lnTo>
                                      <a:lnTo>
                                        <a:pt x="1" y="11"/>
                                      </a:lnTo>
                                      <a:lnTo>
                                        <a:pt x="3" y="8"/>
                                      </a:lnTo>
                                      <a:lnTo>
                                        <a:pt x="5" y="4"/>
                                      </a:lnTo>
                                      <a:lnTo>
                                        <a:pt x="7" y="3"/>
                                      </a:lnTo>
                                      <a:lnTo>
                                        <a:pt x="10" y="1"/>
                                      </a:lnTo>
                                      <a:lnTo>
                                        <a:pt x="13" y="0"/>
                                      </a:lnTo>
                                      <a:lnTo>
                                        <a:pt x="15"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3" name="Freeform 69"/>
                              <wps:cNvSpPr>
                                <a:spLocks/>
                              </wps:cNvSpPr>
                              <wps:spPr bwMode="auto">
                                <a:xfrm>
                                  <a:off x="3987" y="1086"/>
                                  <a:ext cx="177" cy="108"/>
                                </a:xfrm>
                                <a:custGeom>
                                  <a:avLst/>
                                  <a:gdLst>
                                    <a:gd name="T0" fmla="*/ 116 w 177"/>
                                    <a:gd name="T1" fmla="*/ 40 h 108"/>
                                    <a:gd name="T2" fmla="*/ 69 w 177"/>
                                    <a:gd name="T3" fmla="*/ 0 h 108"/>
                                    <a:gd name="T4" fmla="*/ 120 w 177"/>
                                    <a:gd name="T5" fmla="*/ 0 h 108"/>
                                    <a:gd name="T6" fmla="*/ 177 w 177"/>
                                    <a:gd name="T7" fmla="*/ 55 h 108"/>
                                    <a:gd name="T8" fmla="*/ 120 w 177"/>
                                    <a:gd name="T9" fmla="*/ 108 h 108"/>
                                    <a:gd name="T10" fmla="*/ 69 w 177"/>
                                    <a:gd name="T11" fmla="*/ 108 h 108"/>
                                    <a:gd name="T12" fmla="*/ 116 w 177"/>
                                    <a:gd name="T13" fmla="*/ 71 h 108"/>
                                    <a:gd name="T14" fmla="*/ 0 w 177"/>
                                    <a:gd name="T15" fmla="*/ 71 h 108"/>
                                    <a:gd name="T16" fmla="*/ 0 w 177"/>
                                    <a:gd name="T17" fmla="*/ 40 h 108"/>
                                    <a:gd name="T18" fmla="*/ 116 w 177"/>
                                    <a:gd name="T19" fmla="*/ 40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77" h="108">
                                      <a:moveTo>
                                        <a:pt x="116" y="40"/>
                                      </a:moveTo>
                                      <a:lnTo>
                                        <a:pt x="69" y="0"/>
                                      </a:lnTo>
                                      <a:lnTo>
                                        <a:pt x="120" y="0"/>
                                      </a:lnTo>
                                      <a:lnTo>
                                        <a:pt x="177" y="55"/>
                                      </a:lnTo>
                                      <a:lnTo>
                                        <a:pt x="120" y="108"/>
                                      </a:lnTo>
                                      <a:lnTo>
                                        <a:pt x="69" y="108"/>
                                      </a:lnTo>
                                      <a:lnTo>
                                        <a:pt x="116" y="71"/>
                                      </a:lnTo>
                                      <a:lnTo>
                                        <a:pt x="0" y="71"/>
                                      </a:lnTo>
                                      <a:lnTo>
                                        <a:pt x="0" y="40"/>
                                      </a:lnTo>
                                      <a:lnTo>
                                        <a:pt x="116" y="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40A4B4" id="Grupo 1678" o:spid="_x0000_s1026" style="position:absolute;margin-left:3.4pt;margin-top:11.35pt;width:53.4pt;height:50.15pt;z-index:251619328" coordorigin="3869,940" coordsize="427,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">
                      <v:shape id="Freeform 65" o:spid="_x0000_s1027" style="position:absolute;left:3897;top:967;width:368;height:345;visibility:visible;mso-wrap-style:square;v-text-anchor:top" coordsize="368,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QrWsIA&#10;AADdAAAADwAAAGRycy9kb3ducmV2LnhtbERPTYvCMBC9C/sfwgh701QX1O0aZRGFxYtYBa9DM7al&#10;zaRtUu3+eyMI3ubxPme57k0lbtS6wrKCyTgCQZxaXXCm4HzajRYgnEfWWFkmBf/kYL36GCwx1vbO&#10;R7olPhMhhF2MCnLv61hKl+Zk0I1tTRy4q20N+gDbTOoW7yHcVHIaRTNpsODQkGNNm5zSMumMgu6r&#10;6crmvItO+0PfXXCybaZpqdTnsP/9AeGp92/xy/2nw/zZ/Bue34QT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NCtawgAAAN0AAAAPAAAAAAAAAAAAAAAAAJgCAABkcnMvZG93&#10;bnJldi54bWxQSwUGAAAAAAQABAD1AAAAhwMAAAAA&#10;" path="m184,r19,2l221,5r19,3l257,14r15,8l287,30r14,10l314,51r12,13l336,76r10,14l353,106r7,16l365,138r1,17l368,173r-2,17l365,208r-5,17l353,241r-7,14l336,269r-10,13l314,295r-13,11l287,315r-15,10l257,331r-17,6l221,342r-18,2l184,345r-18,-1l147,342r-17,-5l113,331,97,325,81,315,68,306,54,295,43,282,32,269,24,255,16,241,9,225,5,208,2,190,,173,2,155,5,138,9,122r7,-16l24,90,32,76,43,64,54,51,68,40,81,30,97,22r16,-8l130,8,147,5,166,2,184,xe" stroked="f">
                        <v:path arrowok="t" o:connecttype="custom" o:connectlocs="203,2;240,8;272,22;301,40;326,64;346,90;360,122;366,155;366,190;360,225;346,255;326,282;301,306;272,325;240,337;203,344;166,344;130,337;97,325;68,306;43,282;24,255;9,225;2,190;2,155;9,122;24,90;43,64;68,40;97,22;130,8;166,2" o:connectangles="0,0,0,0,0,0,0,0,0,0,0,0,0,0,0,0,0,0,0,0,0,0,0,0,0,0,0,0,0,0,0,0"/>
                      </v:shape>
                      <v:shape id="Freeform 66" o:spid="_x0000_s1028" style="position:absolute;left:3897;top:967;width:368;height:345;visibility:visible;mso-wrap-style:square;v-text-anchor:top" coordsize="368,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IDscA&#10;AADdAAAADwAAAGRycy9kb3ducmV2LnhtbESPT0vDQBDF74LfYRnBm93ooYS02yKFguKfYlo8D7vT&#10;JJqdjbtrGv30zkHobYb35r3fLNeT79VIMXWBDdzOClDENriOGwOH/famBJUyssM+MBn4oQTr1eXF&#10;EisXTvxGY50bJSGcKjTQ5jxUWifbksc0CwOxaMcQPWZZY6NdxJOE+17fFcVce+xYGlocaNOS/ay/&#10;vYF9/fIx2a+nuMvPO3p9/z3ax3I05vpqul+AyjTls/n/+sEJ/rwUfvlGRt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ayA7HAAAA3QAAAA8AAAAAAAAAAAAAAAAAmAIAAGRy&#10;cy9kb3ducmV2LnhtbFBLBQYAAAAABAAEAPUAAACMAwAAAAA=&#10;" path="m184,r19,2l221,5r19,3l257,14r15,8l287,30r14,10l314,51r12,13l336,76r10,14l353,106r7,16l365,138r1,17l368,173r-2,17l365,208r-5,17l353,241r-7,14l336,269r-10,13l314,295r-13,11l287,315r-15,10l257,331r-17,6l221,342r-18,2l184,345r-18,-1l147,342r-17,-5l113,331,97,325,81,315,68,306,54,295,43,282,32,269,24,255,16,241,9,225,5,208,2,190,,173,2,155,5,138,9,122r7,-16l24,90,32,76,43,64,54,51,68,40,81,30,97,22r16,-8l130,8,147,5,166,2,184,e" filled="f" strokecolor="#1f1a17" strokeweight=".25pt">
                        <v:path arrowok="t" o:connecttype="custom" o:connectlocs="203,2;240,8;272,22;301,40;326,64;346,90;360,122;366,155;366,190;360,225;346,255;326,282;301,306;272,325;240,337;203,344;166,344;130,337;97,325;68,306;43,282;24,255;9,225;2,190;2,155;9,122;24,90;43,64;68,40;97,22;130,8;166,2" o:connectangles="0,0,0,0,0,0,0,0,0,0,0,0,0,0,0,0,0,0,0,0,0,0,0,0,0,0,0,0,0,0,0,0"/>
                      </v:shape>
                      <v:shape id="Freeform 67" o:spid="_x0000_s1029" style="position:absolute;left:3869;top:940;width:427;height:401;visibility:visible;mso-wrap-style:square;v-text-anchor:top" coordsize="427,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ZhnMYA&#10;AADdAAAADwAAAGRycy9kb3ducmV2LnhtbERPTWvCQBC9F/wPyxR6Kc0mhYqm2QQpFAQPVdODvU2z&#10;0yQ1Oxuyq8Z/7wqCt3m8z8mK0XTiSINrLStIohgEcWV1y7WC7/LzZQbCeWSNnWVScCYHRT55yDDV&#10;9sQbOm59LUIIuxQVNN73qZSuasigi2xPHLg/Oxj0AQ611AOeQrjp5GscT6XBlkNDgz19NFTttwej&#10;YLXb0/NP0tndcv7Vvv2uy7lZ/yv19Dgu3kF4Gv1dfHMvdZg/nSVw/SacI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ZhnMYAAADdAAAADwAAAAAAAAAAAAAAAACYAgAAZHJz&#10;L2Rvd25yZXYueG1sUEsFBgAAAAAEAAQA9QAAAIsDAAAAAA==&#10;" path="m212,r22,l256,3r20,5l295,16r18,8l332,34r17,12l364,59r14,14l389,89r11,16l410,122r6,19l421,160r4,19l427,200r-2,20l421,241r-5,19l410,277r-10,18l389,312r-11,16l364,342r-15,13l332,366r-19,9l295,385r-19,6l256,396r-22,3l212,401r-22,-2l170,396r-20,-5l130,385,111,375,94,366,77,355,62,342,49,328,35,312,25,295,17,277,8,260,3,241,,220,,200,,179,3,160,8,141r9,-19l25,105,35,89,49,73,62,59,77,46,94,34,111,24r19,-8l150,8,170,3,190,r22,xm212,35r19,l248,38r17,5l281,48r16,8l310,64r15,9l337,84r12,11l359,108r8,14l374,136r7,15l384,167r4,17l389,200r-1,17l384,233r-3,16l374,265r-7,14l359,293r-10,13l337,317r-12,11l310,337r-13,8l281,352r-16,6l248,361r-17,3l212,366r-17,-2l177,361r-17,-3l145,352r-15,-7l114,337r-13,-9l89,317,77,306,67,293,59,279,50,265,45,249,40,233,37,217r,-17l37,184r3,-17l45,151r5,-15l59,122r8,-14l77,95,89,84,101,73r13,-9l130,56r15,-8l160,43r17,-5l195,35r17,xe" fillcolor="#2a4088" stroked="f">
                        <v:path arrowok="t" o:connecttype="custom" o:connectlocs="256,3;313,24;364,59;400,105;421,160;425,220;410,277;378,328;332,366;276,391;212,401;150,391;94,366;49,328;17,277;0,220;3,160;25,105;62,59;111,24;170,3;212,35;265,43;310,64;349,95;374,136;388,184;384,233;367,279;337,317;297,345;248,361;195,364;145,352;101,328;67,293;45,249;37,200;45,151;67,108;101,73;145,48;195,35" o:connectangles="0,0,0,0,0,0,0,0,0,0,0,0,0,0,0,0,0,0,0,0,0,0,0,0,0,0,0,0,0,0,0,0,0,0,0,0,0,0,0,0,0,0,0"/>
                        <o:lock v:ext="edit" verticies="t"/>
                      </v:shape>
                      <v:shape id="Freeform 68" o:spid="_x0000_s1030" style="position:absolute;left:3960;top:1042;width:226;height:196;visibility:visible;mso-wrap-style:square;v-text-anchor:top" coordsize="226,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cCMEA&#10;AADdAAAADwAAAGRycy9kb3ducmV2LnhtbERPS4vCMBC+C/sfwix409Qixa1GWVwWvIkv9jo2Y1u3&#10;mZQmavz3RhC8zcf3nNkimEZcqXO1ZQWjYQKCuLC65lLBfvc7mIBwHlljY5kU3MnBYv7Rm2Gu7Y03&#10;dN36UsQQdjkqqLxvcyldUZFBN7QtceROtjPoI+xKqTu8xXDTyDRJMmmw5thQYUvLior/7cUoKMNa&#10;j9eU/n1lqx8Txsf76HBeKtX/DN9TEJ6Cf4tf7pWO87NJCs9v4gl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rHAjBAAAA3QAAAA8AAAAAAAAAAAAAAAAAmAIAAGRycy9kb3du&#10;cmV2LnhtbFBLBQYAAAAABAAEAPUAAACGAwAAAAA=&#10;" path="m15,l209,r3,l216,1r3,2l221,4r1,4l224,11r,3l226,17r,161l224,182r,3l222,188r-1,3l219,193r-3,1l212,196r-3,l15,196r-2,l10,194,7,193,5,191,3,188,1,185,,182r,-4l,17,,14,1,11,3,8,5,4,7,3,10,1,13,r2,xe" fillcolor="#97ce36" stroked="f">
                        <v:path arrowok="t" o:connecttype="custom" o:connectlocs="15,0;209,0;212,0;216,1;219,3;221,4;222,8;224,11;224,14;226,17;226,178;224,182;224,185;222,188;221,191;219,193;216,194;212,196;209,196;15,196;13,196;10,194;7,193;5,191;3,188;1,185;0,182;0,178;0,17;0,14;1,11;3,8;5,4;7,3;10,1;13,0;15,0" o:connectangles="0,0,0,0,0,0,0,0,0,0,0,0,0,0,0,0,0,0,0,0,0,0,0,0,0,0,0,0,0,0,0,0,0,0,0,0,0"/>
                      </v:shape>
                      <v:shape id="Freeform 69" o:spid="_x0000_s1031" style="position:absolute;left:3987;top:1086;width:177;height:108;visibility:visible;mso-wrap-style:square;v-text-anchor:top" coordsize="177,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mV8MA&#10;AADdAAAADwAAAGRycy9kb3ducmV2LnhtbERPTWvCQBC9F/wPywje6iZaRFJXCUIwh16qIh6n2ekm&#10;NDsbs6vGf98tFLzN433OajPYVtyo941jBek0AUFcOd2wUXA8FK9LED4ga2wdk4IHedisRy8rzLS7&#10;8yfd9sGIGMI+QwV1CF0mpa9qsuinriOO3LfrLYYIeyN1j/cYbls5S5KFtNhwbKixo21N1c/+ahXk&#10;b6X9MOUpz3eXc2FSLB5fl1SpyXjI30EEGsJT/O8udZy/WM7h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mV8MAAADdAAAADwAAAAAAAAAAAAAAAACYAgAAZHJzL2Rv&#10;d25yZXYueG1sUEsFBgAAAAAEAAQA9QAAAIgDAAAAAA==&#10;" path="m116,40l69,r51,l177,55r-57,53l69,108,116,71,,71,,40r116,xe" stroked="f">
                        <v:path arrowok="t" o:connecttype="custom" o:connectlocs="116,40;69,0;120,0;177,55;120,108;69,108;116,71;0,71;0,40;116,40" o:connectangles="0,0,0,0,0,0,0,0,0,0"/>
                      </v:shape>
                    </v:group>
                  </w:pict>
                </mc:Fallback>
              </mc:AlternateContent>
            </w:r>
          </w:p>
          <w:p w:rsidR="00407C59" w:rsidRPr="00B77E30" w:rsidRDefault="00407C59" w:rsidP="003E5CB4">
            <w:pPr>
              <w:jc w:val="center"/>
              <w:rPr>
                <w:rFonts w:ascii="Arial" w:eastAsia="Calibri" w:hAnsi="Arial" w:cs="Arial"/>
                <w:b/>
                <w:bCs/>
                <w:sz w:val="24"/>
                <w:szCs w:val="24"/>
              </w:rPr>
            </w:pPr>
          </w:p>
          <w:p w:rsidR="00407C59" w:rsidRPr="00B77E30" w:rsidRDefault="00407C59" w:rsidP="003E5CB4">
            <w:pPr>
              <w:jc w:val="center"/>
              <w:rPr>
                <w:rFonts w:ascii="Arial" w:eastAsia="Calibri" w:hAnsi="Arial" w:cs="Arial"/>
                <w:b/>
                <w:bCs/>
                <w:sz w:val="24"/>
                <w:szCs w:val="24"/>
              </w:rPr>
            </w:pPr>
          </w:p>
          <w:p w:rsidR="00407C59" w:rsidRPr="00B77E30" w:rsidRDefault="00407C59" w:rsidP="003E5CB4">
            <w:pPr>
              <w:jc w:val="center"/>
              <w:rPr>
                <w:rFonts w:ascii="Arial" w:eastAsia="Calibri" w:hAnsi="Arial" w:cs="Arial"/>
                <w:b/>
                <w:bCs/>
                <w:sz w:val="24"/>
                <w:szCs w:val="24"/>
              </w:rPr>
            </w:pPr>
          </w:p>
          <w:p w:rsidR="00407C59" w:rsidRPr="00B77E30" w:rsidRDefault="00407C59" w:rsidP="003E5CB4">
            <w:pPr>
              <w:jc w:val="center"/>
              <w:rPr>
                <w:rFonts w:ascii="Arial" w:eastAsia="Calibri" w:hAnsi="Arial" w:cs="Arial"/>
                <w:b/>
                <w:bCs/>
                <w:sz w:val="24"/>
                <w:szCs w:val="24"/>
              </w:rPr>
            </w:pPr>
          </w:p>
        </w:tc>
        <w:tc>
          <w:tcPr>
            <w:tcW w:w="2835" w:type="dxa"/>
            <w:tcBorders>
              <w:left w:val="nil"/>
              <w:right w:val="nil"/>
            </w:tcBorders>
          </w:tcPr>
          <w:p w:rsidR="00407C59" w:rsidRPr="00B77E30" w:rsidRDefault="00407C59" w:rsidP="003E5CB4">
            <w:pPr>
              <w:jc w:val="center"/>
              <w:rPr>
                <w:rFonts w:ascii="Arial" w:eastAsia="Calibri" w:hAnsi="Arial" w:cs="Arial"/>
                <w:sz w:val="24"/>
                <w:szCs w:val="24"/>
              </w:rPr>
            </w:pPr>
            <w:r w:rsidRPr="00B77E30">
              <w:rPr>
                <w:rFonts w:ascii="Arial" w:eastAsia="Calibri" w:hAnsi="Arial" w:cs="Arial"/>
                <w:sz w:val="24"/>
                <w:szCs w:val="24"/>
              </w:rPr>
              <w:t>Siga las rutas de evacuación y llegue al punto de reunión final</w:t>
            </w:r>
          </w:p>
        </w:tc>
        <w:tc>
          <w:tcPr>
            <w:tcW w:w="1276" w:type="dxa"/>
            <w:tcBorders>
              <w:left w:val="nil"/>
              <w:right w:val="nil"/>
            </w:tcBorders>
          </w:tcPr>
          <w:p w:rsidR="00407C59" w:rsidRPr="00B77E30" w:rsidRDefault="00407C59" w:rsidP="003E5CB4">
            <w:pPr>
              <w:jc w:val="center"/>
              <w:rPr>
                <w:rFonts w:ascii="Arial" w:eastAsia="Calibri" w:hAnsi="Arial" w:cs="Arial"/>
                <w:sz w:val="24"/>
                <w:szCs w:val="24"/>
              </w:rPr>
            </w:pPr>
            <w:r w:rsidRPr="00B77E30">
              <w:rPr>
                <w:rFonts w:ascii="Arial" w:eastAsia="Calibri" w:hAnsi="Arial" w:cs="Arial"/>
                <w:noProof/>
                <w:sz w:val="24"/>
                <w:szCs w:val="24"/>
                <w:lang w:val="es-CO" w:eastAsia="es-CO"/>
              </w:rPr>
              <mc:AlternateContent>
                <mc:Choice Requires="wpg">
                  <w:drawing>
                    <wp:anchor distT="0" distB="0" distL="114300" distR="114300" simplePos="0" relativeHeight="251646976" behindDoc="0" locked="0" layoutInCell="1" allowOverlap="1" wp14:anchorId="4B1CAD32" wp14:editId="262D2611">
                      <wp:simplePos x="0" y="0"/>
                      <wp:positionH relativeFrom="column">
                        <wp:posOffset>60325</wp:posOffset>
                      </wp:positionH>
                      <wp:positionV relativeFrom="paragraph">
                        <wp:posOffset>133985</wp:posOffset>
                      </wp:positionV>
                      <wp:extent cx="678180" cy="635635"/>
                      <wp:effectExtent l="1270" t="5715" r="6350" b="6350"/>
                      <wp:wrapNone/>
                      <wp:docPr id="1628" name="Grupo 1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5635"/>
                                <a:chOff x="2124" y="3527"/>
                                <a:chExt cx="427" cy="400"/>
                              </a:xfrm>
                            </wpg:grpSpPr>
                            <wps:wsp>
                              <wps:cNvPr id="1629" name="Freeform 107"/>
                              <wps:cNvSpPr>
                                <a:spLocks/>
                              </wps:cNvSpPr>
                              <wps:spPr bwMode="auto">
                                <a:xfrm>
                                  <a:off x="2144" y="3547"/>
                                  <a:ext cx="383" cy="360"/>
                                </a:xfrm>
                                <a:custGeom>
                                  <a:avLst/>
                                  <a:gdLst>
                                    <a:gd name="T0" fmla="*/ 211 w 383"/>
                                    <a:gd name="T1" fmla="*/ 2 h 360"/>
                                    <a:gd name="T2" fmla="*/ 248 w 383"/>
                                    <a:gd name="T3" fmla="*/ 10 h 360"/>
                                    <a:gd name="T4" fmla="*/ 282 w 383"/>
                                    <a:gd name="T5" fmla="*/ 23 h 360"/>
                                    <a:gd name="T6" fmla="*/ 313 w 383"/>
                                    <a:gd name="T7" fmla="*/ 42 h 360"/>
                                    <a:gd name="T8" fmla="*/ 340 w 383"/>
                                    <a:gd name="T9" fmla="*/ 67 h 360"/>
                                    <a:gd name="T10" fmla="*/ 360 w 383"/>
                                    <a:gd name="T11" fmla="*/ 95 h 360"/>
                                    <a:gd name="T12" fmla="*/ 373 w 383"/>
                                    <a:gd name="T13" fmla="*/ 127 h 360"/>
                                    <a:gd name="T14" fmla="*/ 382 w 383"/>
                                    <a:gd name="T15" fmla="*/ 162 h 360"/>
                                    <a:gd name="T16" fmla="*/ 382 w 383"/>
                                    <a:gd name="T17" fmla="*/ 198 h 360"/>
                                    <a:gd name="T18" fmla="*/ 373 w 383"/>
                                    <a:gd name="T19" fmla="*/ 233 h 360"/>
                                    <a:gd name="T20" fmla="*/ 360 w 383"/>
                                    <a:gd name="T21" fmla="*/ 265 h 360"/>
                                    <a:gd name="T22" fmla="*/ 340 w 383"/>
                                    <a:gd name="T23" fmla="*/ 293 h 360"/>
                                    <a:gd name="T24" fmla="*/ 313 w 383"/>
                                    <a:gd name="T25" fmla="*/ 319 h 360"/>
                                    <a:gd name="T26" fmla="*/ 282 w 383"/>
                                    <a:gd name="T27" fmla="*/ 338 h 360"/>
                                    <a:gd name="T28" fmla="*/ 248 w 383"/>
                                    <a:gd name="T29" fmla="*/ 352 h 360"/>
                                    <a:gd name="T30" fmla="*/ 211 w 383"/>
                                    <a:gd name="T31" fmla="*/ 358 h 360"/>
                                    <a:gd name="T32" fmla="*/ 172 w 383"/>
                                    <a:gd name="T33" fmla="*/ 358 h 360"/>
                                    <a:gd name="T34" fmla="*/ 135 w 383"/>
                                    <a:gd name="T35" fmla="*/ 352 h 360"/>
                                    <a:gd name="T36" fmla="*/ 102 w 383"/>
                                    <a:gd name="T37" fmla="*/ 338 h 360"/>
                                    <a:gd name="T38" fmla="*/ 71 w 383"/>
                                    <a:gd name="T39" fmla="*/ 319 h 360"/>
                                    <a:gd name="T40" fmla="*/ 44 w 383"/>
                                    <a:gd name="T41" fmla="*/ 293 h 360"/>
                                    <a:gd name="T42" fmla="*/ 24 w 383"/>
                                    <a:gd name="T43" fmla="*/ 265 h 360"/>
                                    <a:gd name="T44" fmla="*/ 9 w 383"/>
                                    <a:gd name="T45" fmla="*/ 233 h 360"/>
                                    <a:gd name="T46" fmla="*/ 2 w 383"/>
                                    <a:gd name="T47" fmla="*/ 198 h 360"/>
                                    <a:gd name="T48" fmla="*/ 2 w 383"/>
                                    <a:gd name="T49" fmla="*/ 162 h 360"/>
                                    <a:gd name="T50" fmla="*/ 9 w 383"/>
                                    <a:gd name="T51" fmla="*/ 127 h 360"/>
                                    <a:gd name="T52" fmla="*/ 24 w 383"/>
                                    <a:gd name="T53" fmla="*/ 95 h 360"/>
                                    <a:gd name="T54" fmla="*/ 44 w 383"/>
                                    <a:gd name="T55" fmla="*/ 67 h 360"/>
                                    <a:gd name="T56" fmla="*/ 71 w 383"/>
                                    <a:gd name="T57" fmla="*/ 42 h 360"/>
                                    <a:gd name="T58" fmla="*/ 102 w 383"/>
                                    <a:gd name="T59" fmla="*/ 23 h 360"/>
                                    <a:gd name="T60" fmla="*/ 135 w 383"/>
                                    <a:gd name="T61" fmla="*/ 10 h 360"/>
                                    <a:gd name="T62" fmla="*/ 172 w 383"/>
                                    <a:gd name="T63" fmla="*/ 2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83" h="360">
                                      <a:moveTo>
                                        <a:pt x="191" y="0"/>
                                      </a:moveTo>
                                      <a:lnTo>
                                        <a:pt x="211" y="2"/>
                                      </a:lnTo>
                                      <a:lnTo>
                                        <a:pt x="230" y="5"/>
                                      </a:lnTo>
                                      <a:lnTo>
                                        <a:pt x="248" y="10"/>
                                      </a:lnTo>
                                      <a:lnTo>
                                        <a:pt x="265" y="15"/>
                                      </a:lnTo>
                                      <a:lnTo>
                                        <a:pt x="282" y="23"/>
                                      </a:lnTo>
                                      <a:lnTo>
                                        <a:pt x="299" y="32"/>
                                      </a:lnTo>
                                      <a:lnTo>
                                        <a:pt x="313" y="42"/>
                                      </a:lnTo>
                                      <a:lnTo>
                                        <a:pt x="326" y="54"/>
                                      </a:lnTo>
                                      <a:lnTo>
                                        <a:pt x="340" y="67"/>
                                      </a:lnTo>
                                      <a:lnTo>
                                        <a:pt x="350" y="80"/>
                                      </a:lnTo>
                                      <a:lnTo>
                                        <a:pt x="360" y="95"/>
                                      </a:lnTo>
                                      <a:lnTo>
                                        <a:pt x="368" y="111"/>
                                      </a:lnTo>
                                      <a:lnTo>
                                        <a:pt x="373" y="127"/>
                                      </a:lnTo>
                                      <a:lnTo>
                                        <a:pt x="378" y="145"/>
                                      </a:lnTo>
                                      <a:lnTo>
                                        <a:pt x="382" y="162"/>
                                      </a:lnTo>
                                      <a:lnTo>
                                        <a:pt x="383" y="181"/>
                                      </a:lnTo>
                                      <a:lnTo>
                                        <a:pt x="382" y="198"/>
                                      </a:lnTo>
                                      <a:lnTo>
                                        <a:pt x="378" y="216"/>
                                      </a:lnTo>
                                      <a:lnTo>
                                        <a:pt x="373" y="233"/>
                                      </a:lnTo>
                                      <a:lnTo>
                                        <a:pt x="368" y="251"/>
                                      </a:lnTo>
                                      <a:lnTo>
                                        <a:pt x="360" y="265"/>
                                      </a:lnTo>
                                      <a:lnTo>
                                        <a:pt x="350" y="281"/>
                                      </a:lnTo>
                                      <a:lnTo>
                                        <a:pt x="340" y="293"/>
                                      </a:lnTo>
                                      <a:lnTo>
                                        <a:pt x="326" y="308"/>
                                      </a:lnTo>
                                      <a:lnTo>
                                        <a:pt x="313" y="319"/>
                                      </a:lnTo>
                                      <a:lnTo>
                                        <a:pt x="299" y="328"/>
                                      </a:lnTo>
                                      <a:lnTo>
                                        <a:pt x="282" y="338"/>
                                      </a:lnTo>
                                      <a:lnTo>
                                        <a:pt x="265" y="346"/>
                                      </a:lnTo>
                                      <a:lnTo>
                                        <a:pt x="248" y="352"/>
                                      </a:lnTo>
                                      <a:lnTo>
                                        <a:pt x="230" y="355"/>
                                      </a:lnTo>
                                      <a:lnTo>
                                        <a:pt x="211" y="358"/>
                                      </a:lnTo>
                                      <a:lnTo>
                                        <a:pt x="191" y="360"/>
                                      </a:lnTo>
                                      <a:lnTo>
                                        <a:pt x="172" y="358"/>
                                      </a:lnTo>
                                      <a:lnTo>
                                        <a:pt x="154" y="355"/>
                                      </a:lnTo>
                                      <a:lnTo>
                                        <a:pt x="135" y="352"/>
                                      </a:lnTo>
                                      <a:lnTo>
                                        <a:pt x="117" y="346"/>
                                      </a:lnTo>
                                      <a:lnTo>
                                        <a:pt x="102" y="338"/>
                                      </a:lnTo>
                                      <a:lnTo>
                                        <a:pt x="85" y="328"/>
                                      </a:lnTo>
                                      <a:lnTo>
                                        <a:pt x="71" y="319"/>
                                      </a:lnTo>
                                      <a:lnTo>
                                        <a:pt x="56" y="308"/>
                                      </a:lnTo>
                                      <a:lnTo>
                                        <a:pt x="44" y="293"/>
                                      </a:lnTo>
                                      <a:lnTo>
                                        <a:pt x="34" y="281"/>
                                      </a:lnTo>
                                      <a:lnTo>
                                        <a:pt x="24" y="265"/>
                                      </a:lnTo>
                                      <a:lnTo>
                                        <a:pt x="16" y="251"/>
                                      </a:lnTo>
                                      <a:lnTo>
                                        <a:pt x="9" y="233"/>
                                      </a:lnTo>
                                      <a:lnTo>
                                        <a:pt x="5" y="216"/>
                                      </a:lnTo>
                                      <a:lnTo>
                                        <a:pt x="2" y="198"/>
                                      </a:lnTo>
                                      <a:lnTo>
                                        <a:pt x="0" y="181"/>
                                      </a:lnTo>
                                      <a:lnTo>
                                        <a:pt x="2" y="162"/>
                                      </a:lnTo>
                                      <a:lnTo>
                                        <a:pt x="5" y="145"/>
                                      </a:lnTo>
                                      <a:lnTo>
                                        <a:pt x="9" y="127"/>
                                      </a:lnTo>
                                      <a:lnTo>
                                        <a:pt x="16" y="111"/>
                                      </a:lnTo>
                                      <a:lnTo>
                                        <a:pt x="24" y="95"/>
                                      </a:lnTo>
                                      <a:lnTo>
                                        <a:pt x="34" y="80"/>
                                      </a:lnTo>
                                      <a:lnTo>
                                        <a:pt x="44" y="67"/>
                                      </a:lnTo>
                                      <a:lnTo>
                                        <a:pt x="56" y="54"/>
                                      </a:lnTo>
                                      <a:lnTo>
                                        <a:pt x="71" y="42"/>
                                      </a:lnTo>
                                      <a:lnTo>
                                        <a:pt x="85" y="32"/>
                                      </a:lnTo>
                                      <a:lnTo>
                                        <a:pt x="102" y="23"/>
                                      </a:lnTo>
                                      <a:lnTo>
                                        <a:pt x="117" y="15"/>
                                      </a:lnTo>
                                      <a:lnTo>
                                        <a:pt x="135" y="10"/>
                                      </a:lnTo>
                                      <a:lnTo>
                                        <a:pt x="154" y="5"/>
                                      </a:lnTo>
                                      <a:lnTo>
                                        <a:pt x="172" y="2"/>
                                      </a:lnTo>
                                      <a:lnTo>
                                        <a:pt x="19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0" name="Freeform 108"/>
                              <wps:cNvSpPr>
                                <a:spLocks/>
                              </wps:cNvSpPr>
                              <wps:spPr bwMode="auto">
                                <a:xfrm>
                                  <a:off x="2327" y="3601"/>
                                  <a:ext cx="126" cy="110"/>
                                </a:xfrm>
                                <a:custGeom>
                                  <a:avLst/>
                                  <a:gdLst>
                                    <a:gd name="T0" fmla="*/ 8 w 126"/>
                                    <a:gd name="T1" fmla="*/ 0 h 110"/>
                                    <a:gd name="T2" fmla="*/ 116 w 126"/>
                                    <a:gd name="T3" fmla="*/ 0 h 110"/>
                                    <a:gd name="T4" fmla="*/ 118 w 126"/>
                                    <a:gd name="T5" fmla="*/ 0 h 110"/>
                                    <a:gd name="T6" fmla="*/ 119 w 126"/>
                                    <a:gd name="T7" fmla="*/ 0 h 110"/>
                                    <a:gd name="T8" fmla="*/ 121 w 126"/>
                                    <a:gd name="T9" fmla="*/ 2 h 110"/>
                                    <a:gd name="T10" fmla="*/ 123 w 126"/>
                                    <a:gd name="T11" fmla="*/ 3 h 110"/>
                                    <a:gd name="T12" fmla="*/ 124 w 126"/>
                                    <a:gd name="T13" fmla="*/ 5 h 110"/>
                                    <a:gd name="T14" fmla="*/ 124 w 126"/>
                                    <a:gd name="T15" fmla="*/ 7 h 110"/>
                                    <a:gd name="T16" fmla="*/ 124 w 126"/>
                                    <a:gd name="T17" fmla="*/ 8 h 110"/>
                                    <a:gd name="T18" fmla="*/ 126 w 126"/>
                                    <a:gd name="T19" fmla="*/ 10 h 110"/>
                                    <a:gd name="T20" fmla="*/ 126 w 126"/>
                                    <a:gd name="T21" fmla="*/ 100 h 110"/>
                                    <a:gd name="T22" fmla="*/ 124 w 126"/>
                                    <a:gd name="T23" fmla="*/ 102 h 110"/>
                                    <a:gd name="T24" fmla="*/ 124 w 126"/>
                                    <a:gd name="T25" fmla="*/ 105 h 110"/>
                                    <a:gd name="T26" fmla="*/ 124 w 126"/>
                                    <a:gd name="T27" fmla="*/ 106 h 110"/>
                                    <a:gd name="T28" fmla="*/ 123 w 126"/>
                                    <a:gd name="T29" fmla="*/ 108 h 110"/>
                                    <a:gd name="T30" fmla="*/ 121 w 126"/>
                                    <a:gd name="T31" fmla="*/ 108 h 110"/>
                                    <a:gd name="T32" fmla="*/ 119 w 126"/>
                                    <a:gd name="T33" fmla="*/ 110 h 110"/>
                                    <a:gd name="T34" fmla="*/ 118 w 126"/>
                                    <a:gd name="T35" fmla="*/ 110 h 110"/>
                                    <a:gd name="T36" fmla="*/ 116 w 126"/>
                                    <a:gd name="T37" fmla="*/ 110 h 110"/>
                                    <a:gd name="T38" fmla="*/ 8 w 126"/>
                                    <a:gd name="T39" fmla="*/ 110 h 110"/>
                                    <a:gd name="T40" fmla="*/ 6 w 126"/>
                                    <a:gd name="T41" fmla="*/ 110 h 110"/>
                                    <a:gd name="T42" fmla="*/ 5 w 126"/>
                                    <a:gd name="T43" fmla="*/ 110 h 110"/>
                                    <a:gd name="T44" fmla="*/ 3 w 126"/>
                                    <a:gd name="T45" fmla="*/ 108 h 110"/>
                                    <a:gd name="T46" fmla="*/ 1 w 126"/>
                                    <a:gd name="T47" fmla="*/ 108 h 110"/>
                                    <a:gd name="T48" fmla="*/ 1 w 126"/>
                                    <a:gd name="T49" fmla="*/ 106 h 110"/>
                                    <a:gd name="T50" fmla="*/ 0 w 126"/>
                                    <a:gd name="T51" fmla="*/ 105 h 110"/>
                                    <a:gd name="T52" fmla="*/ 0 w 126"/>
                                    <a:gd name="T53" fmla="*/ 102 h 110"/>
                                    <a:gd name="T54" fmla="*/ 0 w 126"/>
                                    <a:gd name="T55" fmla="*/ 100 h 110"/>
                                    <a:gd name="T56" fmla="*/ 0 w 126"/>
                                    <a:gd name="T57" fmla="*/ 10 h 110"/>
                                    <a:gd name="T58" fmla="*/ 0 w 126"/>
                                    <a:gd name="T59" fmla="*/ 8 h 110"/>
                                    <a:gd name="T60" fmla="*/ 0 w 126"/>
                                    <a:gd name="T61" fmla="*/ 7 h 110"/>
                                    <a:gd name="T62" fmla="*/ 1 w 126"/>
                                    <a:gd name="T63" fmla="*/ 5 h 110"/>
                                    <a:gd name="T64" fmla="*/ 1 w 126"/>
                                    <a:gd name="T65" fmla="*/ 3 h 110"/>
                                    <a:gd name="T66" fmla="*/ 3 w 126"/>
                                    <a:gd name="T67" fmla="*/ 2 h 110"/>
                                    <a:gd name="T68" fmla="*/ 5 w 126"/>
                                    <a:gd name="T69" fmla="*/ 0 h 110"/>
                                    <a:gd name="T70" fmla="*/ 6 w 126"/>
                                    <a:gd name="T71" fmla="*/ 0 h 110"/>
                                    <a:gd name="T72" fmla="*/ 8 w 126"/>
                                    <a:gd name="T73"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6" h="110">
                                      <a:moveTo>
                                        <a:pt x="8" y="0"/>
                                      </a:moveTo>
                                      <a:lnTo>
                                        <a:pt x="116" y="0"/>
                                      </a:lnTo>
                                      <a:lnTo>
                                        <a:pt x="118" y="0"/>
                                      </a:lnTo>
                                      <a:lnTo>
                                        <a:pt x="119" y="0"/>
                                      </a:lnTo>
                                      <a:lnTo>
                                        <a:pt x="121" y="2"/>
                                      </a:lnTo>
                                      <a:lnTo>
                                        <a:pt x="123" y="3"/>
                                      </a:lnTo>
                                      <a:lnTo>
                                        <a:pt x="124" y="5"/>
                                      </a:lnTo>
                                      <a:lnTo>
                                        <a:pt x="124" y="7"/>
                                      </a:lnTo>
                                      <a:lnTo>
                                        <a:pt x="124" y="8"/>
                                      </a:lnTo>
                                      <a:lnTo>
                                        <a:pt x="126" y="10"/>
                                      </a:lnTo>
                                      <a:lnTo>
                                        <a:pt x="126" y="100"/>
                                      </a:lnTo>
                                      <a:lnTo>
                                        <a:pt x="124" y="102"/>
                                      </a:lnTo>
                                      <a:lnTo>
                                        <a:pt x="124" y="105"/>
                                      </a:lnTo>
                                      <a:lnTo>
                                        <a:pt x="124" y="106"/>
                                      </a:lnTo>
                                      <a:lnTo>
                                        <a:pt x="123" y="108"/>
                                      </a:lnTo>
                                      <a:lnTo>
                                        <a:pt x="121" y="108"/>
                                      </a:lnTo>
                                      <a:lnTo>
                                        <a:pt x="119" y="110"/>
                                      </a:lnTo>
                                      <a:lnTo>
                                        <a:pt x="118" y="110"/>
                                      </a:lnTo>
                                      <a:lnTo>
                                        <a:pt x="116" y="110"/>
                                      </a:lnTo>
                                      <a:lnTo>
                                        <a:pt x="8" y="110"/>
                                      </a:lnTo>
                                      <a:lnTo>
                                        <a:pt x="6" y="110"/>
                                      </a:lnTo>
                                      <a:lnTo>
                                        <a:pt x="5" y="110"/>
                                      </a:lnTo>
                                      <a:lnTo>
                                        <a:pt x="3" y="108"/>
                                      </a:lnTo>
                                      <a:lnTo>
                                        <a:pt x="1" y="108"/>
                                      </a:lnTo>
                                      <a:lnTo>
                                        <a:pt x="1" y="106"/>
                                      </a:lnTo>
                                      <a:lnTo>
                                        <a:pt x="0" y="105"/>
                                      </a:lnTo>
                                      <a:lnTo>
                                        <a:pt x="0" y="102"/>
                                      </a:lnTo>
                                      <a:lnTo>
                                        <a:pt x="0" y="100"/>
                                      </a:lnTo>
                                      <a:lnTo>
                                        <a:pt x="0" y="10"/>
                                      </a:lnTo>
                                      <a:lnTo>
                                        <a:pt x="0" y="8"/>
                                      </a:lnTo>
                                      <a:lnTo>
                                        <a:pt x="0" y="7"/>
                                      </a:lnTo>
                                      <a:lnTo>
                                        <a:pt x="1" y="5"/>
                                      </a:lnTo>
                                      <a:lnTo>
                                        <a:pt x="1" y="3"/>
                                      </a:lnTo>
                                      <a:lnTo>
                                        <a:pt x="3" y="2"/>
                                      </a:lnTo>
                                      <a:lnTo>
                                        <a:pt x="5" y="0"/>
                                      </a:lnTo>
                                      <a:lnTo>
                                        <a:pt x="6" y="0"/>
                                      </a:lnTo>
                                      <a:lnTo>
                                        <a:pt x="8"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1" name="Freeform 109"/>
                              <wps:cNvSpPr>
                                <a:spLocks/>
                              </wps:cNvSpPr>
                              <wps:spPr bwMode="auto">
                                <a:xfrm>
                                  <a:off x="2340" y="3627"/>
                                  <a:ext cx="100" cy="60"/>
                                </a:xfrm>
                                <a:custGeom>
                                  <a:avLst/>
                                  <a:gdLst>
                                    <a:gd name="T0" fmla="*/ 66 w 100"/>
                                    <a:gd name="T1" fmla="*/ 22 h 60"/>
                                    <a:gd name="T2" fmla="*/ 39 w 100"/>
                                    <a:gd name="T3" fmla="*/ 0 h 60"/>
                                    <a:gd name="T4" fmla="*/ 68 w 100"/>
                                    <a:gd name="T5" fmla="*/ 0 h 60"/>
                                    <a:gd name="T6" fmla="*/ 100 w 100"/>
                                    <a:gd name="T7" fmla="*/ 30 h 60"/>
                                    <a:gd name="T8" fmla="*/ 68 w 100"/>
                                    <a:gd name="T9" fmla="*/ 60 h 60"/>
                                    <a:gd name="T10" fmla="*/ 39 w 100"/>
                                    <a:gd name="T11" fmla="*/ 60 h 60"/>
                                    <a:gd name="T12" fmla="*/ 66 w 100"/>
                                    <a:gd name="T13" fmla="*/ 38 h 60"/>
                                    <a:gd name="T14" fmla="*/ 0 w 100"/>
                                    <a:gd name="T15" fmla="*/ 38 h 60"/>
                                    <a:gd name="T16" fmla="*/ 0 w 100"/>
                                    <a:gd name="T17" fmla="*/ 22 h 60"/>
                                    <a:gd name="T18" fmla="*/ 66 w 100"/>
                                    <a:gd name="T19" fmla="*/ 22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0" h="60">
                                      <a:moveTo>
                                        <a:pt x="66" y="22"/>
                                      </a:moveTo>
                                      <a:lnTo>
                                        <a:pt x="39" y="0"/>
                                      </a:lnTo>
                                      <a:lnTo>
                                        <a:pt x="68" y="0"/>
                                      </a:lnTo>
                                      <a:lnTo>
                                        <a:pt x="100" y="30"/>
                                      </a:lnTo>
                                      <a:lnTo>
                                        <a:pt x="68" y="60"/>
                                      </a:lnTo>
                                      <a:lnTo>
                                        <a:pt x="39" y="60"/>
                                      </a:lnTo>
                                      <a:lnTo>
                                        <a:pt x="66" y="38"/>
                                      </a:lnTo>
                                      <a:lnTo>
                                        <a:pt x="0" y="38"/>
                                      </a:lnTo>
                                      <a:lnTo>
                                        <a:pt x="0" y="22"/>
                                      </a:lnTo>
                                      <a:lnTo>
                                        <a:pt x="66" y="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0" name="Freeform 110"/>
                              <wps:cNvSpPr>
                                <a:spLocks/>
                              </wps:cNvSpPr>
                              <wps:spPr bwMode="auto">
                                <a:xfrm>
                                  <a:off x="2197" y="3642"/>
                                  <a:ext cx="91" cy="76"/>
                                </a:xfrm>
                                <a:custGeom>
                                  <a:avLst/>
                                  <a:gdLst>
                                    <a:gd name="T0" fmla="*/ 91 w 91"/>
                                    <a:gd name="T1" fmla="*/ 7 h 76"/>
                                    <a:gd name="T2" fmla="*/ 62 w 91"/>
                                    <a:gd name="T3" fmla="*/ 54 h 76"/>
                                    <a:gd name="T4" fmla="*/ 55 w 91"/>
                                    <a:gd name="T5" fmla="*/ 57 h 76"/>
                                    <a:gd name="T6" fmla="*/ 49 w 91"/>
                                    <a:gd name="T7" fmla="*/ 59 h 76"/>
                                    <a:gd name="T8" fmla="*/ 44 w 91"/>
                                    <a:gd name="T9" fmla="*/ 62 h 76"/>
                                    <a:gd name="T10" fmla="*/ 37 w 91"/>
                                    <a:gd name="T11" fmla="*/ 65 h 76"/>
                                    <a:gd name="T12" fmla="*/ 30 w 91"/>
                                    <a:gd name="T13" fmla="*/ 67 h 76"/>
                                    <a:gd name="T14" fmla="*/ 23 w 91"/>
                                    <a:gd name="T15" fmla="*/ 70 h 76"/>
                                    <a:gd name="T16" fmla="*/ 18 w 91"/>
                                    <a:gd name="T17" fmla="*/ 73 h 76"/>
                                    <a:gd name="T18" fmla="*/ 12 w 91"/>
                                    <a:gd name="T19" fmla="*/ 75 h 76"/>
                                    <a:gd name="T20" fmla="*/ 8 w 91"/>
                                    <a:gd name="T21" fmla="*/ 76 h 76"/>
                                    <a:gd name="T22" fmla="*/ 5 w 91"/>
                                    <a:gd name="T23" fmla="*/ 76 h 76"/>
                                    <a:gd name="T24" fmla="*/ 1 w 91"/>
                                    <a:gd name="T25" fmla="*/ 75 h 76"/>
                                    <a:gd name="T26" fmla="*/ 0 w 91"/>
                                    <a:gd name="T27" fmla="*/ 73 h 76"/>
                                    <a:gd name="T28" fmla="*/ 0 w 91"/>
                                    <a:gd name="T29" fmla="*/ 70 h 76"/>
                                    <a:gd name="T30" fmla="*/ 0 w 91"/>
                                    <a:gd name="T31" fmla="*/ 67 h 76"/>
                                    <a:gd name="T32" fmla="*/ 1 w 91"/>
                                    <a:gd name="T33" fmla="*/ 65 h 76"/>
                                    <a:gd name="T34" fmla="*/ 5 w 91"/>
                                    <a:gd name="T35" fmla="*/ 62 h 76"/>
                                    <a:gd name="T36" fmla="*/ 50 w 91"/>
                                    <a:gd name="T37" fmla="*/ 38 h 76"/>
                                    <a:gd name="T38" fmla="*/ 69 w 91"/>
                                    <a:gd name="T39" fmla="*/ 0 h 76"/>
                                    <a:gd name="T40" fmla="*/ 72 w 91"/>
                                    <a:gd name="T41" fmla="*/ 0 h 76"/>
                                    <a:gd name="T42" fmla="*/ 74 w 91"/>
                                    <a:gd name="T43" fmla="*/ 0 h 76"/>
                                    <a:gd name="T44" fmla="*/ 77 w 91"/>
                                    <a:gd name="T45" fmla="*/ 0 h 76"/>
                                    <a:gd name="T46" fmla="*/ 79 w 91"/>
                                    <a:gd name="T47" fmla="*/ 0 h 76"/>
                                    <a:gd name="T48" fmla="*/ 82 w 91"/>
                                    <a:gd name="T49" fmla="*/ 2 h 76"/>
                                    <a:gd name="T50" fmla="*/ 84 w 91"/>
                                    <a:gd name="T51" fmla="*/ 2 h 76"/>
                                    <a:gd name="T52" fmla="*/ 87 w 91"/>
                                    <a:gd name="T53" fmla="*/ 4 h 76"/>
                                    <a:gd name="T54" fmla="*/ 91 w 91"/>
                                    <a:gd name="T55" fmla="*/ 7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91" h="76">
                                      <a:moveTo>
                                        <a:pt x="91" y="7"/>
                                      </a:moveTo>
                                      <a:lnTo>
                                        <a:pt x="62" y="54"/>
                                      </a:lnTo>
                                      <a:lnTo>
                                        <a:pt x="55" y="57"/>
                                      </a:lnTo>
                                      <a:lnTo>
                                        <a:pt x="49" y="59"/>
                                      </a:lnTo>
                                      <a:lnTo>
                                        <a:pt x="44" y="62"/>
                                      </a:lnTo>
                                      <a:lnTo>
                                        <a:pt x="37" y="65"/>
                                      </a:lnTo>
                                      <a:lnTo>
                                        <a:pt x="30" y="67"/>
                                      </a:lnTo>
                                      <a:lnTo>
                                        <a:pt x="23" y="70"/>
                                      </a:lnTo>
                                      <a:lnTo>
                                        <a:pt x="18" y="73"/>
                                      </a:lnTo>
                                      <a:lnTo>
                                        <a:pt x="12" y="75"/>
                                      </a:lnTo>
                                      <a:lnTo>
                                        <a:pt x="8" y="76"/>
                                      </a:lnTo>
                                      <a:lnTo>
                                        <a:pt x="5" y="76"/>
                                      </a:lnTo>
                                      <a:lnTo>
                                        <a:pt x="1" y="75"/>
                                      </a:lnTo>
                                      <a:lnTo>
                                        <a:pt x="0" y="73"/>
                                      </a:lnTo>
                                      <a:lnTo>
                                        <a:pt x="0" y="70"/>
                                      </a:lnTo>
                                      <a:lnTo>
                                        <a:pt x="0" y="67"/>
                                      </a:lnTo>
                                      <a:lnTo>
                                        <a:pt x="1" y="65"/>
                                      </a:lnTo>
                                      <a:lnTo>
                                        <a:pt x="5" y="62"/>
                                      </a:lnTo>
                                      <a:lnTo>
                                        <a:pt x="50" y="38"/>
                                      </a:lnTo>
                                      <a:lnTo>
                                        <a:pt x="69" y="0"/>
                                      </a:lnTo>
                                      <a:lnTo>
                                        <a:pt x="72" y="0"/>
                                      </a:lnTo>
                                      <a:lnTo>
                                        <a:pt x="74" y="0"/>
                                      </a:lnTo>
                                      <a:lnTo>
                                        <a:pt x="77" y="0"/>
                                      </a:lnTo>
                                      <a:lnTo>
                                        <a:pt x="79" y="0"/>
                                      </a:lnTo>
                                      <a:lnTo>
                                        <a:pt x="82" y="2"/>
                                      </a:lnTo>
                                      <a:lnTo>
                                        <a:pt x="84" y="2"/>
                                      </a:lnTo>
                                      <a:lnTo>
                                        <a:pt x="87" y="4"/>
                                      </a:lnTo>
                                      <a:lnTo>
                                        <a:pt x="91" y="7"/>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1" name="Freeform 111"/>
                              <wps:cNvSpPr>
                                <a:spLocks/>
                              </wps:cNvSpPr>
                              <wps:spPr bwMode="auto">
                                <a:xfrm>
                                  <a:off x="2295" y="3655"/>
                                  <a:ext cx="32" cy="82"/>
                                </a:xfrm>
                                <a:custGeom>
                                  <a:avLst/>
                                  <a:gdLst>
                                    <a:gd name="T0" fmla="*/ 0 w 32"/>
                                    <a:gd name="T1" fmla="*/ 0 h 82"/>
                                    <a:gd name="T2" fmla="*/ 18 w 32"/>
                                    <a:gd name="T3" fmla="*/ 22 h 82"/>
                                    <a:gd name="T4" fmla="*/ 20 w 32"/>
                                    <a:gd name="T5" fmla="*/ 29 h 82"/>
                                    <a:gd name="T6" fmla="*/ 21 w 32"/>
                                    <a:gd name="T7" fmla="*/ 35 h 82"/>
                                    <a:gd name="T8" fmla="*/ 23 w 32"/>
                                    <a:gd name="T9" fmla="*/ 41 h 82"/>
                                    <a:gd name="T10" fmla="*/ 25 w 32"/>
                                    <a:gd name="T11" fmla="*/ 48 h 82"/>
                                    <a:gd name="T12" fmla="*/ 27 w 32"/>
                                    <a:gd name="T13" fmla="*/ 54 h 82"/>
                                    <a:gd name="T14" fmla="*/ 28 w 32"/>
                                    <a:gd name="T15" fmla="*/ 60 h 82"/>
                                    <a:gd name="T16" fmla="*/ 28 w 32"/>
                                    <a:gd name="T17" fmla="*/ 67 h 82"/>
                                    <a:gd name="T18" fmla="*/ 30 w 32"/>
                                    <a:gd name="T19" fmla="*/ 75 h 82"/>
                                    <a:gd name="T20" fmla="*/ 32 w 32"/>
                                    <a:gd name="T21" fmla="*/ 78 h 82"/>
                                    <a:gd name="T22" fmla="*/ 30 w 32"/>
                                    <a:gd name="T23" fmla="*/ 79 h 82"/>
                                    <a:gd name="T24" fmla="*/ 28 w 32"/>
                                    <a:gd name="T25" fmla="*/ 82 h 82"/>
                                    <a:gd name="T26" fmla="*/ 27 w 32"/>
                                    <a:gd name="T27" fmla="*/ 82 h 82"/>
                                    <a:gd name="T28" fmla="*/ 23 w 32"/>
                                    <a:gd name="T29" fmla="*/ 82 h 82"/>
                                    <a:gd name="T30" fmla="*/ 20 w 32"/>
                                    <a:gd name="T31" fmla="*/ 82 h 82"/>
                                    <a:gd name="T32" fmla="*/ 18 w 32"/>
                                    <a:gd name="T33" fmla="*/ 81 h 82"/>
                                    <a:gd name="T34" fmla="*/ 16 w 32"/>
                                    <a:gd name="T35" fmla="*/ 78 h 82"/>
                                    <a:gd name="T36" fmla="*/ 5 w 32"/>
                                    <a:gd name="T37" fmla="*/ 37 h 82"/>
                                    <a:gd name="T38" fmla="*/ 0 w 32"/>
                                    <a:gd name="T39" fmla="*/ 29 h 82"/>
                                    <a:gd name="T40" fmla="*/ 0 w 32"/>
                                    <a:gd name="T41" fmla="*/ 2 h 82"/>
                                    <a:gd name="T42" fmla="*/ 0 w 32"/>
                                    <a:gd name="T43" fmla="*/ 2 h 82"/>
                                    <a:gd name="T44" fmla="*/ 0 w 32"/>
                                    <a:gd name="T45" fmla="*/ 2 h 82"/>
                                    <a:gd name="T46" fmla="*/ 0 w 32"/>
                                    <a:gd name="T47" fmla="*/ 2 h 82"/>
                                    <a:gd name="T48" fmla="*/ 0 w 32"/>
                                    <a:gd name="T49" fmla="*/ 0 h 82"/>
                                    <a:gd name="T50" fmla="*/ 0 w 32"/>
                                    <a:gd name="T51" fmla="*/ 0 h 82"/>
                                    <a:gd name="T52" fmla="*/ 0 w 32"/>
                                    <a:gd name="T53" fmla="*/ 0 h 82"/>
                                    <a:gd name="T54" fmla="*/ 0 w 32"/>
                                    <a:gd name="T55" fmla="*/ 0 h 82"/>
                                    <a:gd name="T56" fmla="*/ 0 w 32"/>
                                    <a:gd name="T57" fmla="*/ 0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2" h="82">
                                      <a:moveTo>
                                        <a:pt x="0" y="0"/>
                                      </a:moveTo>
                                      <a:lnTo>
                                        <a:pt x="18" y="22"/>
                                      </a:lnTo>
                                      <a:lnTo>
                                        <a:pt x="20" y="29"/>
                                      </a:lnTo>
                                      <a:lnTo>
                                        <a:pt x="21" y="35"/>
                                      </a:lnTo>
                                      <a:lnTo>
                                        <a:pt x="23" y="41"/>
                                      </a:lnTo>
                                      <a:lnTo>
                                        <a:pt x="25" y="48"/>
                                      </a:lnTo>
                                      <a:lnTo>
                                        <a:pt x="27" y="54"/>
                                      </a:lnTo>
                                      <a:lnTo>
                                        <a:pt x="28" y="60"/>
                                      </a:lnTo>
                                      <a:lnTo>
                                        <a:pt x="28" y="67"/>
                                      </a:lnTo>
                                      <a:lnTo>
                                        <a:pt x="30" y="75"/>
                                      </a:lnTo>
                                      <a:lnTo>
                                        <a:pt x="32" y="78"/>
                                      </a:lnTo>
                                      <a:lnTo>
                                        <a:pt x="30" y="79"/>
                                      </a:lnTo>
                                      <a:lnTo>
                                        <a:pt x="28" y="82"/>
                                      </a:lnTo>
                                      <a:lnTo>
                                        <a:pt x="27" y="82"/>
                                      </a:lnTo>
                                      <a:lnTo>
                                        <a:pt x="23" y="82"/>
                                      </a:lnTo>
                                      <a:lnTo>
                                        <a:pt x="20" y="82"/>
                                      </a:lnTo>
                                      <a:lnTo>
                                        <a:pt x="18" y="81"/>
                                      </a:lnTo>
                                      <a:lnTo>
                                        <a:pt x="16" y="78"/>
                                      </a:lnTo>
                                      <a:lnTo>
                                        <a:pt x="5" y="37"/>
                                      </a:lnTo>
                                      <a:lnTo>
                                        <a:pt x="0" y="29"/>
                                      </a:lnTo>
                                      <a:lnTo>
                                        <a:pt x="0" y="2"/>
                                      </a:lnTo>
                                      <a:lnTo>
                                        <a:pt x="0"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2" name="Freeform 112"/>
                              <wps:cNvSpPr>
                                <a:spLocks/>
                              </wps:cNvSpPr>
                              <wps:spPr bwMode="auto">
                                <a:xfrm>
                                  <a:off x="2246" y="3639"/>
                                  <a:ext cx="91" cy="222"/>
                                </a:xfrm>
                                <a:custGeom>
                                  <a:avLst/>
                                  <a:gdLst>
                                    <a:gd name="T0" fmla="*/ 47 w 91"/>
                                    <a:gd name="T1" fmla="*/ 18 h 222"/>
                                    <a:gd name="T2" fmla="*/ 47 w 91"/>
                                    <a:gd name="T3" fmla="*/ 92 h 222"/>
                                    <a:gd name="T4" fmla="*/ 55 w 91"/>
                                    <a:gd name="T5" fmla="*/ 157 h 222"/>
                                    <a:gd name="T6" fmla="*/ 60 w 91"/>
                                    <a:gd name="T7" fmla="*/ 163 h 222"/>
                                    <a:gd name="T8" fmla="*/ 64 w 91"/>
                                    <a:gd name="T9" fmla="*/ 170 h 222"/>
                                    <a:gd name="T10" fmla="*/ 69 w 91"/>
                                    <a:gd name="T11" fmla="*/ 176 h 222"/>
                                    <a:gd name="T12" fmla="*/ 72 w 91"/>
                                    <a:gd name="T13" fmla="*/ 182 h 222"/>
                                    <a:gd name="T14" fmla="*/ 77 w 91"/>
                                    <a:gd name="T15" fmla="*/ 189 h 222"/>
                                    <a:gd name="T16" fmla="*/ 81 w 91"/>
                                    <a:gd name="T17" fmla="*/ 195 h 222"/>
                                    <a:gd name="T18" fmla="*/ 86 w 91"/>
                                    <a:gd name="T19" fmla="*/ 201 h 222"/>
                                    <a:gd name="T20" fmla="*/ 89 w 91"/>
                                    <a:gd name="T21" fmla="*/ 208 h 222"/>
                                    <a:gd name="T22" fmla="*/ 91 w 91"/>
                                    <a:gd name="T23" fmla="*/ 212 h 222"/>
                                    <a:gd name="T24" fmla="*/ 89 w 91"/>
                                    <a:gd name="T25" fmla="*/ 216 h 222"/>
                                    <a:gd name="T26" fmla="*/ 87 w 91"/>
                                    <a:gd name="T27" fmla="*/ 219 h 222"/>
                                    <a:gd name="T28" fmla="*/ 86 w 91"/>
                                    <a:gd name="T29" fmla="*/ 220 h 222"/>
                                    <a:gd name="T30" fmla="*/ 82 w 91"/>
                                    <a:gd name="T31" fmla="*/ 222 h 222"/>
                                    <a:gd name="T32" fmla="*/ 77 w 91"/>
                                    <a:gd name="T33" fmla="*/ 222 h 222"/>
                                    <a:gd name="T34" fmla="*/ 74 w 91"/>
                                    <a:gd name="T35" fmla="*/ 222 h 222"/>
                                    <a:gd name="T36" fmla="*/ 70 w 91"/>
                                    <a:gd name="T37" fmla="*/ 220 h 222"/>
                                    <a:gd name="T38" fmla="*/ 28 w 91"/>
                                    <a:gd name="T39" fmla="*/ 165 h 222"/>
                                    <a:gd name="T40" fmla="*/ 0 w 91"/>
                                    <a:gd name="T41" fmla="*/ 92 h 222"/>
                                    <a:gd name="T42" fmla="*/ 0 w 91"/>
                                    <a:gd name="T43" fmla="*/ 83 h 222"/>
                                    <a:gd name="T44" fmla="*/ 0 w 91"/>
                                    <a:gd name="T45" fmla="*/ 73 h 222"/>
                                    <a:gd name="T46" fmla="*/ 0 w 91"/>
                                    <a:gd name="T47" fmla="*/ 65 h 222"/>
                                    <a:gd name="T48" fmla="*/ 0 w 91"/>
                                    <a:gd name="T49" fmla="*/ 57 h 222"/>
                                    <a:gd name="T50" fmla="*/ 0 w 91"/>
                                    <a:gd name="T51" fmla="*/ 51 h 222"/>
                                    <a:gd name="T52" fmla="*/ 0 w 91"/>
                                    <a:gd name="T53" fmla="*/ 43 h 222"/>
                                    <a:gd name="T54" fmla="*/ 0 w 91"/>
                                    <a:gd name="T55" fmla="*/ 34 h 222"/>
                                    <a:gd name="T56" fmla="*/ 0 w 91"/>
                                    <a:gd name="T57" fmla="*/ 22 h 222"/>
                                    <a:gd name="T58" fmla="*/ 0 w 91"/>
                                    <a:gd name="T59" fmla="*/ 19 h 222"/>
                                    <a:gd name="T60" fmla="*/ 1 w 91"/>
                                    <a:gd name="T61" fmla="*/ 16 h 222"/>
                                    <a:gd name="T62" fmla="*/ 1 w 91"/>
                                    <a:gd name="T63" fmla="*/ 11 h 222"/>
                                    <a:gd name="T64" fmla="*/ 3 w 91"/>
                                    <a:gd name="T65" fmla="*/ 8 h 222"/>
                                    <a:gd name="T66" fmla="*/ 5 w 91"/>
                                    <a:gd name="T67" fmla="*/ 5 h 222"/>
                                    <a:gd name="T68" fmla="*/ 8 w 91"/>
                                    <a:gd name="T69" fmla="*/ 3 h 222"/>
                                    <a:gd name="T70" fmla="*/ 11 w 91"/>
                                    <a:gd name="T71" fmla="*/ 2 h 222"/>
                                    <a:gd name="T72" fmla="*/ 15 w 91"/>
                                    <a:gd name="T73" fmla="*/ 0 h 222"/>
                                    <a:gd name="T74" fmla="*/ 16 w 91"/>
                                    <a:gd name="T75" fmla="*/ 0 h 222"/>
                                    <a:gd name="T76" fmla="*/ 18 w 91"/>
                                    <a:gd name="T77" fmla="*/ 0 h 222"/>
                                    <a:gd name="T78" fmla="*/ 20 w 91"/>
                                    <a:gd name="T79" fmla="*/ 0 h 222"/>
                                    <a:gd name="T80" fmla="*/ 22 w 91"/>
                                    <a:gd name="T81" fmla="*/ 0 h 222"/>
                                    <a:gd name="T82" fmla="*/ 23 w 91"/>
                                    <a:gd name="T83" fmla="*/ 0 h 222"/>
                                    <a:gd name="T84" fmla="*/ 25 w 91"/>
                                    <a:gd name="T85" fmla="*/ 0 h 222"/>
                                    <a:gd name="T86" fmla="*/ 27 w 91"/>
                                    <a:gd name="T87" fmla="*/ 0 h 222"/>
                                    <a:gd name="T88" fmla="*/ 28 w 91"/>
                                    <a:gd name="T89" fmla="*/ 0 h 222"/>
                                    <a:gd name="T90" fmla="*/ 32 w 91"/>
                                    <a:gd name="T91" fmla="*/ 0 h 222"/>
                                    <a:gd name="T92" fmla="*/ 35 w 91"/>
                                    <a:gd name="T93" fmla="*/ 0 h 222"/>
                                    <a:gd name="T94" fmla="*/ 38 w 91"/>
                                    <a:gd name="T95" fmla="*/ 2 h 222"/>
                                    <a:gd name="T96" fmla="*/ 40 w 91"/>
                                    <a:gd name="T97" fmla="*/ 3 h 222"/>
                                    <a:gd name="T98" fmla="*/ 43 w 91"/>
                                    <a:gd name="T99" fmla="*/ 5 h 222"/>
                                    <a:gd name="T100" fmla="*/ 45 w 91"/>
                                    <a:gd name="T101" fmla="*/ 8 h 222"/>
                                    <a:gd name="T102" fmla="*/ 47 w 91"/>
                                    <a:gd name="T103" fmla="*/ 13 h 222"/>
                                    <a:gd name="T104" fmla="*/ 47 w 91"/>
                                    <a:gd name="T105" fmla="*/ 18 h 2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91" h="222">
                                      <a:moveTo>
                                        <a:pt x="47" y="18"/>
                                      </a:moveTo>
                                      <a:lnTo>
                                        <a:pt x="47" y="92"/>
                                      </a:lnTo>
                                      <a:lnTo>
                                        <a:pt x="55" y="157"/>
                                      </a:lnTo>
                                      <a:lnTo>
                                        <a:pt x="60" y="163"/>
                                      </a:lnTo>
                                      <a:lnTo>
                                        <a:pt x="64" y="170"/>
                                      </a:lnTo>
                                      <a:lnTo>
                                        <a:pt x="69" y="176"/>
                                      </a:lnTo>
                                      <a:lnTo>
                                        <a:pt x="72" y="182"/>
                                      </a:lnTo>
                                      <a:lnTo>
                                        <a:pt x="77" y="189"/>
                                      </a:lnTo>
                                      <a:lnTo>
                                        <a:pt x="81" y="195"/>
                                      </a:lnTo>
                                      <a:lnTo>
                                        <a:pt x="86" y="201"/>
                                      </a:lnTo>
                                      <a:lnTo>
                                        <a:pt x="89" y="208"/>
                                      </a:lnTo>
                                      <a:lnTo>
                                        <a:pt x="91" y="212"/>
                                      </a:lnTo>
                                      <a:lnTo>
                                        <a:pt x="89" y="216"/>
                                      </a:lnTo>
                                      <a:lnTo>
                                        <a:pt x="87" y="219"/>
                                      </a:lnTo>
                                      <a:lnTo>
                                        <a:pt x="86" y="220"/>
                                      </a:lnTo>
                                      <a:lnTo>
                                        <a:pt x="82" y="222"/>
                                      </a:lnTo>
                                      <a:lnTo>
                                        <a:pt x="77" y="222"/>
                                      </a:lnTo>
                                      <a:lnTo>
                                        <a:pt x="74" y="222"/>
                                      </a:lnTo>
                                      <a:lnTo>
                                        <a:pt x="70" y="220"/>
                                      </a:lnTo>
                                      <a:lnTo>
                                        <a:pt x="28" y="165"/>
                                      </a:lnTo>
                                      <a:lnTo>
                                        <a:pt x="0" y="92"/>
                                      </a:lnTo>
                                      <a:lnTo>
                                        <a:pt x="0" y="83"/>
                                      </a:lnTo>
                                      <a:lnTo>
                                        <a:pt x="0" y="73"/>
                                      </a:lnTo>
                                      <a:lnTo>
                                        <a:pt x="0" y="65"/>
                                      </a:lnTo>
                                      <a:lnTo>
                                        <a:pt x="0" y="57"/>
                                      </a:lnTo>
                                      <a:lnTo>
                                        <a:pt x="0" y="51"/>
                                      </a:lnTo>
                                      <a:lnTo>
                                        <a:pt x="0" y="43"/>
                                      </a:lnTo>
                                      <a:lnTo>
                                        <a:pt x="0" y="34"/>
                                      </a:lnTo>
                                      <a:lnTo>
                                        <a:pt x="0" y="22"/>
                                      </a:lnTo>
                                      <a:lnTo>
                                        <a:pt x="0" y="19"/>
                                      </a:lnTo>
                                      <a:lnTo>
                                        <a:pt x="1" y="16"/>
                                      </a:lnTo>
                                      <a:lnTo>
                                        <a:pt x="1" y="11"/>
                                      </a:lnTo>
                                      <a:lnTo>
                                        <a:pt x="3" y="8"/>
                                      </a:lnTo>
                                      <a:lnTo>
                                        <a:pt x="5" y="5"/>
                                      </a:lnTo>
                                      <a:lnTo>
                                        <a:pt x="8" y="3"/>
                                      </a:lnTo>
                                      <a:lnTo>
                                        <a:pt x="11" y="2"/>
                                      </a:lnTo>
                                      <a:lnTo>
                                        <a:pt x="15" y="0"/>
                                      </a:lnTo>
                                      <a:lnTo>
                                        <a:pt x="16" y="0"/>
                                      </a:lnTo>
                                      <a:lnTo>
                                        <a:pt x="18" y="0"/>
                                      </a:lnTo>
                                      <a:lnTo>
                                        <a:pt x="20" y="0"/>
                                      </a:lnTo>
                                      <a:lnTo>
                                        <a:pt x="22" y="0"/>
                                      </a:lnTo>
                                      <a:lnTo>
                                        <a:pt x="23" y="0"/>
                                      </a:lnTo>
                                      <a:lnTo>
                                        <a:pt x="25" y="0"/>
                                      </a:lnTo>
                                      <a:lnTo>
                                        <a:pt x="27" y="0"/>
                                      </a:lnTo>
                                      <a:lnTo>
                                        <a:pt x="28" y="0"/>
                                      </a:lnTo>
                                      <a:lnTo>
                                        <a:pt x="32" y="0"/>
                                      </a:lnTo>
                                      <a:lnTo>
                                        <a:pt x="35" y="0"/>
                                      </a:lnTo>
                                      <a:lnTo>
                                        <a:pt x="38" y="2"/>
                                      </a:lnTo>
                                      <a:lnTo>
                                        <a:pt x="40" y="3"/>
                                      </a:lnTo>
                                      <a:lnTo>
                                        <a:pt x="43" y="5"/>
                                      </a:lnTo>
                                      <a:lnTo>
                                        <a:pt x="45" y="8"/>
                                      </a:lnTo>
                                      <a:lnTo>
                                        <a:pt x="47" y="13"/>
                                      </a:lnTo>
                                      <a:lnTo>
                                        <a:pt x="47" y="18"/>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3" name="Freeform 113"/>
                              <wps:cNvSpPr>
                                <a:spLocks/>
                              </wps:cNvSpPr>
                              <wps:spPr bwMode="auto">
                                <a:xfrm>
                                  <a:off x="2229" y="3736"/>
                                  <a:ext cx="35" cy="131"/>
                                </a:xfrm>
                                <a:custGeom>
                                  <a:avLst/>
                                  <a:gdLst>
                                    <a:gd name="T0" fmla="*/ 15 w 35"/>
                                    <a:gd name="T1" fmla="*/ 0 h 131"/>
                                    <a:gd name="T2" fmla="*/ 0 w 35"/>
                                    <a:gd name="T3" fmla="*/ 63 h 131"/>
                                    <a:gd name="T4" fmla="*/ 1 w 35"/>
                                    <a:gd name="T5" fmla="*/ 70 h 131"/>
                                    <a:gd name="T6" fmla="*/ 1 w 35"/>
                                    <a:gd name="T7" fmla="*/ 77 h 131"/>
                                    <a:gd name="T8" fmla="*/ 1 w 35"/>
                                    <a:gd name="T9" fmla="*/ 85 h 131"/>
                                    <a:gd name="T10" fmla="*/ 3 w 35"/>
                                    <a:gd name="T11" fmla="*/ 95 h 131"/>
                                    <a:gd name="T12" fmla="*/ 3 w 35"/>
                                    <a:gd name="T13" fmla="*/ 103 h 131"/>
                                    <a:gd name="T14" fmla="*/ 3 w 35"/>
                                    <a:gd name="T15" fmla="*/ 111 h 131"/>
                                    <a:gd name="T16" fmla="*/ 5 w 35"/>
                                    <a:gd name="T17" fmla="*/ 119 h 131"/>
                                    <a:gd name="T18" fmla="*/ 5 w 35"/>
                                    <a:gd name="T19" fmla="*/ 125 h 131"/>
                                    <a:gd name="T20" fmla="*/ 8 w 35"/>
                                    <a:gd name="T21" fmla="*/ 128 h 131"/>
                                    <a:gd name="T22" fmla="*/ 10 w 35"/>
                                    <a:gd name="T23" fmla="*/ 130 h 131"/>
                                    <a:gd name="T24" fmla="*/ 13 w 35"/>
                                    <a:gd name="T25" fmla="*/ 131 h 131"/>
                                    <a:gd name="T26" fmla="*/ 17 w 35"/>
                                    <a:gd name="T27" fmla="*/ 131 h 131"/>
                                    <a:gd name="T28" fmla="*/ 20 w 35"/>
                                    <a:gd name="T29" fmla="*/ 131 h 131"/>
                                    <a:gd name="T30" fmla="*/ 23 w 35"/>
                                    <a:gd name="T31" fmla="*/ 130 h 131"/>
                                    <a:gd name="T32" fmla="*/ 25 w 35"/>
                                    <a:gd name="T33" fmla="*/ 127 h 131"/>
                                    <a:gd name="T34" fmla="*/ 27 w 35"/>
                                    <a:gd name="T35" fmla="*/ 123 h 131"/>
                                    <a:gd name="T36" fmla="*/ 25 w 35"/>
                                    <a:gd name="T37" fmla="*/ 65 h 131"/>
                                    <a:gd name="T38" fmla="*/ 35 w 35"/>
                                    <a:gd name="T39" fmla="*/ 47 h 131"/>
                                    <a:gd name="T40" fmla="*/ 15 w 35"/>
                                    <a:gd name="T41"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5" h="131">
                                      <a:moveTo>
                                        <a:pt x="15" y="0"/>
                                      </a:moveTo>
                                      <a:lnTo>
                                        <a:pt x="0" y="63"/>
                                      </a:lnTo>
                                      <a:lnTo>
                                        <a:pt x="1" y="70"/>
                                      </a:lnTo>
                                      <a:lnTo>
                                        <a:pt x="1" y="77"/>
                                      </a:lnTo>
                                      <a:lnTo>
                                        <a:pt x="1" y="85"/>
                                      </a:lnTo>
                                      <a:lnTo>
                                        <a:pt x="3" y="95"/>
                                      </a:lnTo>
                                      <a:lnTo>
                                        <a:pt x="3" y="103"/>
                                      </a:lnTo>
                                      <a:lnTo>
                                        <a:pt x="3" y="111"/>
                                      </a:lnTo>
                                      <a:lnTo>
                                        <a:pt x="5" y="119"/>
                                      </a:lnTo>
                                      <a:lnTo>
                                        <a:pt x="5" y="125"/>
                                      </a:lnTo>
                                      <a:lnTo>
                                        <a:pt x="8" y="128"/>
                                      </a:lnTo>
                                      <a:lnTo>
                                        <a:pt x="10" y="130"/>
                                      </a:lnTo>
                                      <a:lnTo>
                                        <a:pt x="13" y="131"/>
                                      </a:lnTo>
                                      <a:lnTo>
                                        <a:pt x="17" y="131"/>
                                      </a:lnTo>
                                      <a:lnTo>
                                        <a:pt x="20" y="131"/>
                                      </a:lnTo>
                                      <a:lnTo>
                                        <a:pt x="23" y="130"/>
                                      </a:lnTo>
                                      <a:lnTo>
                                        <a:pt x="25" y="127"/>
                                      </a:lnTo>
                                      <a:lnTo>
                                        <a:pt x="27" y="123"/>
                                      </a:lnTo>
                                      <a:lnTo>
                                        <a:pt x="25" y="65"/>
                                      </a:lnTo>
                                      <a:lnTo>
                                        <a:pt x="35" y="47"/>
                                      </a:lnTo>
                                      <a:lnTo>
                                        <a:pt x="15"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4" name="Freeform 114"/>
                              <wps:cNvSpPr>
                                <a:spLocks/>
                              </wps:cNvSpPr>
                              <wps:spPr bwMode="auto">
                                <a:xfrm>
                                  <a:off x="2252" y="3597"/>
                                  <a:ext cx="37" cy="33"/>
                                </a:xfrm>
                                <a:custGeom>
                                  <a:avLst/>
                                  <a:gdLst>
                                    <a:gd name="T0" fmla="*/ 19 w 37"/>
                                    <a:gd name="T1" fmla="*/ 0 h 33"/>
                                    <a:gd name="T2" fmla="*/ 22 w 37"/>
                                    <a:gd name="T3" fmla="*/ 0 h 33"/>
                                    <a:gd name="T4" fmla="*/ 26 w 37"/>
                                    <a:gd name="T5" fmla="*/ 1 h 33"/>
                                    <a:gd name="T6" fmla="*/ 29 w 37"/>
                                    <a:gd name="T7" fmla="*/ 3 h 33"/>
                                    <a:gd name="T8" fmla="*/ 32 w 37"/>
                                    <a:gd name="T9" fmla="*/ 4 h 33"/>
                                    <a:gd name="T10" fmla="*/ 34 w 37"/>
                                    <a:gd name="T11" fmla="*/ 7 h 33"/>
                                    <a:gd name="T12" fmla="*/ 36 w 37"/>
                                    <a:gd name="T13" fmla="*/ 9 h 33"/>
                                    <a:gd name="T14" fmla="*/ 37 w 37"/>
                                    <a:gd name="T15" fmla="*/ 12 h 33"/>
                                    <a:gd name="T16" fmla="*/ 37 w 37"/>
                                    <a:gd name="T17" fmla="*/ 17 h 33"/>
                                    <a:gd name="T18" fmla="*/ 37 w 37"/>
                                    <a:gd name="T19" fmla="*/ 20 h 33"/>
                                    <a:gd name="T20" fmla="*/ 36 w 37"/>
                                    <a:gd name="T21" fmla="*/ 23 h 33"/>
                                    <a:gd name="T22" fmla="*/ 34 w 37"/>
                                    <a:gd name="T23" fmla="*/ 26 h 33"/>
                                    <a:gd name="T24" fmla="*/ 32 w 37"/>
                                    <a:gd name="T25" fmla="*/ 28 h 33"/>
                                    <a:gd name="T26" fmla="*/ 29 w 37"/>
                                    <a:gd name="T27" fmla="*/ 30 h 33"/>
                                    <a:gd name="T28" fmla="*/ 26 w 37"/>
                                    <a:gd name="T29" fmla="*/ 31 h 33"/>
                                    <a:gd name="T30" fmla="*/ 22 w 37"/>
                                    <a:gd name="T31" fmla="*/ 33 h 33"/>
                                    <a:gd name="T32" fmla="*/ 19 w 37"/>
                                    <a:gd name="T33" fmla="*/ 33 h 33"/>
                                    <a:gd name="T34" fmla="*/ 16 w 37"/>
                                    <a:gd name="T35" fmla="*/ 33 h 33"/>
                                    <a:gd name="T36" fmla="*/ 12 w 37"/>
                                    <a:gd name="T37" fmla="*/ 31 h 33"/>
                                    <a:gd name="T38" fmla="*/ 9 w 37"/>
                                    <a:gd name="T39" fmla="*/ 30 h 33"/>
                                    <a:gd name="T40" fmla="*/ 5 w 37"/>
                                    <a:gd name="T41" fmla="*/ 28 h 33"/>
                                    <a:gd name="T42" fmla="*/ 4 w 37"/>
                                    <a:gd name="T43" fmla="*/ 26 h 33"/>
                                    <a:gd name="T44" fmla="*/ 2 w 37"/>
                                    <a:gd name="T45" fmla="*/ 23 h 33"/>
                                    <a:gd name="T46" fmla="*/ 2 w 37"/>
                                    <a:gd name="T47" fmla="*/ 20 h 33"/>
                                    <a:gd name="T48" fmla="*/ 0 w 37"/>
                                    <a:gd name="T49" fmla="*/ 17 h 33"/>
                                    <a:gd name="T50" fmla="*/ 2 w 37"/>
                                    <a:gd name="T51" fmla="*/ 12 h 33"/>
                                    <a:gd name="T52" fmla="*/ 2 w 37"/>
                                    <a:gd name="T53" fmla="*/ 9 h 33"/>
                                    <a:gd name="T54" fmla="*/ 4 w 37"/>
                                    <a:gd name="T55" fmla="*/ 7 h 33"/>
                                    <a:gd name="T56" fmla="*/ 5 w 37"/>
                                    <a:gd name="T57" fmla="*/ 4 h 33"/>
                                    <a:gd name="T58" fmla="*/ 9 w 37"/>
                                    <a:gd name="T59" fmla="*/ 3 h 33"/>
                                    <a:gd name="T60" fmla="*/ 12 w 37"/>
                                    <a:gd name="T61" fmla="*/ 1 h 33"/>
                                    <a:gd name="T62" fmla="*/ 16 w 37"/>
                                    <a:gd name="T63" fmla="*/ 0 h 33"/>
                                    <a:gd name="T64" fmla="*/ 19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9" y="0"/>
                                      </a:moveTo>
                                      <a:lnTo>
                                        <a:pt x="22" y="0"/>
                                      </a:lnTo>
                                      <a:lnTo>
                                        <a:pt x="26" y="1"/>
                                      </a:lnTo>
                                      <a:lnTo>
                                        <a:pt x="29" y="3"/>
                                      </a:lnTo>
                                      <a:lnTo>
                                        <a:pt x="32" y="4"/>
                                      </a:lnTo>
                                      <a:lnTo>
                                        <a:pt x="34" y="7"/>
                                      </a:lnTo>
                                      <a:lnTo>
                                        <a:pt x="36" y="9"/>
                                      </a:lnTo>
                                      <a:lnTo>
                                        <a:pt x="37" y="12"/>
                                      </a:lnTo>
                                      <a:lnTo>
                                        <a:pt x="37" y="17"/>
                                      </a:lnTo>
                                      <a:lnTo>
                                        <a:pt x="37" y="20"/>
                                      </a:lnTo>
                                      <a:lnTo>
                                        <a:pt x="36" y="23"/>
                                      </a:lnTo>
                                      <a:lnTo>
                                        <a:pt x="34" y="26"/>
                                      </a:lnTo>
                                      <a:lnTo>
                                        <a:pt x="32" y="28"/>
                                      </a:lnTo>
                                      <a:lnTo>
                                        <a:pt x="29" y="30"/>
                                      </a:lnTo>
                                      <a:lnTo>
                                        <a:pt x="26" y="31"/>
                                      </a:lnTo>
                                      <a:lnTo>
                                        <a:pt x="22" y="33"/>
                                      </a:lnTo>
                                      <a:lnTo>
                                        <a:pt x="19" y="33"/>
                                      </a:lnTo>
                                      <a:lnTo>
                                        <a:pt x="16" y="33"/>
                                      </a:lnTo>
                                      <a:lnTo>
                                        <a:pt x="12" y="31"/>
                                      </a:lnTo>
                                      <a:lnTo>
                                        <a:pt x="9" y="30"/>
                                      </a:lnTo>
                                      <a:lnTo>
                                        <a:pt x="5" y="28"/>
                                      </a:lnTo>
                                      <a:lnTo>
                                        <a:pt x="4" y="26"/>
                                      </a:lnTo>
                                      <a:lnTo>
                                        <a:pt x="2" y="23"/>
                                      </a:lnTo>
                                      <a:lnTo>
                                        <a:pt x="2" y="20"/>
                                      </a:lnTo>
                                      <a:lnTo>
                                        <a:pt x="0" y="17"/>
                                      </a:lnTo>
                                      <a:lnTo>
                                        <a:pt x="2" y="12"/>
                                      </a:lnTo>
                                      <a:lnTo>
                                        <a:pt x="2" y="9"/>
                                      </a:lnTo>
                                      <a:lnTo>
                                        <a:pt x="4" y="7"/>
                                      </a:lnTo>
                                      <a:lnTo>
                                        <a:pt x="5" y="4"/>
                                      </a:lnTo>
                                      <a:lnTo>
                                        <a:pt x="9" y="3"/>
                                      </a:lnTo>
                                      <a:lnTo>
                                        <a:pt x="12" y="1"/>
                                      </a:lnTo>
                                      <a:lnTo>
                                        <a:pt x="16" y="0"/>
                                      </a:lnTo>
                                      <a:lnTo>
                                        <a:pt x="19"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5" name="Freeform 115"/>
                              <wps:cNvSpPr>
                                <a:spLocks/>
                              </wps:cNvSpPr>
                              <wps:spPr bwMode="auto">
                                <a:xfrm>
                                  <a:off x="2266" y="3639"/>
                                  <a:ext cx="22" cy="13"/>
                                </a:xfrm>
                                <a:custGeom>
                                  <a:avLst/>
                                  <a:gdLst>
                                    <a:gd name="T0" fmla="*/ 0 w 22"/>
                                    <a:gd name="T1" fmla="*/ 8 h 13"/>
                                    <a:gd name="T2" fmla="*/ 0 w 22"/>
                                    <a:gd name="T3" fmla="*/ 7 h 13"/>
                                    <a:gd name="T4" fmla="*/ 0 w 22"/>
                                    <a:gd name="T5" fmla="*/ 5 h 13"/>
                                    <a:gd name="T6" fmla="*/ 0 w 22"/>
                                    <a:gd name="T7" fmla="*/ 5 h 13"/>
                                    <a:gd name="T8" fmla="*/ 2 w 22"/>
                                    <a:gd name="T9" fmla="*/ 3 h 13"/>
                                    <a:gd name="T10" fmla="*/ 2 w 22"/>
                                    <a:gd name="T11" fmla="*/ 3 h 13"/>
                                    <a:gd name="T12" fmla="*/ 2 w 22"/>
                                    <a:gd name="T13" fmla="*/ 2 h 13"/>
                                    <a:gd name="T14" fmla="*/ 2 w 22"/>
                                    <a:gd name="T15" fmla="*/ 2 h 13"/>
                                    <a:gd name="T16" fmla="*/ 2 w 22"/>
                                    <a:gd name="T17" fmla="*/ 0 h 13"/>
                                    <a:gd name="T18" fmla="*/ 7 w 22"/>
                                    <a:gd name="T19" fmla="*/ 0 h 13"/>
                                    <a:gd name="T20" fmla="*/ 10 w 22"/>
                                    <a:gd name="T21" fmla="*/ 0 h 13"/>
                                    <a:gd name="T22" fmla="*/ 12 w 22"/>
                                    <a:gd name="T23" fmla="*/ 2 h 13"/>
                                    <a:gd name="T24" fmla="*/ 15 w 22"/>
                                    <a:gd name="T25" fmla="*/ 2 h 13"/>
                                    <a:gd name="T26" fmla="*/ 17 w 22"/>
                                    <a:gd name="T27" fmla="*/ 3 h 13"/>
                                    <a:gd name="T28" fmla="*/ 18 w 22"/>
                                    <a:gd name="T29" fmla="*/ 3 h 13"/>
                                    <a:gd name="T30" fmla="*/ 20 w 22"/>
                                    <a:gd name="T31" fmla="*/ 5 h 13"/>
                                    <a:gd name="T32" fmla="*/ 22 w 22"/>
                                    <a:gd name="T33" fmla="*/ 7 h 13"/>
                                    <a:gd name="T34" fmla="*/ 18 w 22"/>
                                    <a:gd name="T35" fmla="*/ 13 h 13"/>
                                    <a:gd name="T36" fmla="*/ 0 w 22"/>
                                    <a:gd name="T37" fmla="*/ 8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 h="13">
                                      <a:moveTo>
                                        <a:pt x="0" y="8"/>
                                      </a:moveTo>
                                      <a:lnTo>
                                        <a:pt x="0" y="7"/>
                                      </a:lnTo>
                                      <a:lnTo>
                                        <a:pt x="0" y="5"/>
                                      </a:lnTo>
                                      <a:lnTo>
                                        <a:pt x="2" y="3"/>
                                      </a:lnTo>
                                      <a:lnTo>
                                        <a:pt x="2" y="2"/>
                                      </a:lnTo>
                                      <a:lnTo>
                                        <a:pt x="2" y="0"/>
                                      </a:lnTo>
                                      <a:lnTo>
                                        <a:pt x="7" y="0"/>
                                      </a:lnTo>
                                      <a:lnTo>
                                        <a:pt x="10" y="0"/>
                                      </a:lnTo>
                                      <a:lnTo>
                                        <a:pt x="12" y="2"/>
                                      </a:lnTo>
                                      <a:lnTo>
                                        <a:pt x="15" y="2"/>
                                      </a:lnTo>
                                      <a:lnTo>
                                        <a:pt x="17" y="3"/>
                                      </a:lnTo>
                                      <a:lnTo>
                                        <a:pt x="18" y="3"/>
                                      </a:lnTo>
                                      <a:lnTo>
                                        <a:pt x="20" y="5"/>
                                      </a:lnTo>
                                      <a:lnTo>
                                        <a:pt x="22" y="7"/>
                                      </a:lnTo>
                                      <a:lnTo>
                                        <a:pt x="18" y="13"/>
                                      </a:lnTo>
                                      <a:lnTo>
                                        <a:pt x="0" y="8"/>
                                      </a:lnTo>
                                      <a:close/>
                                    </a:path>
                                  </a:pathLst>
                                </a:custGeom>
                                <a:solidFill>
                                  <a:srgbClr val="BBDA0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6" name="Freeform 116"/>
                              <wps:cNvSpPr>
                                <a:spLocks/>
                              </wps:cNvSpPr>
                              <wps:spPr bwMode="auto">
                                <a:xfrm>
                                  <a:off x="2197" y="3638"/>
                                  <a:ext cx="96" cy="80"/>
                                </a:xfrm>
                                <a:custGeom>
                                  <a:avLst/>
                                  <a:gdLst>
                                    <a:gd name="T0" fmla="*/ 96 w 96"/>
                                    <a:gd name="T1" fmla="*/ 11 h 80"/>
                                    <a:gd name="T2" fmla="*/ 62 w 96"/>
                                    <a:gd name="T3" fmla="*/ 58 h 80"/>
                                    <a:gd name="T4" fmla="*/ 55 w 96"/>
                                    <a:gd name="T5" fmla="*/ 61 h 80"/>
                                    <a:gd name="T6" fmla="*/ 49 w 96"/>
                                    <a:gd name="T7" fmla="*/ 63 h 80"/>
                                    <a:gd name="T8" fmla="*/ 44 w 96"/>
                                    <a:gd name="T9" fmla="*/ 66 h 80"/>
                                    <a:gd name="T10" fmla="*/ 37 w 96"/>
                                    <a:gd name="T11" fmla="*/ 69 h 80"/>
                                    <a:gd name="T12" fmla="*/ 30 w 96"/>
                                    <a:gd name="T13" fmla="*/ 71 h 80"/>
                                    <a:gd name="T14" fmla="*/ 23 w 96"/>
                                    <a:gd name="T15" fmla="*/ 74 h 80"/>
                                    <a:gd name="T16" fmla="*/ 18 w 96"/>
                                    <a:gd name="T17" fmla="*/ 77 h 80"/>
                                    <a:gd name="T18" fmla="*/ 12 w 96"/>
                                    <a:gd name="T19" fmla="*/ 79 h 80"/>
                                    <a:gd name="T20" fmla="*/ 8 w 96"/>
                                    <a:gd name="T21" fmla="*/ 80 h 80"/>
                                    <a:gd name="T22" fmla="*/ 5 w 96"/>
                                    <a:gd name="T23" fmla="*/ 80 h 80"/>
                                    <a:gd name="T24" fmla="*/ 1 w 96"/>
                                    <a:gd name="T25" fmla="*/ 79 h 80"/>
                                    <a:gd name="T26" fmla="*/ 0 w 96"/>
                                    <a:gd name="T27" fmla="*/ 77 h 80"/>
                                    <a:gd name="T28" fmla="*/ 0 w 96"/>
                                    <a:gd name="T29" fmla="*/ 74 h 80"/>
                                    <a:gd name="T30" fmla="*/ 0 w 96"/>
                                    <a:gd name="T31" fmla="*/ 71 h 80"/>
                                    <a:gd name="T32" fmla="*/ 1 w 96"/>
                                    <a:gd name="T33" fmla="*/ 68 h 80"/>
                                    <a:gd name="T34" fmla="*/ 5 w 96"/>
                                    <a:gd name="T35" fmla="*/ 66 h 80"/>
                                    <a:gd name="T36" fmla="*/ 50 w 96"/>
                                    <a:gd name="T37" fmla="*/ 42 h 80"/>
                                    <a:gd name="T38" fmla="*/ 71 w 96"/>
                                    <a:gd name="T3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96" h="80">
                                      <a:moveTo>
                                        <a:pt x="96" y="11"/>
                                      </a:moveTo>
                                      <a:lnTo>
                                        <a:pt x="62" y="58"/>
                                      </a:lnTo>
                                      <a:lnTo>
                                        <a:pt x="55" y="61"/>
                                      </a:lnTo>
                                      <a:lnTo>
                                        <a:pt x="49" y="63"/>
                                      </a:lnTo>
                                      <a:lnTo>
                                        <a:pt x="44" y="66"/>
                                      </a:lnTo>
                                      <a:lnTo>
                                        <a:pt x="37" y="69"/>
                                      </a:lnTo>
                                      <a:lnTo>
                                        <a:pt x="30" y="71"/>
                                      </a:lnTo>
                                      <a:lnTo>
                                        <a:pt x="23" y="74"/>
                                      </a:lnTo>
                                      <a:lnTo>
                                        <a:pt x="18" y="77"/>
                                      </a:lnTo>
                                      <a:lnTo>
                                        <a:pt x="12" y="79"/>
                                      </a:lnTo>
                                      <a:lnTo>
                                        <a:pt x="8" y="80"/>
                                      </a:lnTo>
                                      <a:lnTo>
                                        <a:pt x="5" y="80"/>
                                      </a:lnTo>
                                      <a:lnTo>
                                        <a:pt x="1" y="79"/>
                                      </a:lnTo>
                                      <a:lnTo>
                                        <a:pt x="0" y="77"/>
                                      </a:lnTo>
                                      <a:lnTo>
                                        <a:pt x="0" y="74"/>
                                      </a:lnTo>
                                      <a:lnTo>
                                        <a:pt x="0" y="71"/>
                                      </a:lnTo>
                                      <a:lnTo>
                                        <a:pt x="1" y="68"/>
                                      </a:lnTo>
                                      <a:lnTo>
                                        <a:pt x="5" y="66"/>
                                      </a:lnTo>
                                      <a:lnTo>
                                        <a:pt x="50" y="42"/>
                                      </a:lnTo>
                                      <a:lnTo>
                                        <a:pt x="71" y="0"/>
                                      </a:lnTo>
                                    </a:path>
                                  </a:pathLst>
                                </a:custGeom>
                                <a:noFill/>
                                <a:ln w="793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7" name="Freeform 117"/>
                              <wps:cNvSpPr>
                                <a:spLocks noEditPoints="1"/>
                              </wps:cNvSpPr>
                              <wps:spPr bwMode="auto">
                                <a:xfrm>
                                  <a:off x="2124" y="3527"/>
                                  <a:ext cx="427" cy="400"/>
                                </a:xfrm>
                                <a:custGeom>
                                  <a:avLst/>
                                  <a:gdLst>
                                    <a:gd name="T0" fmla="*/ 257 w 427"/>
                                    <a:gd name="T1" fmla="*/ 3 h 400"/>
                                    <a:gd name="T2" fmla="*/ 314 w 427"/>
                                    <a:gd name="T3" fmla="*/ 24 h 400"/>
                                    <a:gd name="T4" fmla="*/ 365 w 427"/>
                                    <a:gd name="T5" fmla="*/ 58 h 400"/>
                                    <a:gd name="T6" fmla="*/ 400 w 427"/>
                                    <a:gd name="T7" fmla="*/ 104 h 400"/>
                                    <a:gd name="T8" fmla="*/ 422 w 427"/>
                                    <a:gd name="T9" fmla="*/ 160 h 400"/>
                                    <a:gd name="T10" fmla="*/ 425 w 427"/>
                                    <a:gd name="T11" fmla="*/ 220 h 400"/>
                                    <a:gd name="T12" fmla="*/ 410 w 427"/>
                                    <a:gd name="T13" fmla="*/ 279 h 400"/>
                                    <a:gd name="T14" fmla="*/ 378 w 427"/>
                                    <a:gd name="T15" fmla="*/ 328 h 400"/>
                                    <a:gd name="T16" fmla="*/ 333 w 427"/>
                                    <a:gd name="T17" fmla="*/ 366 h 400"/>
                                    <a:gd name="T18" fmla="*/ 277 w 427"/>
                                    <a:gd name="T19" fmla="*/ 391 h 400"/>
                                    <a:gd name="T20" fmla="*/ 213 w 427"/>
                                    <a:gd name="T21" fmla="*/ 400 h 400"/>
                                    <a:gd name="T22" fmla="*/ 150 w 427"/>
                                    <a:gd name="T23" fmla="*/ 391 h 400"/>
                                    <a:gd name="T24" fmla="*/ 95 w 427"/>
                                    <a:gd name="T25" fmla="*/ 366 h 400"/>
                                    <a:gd name="T26" fmla="*/ 49 w 427"/>
                                    <a:gd name="T27" fmla="*/ 328 h 400"/>
                                    <a:gd name="T28" fmla="*/ 17 w 427"/>
                                    <a:gd name="T29" fmla="*/ 279 h 400"/>
                                    <a:gd name="T30" fmla="*/ 0 w 427"/>
                                    <a:gd name="T31" fmla="*/ 220 h 400"/>
                                    <a:gd name="T32" fmla="*/ 4 w 427"/>
                                    <a:gd name="T33" fmla="*/ 160 h 400"/>
                                    <a:gd name="T34" fmla="*/ 25 w 427"/>
                                    <a:gd name="T35" fmla="*/ 104 h 400"/>
                                    <a:gd name="T36" fmla="*/ 63 w 427"/>
                                    <a:gd name="T37" fmla="*/ 58 h 400"/>
                                    <a:gd name="T38" fmla="*/ 112 w 427"/>
                                    <a:gd name="T39" fmla="*/ 24 h 400"/>
                                    <a:gd name="T40" fmla="*/ 171 w 427"/>
                                    <a:gd name="T41" fmla="*/ 3 h 400"/>
                                    <a:gd name="T42" fmla="*/ 213 w 427"/>
                                    <a:gd name="T43" fmla="*/ 35 h 400"/>
                                    <a:gd name="T44" fmla="*/ 265 w 427"/>
                                    <a:gd name="T45" fmla="*/ 43 h 400"/>
                                    <a:gd name="T46" fmla="*/ 312 w 427"/>
                                    <a:gd name="T47" fmla="*/ 63 h 400"/>
                                    <a:gd name="T48" fmla="*/ 349 w 427"/>
                                    <a:gd name="T49" fmla="*/ 95 h 400"/>
                                    <a:gd name="T50" fmla="*/ 375 w 427"/>
                                    <a:gd name="T51" fmla="*/ 136 h 400"/>
                                    <a:gd name="T52" fmla="*/ 388 w 427"/>
                                    <a:gd name="T53" fmla="*/ 184 h 400"/>
                                    <a:gd name="T54" fmla="*/ 385 w 427"/>
                                    <a:gd name="T55" fmla="*/ 233 h 400"/>
                                    <a:gd name="T56" fmla="*/ 368 w 427"/>
                                    <a:gd name="T57" fmla="*/ 279 h 400"/>
                                    <a:gd name="T58" fmla="*/ 338 w 427"/>
                                    <a:gd name="T59" fmla="*/ 317 h 400"/>
                                    <a:gd name="T60" fmla="*/ 297 w 427"/>
                                    <a:gd name="T61" fmla="*/ 345 h 400"/>
                                    <a:gd name="T62" fmla="*/ 248 w 427"/>
                                    <a:gd name="T63" fmla="*/ 362 h 400"/>
                                    <a:gd name="T64" fmla="*/ 196 w 427"/>
                                    <a:gd name="T65" fmla="*/ 364 h 400"/>
                                    <a:gd name="T66" fmla="*/ 145 w 427"/>
                                    <a:gd name="T67" fmla="*/ 353 h 400"/>
                                    <a:gd name="T68" fmla="*/ 101 w 427"/>
                                    <a:gd name="T69" fmla="*/ 328 h 400"/>
                                    <a:gd name="T70" fmla="*/ 68 w 427"/>
                                    <a:gd name="T71" fmla="*/ 293 h 400"/>
                                    <a:gd name="T72" fmla="*/ 46 w 427"/>
                                    <a:gd name="T73" fmla="*/ 248 h 400"/>
                                    <a:gd name="T74" fmla="*/ 37 w 427"/>
                                    <a:gd name="T75" fmla="*/ 199 h 400"/>
                                    <a:gd name="T76" fmla="*/ 46 w 427"/>
                                    <a:gd name="T77" fmla="*/ 150 h 400"/>
                                    <a:gd name="T78" fmla="*/ 68 w 427"/>
                                    <a:gd name="T79" fmla="*/ 108 h 400"/>
                                    <a:gd name="T80" fmla="*/ 101 w 427"/>
                                    <a:gd name="T81" fmla="*/ 73 h 400"/>
                                    <a:gd name="T82" fmla="*/ 145 w 427"/>
                                    <a:gd name="T83" fmla="*/ 47 h 400"/>
                                    <a:gd name="T84" fmla="*/ 196 w 427"/>
                                    <a:gd name="T85" fmla="*/ 36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0">
                                      <a:moveTo>
                                        <a:pt x="213" y="0"/>
                                      </a:moveTo>
                                      <a:lnTo>
                                        <a:pt x="235" y="2"/>
                                      </a:lnTo>
                                      <a:lnTo>
                                        <a:pt x="257" y="3"/>
                                      </a:lnTo>
                                      <a:lnTo>
                                        <a:pt x="277" y="9"/>
                                      </a:lnTo>
                                      <a:lnTo>
                                        <a:pt x="295" y="16"/>
                                      </a:lnTo>
                                      <a:lnTo>
                                        <a:pt x="314" y="24"/>
                                      </a:lnTo>
                                      <a:lnTo>
                                        <a:pt x="333" y="35"/>
                                      </a:lnTo>
                                      <a:lnTo>
                                        <a:pt x="349" y="46"/>
                                      </a:lnTo>
                                      <a:lnTo>
                                        <a:pt x="365" y="58"/>
                                      </a:lnTo>
                                      <a:lnTo>
                                        <a:pt x="378" y="73"/>
                                      </a:lnTo>
                                      <a:lnTo>
                                        <a:pt x="390" y="89"/>
                                      </a:lnTo>
                                      <a:lnTo>
                                        <a:pt x="400" y="104"/>
                                      </a:lnTo>
                                      <a:lnTo>
                                        <a:pt x="410" y="122"/>
                                      </a:lnTo>
                                      <a:lnTo>
                                        <a:pt x="417" y="141"/>
                                      </a:lnTo>
                                      <a:lnTo>
                                        <a:pt x="422" y="160"/>
                                      </a:lnTo>
                                      <a:lnTo>
                                        <a:pt x="425" y="179"/>
                                      </a:lnTo>
                                      <a:lnTo>
                                        <a:pt x="427" y="199"/>
                                      </a:lnTo>
                                      <a:lnTo>
                                        <a:pt x="425" y="220"/>
                                      </a:lnTo>
                                      <a:lnTo>
                                        <a:pt x="422" y="241"/>
                                      </a:lnTo>
                                      <a:lnTo>
                                        <a:pt x="417" y="260"/>
                                      </a:lnTo>
                                      <a:lnTo>
                                        <a:pt x="410" y="279"/>
                                      </a:lnTo>
                                      <a:lnTo>
                                        <a:pt x="400" y="296"/>
                                      </a:lnTo>
                                      <a:lnTo>
                                        <a:pt x="390" y="312"/>
                                      </a:lnTo>
                                      <a:lnTo>
                                        <a:pt x="378" y="328"/>
                                      </a:lnTo>
                                      <a:lnTo>
                                        <a:pt x="365" y="342"/>
                                      </a:lnTo>
                                      <a:lnTo>
                                        <a:pt x="349" y="355"/>
                                      </a:lnTo>
                                      <a:lnTo>
                                        <a:pt x="333" y="366"/>
                                      </a:lnTo>
                                      <a:lnTo>
                                        <a:pt x="314" y="377"/>
                                      </a:lnTo>
                                      <a:lnTo>
                                        <a:pt x="295" y="385"/>
                                      </a:lnTo>
                                      <a:lnTo>
                                        <a:pt x="277" y="391"/>
                                      </a:lnTo>
                                      <a:lnTo>
                                        <a:pt x="257" y="396"/>
                                      </a:lnTo>
                                      <a:lnTo>
                                        <a:pt x="235" y="399"/>
                                      </a:lnTo>
                                      <a:lnTo>
                                        <a:pt x="213" y="400"/>
                                      </a:lnTo>
                                      <a:lnTo>
                                        <a:pt x="191" y="399"/>
                                      </a:lnTo>
                                      <a:lnTo>
                                        <a:pt x="171" y="396"/>
                                      </a:lnTo>
                                      <a:lnTo>
                                        <a:pt x="150" y="391"/>
                                      </a:lnTo>
                                      <a:lnTo>
                                        <a:pt x="130" y="385"/>
                                      </a:lnTo>
                                      <a:lnTo>
                                        <a:pt x="112" y="377"/>
                                      </a:lnTo>
                                      <a:lnTo>
                                        <a:pt x="95" y="366"/>
                                      </a:lnTo>
                                      <a:lnTo>
                                        <a:pt x="78" y="355"/>
                                      </a:lnTo>
                                      <a:lnTo>
                                        <a:pt x="63" y="342"/>
                                      </a:lnTo>
                                      <a:lnTo>
                                        <a:pt x="49" y="328"/>
                                      </a:lnTo>
                                      <a:lnTo>
                                        <a:pt x="36" y="312"/>
                                      </a:lnTo>
                                      <a:lnTo>
                                        <a:pt x="25" y="296"/>
                                      </a:lnTo>
                                      <a:lnTo>
                                        <a:pt x="17" y="279"/>
                                      </a:lnTo>
                                      <a:lnTo>
                                        <a:pt x="9" y="260"/>
                                      </a:lnTo>
                                      <a:lnTo>
                                        <a:pt x="4" y="241"/>
                                      </a:lnTo>
                                      <a:lnTo>
                                        <a:pt x="0" y="220"/>
                                      </a:lnTo>
                                      <a:lnTo>
                                        <a:pt x="0" y="199"/>
                                      </a:lnTo>
                                      <a:lnTo>
                                        <a:pt x="0" y="179"/>
                                      </a:lnTo>
                                      <a:lnTo>
                                        <a:pt x="4" y="160"/>
                                      </a:lnTo>
                                      <a:lnTo>
                                        <a:pt x="9" y="141"/>
                                      </a:lnTo>
                                      <a:lnTo>
                                        <a:pt x="17" y="122"/>
                                      </a:lnTo>
                                      <a:lnTo>
                                        <a:pt x="25" y="104"/>
                                      </a:lnTo>
                                      <a:lnTo>
                                        <a:pt x="36" y="89"/>
                                      </a:lnTo>
                                      <a:lnTo>
                                        <a:pt x="49" y="73"/>
                                      </a:lnTo>
                                      <a:lnTo>
                                        <a:pt x="63" y="58"/>
                                      </a:lnTo>
                                      <a:lnTo>
                                        <a:pt x="78" y="46"/>
                                      </a:lnTo>
                                      <a:lnTo>
                                        <a:pt x="95" y="35"/>
                                      </a:lnTo>
                                      <a:lnTo>
                                        <a:pt x="112" y="24"/>
                                      </a:lnTo>
                                      <a:lnTo>
                                        <a:pt x="130" y="16"/>
                                      </a:lnTo>
                                      <a:lnTo>
                                        <a:pt x="150" y="9"/>
                                      </a:lnTo>
                                      <a:lnTo>
                                        <a:pt x="171" y="3"/>
                                      </a:lnTo>
                                      <a:lnTo>
                                        <a:pt x="191" y="2"/>
                                      </a:lnTo>
                                      <a:lnTo>
                                        <a:pt x="213" y="0"/>
                                      </a:lnTo>
                                      <a:close/>
                                      <a:moveTo>
                                        <a:pt x="213" y="35"/>
                                      </a:moveTo>
                                      <a:lnTo>
                                        <a:pt x="231" y="36"/>
                                      </a:lnTo>
                                      <a:lnTo>
                                        <a:pt x="248" y="38"/>
                                      </a:lnTo>
                                      <a:lnTo>
                                        <a:pt x="265" y="43"/>
                                      </a:lnTo>
                                      <a:lnTo>
                                        <a:pt x="282" y="47"/>
                                      </a:lnTo>
                                      <a:lnTo>
                                        <a:pt x="297" y="55"/>
                                      </a:lnTo>
                                      <a:lnTo>
                                        <a:pt x="312" y="63"/>
                                      </a:lnTo>
                                      <a:lnTo>
                                        <a:pt x="326" y="73"/>
                                      </a:lnTo>
                                      <a:lnTo>
                                        <a:pt x="338" y="84"/>
                                      </a:lnTo>
                                      <a:lnTo>
                                        <a:pt x="349" y="95"/>
                                      </a:lnTo>
                                      <a:lnTo>
                                        <a:pt x="360" y="108"/>
                                      </a:lnTo>
                                      <a:lnTo>
                                        <a:pt x="368" y="122"/>
                                      </a:lnTo>
                                      <a:lnTo>
                                        <a:pt x="375" y="136"/>
                                      </a:lnTo>
                                      <a:lnTo>
                                        <a:pt x="381" y="150"/>
                                      </a:lnTo>
                                      <a:lnTo>
                                        <a:pt x="385" y="166"/>
                                      </a:lnTo>
                                      <a:lnTo>
                                        <a:pt x="388" y="184"/>
                                      </a:lnTo>
                                      <a:lnTo>
                                        <a:pt x="390" y="199"/>
                                      </a:lnTo>
                                      <a:lnTo>
                                        <a:pt x="388" y="217"/>
                                      </a:lnTo>
                                      <a:lnTo>
                                        <a:pt x="385" y="233"/>
                                      </a:lnTo>
                                      <a:lnTo>
                                        <a:pt x="381" y="248"/>
                                      </a:lnTo>
                                      <a:lnTo>
                                        <a:pt x="375" y="264"/>
                                      </a:lnTo>
                                      <a:lnTo>
                                        <a:pt x="368" y="279"/>
                                      </a:lnTo>
                                      <a:lnTo>
                                        <a:pt x="360" y="293"/>
                                      </a:lnTo>
                                      <a:lnTo>
                                        <a:pt x="349" y="305"/>
                                      </a:lnTo>
                                      <a:lnTo>
                                        <a:pt x="338" y="317"/>
                                      </a:lnTo>
                                      <a:lnTo>
                                        <a:pt x="326" y="328"/>
                                      </a:lnTo>
                                      <a:lnTo>
                                        <a:pt x="312" y="337"/>
                                      </a:lnTo>
                                      <a:lnTo>
                                        <a:pt x="297" y="345"/>
                                      </a:lnTo>
                                      <a:lnTo>
                                        <a:pt x="282" y="353"/>
                                      </a:lnTo>
                                      <a:lnTo>
                                        <a:pt x="265" y="358"/>
                                      </a:lnTo>
                                      <a:lnTo>
                                        <a:pt x="248" y="362"/>
                                      </a:lnTo>
                                      <a:lnTo>
                                        <a:pt x="231" y="364"/>
                                      </a:lnTo>
                                      <a:lnTo>
                                        <a:pt x="213" y="366"/>
                                      </a:lnTo>
                                      <a:lnTo>
                                        <a:pt x="196" y="364"/>
                                      </a:lnTo>
                                      <a:lnTo>
                                        <a:pt x="177" y="362"/>
                                      </a:lnTo>
                                      <a:lnTo>
                                        <a:pt x="160" y="358"/>
                                      </a:lnTo>
                                      <a:lnTo>
                                        <a:pt x="145" y="353"/>
                                      </a:lnTo>
                                      <a:lnTo>
                                        <a:pt x="130" y="345"/>
                                      </a:lnTo>
                                      <a:lnTo>
                                        <a:pt x="115" y="337"/>
                                      </a:lnTo>
                                      <a:lnTo>
                                        <a:pt x="101" y="328"/>
                                      </a:lnTo>
                                      <a:lnTo>
                                        <a:pt x="90" y="317"/>
                                      </a:lnTo>
                                      <a:lnTo>
                                        <a:pt x="78" y="305"/>
                                      </a:lnTo>
                                      <a:lnTo>
                                        <a:pt x="68" y="293"/>
                                      </a:lnTo>
                                      <a:lnTo>
                                        <a:pt x="59" y="279"/>
                                      </a:lnTo>
                                      <a:lnTo>
                                        <a:pt x="51" y="264"/>
                                      </a:lnTo>
                                      <a:lnTo>
                                        <a:pt x="46" y="248"/>
                                      </a:lnTo>
                                      <a:lnTo>
                                        <a:pt x="41" y="233"/>
                                      </a:lnTo>
                                      <a:lnTo>
                                        <a:pt x="37" y="217"/>
                                      </a:lnTo>
                                      <a:lnTo>
                                        <a:pt x="37" y="199"/>
                                      </a:lnTo>
                                      <a:lnTo>
                                        <a:pt x="37" y="184"/>
                                      </a:lnTo>
                                      <a:lnTo>
                                        <a:pt x="41" y="166"/>
                                      </a:lnTo>
                                      <a:lnTo>
                                        <a:pt x="46" y="150"/>
                                      </a:lnTo>
                                      <a:lnTo>
                                        <a:pt x="51" y="136"/>
                                      </a:lnTo>
                                      <a:lnTo>
                                        <a:pt x="59" y="122"/>
                                      </a:lnTo>
                                      <a:lnTo>
                                        <a:pt x="68" y="108"/>
                                      </a:lnTo>
                                      <a:lnTo>
                                        <a:pt x="78" y="95"/>
                                      </a:lnTo>
                                      <a:lnTo>
                                        <a:pt x="90" y="84"/>
                                      </a:lnTo>
                                      <a:lnTo>
                                        <a:pt x="101" y="73"/>
                                      </a:lnTo>
                                      <a:lnTo>
                                        <a:pt x="115" y="63"/>
                                      </a:lnTo>
                                      <a:lnTo>
                                        <a:pt x="130" y="55"/>
                                      </a:lnTo>
                                      <a:lnTo>
                                        <a:pt x="145" y="47"/>
                                      </a:lnTo>
                                      <a:lnTo>
                                        <a:pt x="160" y="43"/>
                                      </a:lnTo>
                                      <a:lnTo>
                                        <a:pt x="177" y="38"/>
                                      </a:lnTo>
                                      <a:lnTo>
                                        <a:pt x="196" y="36"/>
                                      </a:lnTo>
                                      <a:lnTo>
                                        <a:pt x="213"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090EAF" id="Grupo 1628" o:spid="_x0000_s1026" style="position:absolute;margin-left:4.75pt;margin-top:10.55pt;width:53.4pt;height:50.05pt;z-index:251646976" coordorigin="2124,3527" coordsize="42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">
                      <v:shape id="Freeform 107" o:spid="_x0000_s1027" style="position:absolute;left:2144;top:3547;width:383;height:360;visibility:visible;mso-wrap-style:square;v-text-anchor:top" coordsize="38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lQpcIA&#10;AADdAAAADwAAAGRycy9kb3ducmV2LnhtbERPPWvDMBDdA/kP4gLdYjkeTONGMcGh4CVD04auh3S1&#10;3VgnY6m2+++rQqHbPd7nHcrF9mKi0XeOFeySFASxdqbjRsHb6/P2EYQPyAZ7x6TgmzyUx/XqgIVx&#10;M7/QdA2NiCHsC1TQhjAUUnrdkkWfuIE4ch9utBgiHBtpRpxjuO1llqa5tNhxbGhxoKolfb9+WQXn&#10;/eVdT+nFhvpGmVuG7rPuK6UeNsvpCUSgJfyL/9y1ifPzbA+/38QT5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ClwgAAAN0AAAAPAAAAAAAAAAAAAAAAAJgCAABkcnMvZG93&#10;bnJldi54bWxQSwUGAAAAAAQABAD1AAAAhwMAAAAA&#10;" path="m191,r20,2l230,5r18,5l265,15r17,8l299,32r14,10l326,54r14,13l350,80r10,15l368,111r5,16l378,145r4,17l383,181r-1,17l378,216r-5,17l368,251r-8,14l350,281r-10,12l326,308r-13,11l299,328r-17,10l265,346r-17,6l230,355r-19,3l191,360r-19,-2l154,355r-19,-3l117,346r-15,-8l85,328,71,319,56,308,44,293,34,281,24,265,16,251,9,233,5,216,2,198,,181,2,162,5,145,9,127r7,-16l24,95,34,80,44,67,56,54,71,42,85,32r17,-9l117,15r18,-5l154,5,172,2,191,xe" stroked="f">
                        <v:path arrowok="t" o:connecttype="custom" o:connectlocs="211,2;248,10;282,23;313,42;340,67;360,95;373,127;382,162;382,198;373,233;360,265;340,293;313,319;282,338;248,352;211,358;172,358;135,352;102,338;71,319;44,293;24,265;9,233;2,198;2,162;9,127;24,95;44,67;71,42;102,23;135,10;172,2" o:connectangles="0,0,0,0,0,0,0,0,0,0,0,0,0,0,0,0,0,0,0,0,0,0,0,0,0,0,0,0,0,0,0,0"/>
                      </v:shape>
                      <v:shape id="Freeform 108" o:spid="_x0000_s1028" style="position:absolute;left:2327;top:3601;width:126;height:110;visibility:visible;mso-wrap-style:square;v-text-anchor:top" coordsize="126,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YYz8cA&#10;AADdAAAADwAAAGRycy9kb3ducmV2LnhtbESPT0/DMAzF75P4DpGRuG0pHUyoLJumIf5cOKww7Wo1&#10;pqlonK7J2vLt8QGJm633/N7P6+3kWzVQH5vABm4XGSjiKtiGawOfH8/zB1AxIVtsA5OBH4qw3VzN&#10;1ljYMPKBhjLVSkI4FmjApdQVWsfKkce4CB2xaF+h95hk7Wttexwl3Lc6z7KV9tiwNDjsaO+o+i4v&#10;3sDp9f7pcsyXeXl2d+N+dIfh/cUZc3M97R5BJZrSv/nv+s0K/mop/PKNjK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WGM/HAAAA3QAAAA8AAAAAAAAAAAAAAAAAmAIAAGRy&#10;cy9kb3ducmV2LnhtbFBLBQYAAAAABAAEAPUAAACMAwAAAAA=&#10;" path="m8,l116,r2,l119,r2,2l123,3r1,2l124,7r,1l126,10r,90l124,102r,3l124,106r-1,2l121,108r-2,2l118,110r-2,l8,110r-2,l5,110,3,108r-2,l1,106,,105r,-3l,100,,10,,8,,7,1,5,1,3,3,2,5,,6,,8,xe" fillcolor="#97ce36" stroked="f">
                        <v:path arrowok="t" o:connecttype="custom" o:connectlocs="8,0;116,0;118,0;119,0;121,2;123,3;124,5;124,7;124,8;126,10;126,100;124,102;124,105;124,106;123,108;121,108;119,110;118,110;116,110;8,110;6,110;5,110;3,108;1,108;1,106;0,105;0,102;0,100;0,10;0,8;0,7;1,5;1,3;3,2;5,0;6,0;8,0" o:connectangles="0,0,0,0,0,0,0,0,0,0,0,0,0,0,0,0,0,0,0,0,0,0,0,0,0,0,0,0,0,0,0,0,0,0,0,0,0"/>
                      </v:shape>
                      <v:shape id="Freeform 109" o:spid="_x0000_s1029" style="position:absolute;left:2340;top:3627;width:100;height:60;visibility:visible;mso-wrap-style:square;v-text-anchor:top" coordsize="10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Vg/cIA&#10;AADdAAAADwAAAGRycy9kb3ducmV2LnhtbERPTWvCQBC9F/wPywi91U0qik1dRQqieNLoxduQnSah&#10;2dmYHTX9965Q6G0e73Pmy9416kZdqD0bSEcJKOLC25pLA6fj+m0GKgiyxcYzGfilAMvF4GWOmfV3&#10;PtAtl1LFEA4ZGqhE2kzrUFTkMIx8Sxy5b985lAi7UtsO7zHcNfo9SabaYc2xocKWvioqfvKrM5Bf&#10;7Dk9bc9X2a/Tfbk7yMRtPox5HfarT1BCvfyL/9xbG+dPxyk8v4kn6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NWD9wgAAAN0AAAAPAAAAAAAAAAAAAAAAAJgCAABkcnMvZG93&#10;bnJldi54bWxQSwUGAAAAAAQABAD1AAAAhwMAAAAA&#10;" path="m66,22l39,,68,r32,30l68,60r-29,l66,38,,38,,22r66,xe" stroked="f">
                        <v:path arrowok="t" o:connecttype="custom" o:connectlocs="66,22;39,0;68,0;100,30;68,60;39,60;66,38;0,38;0,22;66,22" o:connectangles="0,0,0,0,0,0,0,0,0,0"/>
                      </v:shape>
                      <v:shape id="Freeform 110" o:spid="_x0000_s1030" style="position:absolute;left:2197;top:3642;width:91;height:76;visibility:visible;mso-wrap-style:square;v-text-anchor:top" coordsize="9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7ggcgA&#10;AADdAAAADwAAAGRycy9kb3ducmV2LnhtbESPQWvCQBCF7wX/wzKCt7qxhzSkriKVQi2FUhVLb0N2&#10;TILZ2XR3q/Hfdw4FbzO8N+99M18OrlNnCrH1bGA2zUARV962XBvY717uC1AxIVvsPJOBK0VYLkZ3&#10;cyytv/AnnbepVhLCsUQDTUp9qXWsGnIYp74nFu3og8Mka6i1DXiRcNfphyzLtcOWpaHBnp4bqk7b&#10;X2dgfS0+jqewqg5dvunfduH95/urMGYyHlZPoBIN6Wb+v361gp8/Cr98IyPo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buCByAAAAN0AAAAPAAAAAAAAAAAAAAAAAJgCAABk&#10;cnMvZG93bnJldi54bWxQSwUGAAAAAAQABAD1AAAAjQMAAAAA&#10;" path="m91,7l62,54r-7,3l49,59r-5,3l37,65r-7,2l23,70r-5,3l12,75,8,76r-3,l1,75,,73,,70,,67,1,65,5,62,50,38,69,r3,l74,r3,l79,r3,2l84,2r3,2l91,7xe" fillcolor="#97ce36" stroked="f">
                        <v:path arrowok="t" o:connecttype="custom" o:connectlocs="91,7;62,54;55,57;49,59;44,62;37,65;30,67;23,70;18,73;12,75;8,76;5,76;1,75;0,73;0,70;0,67;1,65;5,62;50,38;69,0;72,0;74,0;77,0;79,0;82,2;84,2;87,4;91,7" o:connectangles="0,0,0,0,0,0,0,0,0,0,0,0,0,0,0,0,0,0,0,0,0,0,0,0,0,0,0,0"/>
                      </v:shape>
                      <v:shape id="Freeform 111" o:spid="_x0000_s1031" style="position:absolute;left:2295;top:3655;width:32;height:82;visibility:visible;mso-wrap-style:square;v-text-anchor:top" coordsize="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JfaMIA&#10;AADdAAAADwAAAGRycy9kb3ducmV2LnhtbERPTYvCMBC9C/sfwix407Qe1K1GWXYRPCioq/exGduy&#10;yaQ0Uau/3giCt3m8z5nOW2vEhRpfOVaQ9hMQxLnTFRcK9n+L3hiED8gajWNScCMP89lHZ4qZdlfe&#10;0mUXChFD2GeooAyhzqT0eUkWfd/VxJE7ucZiiLAppG7wGsOtkYMkGUqLFceGEmv6KSn/352tAjqm&#10;5/vXepPW5nAYS1P40e9gpVT3s/2egAjUhrf45V7qOH84SuH5TTx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sl9owgAAAN0AAAAPAAAAAAAAAAAAAAAAAJgCAABkcnMvZG93&#10;bnJldi54bWxQSwUGAAAAAAQABAD1AAAAhwMAAAAA&#10;" path="m,l18,22r2,7l21,35r2,6l25,48r2,6l28,60r,7l30,75r2,3l30,79r-2,3l27,82r-4,l20,82,18,81,16,78,5,37,,29,,2,,xe" fillcolor="#97ce36" stroked="f">
                        <v:path arrowok="t" o:connecttype="custom" o:connectlocs="0,0;18,22;20,29;21,35;23,41;25,48;27,54;28,60;28,67;30,75;32,78;30,79;28,82;27,82;23,82;20,82;18,81;16,78;5,37;0,29;0,2;0,2;0,2;0,2;0,0;0,0;0,0;0,0;0,0" o:connectangles="0,0,0,0,0,0,0,0,0,0,0,0,0,0,0,0,0,0,0,0,0,0,0,0,0,0,0,0,0"/>
                      </v:shape>
                      <v:shape id="Freeform 112" o:spid="_x0000_s1032" style="position:absolute;left:2246;top:3639;width:91;height:222;visibility:visible;mso-wrap-style:square;v-text-anchor:top" coordsize="9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DuYcEA&#10;AADdAAAADwAAAGRycy9kb3ducmV2LnhtbERPS4vCMBC+C/6HMIK3NbWg63aNIqLSqw8Eb0MzttVm&#10;UpqodX/9RhC8zcf3nOm8NZW4U+NKywqGgwgEcWZ1ybmCw379NQHhPLLGyjIpeJKD+azbmWKi7YO3&#10;dN/5XIQQdgkqKLyvEyldVpBBN7A1ceDOtjHoA2xyqRt8hHBTyTiKxtJgyaGhwJqWBWXX3c0oqOIU&#10;9eq4udTtZnVa/vylONpapfq9dvELwlPrP+K3O9Vh/vg7htc34QQ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A7mHBAAAA3QAAAA8AAAAAAAAAAAAAAAAAmAIAAGRycy9kb3du&#10;cmV2LnhtbFBLBQYAAAAABAAEAPUAAACGAwAAAAA=&#10;" path="m47,18r,74l55,157r5,6l64,170r5,6l72,182r5,7l81,195r5,6l89,208r2,4l89,216r-2,3l86,220r-4,2l77,222r-3,l70,220,28,165,,92,,83,,73,,65,,57,,51,,43,,34,,22,,19,1,16r,-5l3,8,5,5,8,3,11,2,15,r1,l18,r2,l22,r1,l25,r2,l28,r4,l35,r3,2l40,3r3,2l45,8r2,5l47,18xe" fillcolor="#97ce36" stroked="f">
                        <v:path arrowok="t" o:connecttype="custom" o:connectlocs="47,18;47,92;55,157;60,163;64,170;69,176;72,182;77,189;81,195;86,201;89,208;91,212;89,216;87,219;86,220;82,222;77,222;74,222;70,220;28,165;0,92;0,83;0,73;0,65;0,57;0,51;0,43;0,34;0,22;0,19;1,16;1,11;3,8;5,5;8,3;11,2;15,0;16,0;18,0;20,0;22,0;23,0;25,0;27,0;28,0;32,0;35,0;38,2;40,3;43,5;45,8;47,13;47,18" o:connectangles="0,0,0,0,0,0,0,0,0,0,0,0,0,0,0,0,0,0,0,0,0,0,0,0,0,0,0,0,0,0,0,0,0,0,0,0,0,0,0,0,0,0,0,0,0,0,0,0,0,0,0,0,0"/>
                      </v:shape>
                      <v:shape id="Freeform 113" o:spid="_x0000_s1033" style="position:absolute;left:2229;top:3736;width:35;height:131;visibility:visible;mso-wrap-style:square;v-text-anchor:top" coordsize="35,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wS78A&#10;AADdAAAADwAAAGRycy9kb3ducmV2LnhtbERPS4vCMBC+L/gfwgje1tQHKtUosqjs1Rdeh2ZMis2k&#10;NFmt/34jCN7m43vOYtW6StypCaVnBYN+BoK48Lpko+B03H7PQISIrLHyTAqeFGC17HwtMNf+wXu6&#10;H6IRKYRDjgpsjHUuZSgsOQx9XxMn7uobhzHBxkjd4COFu0oOs2wiHZacGizW9GOpuB3+nIKRuZzk&#10;sNqYHdlY7s+1L+xmrFSv267nICK18SN+u391mj+ZjuD1TTpBL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sjBLvwAAAN0AAAAPAAAAAAAAAAAAAAAAAJgCAABkcnMvZG93bnJl&#10;di54bWxQSwUGAAAAAAQABAD1AAAAhAMAAAAA&#10;" path="m15,l,63r1,7l1,77r,8l3,95r,8l3,111r2,8l5,125r3,3l10,130r3,1l17,131r3,l23,130r2,-3l27,123,25,65,35,47,15,xe" fillcolor="#97ce36" stroked="f">
                        <v:path arrowok="t" o:connecttype="custom" o:connectlocs="15,0;0,63;1,70;1,77;1,85;3,95;3,103;3,111;5,119;5,125;8,128;10,130;13,131;17,131;20,131;23,130;25,127;27,123;25,65;35,47;15,0" o:connectangles="0,0,0,0,0,0,0,0,0,0,0,0,0,0,0,0,0,0,0,0,0"/>
                      </v:shape>
                      <v:shape id="Freeform 114" o:spid="_x0000_s1034" style="position:absolute;left:2252;top:3597;width:37;height:33;visibility:visible;mso-wrap-style:square;v-text-anchor:top" coordsize="3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CJ8IA&#10;AADdAAAADwAAAGRycy9kb3ducmV2LnhtbERPTWvCQBC9C/0PyxS81UmLtSW6igiCUlox7cXbkB2z&#10;odnZkN1q/PddQfA2j/c5s0XvGnXiLtReNDyPMlAspTe1VBp+vtdP76BCJDHUeGENFw6wmD8MZpQb&#10;f5Y9n4pYqRQiIScNNsY2RwylZUdh5FuWxB195ygm2FVoOjqncNfgS5ZN0FEtqcFSyyvL5W/x5zR8&#10;FtsdbT4wHBt7iK9fDmmdodbDx345BRW5j3fxzb0xaf7kbQzXb9IJOP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YInwgAAAN0AAAAPAAAAAAAAAAAAAAAAAJgCAABkcnMvZG93&#10;bnJldi54bWxQSwUGAAAAAAQABAD1AAAAhwMAAAAA&#10;" path="m19,r3,l26,1r3,2l32,4r2,3l36,9r1,3l37,17r,3l36,23r-2,3l32,28r-3,2l26,31r-4,2l19,33r-3,l12,31,9,30,5,28,4,26,2,23r,-3l,17,2,12,2,9,4,7,5,4,9,3,12,1,16,r3,xe" fillcolor="#97ce36" stroked="f">
                        <v:path arrowok="t" o:connecttype="custom" o:connectlocs="19,0;22,0;26,1;29,3;32,4;34,7;36,9;37,12;37,17;37,20;36,23;34,26;32,28;29,30;26,31;22,33;19,33;16,33;12,31;9,30;5,28;4,26;2,23;2,20;0,17;2,12;2,9;4,7;5,4;9,3;12,1;16,0;19,0" o:connectangles="0,0,0,0,0,0,0,0,0,0,0,0,0,0,0,0,0,0,0,0,0,0,0,0,0,0,0,0,0,0,0,0,0"/>
                      </v:shape>
                      <v:shape id="Freeform 115" o:spid="_x0000_s1035" style="position:absolute;left:2266;top:3639;width:22;height:13;visibility:visible;mso-wrap-style:square;v-text-anchor:top" coordsize="2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4sMA&#10;AADdAAAADwAAAGRycy9kb3ducmV2LnhtbERPTWvCQBC9C/0PyxS86aaKVlJXkaDQmzVK2+M0O82m&#10;zc6G7Nak/94VBG/zeJ+zXPe2FmdqfeVYwdM4AUFcOF1xqeB03I0WIHxA1lg7JgX/5GG9ehgsMdWu&#10;4wOd81CKGMI+RQUmhCaV0heGLPqxa4gj9+1aiyHCtpS6xS6G21pOkmQuLVYcGww2lBkqfvM/qyD7&#10;tN1Xf3pb7H9M9tFt3zmvaarU8LHfvIAI1Ie7+OZ+1XH+/HkG12/iCXJ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r4sMAAADdAAAADwAAAAAAAAAAAAAAAACYAgAAZHJzL2Rv&#10;d25yZXYueG1sUEsFBgAAAAAEAAQA9QAAAIgDAAAAAA==&#10;" path="m,8l,7,,5,2,3,2,2,2,,7,r3,l12,2r3,l17,3r1,l20,5r2,2l18,13,,8xe" fillcolor="#bbda0b" stroked="f">
                        <v:path arrowok="t" o:connecttype="custom" o:connectlocs="0,8;0,7;0,5;0,5;2,3;2,3;2,2;2,2;2,0;7,0;10,0;12,2;15,2;17,3;18,3;20,5;22,7;18,13;0,8" o:connectangles="0,0,0,0,0,0,0,0,0,0,0,0,0,0,0,0,0,0,0"/>
                      </v:shape>
                      <v:shape id="Freeform 116" o:spid="_x0000_s1036" style="position:absolute;left:2197;top:3638;width:96;height:80;visibility:visible;mso-wrap-style:square;v-text-anchor:top" coordsize="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6oIcQA&#10;AADdAAAADwAAAGRycy9kb3ducmV2LnhtbERPS2vCQBC+C/6HZYReRDf2ECV1FRHEnor1gddpdpqE&#10;Zmfj7mpif323IHibj+8582VnanEj5yvLCibjBARxbnXFhYLjYTOagfABWWNtmRTcycNy0e/NMdO2&#10;5U+67UMhYgj7DBWUITSZlD4vyaAf24Y4ct/WGQwRukJqh20MN7V8TZJUGqw4NpTY0Lqk/Gd/NQoo&#10;pGe3+roMh23bbD5+1+fT7rhV6mXQrd5ABOrCU/xwv+s4P52m8P9NPEE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OqCHEAAAA3QAAAA8AAAAAAAAAAAAAAAAAmAIAAGRycy9k&#10;b3ducmV2LnhtbFBLBQYAAAAABAAEAPUAAACJAwAAAAA=&#10;" path="m96,11l62,58r-7,3l49,63r-5,3l37,69r-7,2l23,74r-5,3l12,79,8,80r-3,l1,79,,77,,74,,71,1,68,5,66,50,42,71,e" filled="f" strokecolor="white" strokeweight=".2205mm">
                        <v:path arrowok="t" o:connecttype="custom" o:connectlocs="96,11;62,58;55,61;49,63;44,66;37,69;30,71;23,74;18,77;12,79;8,80;5,80;1,79;0,77;0,74;0,71;1,68;5,66;50,42;71,0" o:connectangles="0,0,0,0,0,0,0,0,0,0,0,0,0,0,0,0,0,0,0,0"/>
                      </v:shape>
                      <v:shape id="Freeform 117" o:spid="_x0000_s1037" style="position:absolute;left:2124;top:3527;width:427;height:400;visibility:visible;mso-wrap-style:square;v-text-anchor:top" coordsize="42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088cQA&#10;AADdAAAADwAAAGRycy9kb3ducmV2LnhtbERPS2vCQBC+C/6HZYRepO62Bx+pq4SCUCgUNIo9TrNj&#10;EszOxuyq6b93BcHbfHzPmS87W4sLtb5yrOFtpEAQ585UXGjYZqvXKQgfkA3WjknDP3lYLvq9OSbG&#10;XXlNl00oRAxhn6CGMoQmkdLnJVn0I9cQR+7gWoshwraQpsVrDLe1fFdqLC1WHBtKbOizpPy4OVsN&#10;Z1Yq3e1klQ2n+c9vNvvep6c/rV8GXfoBIlAXnuKH+8vE+ePJBO7fxB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tPPHEAAAA3QAAAA8AAAAAAAAAAAAAAAAAmAIAAGRycy9k&#10;b3ducmV2LnhtbFBLBQYAAAAABAAEAPUAAACJAwAAAAA=&#10;" path="m213,r22,2l257,3r20,6l295,16r19,8l333,35r16,11l365,58r13,15l390,89r10,15l410,122r7,19l422,160r3,19l427,199r-2,21l422,241r-5,19l410,279r-10,17l390,312r-12,16l365,342r-16,13l333,366r-19,11l295,385r-18,6l257,396r-22,3l213,400r-22,-1l171,396r-21,-5l130,385r-18,-8l95,366,78,355,63,342,49,328,36,312,25,296,17,279,9,260,4,241,,220,,199,,179,4,160,9,141r8,-19l25,104,36,89,49,73,63,58,78,46,95,35,112,24r18,-8l150,9,171,3,191,2,213,xm213,35r18,1l248,38r17,5l282,47r15,8l312,63r14,10l338,84r11,11l360,108r8,14l375,136r6,14l385,166r3,18l390,199r-2,18l385,233r-4,15l375,264r-7,15l360,293r-11,12l338,317r-12,11l312,337r-15,8l282,353r-17,5l248,362r-17,2l213,366r-17,-2l177,362r-17,-4l145,353r-15,-8l115,337r-14,-9l90,317,78,305,68,293,59,279,51,264,46,248,41,233,37,217r,-18l37,184r4,-18l46,150r5,-14l59,122r9,-14l78,95,90,84,101,73,115,63r15,-8l145,47r15,-4l177,38r19,-2l213,35xe" fillcolor="#2a4088" stroked="f">
                        <v:path arrowok="t" o:connecttype="custom" o:connectlocs="257,3;314,24;365,58;400,104;422,160;425,220;410,279;378,328;333,366;277,391;213,400;150,391;95,366;49,328;17,279;0,220;4,160;25,104;63,58;112,24;171,3;213,35;265,43;312,63;349,95;375,136;388,184;385,233;368,279;338,317;297,345;248,362;196,364;145,353;101,328;68,293;46,248;37,199;46,150;68,108;101,73;145,47;196,36" o:connectangles="0,0,0,0,0,0,0,0,0,0,0,0,0,0,0,0,0,0,0,0,0,0,0,0,0,0,0,0,0,0,0,0,0,0,0,0,0,0,0,0,0,0,0"/>
                        <o:lock v:ext="edit" verticies="t"/>
                      </v:shape>
                    </v:group>
                  </w:pict>
                </mc:Fallback>
              </mc:AlternateContent>
            </w:r>
          </w:p>
        </w:tc>
        <w:tc>
          <w:tcPr>
            <w:tcW w:w="2693" w:type="dxa"/>
            <w:tcBorders>
              <w:left w:val="nil"/>
            </w:tcBorders>
          </w:tcPr>
          <w:p w:rsidR="00407C59" w:rsidRPr="00B77E30" w:rsidRDefault="00407C59" w:rsidP="003E5CB4">
            <w:pPr>
              <w:jc w:val="center"/>
              <w:rPr>
                <w:rFonts w:ascii="Arial" w:eastAsia="Calibri" w:hAnsi="Arial" w:cs="Arial"/>
                <w:sz w:val="24"/>
                <w:szCs w:val="24"/>
              </w:rPr>
            </w:pPr>
            <w:r w:rsidRPr="00B77E30">
              <w:rPr>
                <w:rFonts w:ascii="Arial" w:eastAsia="Calibri" w:hAnsi="Arial" w:cs="Arial"/>
                <w:sz w:val="24"/>
                <w:szCs w:val="24"/>
              </w:rPr>
              <w:t>No se devuelva</w:t>
            </w:r>
          </w:p>
        </w:tc>
      </w:tr>
      <w:tr w:rsidR="00407C59" w:rsidRPr="00B77E30" w:rsidTr="003E5CB4">
        <w:trPr>
          <w:jc w:val="center"/>
        </w:trPr>
        <w:tc>
          <w:tcPr>
            <w:tcW w:w="1346" w:type="dxa"/>
            <w:tcBorders>
              <w:right w:val="nil"/>
            </w:tcBorders>
            <w:shd w:val="clear" w:color="auto" w:fill="E6EED5"/>
          </w:tcPr>
          <w:p w:rsidR="00407C59" w:rsidRPr="00B77E30" w:rsidRDefault="00407C59" w:rsidP="003E5CB4">
            <w:pPr>
              <w:jc w:val="center"/>
              <w:rPr>
                <w:rFonts w:ascii="Arial" w:eastAsia="Calibri" w:hAnsi="Arial" w:cs="Arial"/>
                <w:b/>
                <w:bCs/>
                <w:sz w:val="24"/>
                <w:szCs w:val="24"/>
              </w:rPr>
            </w:pPr>
            <w:r w:rsidRPr="00B77E30">
              <w:rPr>
                <w:rFonts w:ascii="Arial" w:eastAsia="Calibri" w:hAnsi="Arial" w:cs="Arial"/>
                <w:b/>
                <w:bCs/>
                <w:noProof/>
                <w:sz w:val="24"/>
                <w:szCs w:val="24"/>
                <w:lang w:val="es-CO" w:eastAsia="es-CO"/>
              </w:rPr>
              <mc:AlternateContent>
                <mc:Choice Requires="wpg">
                  <w:drawing>
                    <wp:anchor distT="0" distB="0" distL="114300" distR="114300" simplePos="0" relativeHeight="251623424" behindDoc="0" locked="0" layoutInCell="1" allowOverlap="1" wp14:anchorId="2D1A17EB" wp14:editId="5D145F9F">
                      <wp:simplePos x="0" y="0"/>
                      <wp:positionH relativeFrom="column">
                        <wp:posOffset>43180</wp:posOffset>
                      </wp:positionH>
                      <wp:positionV relativeFrom="paragraph">
                        <wp:posOffset>61595</wp:posOffset>
                      </wp:positionV>
                      <wp:extent cx="677545" cy="636905"/>
                      <wp:effectExtent l="5715" t="1905" r="2540" b="8890"/>
                      <wp:wrapNone/>
                      <wp:docPr id="1620" name="Grupo 1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 cy="636905"/>
                                <a:chOff x="2126" y="940"/>
                                <a:chExt cx="427" cy="401"/>
                              </a:xfrm>
                            </wpg:grpSpPr>
                            <wps:wsp>
                              <wps:cNvPr id="1621" name="Freeform 71"/>
                              <wps:cNvSpPr>
                                <a:spLocks/>
                              </wps:cNvSpPr>
                              <wps:spPr bwMode="auto">
                                <a:xfrm>
                                  <a:off x="2144" y="959"/>
                                  <a:ext cx="387" cy="363"/>
                                </a:xfrm>
                                <a:custGeom>
                                  <a:avLst/>
                                  <a:gdLst>
                                    <a:gd name="T0" fmla="*/ 213 w 387"/>
                                    <a:gd name="T1" fmla="*/ 0 h 363"/>
                                    <a:gd name="T2" fmla="*/ 252 w 387"/>
                                    <a:gd name="T3" fmla="*/ 8 h 363"/>
                                    <a:gd name="T4" fmla="*/ 286 w 387"/>
                                    <a:gd name="T5" fmla="*/ 21 h 363"/>
                                    <a:gd name="T6" fmla="*/ 318 w 387"/>
                                    <a:gd name="T7" fmla="*/ 41 h 363"/>
                                    <a:gd name="T8" fmla="*/ 343 w 387"/>
                                    <a:gd name="T9" fmla="*/ 65 h 363"/>
                                    <a:gd name="T10" fmla="*/ 363 w 387"/>
                                    <a:gd name="T11" fmla="*/ 95 h 363"/>
                                    <a:gd name="T12" fmla="*/ 378 w 387"/>
                                    <a:gd name="T13" fmla="*/ 127 h 363"/>
                                    <a:gd name="T14" fmla="*/ 387 w 387"/>
                                    <a:gd name="T15" fmla="*/ 163 h 363"/>
                                    <a:gd name="T16" fmla="*/ 387 w 387"/>
                                    <a:gd name="T17" fmla="*/ 200 h 363"/>
                                    <a:gd name="T18" fmla="*/ 378 w 387"/>
                                    <a:gd name="T19" fmla="*/ 235 h 363"/>
                                    <a:gd name="T20" fmla="*/ 363 w 387"/>
                                    <a:gd name="T21" fmla="*/ 268 h 363"/>
                                    <a:gd name="T22" fmla="*/ 343 w 387"/>
                                    <a:gd name="T23" fmla="*/ 296 h 363"/>
                                    <a:gd name="T24" fmla="*/ 318 w 387"/>
                                    <a:gd name="T25" fmla="*/ 322 h 363"/>
                                    <a:gd name="T26" fmla="*/ 286 w 387"/>
                                    <a:gd name="T27" fmla="*/ 341 h 363"/>
                                    <a:gd name="T28" fmla="*/ 252 w 387"/>
                                    <a:gd name="T29" fmla="*/ 355 h 363"/>
                                    <a:gd name="T30" fmla="*/ 213 w 387"/>
                                    <a:gd name="T31" fmla="*/ 361 h 363"/>
                                    <a:gd name="T32" fmla="*/ 174 w 387"/>
                                    <a:gd name="T33" fmla="*/ 361 h 363"/>
                                    <a:gd name="T34" fmla="*/ 137 w 387"/>
                                    <a:gd name="T35" fmla="*/ 355 h 363"/>
                                    <a:gd name="T36" fmla="*/ 102 w 387"/>
                                    <a:gd name="T37" fmla="*/ 341 h 363"/>
                                    <a:gd name="T38" fmla="*/ 71 w 387"/>
                                    <a:gd name="T39" fmla="*/ 322 h 363"/>
                                    <a:gd name="T40" fmla="*/ 44 w 387"/>
                                    <a:gd name="T41" fmla="*/ 296 h 363"/>
                                    <a:gd name="T42" fmla="*/ 24 w 387"/>
                                    <a:gd name="T43" fmla="*/ 268 h 363"/>
                                    <a:gd name="T44" fmla="*/ 9 w 387"/>
                                    <a:gd name="T45" fmla="*/ 235 h 363"/>
                                    <a:gd name="T46" fmla="*/ 2 w 387"/>
                                    <a:gd name="T47" fmla="*/ 200 h 363"/>
                                    <a:gd name="T48" fmla="*/ 2 w 387"/>
                                    <a:gd name="T49" fmla="*/ 163 h 363"/>
                                    <a:gd name="T50" fmla="*/ 9 w 387"/>
                                    <a:gd name="T51" fmla="*/ 127 h 363"/>
                                    <a:gd name="T52" fmla="*/ 24 w 387"/>
                                    <a:gd name="T53" fmla="*/ 95 h 363"/>
                                    <a:gd name="T54" fmla="*/ 44 w 387"/>
                                    <a:gd name="T55" fmla="*/ 65 h 363"/>
                                    <a:gd name="T56" fmla="*/ 71 w 387"/>
                                    <a:gd name="T57" fmla="*/ 41 h 363"/>
                                    <a:gd name="T58" fmla="*/ 102 w 387"/>
                                    <a:gd name="T59" fmla="*/ 21 h 363"/>
                                    <a:gd name="T60" fmla="*/ 137 w 387"/>
                                    <a:gd name="T61" fmla="*/ 8 h 363"/>
                                    <a:gd name="T62" fmla="*/ 174 w 387"/>
                                    <a:gd name="T63" fmla="*/ 0 h 3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87" h="363">
                                      <a:moveTo>
                                        <a:pt x="194" y="0"/>
                                      </a:moveTo>
                                      <a:lnTo>
                                        <a:pt x="213" y="0"/>
                                      </a:lnTo>
                                      <a:lnTo>
                                        <a:pt x="233" y="3"/>
                                      </a:lnTo>
                                      <a:lnTo>
                                        <a:pt x="252" y="8"/>
                                      </a:lnTo>
                                      <a:lnTo>
                                        <a:pt x="269" y="15"/>
                                      </a:lnTo>
                                      <a:lnTo>
                                        <a:pt x="286" y="21"/>
                                      </a:lnTo>
                                      <a:lnTo>
                                        <a:pt x="302" y="30"/>
                                      </a:lnTo>
                                      <a:lnTo>
                                        <a:pt x="318" y="41"/>
                                      </a:lnTo>
                                      <a:lnTo>
                                        <a:pt x="331" y="53"/>
                                      </a:lnTo>
                                      <a:lnTo>
                                        <a:pt x="343" y="65"/>
                                      </a:lnTo>
                                      <a:lnTo>
                                        <a:pt x="355" y="79"/>
                                      </a:lnTo>
                                      <a:lnTo>
                                        <a:pt x="363" y="95"/>
                                      </a:lnTo>
                                      <a:lnTo>
                                        <a:pt x="372" y="111"/>
                                      </a:lnTo>
                                      <a:lnTo>
                                        <a:pt x="378" y="127"/>
                                      </a:lnTo>
                                      <a:lnTo>
                                        <a:pt x="383" y="144"/>
                                      </a:lnTo>
                                      <a:lnTo>
                                        <a:pt x="387" y="163"/>
                                      </a:lnTo>
                                      <a:lnTo>
                                        <a:pt x="387" y="181"/>
                                      </a:lnTo>
                                      <a:lnTo>
                                        <a:pt x="387" y="200"/>
                                      </a:lnTo>
                                      <a:lnTo>
                                        <a:pt x="383" y="217"/>
                                      </a:lnTo>
                                      <a:lnTo>
                                        <a:pt x="378" y="235"/>
                                      </a:lnTo>
                                      <a:lnTo>
                                        <a:pt x="372" y="252"/>
                                      </a:lnTo>
                                      <a:lnTo>
                                        <a:pt x="363" y="268"/>
                                      </a:lnTo>
                                      <a:lnTo>
                                        <a:pt x="355" y="282"/>
                                      </a:lnTo>
                                      <a:lnTo>
                                        <a:pt x="343" y="296"/>
                                      </a:lnTo>
                                      <a:lnTo>
                                        <a:pt x="331" y="309"/>
                                      </a:lnTo>
                                      <a:lnTo>
                                        <a:pt x="318" y="322"/>
                                      </a:lnTo>
                                      <a:lnTo>
                                        <a:pt x="302" y="331"/>
                                      </a:lnTo>
                                      <a:lnTo>
                                        <a:pt x="286" y="341"/>
                                      </a:lnTo>
                                      <a:lnTo>
                                        <a:pt x="269" y="349"/>
                                      </a:lnTo>
                                      <a:lnTo>
                                        <a:pt x="252" y="355"/>
                                      </a:lnTo>
                                      <a:lnTo>
                                        <a:pt x="233" y="358"/>
                                      </a:lnTo>
                                      <a:lnTo>
                                        <a:pt x="213" y="361"/>
                                      </a:lnTo>
                                      <a:lnTo>
                                        <a:pt x="194" y="363"/>
                                      </a:lnTo>
                                      <a:lnTo>
                                        <a:pt x="174" y="361"/>
                                      </a:lnTo>
                                      <a:lnTo>
                                        <a:pt x="156" y="358"/>
                                      </a:lnTo>
                                      <a:lnTo>
                                        <a:pt x="137" y="355"/>
                                      </a:lnTo>
                                      <a:lnTo>
                                        <a:pt x="118" y="349"/>
                                      </a:lnTo>
                                      <a:lnTo>
                                        <a:pt x="102" y="341"/>
                                      </a:lnTo>
                                      <a:lnTo>
                                        <a:pt x="86" y="331"/>
                                      </a:lnTo>
                                      <a:lnTo>
                                        <a:pt x="71" y="322"/>
                                      </a:lnTo>
                                      <a:lnTo>
                                        <a:pt x="58" y="309"/>
                                      </a:lnTo>
                                      <a:lnTo>
                                        <a:pt x="44" y="296"/>
                                      </a:lnTo>
                                      <a:lnTo>
                                        <a:pt x="34" y="282"/>
                                      </a:lnTo>
                                      <a:lnTo>
                                        <a:pt x="24" y="268"/>
                                      </a:lnTo>
                                      <a:lnTo>
                                        <a:pt x="16" y="252"/>
                                      </a:lnTo>
                                      <a:lnTo>
                                        <a:pt x="9" y="235"/>
                                      </a:lnTo>
                                      <a:lnTo>
                                        <a:pt x="4" y="217"/>
                                      </a:lnTo>
                                      <a:lnTo>
                                        <a:pt x="2" y="200"/>
                                      </a:lnTo>
                                      <a:lnTo>
                                        <a:pt x="0" y="181"/>
                                      </a:lnTo>
                                      <a:lnTo>
                                        <a:pt x="2" y="163"/>
                                      </a:lnTo>
                                      <a:lnTo>
                                        <a:pt x="4" y="144"/>
                                      </a:lnTo>
                                      <a:lnTo>
                                        <a:pt x="9" y="127"/>
                                      </a:lnTo>
                                      <a:lnTo>
                                        <a:pt x="16" y="111"/>
                                      </a:lnTo>
                                      <a:lnTo>
                                        <a:pt x="24" y="95"/>
                                      </a:lnTo>
                                      <a:lnTo>
                                        <a:pt x="34" y="79"/>
                                      </a:lnTo>
                                      <a:lnTo>
                                        <a:pt x="44" y="65"/>
                                      </a:lnTo>
                                      <a:lnTo>
                                        <a:pt x="58" y="53"/>
                                      </a:lnTo>
                                      <a:lnTo>
                                        <a:pt x="71" y="41"/>
                                      </a:lnTo>
                                      <a:lnTo>
                                        <a:pt x="86" y="30"/>
                                      </a:lnTo>
                                      <a:lnTo>
                                        <a:pt x="102" y="21"/>
                                      </a:lnTo>
                                      <a:lnTo>
                                        <a:pt x="118" y="15"/>
                                      </a:lnTo>
                                      <a:lnTo>
                                        <a:pt x="137" y="8"/>
                                      </a:lnTo>
                                      <a:lnTo>
                                        <a:pt x="156" y="3"/>
                                      </a:lnTo>
                                      <a:lnTo>
                                        <a:pt x="174" y="0"/>
                                      </a:lnTo>
                                      <a:lnTo>
                                        <a:pt x="19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2" name="Freeform 72"/>
                              <wps:cNvSpPr>
                                <a:spLocks noEditPoints="1"/>
                              </wps:cNvSpPr>
                              <wps:spPr bwMode="auto">
                                <a:xfrm>
                                  <a:off x="2126" y="940"/>
                                  <a:ext cx="427" cy="401"/>
                                </a:xfrm>
                                <a:custGeom>
                                  <a:avLst/>
                                  <a:gdLst>
                                    <a:gd name="T0" fmla="*/ 255 w 427"/>
                                    <a:gd name="T1" fmla="*/ 5 h 401"/>
                                    <a:gd name="T2" fmla="*/ 314 w 427"/>
                                    <a:gd name="T3" fmla="*/ 24 h 401"/>
                                    <a:gd name="T4" fmla="*/ 363 w 427"/>
                                    <a:gd name="T5" fmla="*/ 59 h 401"/>
                                    <a:gd name="T6" fmla="*/ 400 w 427"/>
                                    <a:gd name="T7" fmla="*/ 105 h 401"/>
                                    <a:gd name="T8" fmla="*/ 422 w 427"/>
                                    <a:gd name="T9" fmla="*/ 160 h 401"/>
                                    <a:gd name="T10" fmla="*/ 425 w 427"/>
                                    <a:gd name="T11" fmla="*/ 220 h 401"/>
                                    <a:gd name="T12" fmla="*/ 410 w 427"/>
                                    <a:gd name="T13" fmla="*/ 279 h 401"/>
                                    <a:gd name="T14" fmla="*/ 378 w 427"/>
                                    <a:gd name="T15" fmla="*/ 328 h 401"/>
                                    <a:gd name="T16" fmla="*/ 332 w 427"/>
                                    <a:gd name="T17" fmla="*/ 366 h 401"/>
                                    <a:gd name="T18" fmla="*/ 277 w 427"/>
                                    <a:gd name="T19" fmla="*/ 391 h 401"/>
                                    <a:gd name="T20" fmla="*/ 212 w 427"/>
                                    <a:gd name="T21" fmla="*/ 401 h 401"/>
                                    <a:gd name="T22" fmla="*/ 148 w 427"/>
                                    <a:gd name="T23" fmla="*/ 391 h 401"/>
                                    <a:gd name="T24" fmla="*/ 93 w 427"/>
                                    <a:gd name="T25" fmla="*/ 366 h 401"/>
                                    <a:gd name="T26" fmla="*/ 47 w 427"/>
                                    <a:gd name="T27" fmla="*/ 328 h 401"/>
                                    <a:gd name="T28" fmla="*/ 15 w 427"/>
                                    <a:gd name="T29" fmla="*/ 279 h 401"/>
                                    <a:gd name="T30" fmla="*/ 0 w 427"/>
                                    <a:gd name="T31" fmla="*/ 220 h 401"/>
                                    <a:gd name="T32" fmla="*/ 3 w 427"/>
                                    <a:gd name="T33" fmla="*/ 160 h 401"/>
                                    <a:gd name="T34" fmla="*/ 25 w 427"/>
                                    <a:gd name="T35" fmla="*/ 105 h 401"/>
                                    <a:gd name="T36" fmla="*/ 62 w 427"/>
                                    <a:gd name="T37" fmla="*/ 59 h 401"/>
                                    <a:gd name="T38" fmla="*/ 111 w 427"/>
                                    <a:gd name="T39" fmla="*/ 24 h 401"/>
                                    <a:gd name="T40" fmla="*/ 170 w 427"/>
                                    <a:gd name="T41" fmla="*/ 5 h 401"/>
                                    <a:gd name="T42" fmla="*/ 212 w 427"/>
                                    <a:gd name="T43" fmla="*/ 35 h 401"/>
                                    <a:gd name="T44" fmla="*/ 265 w 427"/>
                                    <a:gd name="T45" fmla="*/ 43 h 401"/>
                                    <a:gd name="T46" fmla="*/ 310 w 427"/>
                                    <a:gd name="T47" fmla="*/ 64 h 401"/>
                                    <a:gd name="T48" fmla="*/ 349 w 427"/>
                                    <a:gd name="T49" fmla="*/ 95 h 401"/>
                                    <a:gd name="T50" fmla="*/ 374 w 427"/>
                                    <a:gd name="T51" fmla="*/ 136 h 401"/>
                                    <a:gd name="T52" fmla="*/ 388 w 427"/>
                                    <a:gd name="T53" fmla="*/ 184 h 401"/>
                                    <a:gd name="T54" fmla="*/ 385 w 427"/>
                                    <a:gd name="T55" fmla="*/ 233 h 401"/>
                                    <a:gd name="T56" fmla="*/ 368 w 427"/>
                                    <a:gd name="T57" fmla="*/ 279 h 401"/>
                                    <a:gd name="T58" fmla="*/ 337 w 427"/>
                                    <a:gd name="T59" fmla="*/ 317 h 401"/>
                                    <a:gd name="T60" fmla="*/ 297 w 427"/>
                                    <a:gd name="T61" fmla="*/ 345 h 401"/>
                                    <a:gd name="T62" fmla="*/ 248 w 427"/>
                                    <a:gd name="T63" fmla="*/ 363 h 401"/>
                                    <a:gd name="T64" fmla="*/ 194 w 427"/>
                                    <a:gd name="T65" fmla="*/ 364 h 401"/>
                                    <a:gd name="T66" fmla="*/ 143 w 427"/>
                                    <a:gd name="T67" fmla="*/ 353 h 401"/>
                                    <a:gd name="T68" fmla="*/ 101 w 427"/>
                                    <a:gd name="T69" fmla="*/ 328 h 401"/>
                                    <a:gd name="T70" fmla="*/ 67 w 427"/>
                                    <a:gd name="T71" fmla="*/ 293 h 401"/>
                                    <a:gd name="T72" fmla="*/ 44 w 427"/>
                                    <a:gd name="T73" fmla="*/ 249 h 401"/>
                                    <a:gd name="T74" fmla="*/ 37 w 427"/>
                                    <a:gd name="T75" fmla="*/ 201 h 401"/>
                                    <a:gd name="T76" fmla="*/ 44 w 427"/>
                                    <a:gd name="T77" fmla="*/ 152 h 401"/>
                                    <a:gd name="T78" fmla="*/ 67 w 427"/>
                                    <a:gd name="T79" fmla="*/ 108 h 401"/>
                                    <a:gd name="T80" fmla="*/ 101 w 427"/>
                                    <a:gd name="T81" fmla="*/ 73 h 401"/>
                                    <a:gd name="T82" fmla="*/ 143 w 427"/>
                                    <a:gd name="T83" fmla="*/ 48 h 401"/>
                                    <a:gd name="T84" fmla="*/ 194 w 427"/>
                                    <a:gd name="T85" fmla="*/ 37 h 4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1">
                                      <a:moveTo>
                                        <a:pt x="212" y="0"/>
                                      </a:moveTo>
                                      <a:lnTo>
                                        <a:pt x="234" y="2"/>
                                      </a:lnTo>
                                      <a:lnTo>
                                        <a:pt x="255" y="5"/>
                                      </a:lnTo>
                                      <a:lnTo>
                                        <a:pt x="277" y="10"/>
                                      </a:lnTo>
                                      <a:lnTo>
                                        <a:pt x="295" y="16"/>
                                      </a:lnTo>
                                      <a:lnTo>
                                        <a:pt x="314" y="24"/>
                                      </a:lnTo>
                                      <a:lnTo>
                                        <a:pt x="332" y="35"/>
                                      </a:lnTo>
                                      <a:lnTo>
                                        <a:pt x="347" y="46"/>
                                      </a:lnTo>
                                      <a:lnTo>
                                        <a:pt x="363" y="59"/>
                                      </a:lnTo>
                                      <a:lnTo>
                                        <a:pt x="378" y="73"/>
                                      </a:lnTo>
                                      <a:lnTo>
                                        <a:pt x="390" y="89"/>
                                      </a:lnTo>
                                      <a:lnTo>
                                        <a:pt x="400" y="105"/>
                                      </a:lnTo>
                                      <a:lnTo>
                                        <a:pt x="410" y="122"/>
                                      </a:lnTo>
                                      <a:lnTo>
                                        <a:pt x="417" y="141"/>
                                      </a:lnTo>
                                      <a:lnTo>
                                        <a:pt x="422" y="160"/>
                                      </a:lnTo>
                                      <a:lnTo>
                                        <a:pt x="425" y="181"/>
                                      </a:lnTo>
                                      <a:lnTo>
                                        <a:pt x="427" y="201"/>
                                      </a:lnTo>
                                      <a:lnTo>
                                        <a:pt x="425" y="220"/>
                                      </a:lnTo>
                                      <a:lnTo>
                                        <a:pt x="422" y="241"/>
                                      </a:lnTo>
                                      <a:lnTo>
                                        <a:pt x="417" y="260"/>
                                      </a:lnTo>
                                      <a:lnTo>
                                        <a:pt x="410" y="279"/>
                                      </a:lnTo>
                                      <a:lnTo>
                                        <a:pt x="400" y="296"/>
                                      </a:lnTo>
                                      <a:lnTo>
                                        <a:pt x="390" y="312"/>
                                      </a:lnTo>
                                      <a:lnTo>
                                        <a:pt x="378" y="328"/>
                                      </a:lnTo>
                                      <a:lnTo>
                                        <a:pt x="363" y="342"/>
                                      </a:lnTo>
                                      <a:lnTo>
                                        <a:pt x="347" y="355"/>
                                      </a:lnTo>
                                      <a:lnTo>
                                        <a:pt x="332" y="366"/>
                                      </a:lnTo>
                                      <a:lnTo>
                                        <a:pt x="314" y="377"/>
                                      </a:lnTo>
                                      <a:lnTo>
                                        <a:pt x="295" y="385"/>
                                      </a:lnTo>
                                      <a:lnTo>
                                        <a:pt x="277" y="391"/>
                                      </a:lnTo>
                                      <a:lnTo>
                                        <a:pt x="255" y="396"/>
                                      </a:lnTo>
                                      <a:lnTo>
                                        <a:pt x="234" y="399"/>
                                      </a:lnTo>
                                      <a:lnTo>
                                        <a:pt x="212" y="401"/>
                                      </a:lnTo>
                                      <a:lnTo>
                                        <a:pt x="190" y="399"/>
                                      </a:lnTo>
                                      <a:lnTo>
                                        <a:pt x="170" y="396"/>
                                      </a:lnTo>
                                      <a:lnTo>
                                        <a:pt x="148" y="391"/>
                                      </a:lnTo>
                                      <a:lnTo>
                                        <a:pt x="130" y="385"/>
                                      </a:lnTo>
                                      <a:lnTo>
                                        <a:pt x="111" y="377"/>
                                      </a:lnTo>
                                      <a:lnTo>
                                        <a:pt x="93" y="366"/>
                                      </a:lnTo>
                                      <a:lnTo>
                                        <a:pt x="77" y="355"/>
                                      </a:lnTo>
                                      <a:lnTo>
                                        <a:pt x="62" y="342"/>
                                      </a:lnTo>
                                      <a:lnTo>
                                        <a:pt x="47" y="328"/>
                                      </a:lnTo>
                                      <a:lnTo>
                                        <a:pt x="35" y="312"/>
                                      </a:lnTo>
                                      <a:lnTo>
                                        <a:pt x="25" y="296"/>
                                      </a:lnTo>
                                      <a:lnTo>
                                        <a:pt x="15" y="279"/>
                                      </a:lnTo>
                                      <a:lnTo>
                                        <a:pt x="8" y="260"/>
                                      </a:lnTo>
                                      <a:lnTo>
                                        <a:pt x="3" y="241"/>
                                      </a:lnTo>
                                      <a:lnTo>
                                        <a:pt x="0" y="220"/>
                                      </a:lnTo>
                                      <a:lnTo>
                                        <a:pt x="0" y="201"/>
                                      </a:lnTo>
                                      <a:lnTo>
                                        <a:pt x="0" y="181"/>
                                      </a:lnTo>
                                      <a:lnTo>
                                        <a:pt x="3" y="160"/>
                                      </a:lnTo>
                                      <a:lnTo>
                                        <a:pt x="8" y="141"/>
                                      </a:lnTo>
                                      <a:lnTo>
                                        <a:pt x="15" y="122"/>
                                      </a:lnTo>
                                      <a:lnTo>
                                        <a:pt x="25" y="105"/>
                                      </a:lnTo>
                                      <a:lnTo>
                                        <a:pt x="35" y="89"/>
                                      </a:lnTo>
                                      <a:lnTo>
                                        <a:pt x="47" y="73"/>
                                      </a:lnTo>
                                      <a:lnTo>
                                        <a:pt x="62" y="59"/>
                                      </a:lnTo>
                                      <a:lnTo>
                                        <a:pt x="77" y="46"/>
                                      </a:lnTo>
                                      <a:lnTo>
                                        <a:pt x="93" y="35"/>
                                      </a:lnTo>
                                      <a:lnTo>
                                        <a:pt x="111" y="24"/>
                                      </a:lnTo>
                                      <a:lnTo>
                                        <a:pt x="130" y="16"/>
                                      </a:lnTo>
                                      <a:lnTo>
                                        <a:pt x="148" y="10"/>
                                      </a:lnTo>
                                      <a:lnTo>
                                        <a:pt x="170" y="5"/>
                                      </a:lnTo>
                                      <a:lnTo>
                                        <a:pt x="190" y="2"/>
                                      </a:lnTo>
                                      <a:lnTo>
                                        <a:pt x="212" y="0"/>
                                      </a:lnTo>
                                      <a:close/>
                                      <a:moveTo>
                                        <a:pt x="212" y="35"/>
                                      </a:moveTo>
                                      <a:lnTo>
                                        <a:pt x="231" y="37"/>
                                      </a:lnTo>
                                      <a:lnTo>
                                        <a:pt x="248" y="38"/>
                                      </a:lnTo>
                                      <a:lnTo>
                                        <a:pt x="265" y="43"/>
                                      </a:lnTo>
                                      <a:lnTo>
                                        <a:pt x="282" y="48"/>
                                      </a:lnTo>
                                      <a:lnTo>
                                        <a:pt x="297" y="56"/>
                                      </a:lnTo>
                                      <a:lnTo>
                                        <a:pt x="310" y="64"/>
                                      </a:lnTo>
                                      <a:lnTo>
                                        <a:pt x="324" y="73"/>
                                      </a:lnTo>
                                      <a:lnTo>
                                        <a:pt x="337" y="84"/>
                                      </a:lnTo>
                                      <a:lnTo>
                                        <a:pt x="349" y="95"/>
                                      </a:lnTo>
                                      <a:lnTo>
                                        <a:pt x="359" y="108"/>
                                      </a:lnTo>
                                      <a:lnTo>
                                        <a:pt x="368" y="122"/>
                                      </a:lnTo>
                                      <a:lnTo>
                                        <a:pt x="374" y="136"/>
                                      </a:lnTo>
                                      <a:lnTo>
                                        <a:pt x="381" y="152"/>
                                      </a:lnTo>
                                      <a:lnTo>
                                        <a:pt x="385" y="168"/>
                                      </a:lnTo>
                                      <a:lnTo>
                                        <a:pt x="388" y="184"/>
                                      </a:lnTo>
                                      <a:lnTo>
                                        <a:pt x="388" y="201"/>
                                      </a:lnTo>
                                      <a:lnTo>
                                        <a:pt x="388" y="217"/>
                                      </a:lnTo>
                                      <a:lnTo>
                                        <a:pt x="385" y="233"/>
                                      </a:lnTo>
                                      <a:lnTo>
                                        <a:pt x="381" y="249"/>
                                      </a:lnTo>
                                      <a:lnTo>
                                        <a:pt x="374" y="265"/>
                                      </a:lnTo>
                                      <a:lnTo>
                                        <a:pt x="368" y="279"/>
                                      </a:lnTo>
                                      <a:lnTo>
                                        <a:pt x="359" y="293"/>
                                      </a:lnTo>
                                      <a:lnTo>
                                        <a:pt x="349" y="306"/>
                                      </a:lnTo>
                                      <a:lnTo>
                                        <a:pt x="337" y="317"/>
                                      </a:lnTo>
                                      <a:lnTo>
                                        <a:pt x="324" y="328"/>
                                      </a:lnTo>
                                      <a:lnTo>
                                        <a:pt x="310" y="337"/>
                                      </a:lnTo>
                                      <a:lnTo>
                                        <a:pt x="297" y="345"/>
                                      </a:lnTo>
                                      <a:lnTo>
                                        <a:pt x="282" y="353"/>
                                      </a:lnTo>
                                      <a:lnTo>
                                        <a:pt x="265" y="358"/>
                                      </a:lnTo>
                                      <a:lnTo>
                                        <a:pt x="248" y="363"/>
                                      </a:lnTo>
                                      <a:lnTo>
                                        <a:pt x="231" y="364"/>
                                      </a:lnTo>
                                      <a:lnTo>
                                        <a:pt x="212" y="366"/>
                                      </a:lnTo>
                                      <a:lnTo>
                                        <a:pt x="194" y="364"/>
                                      </a:lnTo>
                                      <a:lnTo>
                                        <a:pt x="177" y="363"/>
                                      </a:lnTo>
                                      <a:lnTo>
                                        <a:pt x="160" y="358"/>
                                      </a:lnTo>
                                      <a:lnTo>
                                        <a:pt x="143" y="353"/>
                                      </a:lnTo>
                                      <a:lnTo>
                                        <a:pt x="128" y="345"/>
                                      </a:lnTo>
                                      <a:lnTo>
                                        <a:pt x="115" y="337"/>
                                      </a:lnTo>
                                      <a:lnTo>
                                        <a:pt x="101" y="328"/>
                                      </a:lnTo>
                                      <a:lnTo>
                                        <a:pt x="88" y="317"/>
                                      </a:lnTo>
                                      <a:lnTo>
                                        <a:pt x="77" y="306"/>
                                      </a:lnTo>
                                      <a:lnTo>
                                        <a:pt x="67" y="293"/>
                                      </a:lnTo>
                                      <a:lnTo>
                                        <a:pt x="57" y="279"/>
                                      </a:lnTo>
                                      <a:lnTo>
                                        <a:pt x="50" y="265"/>
                                      </a:lnTo>
                                      <a:lnTo>
                                        <a:pt x="44" y="249"/>
                                      </a:lnTo>
                                      <a:lnTo>
                                        <a:pt x="40" y="233"/>
                                      </a:lnTo>
                                      <a:lnTo>
                                        <a:pt x="37" y="217"/>
                                      </a:lnTo>
                                      <a:lnTo>
                                        <a:pt x="37" y="201"/>
                                      </a:lnTo>
                                      <a:lnTo>
                                        <a:pt x="37" y="184"/>
                                      </a:lnTo>
                                      <a:lnTo>
                                        <a:pt x="40" y="168"/>
                                      </a:lnTo>
                                      <a:lnTo>
                                        <a:pt x="44" y="152"/>
                                      </a:lnTo>
                                      <a:lnTo>
                                        <a:pt x="50" y="136"/>
                                      </a:lnTo>
                                      <a:lnTo>
                                        <a:pt x="57" y="122"/>
                                      </a:lnTo>
                                      <a:lnTo>
                                        <a:pt x="67" y="108"/>
                                      </a:lnTo>
                                      <a:lnTo>
                                        <a:pt x="77" y="95"/>
                                      </a:lnTo>
                                      <a:lnTo>
                                        <a:pt x="88" y="84"/>
                                      </a:lnTo>
                                      <a:lnTo>
                                        <a:pt x="101" y="73"/>
                                      </a:lnTo>
                                      <a:lnTo>
                                        <a:pt x="115" y="64"/>
                                      </a:lnTo>
                                      <a:lnTo>
                                        <a:pt x="128" y="56"/>
                                      </a:lnTo>
                                      <a:lnTo>
                                        <a:pt x="143" y="48"/>
                                      </a:lnTo>
                                      <a:lnTo>
                                        <a:pt x="160" y="43"/>
                                      </a:lnTo>
                                      <a:lnTo>
                                        <a:pt x="177" y="38"/>
                                      </a:lnTo>
                                      <a:lnTo>
                                        <a:pt x="194" y="37"/>
                                      </a:lnTo>
                                      <a:lnTo>
                                        <a:pt x="212"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3" name="Freeform 73"/>
                              <wps:cNvSpPr>
                                <a:spLocks/>
                              </wps:cNvSpPr>
                              <wps:spPr bwMode="auto">
                                <a:xfrm>
                                  <a:off x="2322" y="1043"/>
                                  <a:ext cx="92" cy="79"/>
                                </a:xfrm>
                                <a:custGeom>
                                  <a:avLst/>
                                  <a:gdLst>
                                    <a:gd name="T0" fmla="*/ 0 w 92"/>
                                    <a:gd name="T1" fmla="*/ 7 h 79"/>
                                    <a:gd name="T2" fmla="*/ 28 w 92"/>
                                    <a:gd name="T3" fmla="*/ 56 h 79"/>
                                    <a:gd name="T4" fmla="*/ 35 w 92"/>
                                    <a:gd name="T5" fmla="*/ 59 h 79"/>
                                    <a:gd name="T6" fmla="*/ 42 w 92"/>
                                    <a:gd name="T7" fmla="*/ 62 h 79"/>
                                    <a:gd name="T8" fmla="*/ 48 w 92"/>
                                    <a:gd name="T9" fmla="*/ 64 h 79"/>
                                    <a:gd name="T10" fmla="*/ 55 w 92"/>
                                    <a:gd name="T11" fmla="*/ 67 h 79"/>
                                    <a:gd name="T12" fmla="*/ 62 w 92"/>
                                    <a:gd name="T13" fmla="*/ 70 h 79"/>
                                    <a:gd name="T14" fmla="*/ 69 w 92"/>
                                    <a:gd name="T15" fmla="*/ 73 h 79"/>
                                    <a:gd name="T16" fmla="*/ 75 w 92"/>
                                    <a:gd name="T17" fmla="*/ 75 h 79"/>
                                    <a:gd name="T18" fmla="*/ 82 w 92"/>
                                    <a:gd name="T19" fmla="*/ 78 h 79"/>
                                    <a:gd name="T20" fmla="*/ 86 w 92"/>
                                    <a:gd name="T21" fmla="*/ 79 h 79"/>
                                    <a:gd name="T22" fmla="*/ 89 w 92"/>
                                    <a:gd name="T23" fmla="*/ 79 h 79"/>
                                    <a:gd name="T24" fmla="*/ 91 w 92"/>
                                    <a:gd name="T25" fmla="*/ 78 h 79"/>
                                    <a:gd name="T26" fmla="*/ 92 w 92"/>
                                    <a:gd name="T27" fmla="*/ 75 h 79"/>
                                    <a:gd name="T28" fmla="*/ 92 w 92"/>
                                    <a:gd name="T29" fmla="*/ 73 h 79"/>
                                    <a:gd name="T30" fmla="*/ 92 w 92"/>
                                    <a:gd name="T31" fmla="*/ 70 h 79"/>
                                    <a:gd name="T32" fmla="*/ 91 w 92"/>
                                    <a:gd name="T33" fmla="*/ 67 h 79"/>
                                    <a:gd name="T34" fmla="*/ 89 w 92"/>
                                    <a:gd name="T35" fmla="*/ 65 h 79"/>
                                    <a:gd name="T36" fmla="*/ 40 w 92"/>
                                    <a:gd name="T37" fmla="*/ 40 h 79"/>
                                    <a:gd name="T38" fmla="*/ 21 w 92"/>
                                    <a:gd name="T39" fmla="*/ 0 h 79"/>
                                    <a:gd name="T40" fmla="*/ 20 w 92"/>
                                    <a:gd name="T41" fmla="*/ 0 h 79"/>
                                    <a:gd name="T42" fmla="*/ 16 w 92"/>
                                    <a:gd name="T43" fmla="*/ 0 h 79"/>
                                    <a:gd name="T44" fmla="*/ 13 w 92"/>
                                    <a:gd name="T45" fmla="*/ 0 h 79"/>
                                    <a:gd name="T46" fmla="*/ 11 w 92"/>
                                    <a:gd name="T47" fmla="*/ 0 h 79"/>
                                    <a:gd name="T48" fmla="*/ 8 w 92"/>
                                    <a:gd name="T49" fmla="*/ 2 h 79"/>
                                    <a:gd name="T50" fmla="*/ 6 w 92"/>
                                    <a:gd name="T51" fmla="*/ 3 h 79"/>
                                    <a:gd name="T52" fmla="*/ 3 w 92"/>
                                    <a:gd name="T53" fmla="*/ 5 h 79"/>
                                    <a:gd name="T54" fmla="*/ 0 w 92"/>
                                    <a:gd name="T55" fmla="*/ 7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92" h="79">
                                      <a:moveTo>
                                        <a:pt x="0" y="7"/>
                                      </a:moveTo>
                                      <a:lnTo>
                                        <a:pt x="28" y="56"/>
                                      </a:lnTo>
                                      <a:lnTo>
                                        <a:pt x="35" y="59"/>
                                      </a:lnTo>
                                      <a:lnTo>
                                        <a:pt x="42" y="62"/>
                                      </a:lnTo>
                                      <a:lnTo>
                                        <a:pt x="48" y="64"/>
                                      </a:lnTo>
                                      <a:lnTo>
                                        <a:pt x="55" y="67"/>
                                      </a:lnTo>
                                      <a:lnTo>
                                        <a:pt x="62" y="70"/>
                                      </a:lnTo>
                                      <a:lnTo>
                                        <a:pt x="69" y="73"/>
                                      </a:lnTo>
                                      <a:lnTo>
                                        <a:pt x="75" y="75"/>
                                      </a:lnTo>
                                      <a:lnTo>
                                        <a:pt x="82" y="78"/>
                                      </a:lnTo>
                                      <a:lnTo>
                                        <a:pt x="86" y="79"/>
                                      </a:lnTo>
                                      <a:lnTo>
                                        <a:pt x="89" y="79"/>
                                      </a:lnTo>
                                      <a:lnTo>
                                        <a:pt x="91" y="78"/>
                                      </a:lnTo>
                                      <a:lnTo>
                                        <a:pt x="92" y="75"/>
                                      </a:lnTo>
                                      <a:lnTo>
                                        <a:pt x="92" y="73"/>
                                      </a:lnTo>
                                      <a:lnTo>
                                        <a:pt x="92" y="70"/>
                                      </a:lnTo>
                                      <a:lnTo>
                                        <a:pt x="91" y="67"/>
                                      </a:lnTo>
                                      <a:lnTo>
                                        <a:pt x="89" y="65"/>
                                      </a:lnTo>
                                      <a:lnTo>
                                        <a:pt x="40" y="40"/>
                                      </a:lnTo>
                                      <a:lnTo>
                                        <a:pt x="21" y="0"/>
                                      </a:lnTo>
                                      <a:lnTo>
                                        <a:pt x="20" y="0"/>
                                      </a:lnTo>
                                      <a:lnTo>
                                        <a:pt x="16" y="0"/>
                                      </a:lnTo>
                                      <a:lnTo>
                                        <a:pt x="13" y="0"/>
                                      </a:lnTo>
                                      <a:lnTo>
                                        <a:pt x="11" y="0"/>
                                      </a:lnTo>
                                      <a:lnTo>
                                        <a:pt x="8" y="2"/>
                                      </a:lnTo>
                                      <a:lnTo>
                                        <a:pt x="6" y="3"/>
                                      </a:lnTo>
                                      <a:lnTo>
                                        <a:pt x="3" y="5"/>
                                      </a:lnTo>
                                      <a:lnTo>
                                        <a:pt x="0" y="7"/>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4" name="Freeform 74"/>
                              <wps:cNvSpPr>
                                <a:spLocks/>
                              </wps:cNvSpPr>
                              <wps:spPr bwMode="auto">
                                <a:xfrm>
                                  <a:off x="2281" y="1056"/>
                                  <a:ext cx="34" cy="87"/>
                                </a:xfrm>
                                <a:custGeom>
                                  <a:avLst/>
                                  <a:gdLst>
                                    <a:gd name="T0" fmla="*/ 34 w 34"/>
                                    <a:gd name="T1" fmla="*/ 0 h 87"/>
                                    <a:gd name="T2" fmla="*/ 14 w 34"/>
                                    <a:gd name="T3" fmla="*/ 24 h 87"/>
                                    <a:gd name="T4" fmla="*/ 12 w 34"/>
                                    <a:gd name="T5" fmla="*/ 30 h 87"/>
                                    <a:gd name="T6" fmla="*/ 12 w 34"/>
                                    <a:gd name="T7" fmla="*/ 38 h 87"/>
                                    <a:gd name="T8" fmla="*/ 10 w 34"/>
                                    <a:gd name="T9" fmla="*/ 44 h 87"/>
                                    <a:gd name="T10" fmla="*/ 8 w 34"/>
                                    <a:gd name="T11" fmla="*/ 51 h 87"/>
                                    <a:gd name="T12" fmla="*/ 7 w 34"/>
                                    <a:gd name="T13" fmla="*/ 57 h 87"/>
                                    <a:gd name="T14" fmla="*/ 5 w 34"/>
                                    <a:gd name="T15" fmla="*/ 63 h 87"/>
                                    <a:gd name="T16" fmla="*/ 3 w 34"/>
                                    <a:gd name="T17" fmla="*/ 70 h 87"/>
                                    <a:gd name="T18" fmla="*/ 2 w 34"/>
                                    <a:gd name="T19" fmla="*/ 76 h 87"/>
                                    <a:gd name="T20" fmla="*/ 0 w 34"/>
                                    <a:gd name="T21" fmla="*/ 81 h 87"/>
                                    <a:gd name="T22" fmla="*/ 2 w 34"/>
                                    <a:gd name="T23" fmla="*/ 82 h 87"/>
                                    <a:gd name="T24" fmla="*/ 3 w 34"/>
                                    <a:gd name="T25" fmla="*/ 85 h 87"/>
                                    <a:gd name="T26" fmla="*/ 7 w 34"/>
                                    <a:gd name="T27" fmla="*/ 85 h 87"/>
                                    <a:gd name="T28" fmla="*/ 8 w 34"/>
                                    <a:gd name="T29" fmla="*/ 87 h 87"/>
                                    <a:gd name="T30" fmla="*/ 12 w 34"/>
                                    <a:gd name="T31" fmla="*/ 85 h 87"/>
                                    <a:gd name="T32" fmla="*/ 15 w 34"/>
                                    <a:gd name="T33" fmla="*/ 84 h 87"/>
                                    <a:gd name="T34" fmla="*/ 17 w 34"/>
                                    <a:gd name="T35" fmla="*/ 81 h 87"/>
                                    <a:gd name="T36" fmla="*/ 29 w 34"/>
                                    <a:gd name="T37" fmla="*/ 38 h 87"/>
                                    <a:gd name="T38" fmla="*/ 34 w 34"/>
                                    <a:gd name="T39" fmla="*/ 30 h 87"/>
                                    <a:gd name="T40" fmla="*/ 34 w 34"/>
                                    <a:gd name="T41" fmla="*/ 3 h 87"/>
                                    <a:gd name="T42" fmla="*/ 34 w 34"/>
                                    <a:gd name="T43" fmla="*/ 1 h 87"/>
                                    <a:gd name="T44" fmla="*/ 34 w 34"/>
                                    <a:gd name="T45" fmla="*/ 1 h 87"/>
                                    <a:gd name="T46" fmla="*/ 34 w 34"/>
                                    <a:gd name="T47" fmla="*/ 1 h 87"/>
                                    <a:gd name="T48" fmla="*/ 34 w 34"/>
                                    <a:gd name="T49" fmla="*/ 1 h 87"/>
                                    <a:gd name="T50" fmla="*/ 34 w 34"/>
                                    <a:gd name="T51" fmla="*/ 1 h 87"/>
                                    <a:gd name="T52" fmla="*/ 34 w 34"/>
                                    <a:gd name="T53" fmla="*/ 1 h 87"/>
                                    <a:gd name="T54" fmla="*/ 34 w 34"/>
                                    <a:gd name="T55" fmla="*/ 0 h 87"/>
                                    <a:gd name="T56" fmla="*/ 34 w 34"/>
                                    <a:gd name="T57"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4" h="87">
                                      <a:moveTo>
                                        <a:pt x="34" y="0"/>
                                      </a:moveTo>
                                      <a:lnTo>
                                        <a:pt x="14" y="24"/>
                                      </a:lnTo>
                                      <a:lnTo>
                                        <a:pt x="12" y="30"/>
                                      </a:lnTo>
                                      <a:lnTo>
                                        <a:pt x="12" y="38"/>
                                      </a:lnTo>
                                      <a:lnTo>
                                        <a:pt x="10" y="44"/>
                                      </a:lnTo>
                                      <a:lnTo>
                                        <a:pt x="8" y="51"/>
                                      </a:lnTo>
                                      <a:lnTo>
                                        <a:pt x="7" y="57"/>
                                      </a:lnTo>
                                      <a:lnTo>
                                        <a:pt x="5" y="63"/>
                                      </a:lnTo>
                                      <a:lnTo>
                                        <a:pt x="3" y="70"/>
                                      </a:lnTo>
                                      <a:lnTo>
                                        <a:pt x="2" y="76"/>
                                      </a:lnTo>
                                      <a:lnTo>
                                        <a:pt x="0" y="81"/>
                                      </a:lnTo>
                                      <a:lnTo>
                                        <a:pt x="2" y="82"/>
                                      </a:lnTo>
                                      <a:lnTo>
                                        <a:pt x="3" y="85"/>
                                      </a:lnTo>
                                      <a:lnTo>
                                        <a:pt x="7" y="85"/>
                                      </a:lnTo>
                                      <a:lnTo>
                                        <a:pt x="8" y="87"/>
                                      </a:lnTo>
                                      <a:lnTo>
                                        <a:pt x="12" y="85"/>
                                      </a:lnTo>
                                      <a:lnTo>
                                        <a:pt x="15" y="84"/>
                                      </a:lnTo>
                                      <a:lnTo>
                                        <a:pt x="17" y="81"/>
                                      </a:lnTo>
                                      <a:lnTo>
                                        <a:pt x="29" y="38"/>
                                      </a:lnTo>
                                      <a:lnTo>
                                        <a:pt x="34" y="30"/>
                                      </a:lnTo>
                                      <a:lnTo>
                                        <a:pt x="34" y="3"/>
                                      </a:lnTo>
                                      <a:lnTo>
                                        <a:pt x="34" y="1"/>
                                      </a:lnTo>
                                      <a:lnTo>
                                        <a:pt x="34"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5" name="Freeform 75"/>
                              <wps:cNvSpPr>
                                <a:spLocks/>
                              </wps:cNvSpPr>
                              <wps:spPr bwMode="auto">
                                <a:xfrm>
                                  <a:off x="2271" y="1040"/>
                                  <a:ext cx="94" cy="230"/>
                                </a:xfrm>
                                <a:custGeom>
                                  <a:avLst/>
                                  <a:gdLst>
                                    <a:gd name="T0" fmla="*/ 45 w 94"/>
                                    <a:gd name="T1" fmla="*/ 19 h 230"/>
                                    <a:gd name="T2" fmla="*/ 49 w 94"/>
                                    <a:gd name="T3" fmla="*/ 100 h 230"/>
                                    <a:gd name="T4" fmla="*/ 39 w 94"/>
                                    <a:gd name="T5" fmla="*/ 160 h 230"/>
                                    <a:gd name="T6" fmla="*/ 34 w 94"/>
                                    <a:gd name="T7" fmla="*/ 166 h 230"/>
                                    <a:gd name="T8" fmla="*/ 29 w 94"/>
                                    <a:gd name="T9" fmla="*/ 173 h 230"/>
                                    <a:gd name="T10" fmla="*/ 25 w 94"/>
                                    <a:gd name="T11" fmla="*/ 180 h 230"/>
                                    <a:gd name="T12" fmla="*/ 20 w 94"/>
                                    <a:gd name="T13" fmla="*/ 187 h 230"/>
                                    <a:gd name="T14" fmla="*/ 15 w 94"/>
                                    <a:gd name="T15" fmla="*/ 195 h 230"/>
                                    <a:gd name="T16" fmla="*/ 10 w 94"/>
                                    <a:gd name="T17" fmla="*/ 201 h 230"/>
                                    <a:gd name="T18" fmla="*/ 5 w 94"/>
                                    <a:gd name="T19" fmla="*/ 207 h 230"/>
                                    <a:gd name="T20" fmla="*/ 2 w 94"/>
                                    <a:gd name="T21" fmla="*/ 214 h 230"/>
                                    <a:gd name="T22" fmla="*/ 0 w 94"/>
                                    <a:gd name="T23" fmla="*/ 218 h 230"/>
                                    <a:gd name="T24" fmla="*/ 0 w 94"/>
                                    <a:gd name="T25" fmla="*/ 222 h 230"/>
                                    <a:gd name="T26" fmla="*/ 3 w 94"/>
                                    <a:gd name="T27" fmla="*/ 225 h 230"/>
                                    <a:gd name="T28" fmla="*/ 5 w 94"/>
                                    <a:gd name="T29" fmla="*/ 228 h 230"/>
                                    <a:gd name="T30" fmla="*/ 10 w 94"/>
                                    <a:gd name="T31" fmla="*/ 230 h 230"/>
                                    <a:gd name="T32" fmla="*/ 13 w 94"/>
                                    <a:gd name="T33" fmla="*/ 230 h 230"/>
                                    <a:gd name="T34" fmla="*/ 17 w 94"/>
                                    <a:gd name="T35" fmla="*/ 228 h 230"/>
                                    <a:gd name="T36" fmla="*/ 20 w 94"/>
                                    <a:gd name="T37" fmla="*/ 226 h 230"/>
                                    <a:gd name="T38" fmla="*/ 64 w 94"/>
                                    <a:gd name="T39" fmla="*/ 169 h 230"/>
                                    <a:gd name="T40" fmla="*/ 93 w 94"/>
                                    <a:gd name="T41" fmla="*/ 95 h 230"/>
                                    <a:gd name="T42" fmla="*/ 93 w 94"/>
                                    <a:gd name="T43" fmla="*/ 86 h 230"/>
                                    <a:gd name="T44" fmla="*/ 93 w 94"/>
                                    <a:gd name="T45" fmla="*/ 76 h 230"/>
                                    <a:gd name="T46" fmla="*/ 93 w 94"/>
                                    <a:gd name="T47" fmla="*/ 68 h 230"/>
                                    <a:gd name="T48" fmla="*/ 94 w 94"/>
                                    <a:gd name="T49" fmla="*/ 60 h 230"/>
                                    <a:gd name="T50" fmla="*/ 94 w 94"/>
                                    <a:gd name="T51" fmla="*/ 52 h 230"/>
                                    <a:gd name="T52" fmla="*/ 94 w 94"/>
                                    <a:gd name="T53" fmla="*/ 44 h 230"/>
                                    <a:gd name="T54" fmla="*/ 94 w 94"/>
                                    <a:gd name="T55" fmla="*/ 35 h 230"/>
                                    <a:gd name="T56" fmla="*/ 94 w 94"/>
                                    <a:gd name="T57" fmla="*/ 24 h 230"/>
                                    <a:gd name="T58" fmla="*/ 94 w 94"/>
                                    <a:gd name="T59" fmla="*/ 21 h 230"/>
                                    <a:gd name="T60" fmla="*/ 93 w 94"/>
                                    <a:gd name="T61" fmla="*/ 16 h 230"/>
                                    <a:gd name="T62" fmla="*/ 91 w 94"/>
                                    <a:gd name="T63" fmla="*/ 13 h 230"/>
                                    <a:gd name="T64" fmla="*/ 89 w 94"/>
                                    <a:gd name="T65" fmla="*/ 10 h 230"/>
                                    <a:gd name="T66" fmla="*/ 88 w 94"/>
                                    <a:gd name="T67" fmla="*/ 6 h 230"/>
                                    <a:gd name="T68" fmla="*/ 86 w 94"/>
                                    <a:gd name="T69" fmla="*/ 3 h 230"/>
                                    <a:gd name="T70" fmla="*/ 83 w 94"/>
                                    <a:gd name="T71" fmla="*/ 2 h 230"/>
                                    <a:gd name="T72" fmla="*/ 79 w 94"/>
                                    <a:gd name="T73" fmla="*/ 0 h 230"/>
                                    <a:gd name="T74" fmla="*/ 76 w 94"/>
                                    <a:gd name="T75" fmla="*/ 0 h 230"/>
                                    <a:gd name="T76" fmla="*/ 74 w 94"/>
                                    <a:gd name="T77" fmla="*/ 0 h 230"/>
                                    <a:gd name="T78" fmla="*/ 72 w 94"/>
                                    <a:gd name="T79" fmla="*/ 0 h 230"/>
                                    <a:gd name="T80" fmla="*/ 71 w 94"/>
                                    <a:gd name="T81" fmla="*/ 0 h 230"/>
                                    <a:gd name="T82" fmla="*/ 69 w 94"/>
                                    <a:gd name="T83" fmla="*/ 0 h 230"/>
                                    <a:gd name="T84" fmla="*/ 67 w 94"/>
                                    <a:gd name="T85" fmla="*/ 0 h 230"/>
                                    <a:gd name="T86" fmla="*/ 66 w 94"/>
                                    <a:gd name="T87" fmla="*/ 0 h 230"/>
                                    <a:gd name="T88" fmla="*/ 64 w 94"/>
                                    <a:gd name="T89" fmla="*/ 0 h 230"/>
                                    <a:gd name="T90" fmla="*/ 61 w 94"/>
                                    <a:gd name="T91" fmla="*/ 0 h 230"/>
                                    <a:gd name="T92" fmla="*/ 57 w 94"/>
                                    <a:gd name="T93" fmla="*/ 0 h 230"/>
                                    <a:gd name="T94" fmla="*/ 54 w 94"/>
                                    <a:gd name="T95" fmla="*/ 2 h 230"/>
                                    <a:gd name="T96" fmla="*/ 52 w 94"/>
                                    <a:gd name="T97" fmla="*/ 3 h 230"/>
                                    <a:gd name="T98" fmla="*/ 49 w 94"/>
                                    <a:gd name="T99" fmla="*/ 5 h 230"/>
                                    <a:gd name="T100" fmla="*/ 47 w 94"/>
                                    <a:gd name="T101" fmla="*/ 8 h 230"/>
                                    <a:gd name="T102" fmla="*/ 45 w 94"/>
                                    <a:gd name="T103" fmla="*/ 13 h 230"/>
                                    <a:gd name="T104" fmla="*/ 45 w 94"/>
                                    <a:gd name="T105" fmla="*/ 19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94" h="230">
                                      <a:moveTo>
                                        <a:pt x="45" y="19"/>
                                      </a:moveTo>
                                      <a:lnTo>
                                        <a:pt x="49" y="100"/>
                                      </a:lnTo>
                                      <a:lnTo>
                                        <a:pt x="39" y="160"/>
                                      </a:lnTo>
                                      <a:lnTo>
                                        <a:pt x="34" y="166"/>
                                      </a:lnTo>
                                      <a:lnTo>
                                        <a:pt x="29" y="173"/>
                                      </a:lnTo>
                                      <a:lnTo>
                                        <a:pt x="25" y="180"/>
                                      </a:lnTo>
                                      <a:lnTo>
                                        <a:pt x="20" y="187"/>
                                      </a:lnTo>
                                      <a:lnTo>
                                        <a:pt x="15" y="195"/>
                                      </a:lnTo>
                                      <a:lnTo>
                                        <a:pt x="10" y="201"/>
                                      </a:lnTo>
                                      <a:lnTo>
                                        <a:pt x="5" y="207"/>
                                      </a:lnTo>
                                      <a:lnTo>
                                        <a:pt x="2" y="214"/>
                                      </a:lnTo>
                                      <a:lnTo>
                                        <a:pt x="0" y="218"/>
                                      </a:lnTo>
                                      <a:lnTo>
                                        <a:pt x="0" y="222"/>
                                      </a:lnTo>
                                      <a:lnTo>
                                        <a:pt x="3" y="225"/>
                                      </a:lnTo>
                                      <a:lnTo>
                                        <a:pt x="5" y="228"/>
                                      </a:lnTo>
                                      <a:lnTo>
                                        <a:pt x="10" y="230"/>
                                      </a:lnTo>
                                      <a:lnTo>
                                        <a:pt x="13" y="230"/>
                                      </a:lnTo>
                                      <a:lnTo>
                                        <a:pt x="17" y="228"/>
                                      </a:lnTo>
                                      <a:lnTo>
                                        <a:pt x="20" y="226"/>
                                      </a:lnTo>
                                      <a:lnTo>
                                        <a:pt x="64" y="169"/>
                                      </a:lnTo>
                                      <a:lnTo>
                                        <a:pt x="93" y="95"/>
                                      </a:lnTo>
                                      <a:lnTo>
                                        <a:pt x="93" y="86"/>
                                      </a:lnTo>
                                      <a:lnTo>
                                        <a:pt x="93" y="76"/>
                                      </a:lnTo>
                                      <a:lnTo>
                                        <a:pt x="93" y="68"/>
                                      </a:lnTo>
                                      <a:lnTo>
                                        <a:pt x="94" y="60"/>
                                      </a:lnTo>
                                      <a:lnTo>
                                        <a:pt x="94" y="52"/>
                                      </a:lnTo>
                                      <a:lnTo>
                                        <a:pt x="94" y="44"/>
                                      </a:lnTo>
                                      <a:lnTo>
                                        <a:pt x="94" y="35"/>
                                      </a:lnTo>
                                      <a:lnTo>
                                        <a:pt x="94" y="24"/>
                                      </a:lnTo>
                                      <a:lnTo>
                                        <a:pt x="94" y="21"/>
                                      </a:lnTo>
                                      <a:lnTo>
                                        <a:pt x="93" y="16"/>
                                      </a:lnTo>
                                      <a:lnTo>
                                        <a:pt x="91" y="13"/>
                                      </a:lnTo>
                                      <a:lnTo>
                                        <a:pt x="89" y="10"/>
                                      </a:lnTo>
                                      <a:lnTo>
                                        <a:pt x="88" y="6"/>
                                      </a:lnTo>
                                      <a:lnTo>
                                        <a:pt x="86" y="3"/>
                                      </a:lnTo>
                                      <a:lnTo>
                                        <a:pt x="83" y="2"/>
                                      </a:lnTo>
                                      <a:lnTo>
                                        <a:pt x="79" y="0"/>
                                      </a:lnTo>
                                      <a:lnTo>
                                        <a:pt x="76" y="0"/>
                                      </a:lnTo>
                                      <a:lnTo>
                                        <a:pt x="74" y="0"/>
                                      </a:lnTo>
                                      <a:lnTo>
                                        <a:pt x="72" y="0"/>
                                      </a:lnTo>
                                      <a:lnTo>
                                        <a:pt x="71" y="0"/>
                                      </a:lnTo>
                                      <a:lnTo>
                                        <a:pt x="69" y="0"/>
                                      </a:lnTo>
                                      <a:lnTo>
                                        <a:pt x="67" y="0"/>
                                      </a:lnTo>
                                      <a:lnTo>
                                        <a:pt x="66" y="0"/>
                                      </a:lnTo>
                                      <a:lnTo>
                                        <a:pt x="64" y="0"/>
                                      </a:lnTo>
                                      <a:lnTo>
                                        <a:pt x="61" y="0"/>
                                      </a:lnTo>
                                      <a:lnTo>
                                        <a:pt x="57" y="0"/>
                                      </a:lnTo>
                                      <a:lnTo>
                                        <a:pt x="54" y="2"/>
                                      </a:lnTo>
                                      <a:lnTo>
                                        <a:pt x="52" y="3"/>
                                      </a:lnTo>
                                      <a:lnTo>
                                        <a:pt x="49" y="5"/>
                                      </a:lnTo>
                                      <a:lnTo>
                                        <a:pt x="47" y="8"/>
                                      </a:lnTo>
                                      <a:lnTo>
                                        <a:pt x="45" y="13"/>
                                      </a:lnTo>
                                      <a:lnTo>
                                        <a:pt x="45" y="19"/>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6" name="Freeform 76"/>
                              <wps:cNvSpPr>
                                <a:spLocks/>
                              </wps:cNvSpPr>
                              <wps:spPr bwMode="auto">
                                <a:xfrm>
                                  <a:off x="2347" y="1140"/>
                                  <a:ext cx="35" cy="136"/>
                                </a:xfrm>
                                <a:custGeom>
                                  <a:avLst/>
                                  <a:gdLst>
                                    <a:gd name="T0" fmla="*/ 20 w 35"/>
                                    <a:gd name="T1" fmla="*/ 0 h 136"/>
                                    <a:gd name="T2" fmla="*/ 35 w 35"/>
                                    <a:gd name="T3" fmla="*/ 65 h 136"/>
                                    <a:gd name="T4" fmla="*/ 34 w 35"/>
                                    <a:gd name="T5" fmla="*/ 73 h 136"/>
                                    <a:gd name="T6" fmla="*/ 34 w 35"/>
                                    <a:gd name="T7" fmla="*/ 80 h 136"/>
                                    <a:gd name="T8" fmla="*/ 34 w 35"/>
                                    <a:gd name="T9" fmla="*/ 88 h 136"/>
                                    <a:gd name="T10" fmla="*/ 32 w 35"/>
                                    <a:gd name="T11" fmla="*/ 96 h 136"/>
                                    <a:gd name="T12" fmla="*/ 32 w 35"/>
                                    <a:gd name="T13" fmla="*/ 106 h 136"/>
                                    <a:gd name="T14" fmla="*/ 32 w 35"/>
                                    <a:gd name="T15" fmla="*/ 114 h 136"/>
                                    <a:gd name="T16" fmla="*/ 30 w 35"/>
                                    <a:gd name="T17" fmla="*/ 122 h 136"/>
                                    <a:gd name="T18" fmla="*/ 30 w 35"/>
                                    <a:gd name="T19" fmla="*/ 130 h 136"/>
                                    <a:gd name="T20" fmla="*/ 27 w 35"/>
                                    <a:gd name="T21" fmla="*/ 133 h 136"/>
                                    <a:gd name="T22" fmla="*/ 23 w 35"/>
                                    <a:gd name="T23" fmla="*/ 134 h 136"/>
                                    <a:gd name="T24" fmla="*/ 20 w 35"/>
                                    <a:gd name="T25" fmla="*/ 136 h 136"/>
                                    <a:gd name="T26" fmla="*/ 17 w 35"/>
                                    <a:gd name="T27" fmla="*/ 136 h 136"/>
                                    <a:gd name="T28" fmla="*/ 15 w 35"/>
                                    <a:gd name="T29" fmla="*/ 134 h 136"/>
                                    <a:gd name="T30" fmla="*/ 12 w 35"/>
                                    <a:gd name="T31" fmla="*/ 133 h 136"/>
                                    <a:gd name="T32" fmla="*/ 8 w 35"/>
                                    <a:gd name="T33" fmla="*/ 130 h 136"/>
                                    <a:gd name="T34" fmla="*/ 7 w 35"/>
                                    <a:gd name="T35" fmla="*/ 126 h 136"/>
                                    <a:gd name="T36" fmla="*/ 10 w 35"/>
                                    <a:gd name="T37" fmla="*/ 66 h 136"/>
                                    <a:gd name="T38" fmla="*/ 0 w 35"/>
                                    <a:gd name="T39" fmla="*/ 49 h 136"/>
                                    <a:gd name="T40" fmla="*/ 20 w 35"/>
                                    <a:gd name="T41"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5" h="136">
                                      <a:moveTo>
                                        <a:pt x="20" y="0"/>
                                      </a:moveTo>
                                      <a:lnTo>
                                        <a:pt x="35" y="65"/>
                                      </a:lnTo>
                                      <a:lnTo>
                                        <a:pt x="34" y="73"/>
                                      </a:lnTo>
                                      <a:lnTo>
                                        <a:pt x="34" y="80"/>
                                      </a:lnTo>
                                      <a:lnTo>
                                        <a:pt x="34" y="88"/>
                                      </a:lnTo>
                                      <a:lnTo>
                                        <a:pt x="32" y="96"/>
                                      </a:lnTo>
                                      <a:lnTo>
                                        <a:pt x="32" y="106"/>
                                      </a:lnTo>
                                      <a:lnTo>
                                        <a:pt x="32" y="114"/>
                                      </a:lnTo>
                                      <a:lnTo>
                                        <a:pt x="30" y="122"/>
                                      </a:lnTo>
                                      <a:lnTo>
                                        <a:pt x="30" y="130"/>
                                      </a:lnTo>
                                      <a:lnTo>
                                        <a:pt x="27" y="133"/>
                                      </a:lnTo>
                                      <a:lnTo>
                                        <a:pt x="23" y="134"/>
                                      </a:lnTo>
                                      <a:lnTo>
                                        <a:pt x="20" y="136"/>
                                      </a:lnTo>
                                      <a:lnTo>
                                        <a:pt x="17" y="136"/>
                                      </a:lnTo>
                                      <a:lnTo>
                                        <a:pt x="15" y="134"/>
                                      </a:lnTo>
                                      <a:lnTo>
                                        <a:pt x="12" y="133"/>
                                      </a:lnTo>
                                      <a:lnTo>
                                        <a:pt x="8" y="130"/>
                                      </a:lnTo>
                                      <a:lnTo>
                                        <a:pt x="7" y="126"/>
                                      </a:lnTo>
                                      <a:lnTo>
                                        <a:pt x="10" y="66"/>
                                      </a:lnTo>
                                      <a:lnTo>
                                        <a:pt x="0" y="49"/>
                                      </a:lnTo>
                                      <a:lnTo>
                                        <a:pt x="20"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7" name="Freeform 77"/>
                              <wps:cNvSpPr>
                                <a:spLocks/>
                              </wps:cNvSpPr>
                              <wps:spPr bwMode="auto">
                                <a:xfrm>
                                  <a:off x="2320" y="996"/>
                                  <a:ext cx="37" cy="35"/>
                                </a:xfrm>
                                <a:custGeom>
                                  <a:avLst/>
                                  <a:gdLst>
                                    <a:gd name="T0" fmla="*/ 18 w 37"/>
                                    <a:gd name="T1" fmla="*/ 0 h 35"/>
                                    <a:gd name="T2" fmla="*/ 15 w 37"/>
                                    <a:gd name="T3" fmla="*/ 0 h 35"/>
                                    <a:gd name="T4" fmla="*/ 12 w 37"/>
                                    <a:gd name="T5" fmla="*/ 1 h 35"/>
                                    <a:gd name="T6" fmla="*/ 8 w 37"/>
                                    <a:gd name="T7" fmla="*/ 3 h 35"/>
                                    <a:gd name="T8" fmla="*/ 5 w 37"/>
                                    <a:gd name="T9" fmla="*/ 4 h 35"/>
                                    <a:gd name="T10" fmla="*/ 3 w 37"/>
                                    <a:gd name="T11" fmla="*/ 8 h 35"/>
                                    <a:gd name="T12" fmla="*/ 2 w 37"/>
                                    <a:gd name="T13" fmla="*/ 11 h 35"/>
                                    <a:gd name="T14" fmla="*/ 0 w 37"/>
                                    <a:gd name="T15" fmla="*/ 14 h 35"/>
                                    <a:gd name="T16" fmla="*/ 0 w 37"/>
                                    <a:gd name="T17" fmla="*/ 17 h 35"/>
                                    <a:gd name="T18" fmla="*/ 0 w 37"/>
                                    <a:gd name="T19" fmla="*/ 20 h 35"/>
                                    <a:gd name="T20" fmla="*/ 2 w 37"/>
                                    <a:gd name="T21" fmla="*/ 25 h 35"/>
                                    <a:gd name="T22" fmla="*/ 3 w 37"/>
                                    <a:gd name="T23" fmla="*/ 27 h 35"/>
                                    <a:gd name="T24" fmla="*/ 5 w 37"/>
                                    <a:gd name="T25" fmla="*/ 30 h 35"/>
                                    <a:gd name="T26" fmla="*/ 8 w 37"/>
                                    <a:gd name="T27" fmla="*/ 31 h 35"/>
                                    <a:gd name="T28" fmla="*/ 12 w 37"/>
                                    <a:gd name="T29" fmla="*/ 33 h 35"/>
                                    <a:gd name="T30" fmla="*/ 15 w 37"/>
                                    <a:gd name="T31" fmla="*/ 35 h 35"/>
                                    <a:gd name="T32" fmla="*/ 18 w 37"/>
                                    <a:gd name="T33" fmla="*/ 35 h 35"/>
                                    <a:gd name="T34" fmla="*/ 22 w 37"/>
                                    <a:gd name="T35" fmla="*/ 35 h 35"/>
                                    <a:gd name="T36" fmla="*/ 25 w 37"/>
                                    <a:gd name="T37" fmla="*/ 33 h 35"/>
                                    <a:gd name="T38" fmla="*/ 29 w 37"/>
                                    <a:gd name="T39" fmla="*/ 31 h 35"/>
                                    <a:gd name="T40" fmla="*/ 32 w 37"/>
                                    <a:gd name="T41" fmla="*/ 30 h 35"/>
                                    <a:gd name="T42" fmla="*/ 34 w 37"/>
                                    <a:gd name="T43" fmla="*/ 27 h 35"/>
                                    <a:gd name="T44" fmla="*/ 35 w 37"/>
                                    <a:gd name="T45" fmla="*/ 25 h 35"/>
                                    <a:gd name="T46" fmla="*/ 37 w 37"/>
                                    <a:gd name="T47" fmla="*/ 20 h 35"/>
                                    <a:gd name="T48" fmla="*/ 37 w 37"/>
                                    <a:gd name="T49" fmla="*/ 17 h 35"/>
                                    <a:gd name="T50" fmla="*/ 37 w 37"/>
                                    <a:gd name="T51" fmla="*/ 14 h 35"/>
                                    <a:gd name="T52" fmla="*/ 35 w 37"/>
                                    <a:gd name="T53" fmla="*/ 11 h 35"/>
                                    <a:gd name="T54" fmla="*/ 34 w 37"/>
                                    <a:gd name="T55" fmla="*/ 8 h 35"/>
                                    <a:gd name="T56" fmla="*/ 32 w 37"/>
                                    <a:gd name="T57" fmla="*/ 4 h 35"/>
                                    <a:gd name="T58" fmla="*/ 29 w 37"/>
                                    <a:gd name="T59" fmla="*/ 3 h 35"/>
                                    <a:gd name="T60" fmla="*/ 25 w 37"/>
                                    <a:gd name="T61" fmla="*/ 1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5" y="0"/>
                                      </a:lnTo>
                                      <a:lnTo>
                                        <a:pt x="12" y="1"/>
                                      </a:lnTo>
                                      <a:lnTo>
                                        <a:pt x="8" y="3"/>
                                      </a:lnTo>
                                      <a:lnTo>
                                        <a:pt x="5" y="4"/>
                                      </a:lnTo>
                                      <a:lnTo>
                                        <a:pt x="3" y="8"/>
                                      </a:lnTo>
                                      <a:lnTo>
                                        <a:pt x="2" y="11"/>
                                      </a:lnTo>
                                      <a:lnTo>
                                        <a:pt x="0" y="14"/>
                                      </a:lnTo>
                                      <a:lnTo>
                                        <a:pt x="0" y="17"/>
                                      </a:lnTo>
                                      <a:lnTo>
                                        <a:pt x="0" y="20"/>
                                      </a:lnTo>
                                      <a:lnTo>
                                        <a:pt x="2" y="25"/>
                                      </a:lnTo>
                                      <a:lnTo>
                                        <a:pt x="3" y="27"/>
                                      </a:lnTo>
                                      <a:lnTo>
                                        <a:pt x="5" y="30"/>
                                      </a:lnTo>
                                      <a:lnTo>
                                        <a:pt x="8" y="31"/>
                                      </a:lnTo>
                                      <a:lnTo>
                                        <a:pt x="12" y="33"/>
                                      </a:lnTo>
                                      <a:lnTo>
                                        <a:pt x="15" y="35"/>
                                      </a:lnTo>
                                      <a:lnTo>
                                        <a:pt x="18" y="35"/>
                                      </a:lnTo>
                                      <a:lnTo>
                                        <a:pt x="22" y="35"/>
                                      </a:lnTo>
                                      <a:lnTo>
                                        <a:pt x="25" y="33"/>
                                      </a:lnTo>
                                      <a:lnTo>
                                        <a:pt x="29" y="31"/>
                                      </a:lnTo>
                                      <a:lnTo>
                                        <a:pt x="32" y="30"/>
                                      </a:lnTo>
                                      <a:lnTo>
                                        <a:pt x="34" y="27"/>
                                      </a:lnTo>
                                      <a:lnTo>
                                        <a:pt x="35" y="25"/>
                                      </a:lnTo>
                                      <a:lnTo>
                                        <a:pt x="37" y="20"/>
                                      </a:lnTo>
                                      <a:lnTo>
                                        <a:pt x="37" y="17"/>
                                      </a:lnTo>
                                      <a:lnTo>
                                        <a:pt x="37" y="14"/>
                                      </a:lnTo>
                                      <a:lnTo>
                                        <a:pt x="35" y="11"/>
                                      </a:lnTo>
                                      <a:lnTo>
                                        <a:pt x="34" y="8"/>
                                      </a:lnTo>
                                      <a:lnTo>
                                        <a:pt x="32" y="4"/>
                                      </a:lnTo>
                                      <a:lnTo>
                                        <a:pt x="29" y="3"/>
                                      </a:lnTo>
                                      <a:lnTo>
                                        <a:pt x="25" y="1"/>
                                      </a:lnTo>
                                      <a:lnTo>
                                        <a:pt x="22" y="0"/>
                                      </a:lnTo>
                                      <a:lnTo>
                                        <a:pt x="18"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0E2EB" id="Grupo 1620" o:spid="_x0000_s1026" style="position:absolute;margin-left:3.4pt;margin-top:4.85pt;width:53.35pt;height:50.15pt;z-index:251623424" coordorigin="2126,940" coordsize="427,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">
                      <v:shape id="Freeform 71" o:spid="_x0000_s1027" style="position:absolute;left:2144;top:959;width:387;height:363;visibility:visible;mso-wrap-style:square;v-text-anchor:top" coordsize="387,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s5A8QA&#10;AADdAAAADwAAAGRycy9kb3ducmV2LnhtbESPQWvDMAyF74P+B6PCbovjMMqaxi2lMOipkCyDHUWs&#10;JWGxHGIvSf/9PBjsJvGe3vdUnFY7iJkm3zvWoJIUBHHjTM+thvrt9ekFhA/IBgfHpOFOHk7HzUOB&#10;uXELlzRXoRUxhH2OGroQxlxK33Rk0SduJI7ap5sshrhOrTQTLjHcDjJL05202HMkdDjSpaPmq/q2&#10;EaJqnN8/yrJSe3WrGk6f1b3W+nG7ng8gAq3h3/x3fTWx/i5T8PtNHEEe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rOQPEAAAA3QAAAA8AAAAAAAAAAAAAAAAAmAIAAGRycy9k&#10;b3ducmV2LnhtbFBLBQYAAAAABAAEAPUAAACJAwAAAAA=&#10;" path="m194,r19,l233,3r19,5l269,15r17,6l302,30r16,11l331,53r12,12l355,79r8,16l372,111r6,16l383,144r4,19l387,181r,19l383,217r-5,18l372,252r-9,16l355,282r-12,14l331,309r-13,13l302,331r-16,10l269,349r-17,6l233,358r-20,3l194,363r-20,-2l156,358r-19,-3l118,349r-16,-8l86,331,71,322,58,309,44,296,34,282,24,268,16,252,9,235,4,217,2,200,,181,2,163,4,144,9,127r7,-16l24,95,34,79,44,65,58,53,71,41,86,30r16,-9l118,15,137,8,156,3,174,r20,xe" stroked="f">
                        <v:path arrowok="t" o:connecttype="custom" o:connectlocs="213,0;252,8;286,21;318,41;343,65;363,95;378,127;387,163;387,200;378,235;363,268;343,296;318,322;286,341;252,355;213,361;174,361;137,355;102,341;71,322;44,296;24,268;9,235;2,200;2,163;9,127;24,95;44,65;71,41;102,21;137,8;174,0" o:connectangles="0,0,0,0,0,0,0,0,0,0,0,0,0,0,0,0,0,0,0,0,0,0,0,0,0,0,0,0,0,0,0,0"/>
                      </v:shape>
                      <v:shape id="Freeform 72" o:spid="_x0000_s1028" style="position:absolute;left:2126;top:940;width:427;height:401;visibility:visible;mso-wrap-style:square;v-text-anchor:top" coordsize="427,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g0cMA&#10;AADdAAAADwAAAGRycy9kb3ducmV2LnhtbERPS4vCMBC+C/6HMIIX0dSCsnaNIoIgePB5cG+zzWxb&#10;bSaliVr/vRGEvc3H95zpvDGluFPtCssKhoMIBHFqdcGZgtNx1f8C4TyyxtIyKXiSg/ms3Zpiou2D&#10;93Q/+EyEEHYJKsi9rxIpXZqTQTewFXHg/mxt0AdYZ1LX+AjhppRxFI2lwYJDQ44VLXNKr4ebUbA5&#10;X6n3MyzteT3ZFqPf3XFidhelup1m8Q3CU+P/xR/3Wof54ziG9zfhB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Kg0cMAAADdAAAADwAAAAAAAAAAAAAAAACYAgAAZHJzL2Rv&#10;d25yZXYueG1sUEsFBgAAAAAEAAQA9QAAAIgDAAAAAA==&#10;" path="m212,r22,2l255,5r22,5l295,16r19,8l332,35r15,11l363,59r15,14l390,89r10,16l410,122r7,19l422,160r3,21l427,201r-2,19l422,241r-5,19l410,279r-10,17l390,312r-12,16l363,342r-16,13l332,366r-18,11l295,385r-18,6l255,396r-21,3l212,401r-22,-2l170,396r-22,-5l130,385r-19,-8l93,366,77,355,62,342,47,328,35,312,25,296,15,279,8,260,3,241,,220,,201,,181,3,160,8,141r7,-19l25,105,35,89,47,73,62,59,77,46,93,35,111,24r19,-8l148,10,170,5,190,2,212,xm212,35r19,2l248,38r17,5l282,48r15,8l310,64r14,9l337,84r12,11l359,108r9,14l374,136r7,16l385,168r3,16l388,201r,16l385,233r-4,16l374,265r-6,14l359,293r-10,13l337,317r-13,11l310,337r-13,8l282,353r-17,5l248,363r-17,1l212,366r-18,-2l177,363r-17,-5l143,353r-15,-8l115,337r-14,-9l88,317,77,306,67,293,57,279,50,265,44,249,40,233,37,217r,-16l37,184r3,-16l44,152r6,-16l57,122,67,108,77,95,88,84,101,73r14,-9l128,56r15,-8l160,43r17,-5l194,37r18,-2xe" fillcolor="#2a4088" stroked="f">
                        <v:path arrowok="t" o:connecttype="custom" o:connectlocs="255,5;314,24;363,59;400,105;422,160;425,220;410,279;378,328;332,366;277,391;212,401;148,391;93,366;47,328;15,279;0,220;3,160;25,105;62,59;111,24;170,5;212,35;265,43;310,64;349,95;374,136;388,184;385,233;368,279;337,317;297,345;248,363;194,364;143,353;101,328;67,293;44,249;37,201;44,152;67,108;101,73;143,48;194,37" o:connectangles="0,0,0,0,0,0,0,0,0,0,0,0,0,0,0,0,0,0,0,0,0,0,0,0,0,0,0,0,0,0,0,0,0,0,0,0,0,0,0,0,0,0,0"/>
                        <o:lock v:ext="edit" verticies="t"/>
                      </v:shape>
                      <v:shape id="Freeform 73" o:spid="_x0000_s1029" style="position:absolute;left:2322;top:1043;width:92;height:79;visibility:visible;mso-wrap-style:square;v-text-anchor:top" coordsize="9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1c8MA&#10;AADdAAAADwAAAGRycy9kb3ducmV2LnhtbERPS2vCQBC+F/wPywje6sYIQVNX0Qart+KDQm9DdpoN&#10;ZmdDdqvpv3eFgrf5+J6zWPW2EVfqfO1YwWScgCAuna65UnA+bV9nIHxA1tg4JgV/5GG1HLwsMNfu&#10;xge6HkMlYgj7HBWYENpcSl8asujHriWO3I/rLIYIu0rqDm8x3DYyTZJMWqw5Nhhs6d1QeTn+WgUf&#10;vmirkjbzbVbsvmbmMz18F1ap0bBfv4EI1Ien+N+913F+lk7h8U08QS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Z1c8MAAADdAAAADwAAAAAAAAAAAAAAAACYAgAAZHJzL2Rv&#10;d25yZXYueG1sUEsFBgAAAAAEAAQA9QAAAIgDAAAAAA==&#10;" path="m,7l28,56r7,3l42,62r6,2l55,67r7,3l69,73r6,2l82,78r4,1l89,79r2,-1l92,75r,-2l92,70,91,67,89,65,40,40,21,,20,,16,,13,,11,,8,2,6,3,3,5,,7xe" fillcolor="#97ce36" stroked="f">
                        <v:path arrowok="t" o:connecttype="custom" o:connectlocs="0,7;28,56;35,59;42,62;48,64;55,67;62,70;69,73;75,75;82,78;86,79;89,79;91,78;92,75;92,73;92,70;91,67;89,65;40,40;21,0;20,0;16,0;13,0;11,0;8,2;6,3;3,5;0,7" o:connectangles="0,0,0,0,0,0,0,0,0,0,0,0,0,0,0,0,0,0,0,0,0,0,0,0,0,0,0,0"/>
                      </v:shape>
                      <v:shape id="Freeform 74" o:spid="_x0000_s1030" style="position:absolute;left:2281;top:1056;width:34;height:87;visibility:visible;mso-wrap-style:square;v-text-anchor:top" coordsize="3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cHcEA&#10;AADdAAAADwAAAGRycy9kb3ducmV2LnhtbERPS4vCMBC+C/sfwix4s6kiulSjSGFhb+vrsrexGdti&#10;MylNVht/vREEb/PxPWe57k0jrtS52rKCcZKCIC6srrlUcDx8j75AOI+ssbFMCgI5WK8+BkvMtL3x&#10;jq57X4oYwi5DBZX3bSalKyoy6BLbEkfubDuDPsKulLrDWww3jZyk6UwarDk2VNhSXlFx2f8bBfP8&#10;t97og9n+BUrHqO95CKeg1PCz3yxAeOr9W/xy/+g4fzaZwvObeIJ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3B3BAAAA3QAAAA8AAAAAAAAAAAAAAAAAmAIAAGRycy9kb3du&#10;cmV2LnhtbFBLBQYAAAAABAAEAPUAAACGAwAAAAA=&#10;" path="m34,l14,24r-2,6l12,38r-2,6l8,51,7,57,5,63,3,70,2,76,,81r2,1l3,85r4,l8,87r4,-2l15,84r2,-3l29,38r5,-8l34,3r,-2l34,xe" fillcolor="#97ce36" stroked="f">
                        <v:path arrowok="t" o:connecttype="custom" o:connectlocs="34,0;14,24;12,30;12,38;10,44;8,51;7,57;5,63;3,70;2,76;0,81;2,82;3,85;7,85;8,87;12,85;15,84;17,81;29,38;34,30;34,3;34,1;34,1;34,1;34,1;34,1;34,1;34,0;34,0" o:connectangles="0,0,0,0,0,0,0,0,0,0,0,0,0,0,0,0,0,0,0,0,0,0,0,0,0,0,0,0,0"/>
                      </v:shape>
                      <v:shape id="Freeform 75" o:spid="_x0000_s1031" style="position:absolute;left:2271;top:1040;width:94;height:230;visibility:visible;mso-wrap-style:square;v-text-anchor:top" coordsize="94,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1G8UA&#10;AADdAAAADwAAAGRycy9kb3ducmV2LnhtbERP22oCMRB9F/oPYYS+SM0quJXVKEVaaKEoXhB8GzZj&#10;dnEzWTaprn59Iwi+zeFcZzpvbSXO1PjSsYJBPwFBnDtdslGw2369jUH4gKyxckwKruRhPnvpTDHT&#10;7sJrOm+CETGEfYYKihDqTEqfF2TR911NHLmjayyGCBsjdYOXGG4rOUySVFosOTYUWNOioPy0+bMK&#10;qu17b2x2t2Vp5M/q8/eKe3tIlXrtth8TEIHa8BQ/3N86zk+HI7h/E0+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4fUbxQAAAN0AAAAPAAAAAAAAAAAAAAAAAJgCAABkcnMv&#10;ZG93bnJldi54bWxQSwUGAAAAAAQABAD1AAAAigMAAAAA&#10;" path="m45,19r4,81l39,160r-5,6l29,173r-4,7l20,187r-5,8l10,201r-5,6l2,214,,218r,4l3,225r2,3l10,230r3,l17,228r3,-2l64,169,93,95r,-9l93,76r,-8l94,60r,-8l94,44r,-9l94,24r,-3l93,16,91,13,89,10,88,6,86,3,83,2,79,,76,,74,,72,,71,,69,,67,,66,,64,,61,,57,,54,2,52,3,49,5,47,8r-2,5l45,19xe" fillcolor="#97ce36" stroked="f">
                        <v:path arrowok="t" o:connecttype="custom" o:connectlocs="45,19;49,100;39,160;34,166;29,173;25,180;20,187;15,195;10,201;5,207;2,214;0,218;0,222;3,225;5,228;10,230;13,230;17,228;20,226;64,169;93,95;93,86;93,76;93,68;94,60;94,52;94,44;94,35;94,24;94,21;93,16;91,13;89,10;88,6;86,3;83,2;79,0;76,0;74,0;72,0;71,0;69,0;67,0;66,0;64,0;61,0;57,0;54,2;52,3;49,5;47,8;45,13;45,19" o:connectangles="0,0,0,0,0,0,0,0,0,0,0,0,0,0,0,0,0,0,0,0,0,0,0,0,0,0,0,0,0,0,0,0,0,0,0,0,0,0,0,0,0,0,0,0,0,0,0,0,0,0,0,0,0"/>
                      </v:shape>
                      <v:shape id="Freeform 76" o:spid="_x0000_s1032" style="position:absolute;left:2347;top:1140;width:35;height:136;visibility:visible;mso-wrap-style:square;v-text-anchor:top" coordsize="35,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ko8IA&#10;AADdAAAADwAAAGRycy9kb3ducmV2LnhtbERPzYrCMBC+C75DGMGLrKmyBOkaRQTBvQirPsDYjGl3&#10;m0lpslp9eiMI3ubj+535snO1uFAbKs8aJuMMBHHhTcVWw/Gw+ZiBCBHZYO2ZNNwowHLR780xN/7K&#10;P3TZRytSCIccNZQxNrmUoSjJYRj7hjhxZ986jAm2VpoWrync1XKaZUo6rDg1lNjQuqTib//vNFj1&#10;ey+sOlWf2Xm1/r5taVerkdbDQbf6AhGpi2/xy701ab6aKnh+k0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zKSjwgAAAN0AAAAPAAAAAAAAAAAAAAAAAJgCAABkcnMvZG93&#10;bnJldi54bWxQSwUGAAAAAAQABAD1AAAAhwMAAAAA&#10;" path="m20,l35,65r-1,8l34,80r,8l32,96r,10l32,114r-2,8l30,130r-3,3l23,134r-3,2l17,136r-2,-2l12,133,8,130,7,126,10,66,,49,20,xe" fillcolor="#97ce36" stroked="f">
                        <v:path arrowok="t" o:connecttype="custom" o:connectlocs="20,0;35,65;34,73;34,80;34,88;32,96;32,106;32,114;30,122;30,130;27,133;23,134;20,136;17,136;15,134;12,133;8,130;7,126;10,66;0,49;20,0" o:connectangles="0,0,0,0,0,0,0,0,0,0,0,0,0,0,0,0,0,0,0,0,0"/>
                      </v:shape>
                      <v:shape id="Freeform 77" o:spid="_x0000_s1033" style="position:absolute;left:2320;top:996;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0dk8IA&#10;AADdAAAADwAAAGRycy9kb3ducmV2LnhtbERPS2vCQBC+F/wPywi9NRstxBBdpbYIvUl8gMchO02C&#10;2dk1u9X4791Cwdt8fM9ZrAbTiSv1vrWsYJKkIIgrq1uuFRz2m7cchA/IGjvLpOBOHlbL0csCC21v&#10;XNJ1F2oRQ9gXqKAJwRVS+qohgz6xjjhyP7Y3GCLsa6l7vMVw08lpmmbSYMuxoUFHnw1V592vUXA8&#10;3c/aUcZlefkK28075mZ9Uep1PHzMQQQawlP87/7WcX42ncHf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bR2TwgAAAN0AAAAPAAAAAAAAAAAAAAAAAJgCAABkcnMvZG93&#10;bnJldi54bWxQSwUGAAAAAAQABAD1AAAAhwMAAAAA&#10;" path="m18,l15,,12,1,8,3,5,4,3,8,2,11,,14r,3l,20r2,5l3,27r2,3l8,31r4,2l15,35r3,l22,35r3,-2l29,31r3,-1l34,27r1,-2l37,20r,-3l37,14,35,11,34,8,32,4,29,3,25,1,22,,18,xe" fillcolor="#97ce36" stroked="f">
                        <v:path arrowok="t" o:connecttype="custom" o:connectlocs="18,0;15,0;12,1;8,3;5,4;3,8;2,11;0,14;0,17;0,20;2,25;3,27;5,30;8,31;12,33;15,35;18,35;22,35;25,33;29,31;32,30;34,27;35,25;37,20;37,17;37,14;35,11;34,8;32,4;29,3;25,1;22,0;18,0" o:connectangles="0,0,0,0,0,0,0,0,0,0,0,0,0,0,0,0,0,0,0,0,0,0,0,0,0,0,0,0,0,0,0,0,0"/>
                      </v:shape>
                    </v:group>
                  </w:pict>
                </mc:Fallback>
              </mc:AlternateContent>
            </w:r>
          </w:p>
          <w:p w:rsidR="00407C59" w:rsidRPr="00B77E30" w:rsidRDefault="00407C59" w:rsidP="003E5CB4">
            <w:pPr>
              <w:jc w:val="center"/>
              <w:rPr>
                <w:rFonts w:ascii="Arial" w:eastAsia="Calibri" w:hAnsi="Arial" w:cs="Arial"/>
                <w:b/>
                <w:bCs/>
                <w:sz w:val="24"/>
                <w:szCs w:val="24"/>
              </w:rPr>
            </w:pPr>
          </w:p>
          <w:p w:rsidR="00407C59" w:rsidRPr="00B77E30" w:rsidRDefault="00407C59" w:rsidP="003E5CB4">
            <w:pPr>
              <w:jc w:val="center"/>
              <w:rPr>
                <w:rFonts w:ascii="Arial" w:eastAsia="Calibri" w:hAnsi="Arial" w:cs="Arial"/>
                <w:b/>
                <w:bCs/>
                <w:sz w:val="24"/>
                <w:szCs w:val="24"/>
              </w:rPr>
            </w:pPr>
          </w:p>
          <w:p w:rsidR="00407C59" w:rsidRPr="00B77E30" w:rsidRDefault="00407C59" w:rsidP="003E5CB4">
            <w:pPr>
              <w:jc w:val="center"/>
              <w:rPr>
                <w:rFonts w:ascii="Arial" w:eastAsia="Calibri" w:hAnsi="Arial" w:cs="Arial"/>
                <w:b/>
                <w:bCs/>
                <w:sz w:val="24"/>
                <w:szCs w:val="24"/>
              </w:rPr>
            </w:pPr>
          </w:p>
          <w:p w:rsidR="00407C59" w:rsidRPr="00B77E30" w:rsidRDefault="00407C59" w:rsidP="003E5CB4">
            <w:pPr>
              <w:jc w:val="center"/>
              <w:rPr>
                <w:rFonts w:ascii="Arial" w:eastAsia="Calibri" w:hAnsi="Arial" w:cs="Arial"/>
                <w:b/>
                <w:bCs/>
                <w:sz w:val="24"/>
                <w:szCs w:val="24"/>
              </w:rPr>
            </w:pPr>
          </w:p>
        </w:tc>
        <w:tc>
          <w:tcPr>
            <w:tcW w:w="2835" w:type="dxa"/>
            <w:tcBorders>
              <w:left w:val="nil"/>
              <w:right w:val="nil"/>
            </w:tcBorders>
            <w:shd w:val="clear" w:color="auto" w:fill="E6EED5"/>
          </w:tcPr>
          <w:p w:rsidR="00407C59" w:rsidRPr="00B77E30" w:rsidRDefault="00407C59" w:rsidP="003E5CB4">
            <w:pPr>
              <w:jc w:val="center"/>
              <w:rPr>
                <w:rFonts w:ascii="Arial" w:eastAsia="Calibri" w:hAnsi="Arial" w:cs="Arial"/>
                <w:sz w:val="24"/>
                <w:szCs w:val="24"/>
              </w:rPr>
            </w:pPr>
            <w:r w:rsidRPr="00B77E30">
              <w:rPr>
                <w:rFonts w:ascii="Arial" w:eastAsia="Calibri" w:hAnsi="Arial" w:cs="Arial"/>
                <w:sz w:val="24"/>
                <w:szCs w:val="24"/>
              </w:rPr>
              <w:t>Evacue en forma rápida, ordenada y sin correr.  Este atento a la caída de escombros</w:t>
            </w:r>
          </w:p>
        </w:tc>
        <w:tc>
          <w:tcPr>
            <w:tcW w:w="1276" w:type="dxa"/>
            <w:tcBorders>
              <w:left w:val="nil"/>
              <w:right w:val="nil"/>
            </w:tcBorders>
            <w:shd w:val="clear" w:color="auto" w:fill="E6EED5"/>
          </w:tcPr>
          <w:p w:rsidR="00407C59" w:rsidRPr="00B77E30" w:rsidRDefault="00407C59" w:rsidP="003E5CB4">
            <w:pPr>
              <w:jc w:val="center"/>
              <w:rPr>
                <w:rFonts w:ascii="Arial" w:eastAsia="Calibri" w:hAnsi="Arial" w:cs="Arial"/>
                <w:sz w:val="24"/>
                <w:szCs w:val="24"/>
              </w:rPr>
            </w:pPr>
          </w:p>
        </w:tc>
        <w:tc>
          <w:tcPr>
            <w:tcW w:w="2693" w:type="dxa"/>
            <w:tcBorders>
              <w:left w:val="nil"/>
            </w:tcBorders>
            <w:shd w:val="clear" w:color="auto" w:fill="E6EED5"/>
          </w:tcPr>
          <w:p w:rsidR="00407C59" w:rsidRPr="00B77E30" w:rsidRDefault="00407C59" w:rsidP="003E5CB4">
            <w:pPr>
              <w:jc w:val="center"/>
              <w:rPr>
                <w:rFonts w:ascii="Arial" w:eastAsia="Calibri" w:hAnsi="Arial" w:cs="Arial"/>
                <w:sz w:val="24"/>
                <w:szCs w:val="24"/>
              </w:rPr>
            </w:pPr>
          </w:p>
        </w:tc>
      </w:tr>
    </w:tbl>
    <w:p w:rsidR="00407C59" w:rsidRDefault="00407C59" w:rsidP="00407C59">
      <w:pPr>
        <w:jc w:val="center"/>
        <w:rPr>
          <w:rFonts w:ascii="Arial" w:hAnsi="Arial" w:cs="Arial"/>
          <w:b/>
          <w:sz w:val="24"/>
          <w:szCs w:val="24"/>
        </w:rPr>
      </w:pPr>
    </w:p>
    <w:p w:rsidR="00596E55" w:rsidRDefault="00596E55" w:rsidP="00407C59">
      <w:pPr>
        <w:jc w:val="center"/>
        <w:rPr>
          <w:rFonts w:ascii="Arial" w:hAnsi="Arial" w:cs="Arial"/>
          <w:b/>
          <w:sz w:val="24"/>
          <w:szCs w:val="24"/>
        </w:rPr>
      </w:pPr>
    </w:p>
    <w:p w:rsidR="00596E55" w:rsidRPr="00B77E30" w:rsidRDefault="00596E55" w:rsidP="00407C59">
      <w:pPr>
        <w:jc w:val="center"/>
        <w:rPr>
          <w:rFonts w:ascii="Arial" w:hAnsi="Arial" w:cs="Arial"/>
          <w:b/>
          <w:sz w:val="24"/>
          <w:szCs w:val="24"/>
        </w:rPr>
      </w:pPr>
    </w:p>
    <w:p w:rsidR="00407C59" w:rsidRPr="00B77E30" w:rsidRDefault="00407C59" w:rsidP="00EB53D8">
      <w:pPr>
        <w:pStyle w:val="Prrafodelista"/>
        <w:numPr>
          <w:ilvl w:val="0"/>
          <w:numId w:val="67"/>
        </w:numPr>
        <w:rPr>
          <w:rFonts w:ascii="Arial" w:hAnsi="Arial" w:cs="Arial"/>
          <w:i/>
          <w:sz w:val="24"/>
          <w:szCs w:val="24"/>
        </w:rPr>
      </w:pPr>
      <w:r w:rsidRPr="00B77E30">
        <w:rPr>
          <w:rFonts w:ascii="Arial" w:hAnsi="Arial" w:cs="Arial"/>
          <w:b/>
          <w:sz w:val="24"/>
          <w:szCs w:val="24"/>
        </w:rPr>
        <w:lastRenderedPageBreak/>
        <w:t>NOTIFICACION A LOS ORGANISMOS DE SOCORRO</w:t>
      </w:r>
    </w:p>
    <w:p w:rsidR="00407C59" w:rsidRPr="00B77E30" w:rsidRDefault="00407C59" w:rsidP="00407C59">
      <w:pPr>
        <w:rPr>
          <w:rFonts w:ascii="Arial" w:hAnsi="Arial" w:cs="Arial"/>
          <w:sz w:val="24"/>
          <w:szCs w:val="24"/>
        </w:rPr>
      </w:pPr>
    </w:p>
    <w:p w:rsidR="00407C59" w:rsidRPr="00B77E30" w:rsidRDefault="00407C59" w:rsidP="00407C59">
      <w:pPr>
        <w:tabs>
          <w:tab w:val="left" w:pos="-720"/>
        </w:tabs>
        <w:suppressAutoHyphens/>
        <w:jc w:val="both"/>
        <w:rPr>
          <w:rFonts w:ascii="Arial" w:hAnsi="Arial" w:cs="Arial"/>
          <w:spacing w:val="-3"/>
          <w:sz w:val="24"/>
          <w:szCs w:val="24"/>
        </w:rPr>
      </w:pPr>
      <w:r w:rsidRPr="00B77E30">
        <w:rPr>
          <w:rFonts w:ascii="Arial" w:hAnsi="Arial" w:cs="Arial"/>
          <w:spacing w:val="-3"/>
          <w:sz w:val="24"/>
          <w:szCs w:val="24"/>
        </w:rPr>
        <w:t xml:space="preserve">La forma oportuna en que se haga la notificación de una situación de emergencia dentro de </w:t>
      </w:r>
      <w:r w:rsidR="003E5CB4" w:rsidRPr="00B77E30">
        <w:rPr>
          <w:rFonts w:ascii="Arial" w:hAnsi="Arial" w:cs="Arial"/>
          <w:spacing w:val="-3"/>
          <w:sz w:val="24"/>
          <w:szCs w:val="24"/>
        </w:rPr>
        <w:t>la Zona Franca Internacional de Pereira</w:t>
      </w:r>
      <w:r w:rsidRPr="00B77E30">
        <w:rPr>
          <w:rFonts w:ascii="Arial" w:hAnsi="Arial" w:cs="Arial"/>
          <w:b/>
          <w:spacing w:val="-3"/>
          <w:sz w:val="24"/>
          <w:szCs w:val="24"/>
        </w:rPr>
        <w:t xml:space="preserve">, </w:t>
      </w:r>
      <w:r w:rsidRPr="00B77E30">
        <w:rPr>
          <w:rFonts w:ascii="Arial" w:hAnsi="Arial" w:cs="Arial"/>
          <w:spacing w:val="-3"/>
          <w:sz w:val="24"/>
          <w:szCs w:val="24"/>
        </w:rPr>
        <w:t xml:space="preserve">es fundamental para la disminución del tiempo en que se obtenga la ayuda de organismos especializados (Bomberos, Policía, Cruz Roja, Antiexplosivos, etc.).  </w:t>
      </w:r>
    </w:p>
    <w:p w:rsidR="00407C59" w:rsidRPr="00B77E30" w:rsidRDefault="00407C59" w:rsidP="00407C59">
      <w:pPr>
        <w:tabs>
          <w:tab w:val="left" w:pos="-720"/>
        </w:tabs>
        <w:suppressAutoHyphens/>
        <w:jc w:val="both"/>
        <w:rPr>
          <w:rFonts w:ascii="Arial" w:hAnsi="Arial" w:cs="Arial"/>
          <w:spacing w:val="-3"/>
          <w:sz w:val="24"/>
          <w:szCs w:val="24"/>
        </w:rPr>
      </w:pPr>
      <w:r w:rsidRPr="00B77E30">
        <w:rPr>
          <w:rFonts w:ascii="Arial" w:hAnsi="Arial" w:cs="Arial"/>
          <w:spacing w:val="-3"/>
          <w:sz w:val="24"/>
          <w:szCs w:val="24"/>
        </w:rPr>
        <w:t>El coordinador de emergencias es quien debe hacer esta notificación, una vez  reciba el informe del Coordinador de la Brigada.</w:t>
      </w:r>
    </w:p>
    <w:p w:rsidR="00407C59" w:rsidRPr="00B77E30" w:rsidRDefault="00407C59" w:rsidP="00407C59">
      <w:pPr>
        <w:tabs>
          <w:tab w:val="left" w:pos="-720"/>
        </w:tabs>
        <w:suppressAutoHyphens/>
        <w:jc w:val="both"/>
        <w:rPr>
          <w:rFonts w:ascii="Arial" w:hAnsi="Arial" w:cs="Arial"/>
          <w:spacing w:val="-3"/>
          <w:sz w:val="24"/>
          <w:szCs w:val="24"/>
        </w:rPr>
      </w:pPr>
      <w:r w:rsidRPr="00B77E30">
        <w:rPr>
          <w:rFonts w:ascii="Arial" w:hAnsi="Arial" w:cs="Arial"/>
          <w:spacing w:val="-3"/>
          <w:sz w:val="24"/>
          <w:szCs w:val="24"/>
        </w:rPr>
        <w:t>Para realizar esta notificación se deben tener en cuenta los siguientes pasos:</w:t>
      </w:r>
    </w:p>
    <w:p w:rsidR="00407C59" w:rsidRPr="00B77E30" w:rsidRDefault="00407C59" w:rsidP="00EB53D8">
      <w:pPr>
        <w:pStyle w:val="Prrafodelista"/>
        <w:numPr>
          <w:ilvl w:val="0"/>
          <w:numId w:val="96"/>
        </w:numPr>
        <w:tabs>
          <w:tab w:val="left" w:pos="-720"/>
          <w:tab w:val="left" w:pos="0"/>
        </w:tabs>
        <w:suppressAutoHyphens/>
        <w:jc w:val="both"/>
        <w:rPr>
          <w:rFonts w:ascii="Arial" w:hAnsi="Arial" w:cs="Arial"/>
          <w:spacing w:val="-3"/>
          <w:sz w:val="24"/>
          <w:szCs w:val="24"/>
        </w:rPr>
      </w:pPr>
      <w:r w:rsidRPr="00B77E30">
        <w:rPr>
          <w:rFonts w:ascii="Arial" w:hAnsi="Arial" w:cs="Arial"/>
          <w:spacing w:val="-3"/>
          <w:sz w:val="24"/>
          <w:szCs w:val="24"/>
        </w:rPr>
        <w:t>Emplear para ello el listado telefónico de emergencias que debe permanecer en lugar  visible en dicho puesto de trabajo.</w:t>
      </w:r>
    </w:p>
    <w:p w:rsidR="00407C59" w:rsidRPr="00B77E30" w:rsidRDefault="00407C59" w:rsidP="00EB53D8">
      <w:pPr>
        <w:pStyle w:val="Prrafodelista"/>
        <w:numPr>
          <w:ilvl w:val="0"/>
          <w:numId w:val="96"/>
        </w:numPr>
        <w:tabs>
          <w:tab w:val="left" w:pos="-720"/>
          <w:tab w:val="left" w:pos="0"/>
        </w:tabs>
        <w:suppressAutoHyphens/>
        <w:jc w:val="both"/>
        <w:rPr>
          <w:rFonts w:ascii="Arial" w:hAnsi="Arial" w:cs="Arial"/>
          <w:spacing w:val="-3"/>
          <w:sz w:val="24"/>
          <w:szCs w:val="24"/>
        </w:rPr>
      </w:pPr>
      <w:r w:rsidRPr="00B77E30">
        <w:rPr>
          <w:rFonts w:ascii="Arial" w:hAnsi="Arial" w:cs="Arial"/>
          <w:spacing w:val="-3"/>
          <w:sz w:val="24"/>
          <w:szCs w:val="24"/>
        </w:rPr>
        <w:t>Suministrar en forma clara y concreta la siguiente información:</w:t>
      </w:r>
    </w:p>
    <w:p w:rsidR="00407C59" w:rsidRPr="00B77E30" w:rsidRDefault="00407C59" w:rsidP="00EB53D8">
      <w:pPr>
        <w:pStyle w:val="Prrafodelista"/>
        <w:numPr>
          <w:ilvl w:val="1"/>
          <w:numId w:val="60"/>
        </w:numPr>
        <w:tabs>
          <w:tab w:val="left" w:pos="-720"/>
        </w:tabs>
        <w:suppressAutoHyphens/>
        <w:jc w:val="both"/>
        <w:outlineLvl w:val="0"/>
        <w:rPr>
          <w:rFonts w:ascii="Arial" w:hAnsi="Arial" w:cs="Arial"/>
          <w:spacing w:val="-3"/>
          <w:sz w:val="24"/>
          <w:szCs w:val="24"/>
        </w:rPr>
      </w:pPr>
      <w:r w:rsidRPr="00B77E30">
        <w:rPr>
          <w:rFonts w:ascii="Arial" w:hAnsi="Arial" w:cs="Arial"/>
          <w:spacing w:val="-3"/>
          <w:sz w:val="24"/>
          <w:szCs w:val="24"/>
        </w:rPr>
        <w:t>Nombre de la empresa de donde se está llamando.</w:t>
      </w:r>
    </w:p>
    <w:p w:rsidR="00407C59" w:rsidRPr="00B77E30" w:rsidRDefault="00407C59" w:rsidP="00EB53D8">
      <w:pPr>
        <w:pStyle w:val="Prrafodelista"/>
        <w:numPr>
          <w:ilvl w:val="1"/>
          <w:numId w:val="60"/>
        </w:numPr>
        <w:tabs>
          <w:tab w:val="left" w:pos="-720"/>
        </w:tabs>
        <w:suppressAutoHyphens/>
        <w:jc w:val="both"/>
        <w:rPr>
          <w:rFonts w:ascii="Arial" w:hAnsi="Arial" w:cs="Arial"/>
          <w:spacing w:val="-3"/>
          <w:sz w:val="24"/>
          <w:szCs w:val="24"/>
        </w:rPr>
      </w:pPr>
      <w:r w:rsidRPr="00B77E30">
        <w:rPr>
          <w:rFonts w:ascii="Arial" w:hAnsi="Arial" w:cs="Arial"/>
          <w:spacing w:val="-3"/>
          <w:sz w:val="24"/>
          <w:szCs w:val="24"/>
        </w:rPr>
        <w:t>Nombre y cargo de quién efectúa la llamada.</w:t>
      </w:r>
    </w:p>
    <w:p w:rsidR="00407C59" w:rsidRPr="00B77E30" w:rsidRDefault="00407C59" w:rsidP="00EB53D8">
      <w:pPr>
        <w:pStyle w:val="Prrafodelista"/>
        <w:numPr>
          <w:ilvl w:val="1"/>
          <w:numId w:val="60"/>
        </w:numPr>
        <w:tabs>
          <w:tab w:val="left" w:pos="-720"/>
        </w:tabs>
        <w:suppressAutoHyphens/>
        <w:jc w:val="both"/>
        <w:rPr>
          <w:rFonts w:ascii="Arial" w:hAnsi="Arial" w:cs="Arial"/>
          <w:spacing w:val="-3"/>
          <w:sz w:val="24"/>
          <w:szCs w:val="24"/>
        </w:rPr>
      </w:pPr>
      <w:r w:rsidRPr="00B77E30">
        <w:rPr>
          <w:rFonts w:ascii="Arial" w:hAnsi="Arial" w:cs="Arial"/>
          <w:spacing w:val="-3"/>
          <w:sz w:val="24"/>
          <w:szCs w:val="24"/>
        </w:rPr>
        <w:t>Situación que se está presentando (según lo informado por el Director de Emergencias o algún integrante del Comité Operativo de Emergencias) y requerimientos especiales si los hay.</w:t>
      </w:r>
    </w:p>
    <w:p w:rsidR="00407C59" w:rsidRPr="00B77E30" w:rsidRDefault="00407C59" w:rsidP="00EB53D8">
      <w:pPr>
        <w:pStyle w:val="Prrafodelista"/>
        <w:numPr>
          <w:ilvl w:val="1"/>
          <w:numId w:val="60"/>
        </w:numPr>
        <w:tabs>
          <w:tab w:val="left" w:pos="-720"/>
        </w:tabs>
        <w:suppressAutoHyphens/>
        <w:jc w:val="both"/>
        <w:rPr>
          <w:rFonts w:ascii="Arial" w:hAnsi="Arial" w:cs="Arial"/>
          <w:spacing w:val="-3"/>
          <w:sz w:val="24"/>
          <w:szCs w:val="24"/>
        </w:rPr>
      </w:pPr>
      <w:r w:rsidRPr="00B77E30">
        <w:rPr>
          <w:rFonts w:ascii="Arial" w:hAnsi="Arial" w:cs="Arial"/>
          <w:spacing w:val="-3"/>
          <w:sz w:val="24"/>
          <w:szCs w:val="24"/>
        </w:rPr>
        <w:t>Número telefónico a donde puedan llamar a confirmar la veracidad de la solicitud hecha.</w:t>
      </w:r>
    </w:p>
    <w:p w:rsidR="00407C59" w:rsidRPr="00B77E30" w:rsidRDefault="00407C59" w:rsidP="00EB53D8">
      <w:pPr>
        <w:pStyle w:val="Prrafodelista"/>
        <w:numPr>
          <w:ilvl w:val="1"/>
          <w:numId w:val="60"/>
        </w:numPr>
        <w:tabs>
          <w:tab w:val="left" w:pos="-720"/>
        </w:tabs>
        <w:suppressAutoHyphens/>
        <w:jc w:val="both"/>
        <w:rPr>
          <w:rFonts w:ascii="Arial" w:hAnsi="Arial" w:cs="Arial"/>
          <w:spacing w:val="-3"/>
          <w:sz w:val="24"/>
          <w:szCs w:val="24"/>
        </w:rPr>
      </w:pPr>
      <w:r w:rsidRPr="00B77E30">
        <w:rPr>
          <w:rFonts w:ascii="Arial" w:hAnsi="Arial" w:cs="Arial"/>
          <w:spacing w:val="-3"/>
          <w:sz w:val="24"/>
          <w:szCs w:val="24"/>
        </w:rPr>
        <w:t>Cualquier otra información que solicite el organismo de  socorro.</w:t>
      </w:r>
    </w:p>
    <w:p w:rsidR="00407C59" w:rsidRPr="00B77E30" w:rsidRDefault="00407C59" w:rsidP="00407C59">
      <w:pPr>
        <w:tabs>
          <w:tab w:val="left" w:pos="-720"/>
        </w:tabs>
        <w:suppressAutoHyphens/>
        <w:jc w:val="both"/>
        <w:rPr>
          <w:rFonts w:ascii="Arial" w:hAnsi="Arial" w:cs="Arial"/>
          <w:spacing w:val="-3"/>
          <w:sz w:val="24"/>
          <w:szCs w:val="24"/>
        </w:rPr>
      </w:pPr>
      <w:r w:rsidRPr="00B77E30">
        <w:rPr>
          <w:rFonts w:ascii="Arial" w:hAnsi="Arial" w:cs="Arial"/>
          <w:spacing w:val="-3"/>
          <w:sz w:val="24"/>
          <w:szCs w:val="24"/>
        </w:rPr>
        <w:tab/>
      </w:r>
    </w:p>
    <w:p w:rsidR="00407C59" w:rsidRPr="00B77E30" w:rsidRDefault="00C33F1B" w:rsidP="00407C59">
      <w:pPr>
        <w:pStyle w:val="Ttulo2"/>
        <w:rPr>
          <w:rFonts w:cs="Arial"/>
          <w:sz w:val="24"/>
          <w:szCs w:val="24"/>
          <w:lang w:val="es-CO"/>
        </w:rPr>
      </w:pPr>
      <w:r w:rsidRPr="00B77E30">
        <w:rPr>
          <w:rFonts w:cs="Arial"/>
          <w:sz w:val="24"/>
          <w:szCs w:val="24"/>
          <w:lang w:val="es-CO"/>
        </w:rPr>
        <w:t>35.1. EVACUACIÓN DE HERIDOS</w:t>
      </w:r>
    </w:p>
    <w:p w:rsidR="00407C59" w:rsidRPr="00B77E30" w:rsidRDefault="00407C59" w:rsidP="00407C59">
      <w:pPr>
        <w:rPr>
          <w:rFonts w:ascii="Arial" w:hAnsi="Arial" w:cs="Arial"/>
          <w:sz w:val="24"/>
          <w:szCs w:val="24"/>
        </w:rPr>
      </w:pPr>
    </w:p>
    <w:p w:rsidR="00407C59" w:rsidRPr="00B77E30" w:rsidRDefault="00407C59" w:rsidP="00407C59">
      <w:pPr>
        <w:tabs>
          <w:tab w:val="left" w:pos="-720"/>
        </w:tabs>
        <w:suppressAutoHyphens/>
        <w:jc w:val="both"/>
        <w:rPr>
          <w:rFonts w:ascii="Arial" w:hAnsi="Arial" w:cs="Arial"/>
          <w:spacing w:val="-3"/>
          <w:sz w:val="24"/>
          <w:szCs w:val="24"/>
        </w:rPr>
      </w:pPr>
      <w:r w:rsidRPr="00B77E30">
        <w:rPr>
          <w:rFonts w:ascii="Arial" w:hAnsi="Arial" w:cs="Arial"/>
          <w:spacing w:val="-3"/>
          <w:sz w:val="24"/>
          <w:szCs w:val="24"/>
        </w:rPr>
        <w:t>En caso de presentarse algún lesionado durante el proceso de evacuación, debe ser trasladado al sitio de reunión final y, de ser necesario, el Coordinador de la Brigada de Emergencia ordenará su traslado a las instituciones asistenciales establecidas en el Plan de Emergencias Médicas, para que sean atendidos adecuadamente.</w:t>
      </w:r>
    </w:p>
    <w:p w:rsidR="006259CC" w:rsidRPr="00B77E30" w:rsidRDefault="006259CC" w:rsidP="00407C59">
      <w:pPr>
        <w:pStyle w:val="Ttulo2"/>
        <w:rPr>
          <w:rFonts w:cs="Arial"/>
          <w:sz w:val="24"/>
          <w:szCs w:val="24"/>
          <w:lang w:val="es-CO"/>
        </w:rPr>
      </w:pPr>
    </w:p>
    <w:p w:rsidR="00407C59" w:rsidRPr="00B77E30" w:rsidRDefault="00BF2F82" w:rsidP="00407C59">
      <w:pPr>
        <w:pStyle w:val="Ttulo2"/>
        <w:rPr>
          <w:rFonts w:cs="Arial"/>
          <w:sz w:val="24"/>
          <w:szCs w:val="24"/>
          <w:lang w:val="es-CO"/>
        </w:rPr>
      </w:pPr>
      <w:r w:rsidRPr="00B77E30">
        <w:rPr>
          <w:rFonts w:cs="Arial"/>
          <w:sz w:val="24"/>
          <w:szCs w:val="24"/>
          <w:lang w:val="es-CO"/>
        </w:rPr>
        <w:t>35.2. SISTEMAS DE COMUNICACIÓN</w:t>
      </w:r>
    </w:p>
    <w:p w:rsidR="00407C59" w:rsidRPr="00B77E30" w:rsidRDefault="00407C59" w:rsidP="00407C59">
      <w:pPr>
        <w:rPr>
          <w:rFonts w:ascii="Arial" w:hAnsi="Arial" w:cs="Arial"/>
          <w:sz w:val="24"/>
          <w:szCs w:val="24"/>
        </w:rPr>
      </w:pPr>
    </w:p>
    <w:p w:rsidR="00407C59" w:rsidRPr="00B77E30" w:rsidRDefault="00407C59" w:rsidP="00407C59">
      <w:pPr>
        <w:tabs>
          <w:tab w:val="left" w:pos="-720"/>
        </w:tabs>
        <w:suppressAutoHyphens/>
        <w:jc w:val="both"/>
        <w:rPr>
          <w:rFonts w:ascii="Arial" w:hAnsi="Arial" w:cs="Arial"/>
          <w:spacing w:val="-3"/>
          <w:sz w:val="24"/>
          <w:szCs w:val="24"/>
        </w:rPr>
      </w:pPr>
      <w:r w:rsidRPr="00B77E30">
        <w:rPr>
          <w:rFonts w:ascii="Arial" w:hAnsi="Arial" w:cs="Arial"/>
          <w:spacing w:val="-3"/>
          <w:sz w:val="24"/>
          <w:szCs w:val="24"/>
        </w:rPr>
        <w:t xml:space="preserve">Es importante que en todo momento se cuente con una adecuada comunicación tanto en el ámbito interno como externo. Para tal fin se hará uso de los sistemas de teléfonos y sus extensiones en las diferentes áreas de la </w:t>
      </w:r>
      <w:r w:rsidR="00F33499" w:rsidRPr="00B77E30">
        <w:rPr>
          <w:rFonts w:ascii="Arial" w:hAnsi="Arial" w:cs="Arial"/>
          <w:spacing w:val="-3"/>
          <w:sz w:val="24"/>
          <w:szCs w:val="24"/>
        </w:rPr>
        <w:t>Zona Franca Internacional de Pereira</w:t>
      </w:r>
      <w:r w:rsidRPr="00B77E30">
        <w:rPr>
          <w:rFonts w:ascii="Arial" w:hAnsi="Arial" w:cs="Arial"/>
          <w:spacing w:val="-3"/>
          <w:sz w:val="24"/>
          <w:szCs w:val="24"/>
        </w:rPr>
        <w:t>.</w:t>
      </w:r>
    </w:p>
    <w:p w:rsidR="00407C59" w:rsidRPr="00B77E30" w:rsidRDefault="00407C59" w:rsidP="00407C59">
      <w:pPr>
        <w:tabs>
          <w:tab w:val="left" w:pos="-720"/>
        </w:tabs>
        <w:suppressAutoHyphens/>
        <w:jc w:val="both"/>
        <w:rPr>
          <w:rFonts w:ascii="Arial" w:hAnsi="Arial" w:cs="Arial"/>
          <w:spacing w:val="-3"/>
          <w:sz w:val="24"/>
          <w:szCs w:val="24"/>
        </w:rPr>
      </w:pPr>
      <w:r w:rsidRPr="00B77E30">
        <w:rPr>
          <w:rFonts w:ascii="Arial" w:hAnsi="Arial" w:cs="Arial"/>
          <w:spacing w:val="-3"/>
          <w:sz w:val="24"/>
          <w:szCs w:val="24"/>
        </w:rPr>
        <w:lastRenderedPageBreak/>
        <w:t>El Coordinador informada en todo momento de la evolución del evento y por medio del conmutador hará los requerimientos externos que se consideren necesarios para el manejo de la situación.</w:t>
      </w:r>
    </w:p>
    <w:p w:rsidR="00407C59" w:rsidRPr="00B77E30" w:rsidRDefault="00407C59" w:rsidP="00407C59">
      <w:pPr>
        <w:tabs>
          <w:tab w:val="left" w:pos="-720"/>
        </w:tabs>
        <w:suppressAutoHyphens/>
        <w:jc w:val="both"/>
        <w:rPr>
          <w:rFonts w:ascii="Arial" w:hAnsi="Arial" w:cs="Arial"/>
          <w:spacing w:val="-3"/>
          <w:sz w:val="24"/>
          <w:szCs w:val="24"/>
        </w:rPr>
      </w:pPr>
    </w:p>
    <w:p w:rsidR="00407C59" w:rsidRPr="00B77E30" w:rsidRDefault="00BF2F82" w:rsidP="00407C59">
      <w:pPr>
        <w:rPr>
          <w:rFonts w:ascii="Arial" w:hAnsi="Arial" w:cs="Arial"/>
          <w:b/>
          <w:sz w:val="24"/>
          <w:szCs w:val="24"/>
        </w:rPr>
      </w:pPr>
      <w:r w:rsidRPr="00B77E30">
        <w:rPr>
          <w:rFonts w:ascii="Arial" w:hAnsi="Arial" w:cs="Arial"/>
          <w:b/>
          <w:sz w:val="24"/>
          <w:szCs w:val="24"/>
        </w:rPr>
        <w:t xml:space="preserve">35.3. </w:t>
      </w:r>
      <w:r w:rsidR="00407C59" w:rsidRPr="00B77E30">
        <w:rPr>
          <w:rFonts w:ascii="Arial" w:hAnsi="Arial" w:cs="Arial"/>
          <w:b/>
          <w:sz w:val="24"/>
          <w:szCs w:val="24"/>
        </w:rPr>
        <w:t>DETERMINACIÓN DEL CESE DEL PELIGRO</w:t>
      </w:r>
    </w:p>
    <w:p w:rsidR="00407C59" w:rsidRPr="00B77E30" w:rsidRDefault="00407C59" w:rsidP="00407C59">
      <w:pPr>
        <w:tabs>
          <w:tab w:val="left" w:pos="-720"/>
        </w:tabs>
        <w:suppressAutoHyphens/>
        <w:jc w:val="both"/>
        <w:rPr>
          <w:rFonts w:ascii="Arial" w:hAnsi="Arial" w:cs="Arial"/>
          <w:spacing w:val="-3"/>
          <w:sz w:val="24"/>
          <w:szCs w:val="24"/>
        </w:rPr>
      </w:pPr>
      <w:r w:rsidRPr="00B77E30">
        <w:rPr>
          <w:rFonts w:ascii="Arial" w:hAnsi="Arial" w:cs="Arial"/>
          <w:spacing w:val="-3"/>
          <w:sz w:val="24"/>
          <w:szCs w:val="24"/>
        </w:rPr>
        <w:t>El Coordinador de Emergencias junto con los organismos de socorro, determinará cuándo ha sido controlada la situación y evaluarán si es seguro que el personal ingrese nuevamente a las instalaciones, o por el contrario, deba permanecer fuera de ellas.</w:t>
      </w:r>
    </w:p>
    <w:p w:rsidR="006259CC" w:rsidRPr="00B77E30" w:rsidRDefault="006259CC" w:rsidP="00407C59">
      <w:pPr>
        <w:rPr>
          <w:rFonts w:ascii="Arial" w:hAnsi="Arial" w:cs="Arial"/>
          <w:b/>
          <w:sz w:val="24"/>
          <w:szCs w:val="24"/>
        </w:rPr>
      </w:pPr>
    </w:p>
    <w:p w:rsidR="00407C59" w:rsidRPr="00B77E30" w:rsidRDefault="00BF2F82" w:rsidP="00407C59">
      <w:pPr>
        <w:rPr>
          <w:rFonts w:ascii="Arial" w:hAnsi="Arial" w:cs="Arial"/>
          <w:b/>
          <w:sz w:val="24"/>
          <w:szCs w:val="24"/>
        </w:rPr>
      </w:pPr>
      <w:r w:rsidRPr="00B77E30">
        <w:rPr>
          <w:rFonts w:ascii="Arial" w:hAnsi="Arial" w:cs="Arial"/>
          <w:b/>
          <w:sz w:val="24"/>
          <w:szCs w:val="24"/>
        </w:rPr>
        <w:t xml:space="preserve">35.4. </w:t>
      </w:r>
      <w:r w:rsidR="00407C59" w:rsidRPr="00B77E30">
        <w:rPr>
          <w:rFonts w:ascii="Arial" w:hAnsi="Arial" w:cs="Arial"/>
          <w:b/>
          <w:sz w:val="24"/>
          <w:szCs w:val="24"/>
        </w:rPr>
        <w:t>REESTABLECIMIENTO DE ACTIVIDADES</w:t>
      </w:r>
    </w:p>
    <w:p w:rsidR="00407C59" w:rsidRPr="00B77E30" w:rsidRDefault="00407C59" w:rsidP="00407C59">
      <w:pPr>
        <w:tabs>
          <w:tab w:val="left" w:pos="-720"/>
        </w:tabs>
        <w:suppressAutoHyphens/>
        <w:jc w:val="both"/>
        <w:rPr>
          <w:rFonts w:ascii="Arial" w:hAnsi="Arial" w:cs="Arial"/>
          <w:spacing w:val="-3"/>
          <w:sz w:val="24"/>
          <w:szCs w:val="24"/>
        </w:rPr>
      </w:pPr>
      <w:r w:rsidRPr="00B77E30">
        <w:rPr>
          <w:rFonts w:ascii="Arial" w:hAnsi="Arial" w:cs="Arial"/>
          <w:spacing w:val="-3"/>
          <w:sz w:val="24"/>
          <w:szCs w:val="24"/>
        </w:rPr>
        <w:t>En caso de que no haya riesgo para reingresar a las instalaciones, el Coordinador de emergencias lo comunica al personal, dando las recomendaciones que sean necesarias para cada caso.</w:t>
      </w:r>
    </w:p>
    <w:p w:rsidR="00BF2F82" w:rsidRPr="00B77E30" w:rsidRDefault="00BF2F82" w:rsidP="00407C59">
      <w:pPr>
        <w:jc w:val="center"/>
        <w:rPr>
          <w:rFonts w:ascii="Arial" w:hAnsi="Arial" w:cs="Arial"/>
          <w:b/>
          <w:sz w:val="24"/>
          <w:szCs w:val="24"/>
        </w:rPr>
      </w:pPr>
      <w:bookmarkStart w:id="100" w:name="_Toc521459555"/>
    </w:p>
    <w:p w:rsidR="00407C59" w:rsidRPr="00B77E30" w:rsidRDefault="00407C59" w:rsidP="00EB53D8">
      <w:pPr>
        <w:pStyle w:val="Prrafodelista"/>
        <w:numPr>
          <w:ilvl w:val="0"/>
          <w:numId w:val="67"/>
        </w:numPr>
        <w:rPr>
          <w:rFonts w:ascii="Arial" w:hAnsi="Arial" w:cs="Arial"/>
          <w:b/>
          <w:sz w:val="24"/>
          <w:szCs w:val="24"/>
        </w:rPr>
      </w:pPr>
      <w:r w:rsidRPr="00B77E30">
        <w:rPr>
          <w:rFonts w:ascii="Arial" w:hAnsi="Arial" w:cs="Arial"/>
          <w:b/>
          <w:sz w:val="24"/>
          <w:szCs w:val="24"/>
        </w:rPr>
        <w:t>PROCEDIMIENTO PARA LA EVACUACIÓN</w:t>
      </w:r>
      <w:bookmarkEnd w:id="100"/>
    </w:p>
    <w:p w:rsidR="00407C59" w:rsidRPr="00B77E30" w:rsidRDefault="00407C59" w:rsidP="00407C59">
      <w:pPr>
        <w:jc w:val="both"/>
        <w:rPr>
          <w:rFonts w:ascii="Arial" w:hAnsi="Arial" w:cs="Arial"/>
          <w:b/>
          <w:sz w:val="24"/>
          <w:szCs w:val="24"/>
        </w:rPr>
      </w:pPr>
    </w:p>
    <w:p w:rsidR="00407C59" w:rsidRPr="00B77E30" w:rsidRDefault="00407C59" w:rsidP="00407C59">
      <w:pPr>
        <w:jc w:val="both"/>
        <w:rPr>
          <w:rFonts w:ascii="Arial" w:hAnsi="Arial" w:cs="Arial"/>
          <w:b/>
          <w:sz w:val="24"/>
          <w:szCs w:val="24"/>
        </w:rPr>
      </w:pPr>
      <w:r w:rsidRPr="00B77E30">
        <w:rPr>
          <w:rFonts w:ascii="Arial" w:hAnsi="Arial" w:cs="Arial"/>
          <w:b/>
          <w:sz w:val="24"/>
          <w:szCs w:val="24"/>
        </w:rPr>
        <w:t>PREVIAMENTE:</w:t>
      </w:r>
    </w:p>
    <w:p w:rsidR="00407C59" w:rsidRPr="00B77E30" w:rsidRDefault="00407C59" w:rsidP="00EB53D8">
      <w:pPr>
        <w:numPr>
          <w:ilvl w:val="0"/>
          <w:numId w:val="97"/>
        </w:numPr>
        <w:spacing w:after="0" w:line="240" w:lineRule="auto"/>
        <w:jc w:val="both"/>
        <w:rPr>
          <w:rFonts w:ascii="Arial" w:hAnsi="Arial" w:cs="Arial"/>
          <w:sz w:val="24"/>
          <w:szCs w:val="24"/>
        </w:rPr>
      </w:pPr>
      <w:r w:rsidRPr="00B77E30">
        <w:rPr>
          <w:rFonts w:ascii="Arial" w:hAnsi="Arial" w:cs="Arial"/>
          <w:sz w:val="24"/>
          <w:szCs w:val="24"/>
        </w:rPr>
        <w:t>De ser posible, cerciorarse de la veracidad de la alarma.</w:t>
      </w:r>
    </w:p>
    <w:p w:rsidR="00407C59" w:rsidRPr="00B77E30" w:rsidRDefault="00407C59" w:rsidP="00EB53D8">
      <w:pPr>
        <w:numPr>
          <w:ilvl w:val="0"/>
          <w:numId w:val="97"/>
        </w:numPr>
        <w:spacing w:after="0" w:line="240" w:lineRule="auto"/>
        <w:jc w:val="both"/>
        <w:rPr>
          <w:rFonts w:ascii="Arial" w:hAnsi="Arial" w:cs="Arial"/>
          <w:sz w:val="24"/>
          <w:szCs w:val="24"/>
        </w:rPr>
      </w:pPr>
      <w:r w:rsidRPr="00B77E30">
        <w:rPr>
          <w:rFonts w:ascii="Arial" w:hAnsi="Arial" w:cs="Arial"/>
          <w:sz w:val="24"/>
          <w:szCs w:val="24"/>
        </w:rPr>
        <w:t>Revise cuantas personas hay bajo la responsabilidad.</w:t>
      </w:r>
    </w:p>
    <w:p w:rsidR="00407C59" w:rsidRPr="00B77E30" w:rsidRDefault="00407C59" w:rsidP="00EB53D8">
      <w:pPr>
        <w:numPr>
          <w:ilvl w:val="0"/>
          <w:numId w:val="97"/>
        </w:numPr>
        <w:spacing w:after="0" w:line="240" w:lineRule="auto"/>
        <w:jc w:val="both"/>
        <w:rPr>
          <w:rFonts w:ascii="Arial" w:hAnsi="Arial" w:cs="Arial"/>
          <w:sz w:val="24"/>
          <w:szCs w:val="24"/>
        </w:rPr>
      </w:pPr>
      <w:r w:rsidRPr="00B77E30">
        <w:rPr>
          <w:rFonts w:ascii="Arial" w:hAnsi="Arial" w:cs="Arial"/>
          <w:sz w:val="24"/>
          <w:szCs w:val="24"/>
        </w:rPr>
        <w:t>Supervise acciones preestablecidas en los procedimientos de emergencias.</w:t>
      </w:r>
    </w:p>
    <w:p w:rsidR="00407C59" w:rsidRPr="00B77E30" w:rsidRDefault="00407C59" w:rsidP="00EB53D8">
      <w:pPr>
        <w:numPr>
          <w:ilvl w:val="0"/>
          <w:numId w:val="97"/>
        </w:numPr>
        <w:spacing w:after="0" w:line="240" w:lineRule="auto"/>
        <w:jc w:val="both"/>
        <w:rPr>
          <w:rFonts w:ascii="Arial" w:hAnsi="Arial" w:cs="Arial"/>
          <w:sz w:val="24"/>
          <w:szCs w:val="24"/>
        </w:rPr>
      </w:pPr>
      <w:r w:rsidRPr="00B77E30">
        <w:rPr>
          <w:rFonts w:ascii="Arial" w:hAnsi="Arial" w:cs="Arial"/>
          <w:sz w:val="24"/>
          <w:szCs w:val="24"/>
        </w:rPr>
        <w:t>Recuerde a todas las personas las rutas de evacuación que van a utilizar y el punto de encuentro.</w:t>
      </w:r>
    </w:p>
    <w:p w:rsidR="00407C59" w:rsidRPr="00B77E30" w:rsidRDefault="00407C59" w:rsidP="00EB53D8">
      <w:pPr>
        <w:numPr>
          <w:ilvl w:val="0"/>
          <w:numId w:val="97"/>
        </w:numPr>
        <w:spacing w:after="0" w:line="240" w:lineRule="auto"/>
        <w:jc w:val="both"/>
        <w:rPr>
          <w:rFonts w:ascii="Arial" w:hAnsi="Arial" w:cs="Arial"/>
          <w:sz w:val="24"/>
          <w:szCs w:val="24"/>
        </w:rPr>
      </w:pPr>
      <w:r w:rsidRPr="00B77E30">
        <w:rPr>
          <w:rFonts w:ascii="Arial" w:hAnsi="Arial" w:cs="Arial"/>
          <w:sz w:val="24"/>
          <w:szCs w:val="24"/>
        </w:rPr>
        <w:t>Desconectar máquinas y equipos eléctricos.</w:t>
      </w:r>
    </w:p>
    <w:p w:rsidR="00407C59" w:rsidRPr="00B77E30" w:rsidRDefault="00407C59" w:rsidP="00EB53D8">
      <w:pPr>
        <w:numPr>
          <w:ilvl w:val="0"/>
          <w:numId w:val="97"/>
        </w:numPr>
        <w:spacing w:after="0" w:line="240" w:lineRule="auto"/>
        <w:jc w:val="both"/>
        <w:rPr>
          <w:rFonts w:ascii="Arial" w:hAnsi="Arial" w:cs="Arial"/>
          <w:sz w:val="24"/>
          <w:szCs w:val="24"/>
        </w:rPr>
      </w:pPr>
      <w:r w:rsidRPr="00B77E30">
        <w:rPr>
          <w:rFonts w:ascii="Arial" w:hAnsi="Arial" w:cs="Arial"/>
          <w:sz w:val="24"/>
          <w:szCs w:val="24"/>
        </w:rPr>
        <w:t>Antes de salir verificar el estado de las vías de evacuación.</w:t>
      </w:r>
    </w:p>
    <w:p w:rsidR="00407C59" w:rsidRDefault="00407C59" w:rsidP="00EB53D8">
      <w:pPr>
        <w:numPr>
          <w:ilvl w:val="0"/>
          <w:numId w:val="97"/>
        </w:numPr>
        <w:spacing w:after="0" w:line="240" w:lineRule="auto"/>
        <w:jc w:val="both"/>
        <w:rPr>
          <w:rFonts w:ascii="Arial" w:hAnsi="Arial" w:cs="Arial"/>
          <w:sz w:val="24"/>
          <w:szCs w:val="24"/>
        </w:rPr>
      </w:pPr>
      <w:r w:rsidRPr="00B77E30">
        <w:rPr>
          <w:rFonts w:ascii="Arial" w:hAnsi="Arial" w:cs="Arial"/>
          <w:sz w:val="24"/>
          <w:szCs w:val="24"/>
        </w:rPr>
        <w:t>Verificar que los sistemas de comunicación estén libres.</w:t>
      </w:r>
    </w:p>
    <w:p w:rsidR="00596E55" w:rsidRPr="00B77E30" w:rsidRDefault="00596E55" w:rsidP="00596E55">
      <w:pPr>
        <w:spacing w:after="0" w:line="240" w:lineRule="auto"/>
        <w:ind w:left="720"/>
        <w:jc w:val="both"/>
        <w:rPr>
          <w:rFonts w:ascii="Arial" w:hAnsi="Arial" w:cs="Arial"/>
          <w:sz w:val="24"/>
          <w:szCs w:val="24"/>
        </w:rPr>
      </w:pPr>
    </w:p>
    <w:p w:rsidR="00407C59" w:rsidRPr="00B77E30" w:rsidRDefault="00407C59" w:rsidP="00407C59">
      <w:pPr>
        <w:jc w:val="both"/>
        <w:rPr>
          <w:rFonts w:ascii="Arial" w:hAnsi="Arial" w:cs="Arial"/>
          <w:b/>
          <w:sz w:val="24"/>
          <w:szCs w:val="24"/>
        </w:rPr>
      </w:pPr>
      <w:r w:rsidRPr="00B77E30">
        <w:rPr>
          <w:rFonts w:ascii="Arial" w:hAnsi="Arial" w:cs="Arial"/>
          <w:b/>
          <w:sz w:val="24"/>
          <w:szCs w:val="24"/>
        </w:rPr>
        <w:t>DURANTE</w:t>
      </w:r>
    </w:p>
    <w:p w:rsidR="00407C59" w:rsidRPr="00B77E30" w:rsidRDefault="00407C59" w:rsidP="00EB53D8">
      <w:pPr>
        <w:numPr>
          <w:ilvl w:val="0"/>
          <w:numId w:val="98"/>
        </w:numPr>
        <w:spacing w:after="0" w:line="240" w:lineRule="auto"/>
        <w:jc w:val="both"/>
        <w:rPr>
          <w:rFonts w:ascii="Arial" w:hAnsi="Arial" w:cs="Arial"/>
          <w:sz w:val="24"/>
          <w:szCs w:val="24"/>
        </w:rPr>
      </w:pPr>
      <w:r w:rsidRPr="00B77E30">
        <w:rPr>
          <w:rFonts w:ascii="Arial" w:hAnsi="Arial" w:cs="Arial"/>
          <w:sz w:val="24"/>
          <w:szCs w:val="24"/>
        </w:rPr>
        <w:t>Dar prioridad a las personas con mayor exposición a riesgo.</w:t>
      </w:r>
    </w:p>
    <w:p w:rsidR="00407C59" w:rsidRPr="00B77E30" w:rsidRDefault="00407C59" w:rsidP="00EB53D8">
      <w:pPr>
        <w:numPr>
          <w:ilvl w:val="0"/>
          <w:numId w:val="98"/>
        </w:numPr>
        <w:spacing w:after="0" w:line="240" w:lineRule="auto"/>
        <w:jc w:val="both"/>
        <w:rPr>
          <w:rFonts w:ascii="Arial" w:hAnsi="Arial" w:cs="Arial"/>
          <w:sz w:val="24"/>
          <w:szCs w:val="24"/>
        </w:rPr>
      </w:pPr>
      <w:r w:rsidRPr="00B77E30">
        <w:rPr>
          <w:rFonts w:ascii="Arial" w:hAnsi="Arial" w:cs="Arial"/>
          <w:sz w:val="24"/>
          <w:szCs w:val="24"/>
        </w:rPr>
        <w:t>Repetir en voz alta camine, no corra, conserve la calma.</w:t>
      </w:r>
    </w:p>
    <w:p w:rsidR="00407C59" w:rsidRPr="00B77E30" w:rsidRDefault="00407C59" w:rsidP="00EB53D8">
      <w:pPr>
        <w:numPr>
          <w:ilvl w:val="0"/>
          <w:numId w:val="98"/>
        </w:numPr>
        <w:spacing w:after="0" w:line="240" w:lineRule="auto"/>
        <w:jc w:val="both"/>
        <w:rPr>
          <w:rFonts w:ascii="Arial" w:hAnsi="Arial" w:cs="Arial"/>
          <w:sz w:val="24"/>
          <w:szCs w:val="24"/>
        </w:rPr>
      </w:pPr>
      <w:r w:rsidRPr="00B77E30">
        <w:rPr>
          <w:rFonts w:ascii="Arial" w:hAnsi="Arial" w:cs="Arial"/>
          <w:sz w:val="24"/>
          <w:szCs w:val="24"/>
        </w:rPr>
        <w:t>Impedir el regreso de las personas ya evacuadas.</w:t>
      </w:r>
    </w:p>
    <w:p w:rsidR="00407C59" w:rsidRPr="00B77E30" w:rsidRDefault="00407C59" w:rsidP="00EB53D8">
      <w:pPr>
        <w:numPr>
          <w:ilvl w:val="0"/>
          <w:numId w:val="98"/>
        </w:numPr>
        <w:spacing w:after="0" w:line="240" w:lineRule="auto"/>
        <w:jc w:val="both"/>
        <w:rPr>
          <w:rFonts w:ascii="Arial" w:hAnsi="Arial" w:cs="Arial"/>
          <w:sz w:val="24"/>
          <w:szCs w:val="24"/>
        </w:rPr>
      </w:pPr>
      <w:r w:rsidRPr="00B77E30">
        <w:rPr>
          <w:rFonts w:ascii="Arial" w:hAnsi="Arial" w:cs="Arial"/>
          <w:sz w:val="24"/>
          <w:szCs w:val="24"/>
        </w:rPr>
        <w:t>Recordar la salida alterna si la principal está bloqueada.</w:t>
      </w:r>
    </w:p>
    <w:p w:rsidR="00407C59" w:rsidRPr="00B77E30" w:rsidRDefault="00407C59" w:rsidP="00EB53D8">
      <w:pPr>
        <w:numPr>
          <w:ilvl w:val="0"/>
          <w:numId w:val="98"/>
        </w:numPr>
        <w:spacing w:after="0" w:line="240" w:lineRule="auto"/>
        <w:jc w:val="both"/>
        <w:rPr>
          <w:rFonts w:ascii="Arial" w:hAnsi="Arial" w:cs="Arial"/>
          <w:sz w:val="24"/>
          <w:szCs w:val="24"/>
        </w:rPr>
      </w:pPr>
      <w:r w:rsidRPr="00B77E30">
        <w:rPr>
          <w:rFonts w:ascii="Arial" w:hAnsi="Arial" w:cs="Arial"/>
          <w:sz w:val="24"/>
          <w:szCs w:val="24"/>
        </w:rPr>
        <w:t>Conducir las personas hacia el sitio de encuentro.</w:t>
      </w:r>
    </w:p>
    <w:p w:rsidR="00407C59" w:rsidRPr="00B77E30" w:rsidRDefault="00407C59" w:rsidP="00EB53D8">
      <w:pPr>
        <w:numPr>
          <w:ilvl w:val="0"/>
          <w:numId w:val="98"/>
        </w:numPr>
        <w:spacing w:after="0" w:line="240" w:lineRule="auto"/>
        <w:jc w:val="both"/>
        <w:rPr>
          <w:rFonts w:ascii="Arial" w:hAnsi="Arial" w:cs="Arial"/>
          <w:sz w:val="24"/>
          <w:szCs w:val="24"/>
        </w:rPr>
      </w:pPr>
      <w:r w:rsidRPr="00B77E30">
        <w:rPr>
          <w:rFonts w:ascii="Arial" w:hAnsi="Arial" w:cs="Arial"/>
          <w:sz w:val="24"/>
          <w:szCs w:val="24"/>
        </w:rPr>
        <w:t>Velar porque el personal no se disperse.</w:t>
      </w:r>
    </w:p>
    <w:p w:rsidR="00407C59" w:rsidRPr="00B77E30" w:rsidRDefault="00407C59" w:rsidP="00EB53D8">
      <w:pPr>
        <w:numPr>
          <w:ilvl w:val="0"/>
          <w:numId w:val="98"/>
        </w:numPr>
        <w:spacing w:after="0" w:line="240" w:lineRule="auto"/>
        <w:jc w:val="both"/>
        <w:rPr>
          <w:rFonts w:ascii="Arial" w:hAnsi="Arial" w:cs="Arial"/>
          <w:sz w:val="24"/>
          <w:szCs w:val="24"/>
        </w:rPr>
      </w:pPr>
      <w:r w:rsidRPr="00B77E30">
        <w:rPr>
          <w:rFonts w:ascii="Arial" w:hAnsi="Arial" w:cs="Arial"/>
          <w:sz w:val="24"/>
          <w:szCs w:val="24"/>
        </w:rPr>
        <w:t>Evitar que las personas se queden en baños o rincones.</w:t>
      </w:r>
    </w:p>
    <w:p w:rsidR="00407C59" w:rsidRPr="00B77E30" w:rsidRDefault="00407C59" w:rsidP="00EB53D8">
      <w:pPr>
        <w:numPr>
          <w:ilvl w:val="0"/>
          <w:numId w:val="98"/>
        </w:numPr>
        <w:spacing w:after="0" w:line="240" w:lineRule="auto"/>
        <w:jc w:val="both"/>
        <w:rPr>
          <w:rFonts w:ascii="Arial" w:hAnsi="Arial" w:cs="Arial"/>
          <w:sz w:val="24"/>
          <w:szCs w:val="24"/>
        </w:rPr>
      </w:pPr>
      <w:r w:rsidRPr="00B77E30">
        <w:rPr>
          <w:rFonts w:ascii="Arial" w:hAnsi="Arial" w:cs="Arial"/>
          <w:sz w:val="24"/>
          <w:szCs w:val="24"/>
        </w:rPr>
        <w:lastRenderedPageBreak/>
        <w:t>Impedir bromas y falta de seriedad.</w:t>
      </w:r>
    </w:p>
    <w:p w:rsidR="00407C59" w:rsidRPr="00B77E30" w:rsidRDefault="00407C59" w:rsidP="00EB53D8">
      <w:pPr>
        <w:numPr>
          <w:ilvl w:val="0"/>
          <w:numId w:val="98"/>
        </w:numPr>
        <w:spacing w:after="0" w:line="240" w:lineRule="auto"/>
        <w:jc w:val="both"/>
        <w:rPr>
          <w:rFonts w:ascii="Arial" w:hAnsi="Arial" w:cs="Arial"/>
          <w:sz w:val="24"/>
          <w:szCs w:val="24"/>
        </w:rPr>
      </w:pPr>
      <w:r w:rsidRPr="00B77E30">
        <w:rPr>
          <w:rFonts w:ascii="Arial" w:hAnsi="Arial" w:cs="Arial"/>
          <w:sz w:val="24"/>
          <w:szCs w:val="24"/>
        </w:rPr>
        <w:t>Prestar auxilio a quien lo necesite.</w:t>
      </w:r>
    </w:p>
    <w:p w:rsidR="00407C59" w:rsidRPr="00B77E30" w:rsidRDefault="00407C59" w:rsidP="00EB53D8">
      <w:pPr>
        <w:numPr>
          <w:ilvl w:val="0"/>
          <w:numId w:val="98"/>
        </w:numPr>
        <w:spacing w:after="0" w:line="240" w:lineRule="auto"/>
        <w:jc w:val="both"/>
        <w:rPr>
          <w:rFonts w:ascii="Arial" w:hAnsi="Arial" w:cs="Arial"/>
          <w:sz w:val="24"/>
          <w:szCs w:val="24"/>
        </w:rPr>
      </w:pPr>
      <w:r w:rsidRPr="00B77E30">
        <w:rPr>
          <w:rFonts w:ascii="Arial" w:hAnsi="Arial" w:cs="Arial"/>
          <w:sz w:val="24"/>
          <w:szCs w:val="24"/>
        </w:rPr>
        <w:t>Orientar el desplazamiento por vías y escaleras en fila sin atropellar.</w:t>
      </w:r>
    </w:p>
    <w:p w:rsidR="00407C59" w:rsidRPr="00B77E30" w:rsidRDefault="00407C59" w:rsidP="00EB53D8">
      <w:pPr>
        <w:numPr>
          <w:ilvl w:val="0"/>
          <w:numId w:val="98"/>
        </w:numPr>
        <w:spacing w:after="0" w:line="240" w:lineRule="auto"/>
        <w:jc w:val="both"/>
        <w:rPr>
          <w:rFonts w:ascii="Arial" w:hAnsi="Arial" w:cs="Arial"/>
          <w:sz w:val="24"/>
          <w:szCs w:val="24"/>
        </w:rPr>
      </w:pPr>
      <w:r w:rsidRPr="00B77E30">
        <w:rPr>
          <w:rFonts w:ascii="Arial" w:hAnsi="Arial" w:cs="Arial"/>
          <w:sz w:val="24"/>
          <w:szCs w:val="24"/>
        </w:rPr>
        <w:t>De no poder evacuar, desplazarse y protegerse en un lugar seguro, dejando una señal.</w:t>
      </w:r>
    </w:p>
    <w:p w:rsidR="00407C59" w:rsidRPr="00B77E30" w:rsidRDefault="00407C59" w:rsidP="00407C59">
      <w:pPr>
        <w:jc w:val="both"/>
        <w:rPr>
          <w:rFonts w:ascii="Arial" w:hAnsi="Arial" w:cs="Arial"/>
          <w:sz w:val="24"/>
          <w:szCs w:val="24"/>
        </w:rPr>
      </w:pPr>
    </w:p>
    <w:p w:rsidR="00407C59" w:rsidRPr="00B77E30" w:rsidRDefault="00407C59" w:rsidP="00407C59">
      <w:pPr>
        <w:jc w:val="both"/>
        <w:rPr>
          <w:rFonts w:ascii="Arial" w:hAnsi="Arial" w:cs="Arial"/>
          <w:b/>
          <w:sz w:val="24"/>
          <w:szCs w:val="24"/>
        </w:rPr>
      </w:pPr>
      <w:r w:rsidRPr="00B77E30">
        <w:rPr>
          <w:rFonts w:ascii="Arial" w:hAnsi="Arial" w:cs="Arial"/>
          <w:b/>
          <w:sz w:val="24"/>
          <w:szCs w:val="24"/>
        </w:rPr>
        <w:t>DESPUES</w:t>
      </w:r>
    </w:p>
    <w:p w:rsidR="00407C59" w:rsidRPr="00B77E30" w:rsidRDefault="00407C59" w:rsidP="00EB53D8">
      <w:pPr>
        <w:numPr>
          <w:ilvl w:val="0"/>
          <w:numId w:val="99"/>
        </w:numPr>
        <w:spacing w:after="0" w:line="240" w:lineRule="auto"/>
        <w:jc w:val="both"/>
        <w:rPr>
          <w:rFonts w:ascii="Arial" w:hAnsi="Arial" w:cs="Arial"/>
          <w:sz w:val="24"/>
          <w:szCs w:val="24"/>
        </w:rPr>
      </w:pPr>
      <w:r w:rsidRPr="00B77E30">
        <w:rPr>
          <w:rFonts w:ascii="Arial" w:hAnsi="Arial" w:cs="Arial"/>
          <w:sz w:val="24"/>
          <w:szCs w:val="24"/>
        </w:rPr>
        <w:t>Verificar con el listado del personal de su área quienes evacuaron y quienes hacen falta.</w:t>
      </w:r>
    </w:p>
    <w:p w:rsidR="00407C59" w:rsidRPr="00B77E30" w:rsidRDefault="00407C59" w:rsidP="00EB53D8">
      <w:pPr>
        <w:numPr>
          <w:ilvl w:val="0"/>
          <w:numId w:val="99"/>
        </w:numPr>
        <w:spacing w:after="0" w:line="240" w:lineRule="auto"/>
        <w:jc w:val="both"/>
        <w:rPr>
          <w:rFonts w:ascii="Arial" w:hAnsi="Arial" w:cs="Arial"/>
          <w:sz w:val="24"/>
          <w:szCs w:val="24"/>
        </w:rPr>
      </w:pPr>
      <w:r w:rsidRPr="00B77E30">
        <w:rPr>
          <w:rFonts w:ascii="Arial" w:hAnsi="Arial" w:cs="Arial"/>
          <w:sz w:val="24"/>
          <w:szCs w:val="24"/>
        </w:rPr>
        <w:t>Reportar las personas que faltan al coordinador para proceder al rescate.</w:t>
      </w:r>
    </w:p>
    <w:p w:rsidR="00407C59" w:rsidRPr="00B77E30" w:rsidRDefault="00407C59" w:rsidP="00EB53D8">
      <w:pPr>
        <w:numPr>
          <w:ilvl w:val="0"/>
          <w:numId w:val="99"/>
        </w:numPr>
        <w:spacing w:after="0" w:line="240" w:lineRule="auto"/>
        <w:jc w:val="both"/>
        <w:rPr>
          <w:rFonts w:ascii="Arial" w:hAnsi="Arial" w:cs="Arial"/>
          <w:sz w:val="24"/>
          <w:szCs w:val="24"/>
        </w:rPr>
      </w:pPr>
      <w:r w:rsidRPr="00B77E30">
        <w:rPr>
          <w:rFonts w:ascii="Arial" w:hAnsi="Arial" w:cs="Arial"/>
          <w:sz w:val="24"/>
          <w:szCs w:val="24"/>
        </w:rPr>
        <w:t>Colaborar con los organismos de socorro.</w:t>
      </w:r>
    </w:p>
    <w:p w:rsidR="00407C59" w:rsidRPr="00B77E30" w:rsidRDefault="00407C59" w:rsidP="00EB53D8">
      <w:pPr>
        <w:numPr>
          <w:ilvl w:val="0"/>
          <w:numId w:val="99"/>
        </w:numPr>
        <w:spacing w:after="0" w:line="240" w:lineRule="auto"/>
        <w:jc w:val="both"/>
        <w:rPr>
          <w:rFonts w:ascii="Arial" w:hAnsi="Arial" w:cs="Arial"/>
          <w:sz w:val="24"/>
          <w:szCs w:val="24"/>
        </w:rPr>
      </w:pPr>
      <w:r w:rsidRPr="00B77E30">
        <w:rPr>
          <w:rFonts w:ascii="Arial" w:hAnsi="Arial" w:cs="Arial"/>
          <w:sz w:val="24"/>
          <w:szCs w:val="24"/>
        </w:rPr>
        <w:t>Inspeccionar y reportar cualquier anomalía al regresar al puesto de trabajo.</w:t>
      </w:r>
    </w:p>
    <w:p w:rsidR="00407C59" w:rsidRPr="00B77E30" w:rsidRDefault="00407C59" w:rsidP="00EB53D8">
      <w:pPr>
        <w:numPr>
          <w:ilvl w:val="0"/>
          <w:numId w:val="99"/>
        </w:numPr>
        <w:spacing w:after="0" w:line="240" w:lineRule="auto"/>
        <w:jc w:val="both"/>
        <w:rPr>
          <w:rFonts w:ascii="Arial" w:hAnsi="Arial" w:cs="Arial"/>
          <w:sz w:val="24"/>
          <w:szCs w:val="24"/>
        </w:rPr>
      </w:pPr>
      <w:r w:rsidRPr="00B77E30">
        <w:rPr>
          <w:rFonts w:ascii="Arial" w:hAnsi="Arial" w:cs="Arial"/>
          <w:sz w:val="24"/>
          <w:szCs w:val="24"/>
        </w:rPr>
        <w:t>Supervisar las acciones especiales.</w:t>
      </w:r>
    </w:p>
    <w:p w:rsidR="00407C59" w:rsidRPr="00B77E30" w:rsidRDefault="00407C59" w:rsidP="00EB53D8">
      <w:pPr>
        <w:numPr>
          <w:ilvl w:val="0"/>
          <w:numId w:val="99"/>
        </w:numPr>
        <w:spacing w:after="0" w:line="240" w:lineRule="auto"/>
        <w:jc w:val="both"/>
        <w:rPr>
          <w:rFonts w:ascii="Arial" w:hAnsi="Arial" w:cs="Arial"/>
          <w:sz w:val="24"/>
          <w:szCs w:val="24"/>
        </w:rPr>
      </w:pPr>
      <w:r w:rsidRPr="00B77E30">
        <w:rPr>
          <w:rFonts w:ascii="Arial" w:hAnsi="Arial" w:cs="Arial"/>
          <w:sz w:val="24"/>
          <w:szCs w:val="24"/>
        </w:rPr>
        <w:t>Verificar si las personas a su cargo lograron salir.</w:t>
      </w:r>
    </w:p>
    <w:p w:rsidR="00407C59" w:rsidRPr="00B77E30" w:rsidRDefault="00407C59" w:rsidP="00EB53D8">
      <w:pPr>
        <w:numPr>
          <w:ilvl w:val="0"/>
          <w:numId w:val="99"/>
        </w:numPr>
        <w:spacing w:after="0" w:line="240" w:lineRule="auto"/>
        <w:jc w:val="both"/>
        <w:rPr>
          <w:rFonts w:ascii="Arial" w:hAnsi="Arial" w:cs="Arial"/>
          <w:sz w:val="24"/>
          <w:szCs w:val="24"/>
        </w:rPr>
      </w:pPr>
      <w:r w:rsidRPr="00B77E30">
        <w:rPr>
          <w:rFonts w:ascii="Arial" w:hAnsi="Arial" w:cs="Arial"/>
          <w:sz w:val="24"/>
          <w:szCs w:val="24"/>
        </w:rPr>
        <w:t>Realizar reportes.</w:t>
      </w:r>
    </w:p>
    <w:p w:rsidR="00407C59" w:rsidRPr="00B77E30" w:rsidRDefault="00407C59" w:rsidP="00407C59">
      <w:pPr>
        <w:jc w:val="both"/>
        <w:rPr>
          <w:rFonts w:ascii="Arial" w:hAnsi="Arial" w:cs="Arial"/>
          <w:b/>
          <w:sz w:val="24"/>
          <w:szCs w:val="24"/>
        </w:rPr>
      </w:pPr>
    </w:p>
    <w:p w:rsidR="00407C59" w:rsidRPr="00B77E30" w:rsidRDefault="00407C59" w:rsidP="00407C59">
      <w:pPr>
        <w:jc w:val="both"/>
        <w:rPr>
          <w:rFonts w:ascii="Arial" w:hAnsi="Arial" w:cs="Arial"/>
          <w:b/>
          <w:sz w:val="24"/>
          <w:szCs w:val="24"/>
        </w:rPr>
      </w:pPr>
      <w:r w:rsidRPr="00B77E30">
        <w:rPr>
          <w:rFonts w:ascii="Arial" w:hAnsi="Arial" w:cs="Arial"/>
          <w:b/>
          <w:sz w:val="24"/>
          <w:szCs w:val="24"/>
        </w:rPr>
        <w:t>LO QUE NO SE DEBE HACER</w:t>
      </w:r>
    </w:p>
    <w:p w:rsidR="00407C59" w:rsidRPr="00B77E30" w:rsidRDefault="00407C59" w:rsidP="00EB53D8">
      <w:pPr>
        <w:numPr>
          <w:ilvl w:val="0"/>
          <w:numId w:val="100"/>
        </w:numPr>
        <w:spacing w:after="0" w:line="240" w:lineRule="auto"/>
        <w:jc w:val="both"/>
        <w:rPr>
          <w:rFonts w:ascii="Arial" w:hAnsi="Arial" w:cs="Arial"/>
          <w:sz w:val="24"/>
          <w:szCs w:val="24"/>
        </w:rPr>
      </w:pPr>
      <w:r w:rsidRPr="00B77E30">
        <w:rPr>
          <w:rFonts w:ascii="Arial" w:hAnsi="Arial" w:cs="Arial"/>
          <w:sz w:val="24"/>
          <w:szCs w:val="24"/>
        </w:rPr>
        <w:t>Evacuar sin previa orden.</w:t>
      </w:r>
    </w:p>
    <w:p w:rsidR="00407C59" w:rsidRPr="00B77E30" w:rsidRDefault="00407C59" w:rsidP="00EB53D8">
      <w:pPr>
        <w:numPr>
          <w:ilvl w:val="0"/>
          <w:numId w:val="100"/>
        </w:numPr>
        <w:spacing w:after="0" w:line="240" w:lineRule="auto"/>
        <w:jc w:val="both"/>
        <w:rPr>
          <w:rFonts w:ascii="Arial" w:hAnsi="Arial" w:cs="Arial"/>
          <w:sz w:val="24"/>
          <w:szCs w:val="24"/>
        </w:rPr>
      </w:pPr>
      <w:r w:rsidRPr="00B77E30">
        <w:rPr>
          <w:rFonts w:ascii="Arial" w:hAnsi="Arial" w:cs="Arial"/>
          <w:sz w:val="24"/>
          <w:szCs w:val="24"/>
        </w:rPr>
        <w:t>Evacuar mientras esté ocurriendo el temblor.</w:t>
      </w:r>
    </w:p>
    <w:p w:rsidR="00407C59" w:rsidRPr="00B77E30" w:rsidRDefault="00407C59" w:rsidP="00EB53D8">
      <w:pPr>
        <w:numPr>
          <w:ilvl w:val="0"/>
          <w:numId w:val="100"/>
        </w:numPr>
        <w:spacing w:after="0" w:line="240" w:lineRule="auto"/>
        <w:jc w:val="both"/>
        <w:rPr>
          <w:rFonts w:ascii="Arial" w:hAnsi="Arial" w:cs="Arial"/>
          <w:sz w:val="24"/>
          <w:szCs w:val="24"/>
        </w:rPr>
      </w:pPr>
      <w:r w:rsidRPr="00B77E30">
        <w:rPr>
          <w:rFonts w:ascii="Arial" w:hAnsi="Arial" w:cs="Arial"/>
          <w:sz w:val="24"/>
          <w:szCs w:val="24"/>
        </w:rPr>
        <w:t>Salir por una ruta diferente a la establecida.</w:t>
      </w:r>
    </w:p>
    <w:p w:rsidR="00407C59" w:rsidRPr="00B77E30" w:rsidRDefault="00407C59" w:rsidP="00EB53D8">
      <w:pPr>
        <w:numPr>
          <w:ilvl w:val="0"/>
          <w:numId w:val="101"/>
        </w:numPr>
        <w:spacing w:after="0" w:line="240" w:lineRule="auto"/>
        <w:jc w:val="both"/>
        <w:rPr>
          <w:rFonts w:ascii="Arial" w:hAnsi="Arial" w:cs="Arial"/>
          <w:sz w:val="24"/>
          <w:szCs w:val="24"/>
        </w:rPr>
      </w:pPr>
      <w:r w:rsidRPr="00B77E30">
        <w:rPr>
          <w:rFonts w:ascii="Arial" w:hAnsi="Arial" w:cs="Arial"/>
          <w:sz w:val="24"/>
          <w:szCs w:val="24"/>
        </w:rPr>
        <w:t>Actuar por cuenta propia.</w:t>
      </w:r>
    </w:p>
    <w:p w:rsidR="00407C59" w:rsidRPr="00B77E30" w:rsidRDefault="00407C59" w:rsidP="00EB53D8">
      <w:pPr>
        <w:numPr>
          <w:ilvl w:val="0"/>
          <w:numId w:val="101"/>
        </w:numPr>
        <w:spacing w:after="0" w:line="240" w:lineRule="auto"/>
        <w:jc w:val="both"/>
        <w:rPr>
          <w:rFonts w:ascii="Arial" w:hAnsi="Arial" w:cs="Arial"/>
          <w:sz w:val="24"/>
          <w:szCs w:val="24"/>
        </w:rPr>
      </w:pPr>
      <w:r w:rsidRPr="00B77E30">
        <w:rPr>
          <w:rFonts w:ascii="Arial" w:hAnsi="Arial" w:cs="Arial"/>
          <w:sz w:val="24"/>
          <w:szCs w:val="24"/>
        </w:rPr>
        <w:t>Buscar un sitio de encuentro diferente.</w:t>
      </w:r>
    </w:p>
    <w:p w:rsidR="00407C59" w:rsidRPr="00B77E30" w:rsidRDefault="00407C59" w:rsidP="00EB53D8">
      <w:pPr>
        <w:numPr>
          <w:ilvl w:val="0"/>
          <w:numId w:val="101"/>
        </w:numPr>
        <w:spacing w:after="0" w:line="240" w:lineRule="auto"/>
        <w:jc w:val="both"/>
        <w:rPr>
          <w:rFonts w:ascii="Arial" w:hAnsi="Arial" w:cs="Arial"/>
          <w:sz w:val="24"/>
          <w:szCs w:val="24"/>
        </w:rPr>
      </w:pPr>
      <w:r w:rsidRPr="00B77E30">
        <w:rPr>
          <w:rFonts w:ascii="Arial" w:hAnsi="Arial" w:cs="Arial"/>
          <w:sz w:val="24"/>
          <w:szCs w:val="24"/>
        </w:rPr>
        <w:t>Devolverse en búsqueda de objetos.</w:t>
      </w:r>
    </w:p>
    <w:p w:rsidR="00407C59" w:rsidRPr="00B77E30" w:rsidRDefault="00407C59" w:rsidP="00407C59">
      <w:pPr>
        <w:jc w:val="both"/>
        <w:rPr>
          <w:rFonts w:ascii="Arial" w:hAnsi="Arial" w:cs="Arial"/>
          <w:b/>
          <w:sz w:val="24"/>
          <w:szCs w:val="24"/>
        </w:rPr>
      </w:pPr>
    </w:p>
    <w:p w:rsidR="00407C59" w:rsidRPr="00B77E30" w:rsidRDefault="00407C59" w:rsidP="00407C59">
      <w:pPr>
        <w:pStyle w:val="Textoindependiente"/>
        <w:rPr>
          <w:rFonts w:ascii="Arial" w:hAnsi="Arial" w:cs="Arial"/>
          <w:b/>
          <w:sz w:val="24"/>
          <w:szCs w:val="24"/>
        </w:rPr>
      </w:pPr>
      <w:bookmarkStart w:id="101" w:name="_Toc493464199"/>
      <w:r w:rsidRPr="00B77E30">
        <w:rPr>
          <w:rFonts w:ascii="Arial" w:hAnsi="Arial" w:cs="Arial"/>
          <w:b/>
          <w:sz w:val="24"/>
          <w:szCs w:val="24"/>
        </w:rPr>
        <w:t>ASPECTOS IMPORTANTES PARA TODO EL PERSONAL USUARIO</w:t>
      </w:r>
      <w:bookmarkEnd w:id="101"/>
    </w:p>
    <w:p w:rsidR="00F33499" w:rsidRPr="00B77E30" w:rsidRDefault="00F33499" w:rsidP="00407C59">
      <w:pPr>
        <w:pStyle w:val="Textoindependiente"/>
        <w:rPr>
          <w:rFonts w:ascii="Arial" w:hAnsi="Arial" w:cs="Arial"/>
          <w:sz w:val="24"/>
          <w:szCs w:val="24"/>
        </w:rPr>
      </w:pPr>
    </w:p>
    <w:p w:rsidR="00407C59" w:rsidRPr="00B77E30" w:rsidRDefault="00407C59" w:rsidP="00EB53D8">
      <w:pPr>
        <w:numPr>
          <w:ilvl w:val="0"/>
          <w:numId w:val="102"/>
        </w:numPr>
        <w:spacing w:after="0" w:line="240" w:lineRule="auto"/>
        <w:jc w:val="both"/>
        <w:rPr>
          <w:rFonts w:ascii="Arial" w:hAnsi="Arial" w:cs="Arial"/>
          <w:sz w:val="24"/>
          <w:szCs w:val="24"/>
        </w:rPr>
      </w:pPr>
      <w:r w:rsidRPr="00B77E30">
        <w:rPr>
          <w:rFonts w:ascii="Arial" w:hAnsi="Arial" w:cs="Arial"/>
          <w:sz w:val="24"/>
          <w:szCs w:val="24"/>
        </w:rPr>
        <w:t>En caso de humo desplazarse agachados.</w:t>
      </w:r>
    </w:p>
    <w:p w:rsidR="00407C59" w:rsidRPr="00B77E30" w:rsidRDefault="00407C59" w:rsidP="00EB53D8">
      <w:pPr>
        <w:numPr>
          <w:ilvl w:val="0"/>
          <w:numId w:val="102"/>
        </w:numPr>
        <w:spacing w:after="0" w:line="240" w:lineRule="auto"/>
        <w:jc w:val="both"/>
        <w:rPr>
          <w:rFonts w:ascii="Arial" w:hAnsi="Arial" w:cs="Arial"/>
          <w:sz w:val="24"/>
          <w:szCs w:val="24"/>
        </w:rPr>
      </w:pPr>
      <w:r w:rsidRPr="00B77E30">
        <w:rPr>
          <w:rFonts w:ascii="Arial" w:hAnsi="Arial" w:cs="Arial"/>
          <w:sz w:val="24"/>
          <w:szCs w:val="24"/>
        </w:rPr>
        <w:t>Antes de salir verificar el estado de las vías.</w:t>
      </w:r>
    </w:p>
    <w:p w:rsidR="00407C59" w:rsidRPr="00B77E30" w:rsidRDefault="00407C59" w:rsidP="00EB53D8">
      <w:pPr>
        <w:numPr>
          <w:ilvl w:val="0"/>
          <w:numId w:val="102"/>
        </w:numPr>
        <w:spacing w:after="0" w:line="240" w:lineRule="auto"/>
        <w:jc w:val="both"/>
        <w:rPr>
          <w:rFonts w:ascii="Arial" w:hAnsi="Arial" w:cs="Arial"/>
          <w:sz w:val="24"/>
          <w:szCs w:val="24"/>
        </w:rPr>
      </w:pPr>
      <w:r w:rsidRPr="00B77E30">
        <w:rPr>
          <w:rFonts w:ascii="Arial" w:hAnsi="Arial" w:cs="Arial"/>
          <w:sz w:val="24"/>
          <w:szCs w:val="24"/>
        </w:rPr>
        <w:t>Cerrar las puertas después de salir.</w:t>
      </w:r>
    </w:p>
    <w:p w:rsidR="00407C59" w:rsidRPr="00B77E30" w:rsidRDefault="00407C59" w:rsidP="00EB53D8">
      <w:pPr>
        <w:numPr>
          <w:ilvl w:val="0"/>
          <w:numId w:val="102"/>
        </w:numPr>
        <w:spacing w:after="0" w:line="240" w:lineRule="auto"/>
        <w:jc w:val="both"/>
        <w:rPr>
          <w:rFonts w:ascii="Arial" w:hAnsi="Arial" w:cs="Arial"/>
          <w:sz w:val="24"/>
          <w:szCs w:val="24"/>
        </w:rPr>
      </w:pPr>
      <w:r w:rsidRPr="00B77E30">
        <w:rPr>
          <w:rFonts w:ascii="Arial" w:hAnsi="Arial" w:cs="Arial"/>
          <w:sz w:val="24"/>
          <w:szCs w:val="24"/>
        </w:rPr>
        <w:t>Siga las instrucciones del coordinador de área.</w:t>
      </w:r>
    </w:p>
    <w:p w:rsidR="00407C59" w:rsidRPr="00B77E30" w:rsidRDefault="00407C59" w:rsidP="00EB53D8">
      <w:pPr>
        <w:numPr>
          <w:ilvl w:val="0"/>
          <w:numId w:val="102"/>
        </w:numPr>
        <w:spacing w:after="0" w:line="240" w:lineRule="auto"/>
        <w:jc w:val="both"/>
        <w:rPr>
          <w:rFonts w:ascii="Arial" w:hAnsi="Arial" w:cs="Arial"/>
          <w:sz w:val="24"/>
          <w:szCs w:val="24"/>
        </w:rPr>
      </w:pPr>
      <w:r w:rsidRPr="00B77E30">
        <w:rPr>
          <w:rFonts w:ascii="Arial" w:hAnsi="Arial" w:cs="Arial"/>
          <w:sz w:val="24"/>
          <w:szCs w:val="24"/>
        </w:rPr>
        <w:t>Interrumpa sus actividades.</w:t>
      </w:r>
    </w:p>
    <w:p w:rsidR="00407C59" w:rsidRPr="00B77E30" w:rsidRDefault="00407C59" w:rsidP="00EB53D8">
      <w:pPr>
        <w:numPr>
          <w:ilvl w:val="0"/>
          <w:numId w:val="102"/>
        </w:numPr>
        <w:spacing w:after="0" w:line="240" w:lineRule="auto"/>
        <w:jc w:val="both"/>
        <w:rPr>
          <w:rFonts w:ascii="Arial" w:hAnsi="Arial" w:cs="Arial"/>
          <w:sz w:val="24"/>
          <w:szCs w:val="24"/>
        </w:rPr>
      </w:pPr>
      <w:r w:rsidRPr="00B77E30">
        <w:rPr>
          <w:rFonts w:ascii="Arial" w:hAnsi="Arial" w:cs="Arial"/>
          <w:sz w:val="24"/>
          <w:szCs w:val="24"/>
        </w:rPr>
        <w:t>Apague sus equipos y cierre las ventanas.</w:t>
      </w:r>
    </w:p>
    <w:p w:rsidR="00407C59" w:rsidRPr="00B77E30" w:rsidRDefault="00407C59" w:rsidP="00EB53D8">
      <w:pPr>
        <w:numPr>
          <w:ilvl w:val="0"/>
          <w:numId w:val="102"/>
        </w:numPr>
        <w:spacing w:after="0" w:line="240" w:lineRule="auto"/>
        <w:jc w:val="both"/>
        <w:rPr>
          <w:rFonts w:ascii="Arial" w:hAnsi="Arial" w:cs="Arial"/>
          <w:sz w:val="24"/>
          <w:szCs w:val="24"/>
        </w:rPr>
      </w:pPr>
      <w:r w:rsidRPr="00B77E30">
        <w:rPr>
          <w:rFonts w:ascii="Arial" w:hAnsi="Arial" w:cs="Arial"/>
          <w:sz w:val="24"/>
          <w:szCs w:val="24"/>
        </w:rPr>
        <w:t>Deje su oficina y ciérrela al salir siga la ruta de evacuación.</w:t>
      </w:r>
    </w:p>
    <w:p w:rsidR="00407C59" w:rsidRPr="00B77E30" w:rsidRDefault="00407C59" w:rsidP="00EB53D8">
      <w:pPr>
        <w:numPr>
          <w:ilvl w:val="0"/>
          <w:numId w:val="102"/>
        </w:numPr>
        <w:spacing w:after="0" w:line="240" w:lineRule="auto"/>
        <w:jc w:val="both"/>
        <w:rPr>
          <w:rFonts w:ascii="Arial" w:hAnsi="Arial" w:cs="Arial"/>
          <w:sz w:val="24"/>
          <w:szCs w:val="24"/>
        </w:rPr>
      </w:pPr>
      <w:r w:rsidRPr="00B77E30">
        <w:rPr>
          <w:rFonts w:ascii="Arial" w:hAnsi="Arial" w:cs="Arial"/>
          <w:sz w:val="24"/>
          <w:szCs w:val="24"/>
        </w:rPr>
        <w:t>Busque el sitio de encuentro.</w:t>
      </w:r>
    </w:p>
    <w:p w:rsidR="00407C59" w:rsidRPr="00B77E30" w:rsidRDefault="00407C59" w:rsidP="00EB53D8">
      <w:pPr>
        <w:numPr>
          <w:ilvl w:val="0"/>
          <w:numId w:val="102"/>
        </w:numPr>
        <w:spacing w:after="0" w:line="240" w:lineRule="auto"/>
        <w:jc w:val="both"/>
        <w:rPr>
          <w:rFonts w:ascii="Arial" w:hAnsi="Arial" w:cs="Arial"/>
          <w:sz w:val="24"/>
          <w:szCs w:val="24"/>
        </w:rPr>
      </w:pPr>
      <w:r w:rsidRPr="00B77E30">
        <w:rPr>
          <w:rFonts w:ascii="Arial" w:hAnsi="Arial" w:cs="Arial"/>
          <w:sz w:val="24"/>
          <w:szCs w:val="24"/>
        </w:rPr>
        <w:t>Espere el conteo.</w:t>
      </w:r>
    </w:p>
    <w:p w:rsidR="00407C59" w:rsidRPr="00B77E30" w:rsidRDefault="00407C59" w:rsidP="00EB53D8">
      <w:pPr>
        <w:numPr>
          <w:ilvl w:val="0"/>
          <w:numId w:val="102"/>
        </w:numPr>
        <w:spacing w:after="0" w:line="240" w:lineRule="auto"/>
        <w:jc w:val="both"/>
        <w:rPr>
          <w:rFonts w:ascii="Arial" w:hAnsi="Arial" w:cs="Arial"/>
          <w:sz w:val="24"/>
          <w:szCs w:val="24"/>
        </w:rPr>
      </w:pPr>
      <w:r w:rsidRPr="00B77E30">
        <w:rPr>
          <w:rFonts w:ascii="Arial" w:hAnsi="Arial" w:cs="Arial"/>
          <w:sz w:val="24"/>
          <w:szCs w:val="24"/>
        </w:rPr>
        <w:t>No ingrese hasta que se le ordene.</w:t>
      </w:r>
    </w:p>
    <w:p w:rsidR="00407C59" w:rsidRPr="00B77E30" w:rsidRDefault="00407C59" w:rsidP="00EB53D8">
      <w:pPr>
        <w:numPr>
          <w:ilvl w:val="0"/>
          <w:numId w:val="102"/>
        </w:numPr>
        <w:spacing w:after="0" w:line="240" w:lineRule="auto"/>
        <w:jc w:val="both"/>
        <w:rPr>
          <w:rFonts w:ascii="Arial" w:hAnsi="Arial" w:cs="Arial"/>
          <w:sz w:val="24"/>
          <w:szCs w:val="24"/>
        </w:rPr>
      </w:pPr>
      <w:r w:rsidRPr="00B77E30">
        <w:rPr>
          <w:rFonts w:ascii="Arial" w:hAnsi="Arial" w:cs="Arial"/>
          <w:sz w:val="24"/>
          <w:szCs w:val="24"/>
        </w:rPr>
        <w:t>Circule por la derecha.</w:t>
      </w:r>
    </w:p>
    <w:p w:rsidR="00407C59" w:rsidRPr="00B77E30" w:rsidRDefault="00407C59" w:rsidP="00EB53D8">
      <w:pPr>
        <w:numPr>
          <w:ilvl w:val="0"/>
          <w:numId w:val="102"/>
        </w:numPr>
        <w:spacing w:after="0" w:line="240" w:lineRule="auto"/>
        <w:jc w:val="both"/>
        <w:rPr>
          <w:rFonts w:ascii="Arial" w:hAnsi="Arial" w:cs="Arial"/>
          <w:sz w:val="24"/>
          <w:szCs w:val="24"/>
        </w:rPr>
      </w:pPr>
      <w:r w:rsidRPr="00B77E30">
        <w:rPr>
          <w:rFonts w:ascii="Arial" w:hAnsi="Arial" w:cs="Arial"/>
          <w:sz w:val="24"/>
          <w:szCs w:val="24"/>
        </w:rPr>
        <w:lastRenderedPageBreak/>
        <w:t>No correr.</w:t>
      </w:r>
    </w:p>
    <w:p w:rsidR="00407C59" w:rsidRPr="00B77E30" w:rsidRDefault="00407C59" w:rsidP="00EB53D8">
      <w:pPr>
        <w:numPr>
          <w:ilvl w:val="0"/>
          <w:numId w:val="102"/>
        </w:numPr>
        <w:spacing w:after="0" w:line="240" w:lineRule="auto"/>
        <w:jc w:val="both"/>
        <w:rPr>
          <w:rFonts w:ascii="Arial" w:hAnsi="Arial" w:cs="Arial"/>
          <w:sz w:val="24"/>
          <w:szCs w:val="24"/>
        </w:rPr>
      </w:pPr>
      <w:r w:rsidRPr="00B77E30">
        <w:rPr>
          <w:rFonts w:ascii="Arial" w:hAnsi="Arial" w:cs="Arial"/>
          <w:sz w:val="24"/>
          <w:szCs w:val="24"/>
        </w:rPr>
        <w:t>Si tiene que refugiarse deje una señal.</w:t>
      </w:r>
      <w:bookmarkStart w:id="102" w:name="_Toc493464200"/>
      <w:bookmarkStart w:id="103" w:name="_Toc521459556"/>
    </w:p>
    <w:p w:rsidR="00407C59" w:rsidRPr="00B77E30" w:rsidRDefault="00407C59" w:rsidP="00407C59">
      <w:pPr>
        <w:jc w:val="both"/>
        <w:rPr>
          <w:rFonts w:ascii="Arial" w:hAnsi="Arial" w:cs="Arial"/>
          <w:sz w:val="24"/>
          <w:szCs w:val="24"/>
        </w:rPr>
      </w:pPr>
    </w:p>
    <w:bookmarkEnd w:id="102"/>
    <w:bookmarkEnd w:id="103"/>
    <w:p w:rsidR="00407C59" w:rsidRPr="00B77E30" w:rsidRDefault="00407C59" w:rsidP="00EB53D8">
      <w:pPr>
        <w:pStyle w:val="Textoindependiente"/>
        <w:numPr>
          <w:ilvl w:val="0"/>
          <w:numId w:val="67"/>
        </w:numPr>
        <w:jc w:val="center"/>
        <w:rPr>
          <w:rFonts w:ascii="Arial" w:hAnsi="Arial" w:cs="Arial"/>
          <w:b/>
          <w:iCs/>
          <w:sz w:val="24"/>
          <w:szCs w:val="24"/>
          <w:lang w:val="es-CO"/>
        </w:rPr>
      </w:pPr>
      <w:r w:rsidRPr="00B77E30">
        <w:rPr>
          <w:rFonts w:ascii="Arial" w:hAnsi="Arial" w:cs="Arial"/>
          <w:b/>
          <w:iCs/>
          <w:sz w:val="24"/>
          <w:szCs w:val="24"/>
          <w:lang w:val="es-CO"/>
        </w:rPr>
        <w:t>PRÁCTICAS Y SIMULACROS</w:t>
      </w:r>
    </w:p>
    <w:p w:rsidR="00407C59" w:rsidRPr="00B77E30" w:rsidRDefault="00407C59" w:rsidP="00407C59">
      <w:pPr>
        <w:pStyle w:val="Textoindependiente"/>
        <w:rPr>
          <w:rFonts w:ascii="Arial" w:hAnsi="Arial" w:cs="Arial"/>
          <w:b/>
          <w:sz w:val="24"/>
          <w:szCs w:val="24"/>
          <w:lang w:val="es-CO"/>
        </w:rPr>
      </w:pPr>
    </w:p>
    <w:p w:rsidR="00407C59" w:rsidRPr="00B77E30" w:rsidRDefault="00407C59" w:rsidP="00407C59">
      <w:pPr>
        <w:pStyle w:val="Textoindependiente"/>
        <w:rPr>
          <w:rFonts w:ascii="Arial" w:hAnsi="Arial" w:cs="Arial"/>
          <w:sz w:val="24"/>
          <w:szCs w:val="24"/>
          <w:lang w:val="es-CO"/>
        </w:rPr>
      </w:pPr>
      <w:r w:rsidRPr="00B77E30">
        <w:rPr>
          <w:rFonts w:ascii="Arial" w:hAnsi="Arial" w:cs="Arial"/>
          <w:sz w:val="24"/>
          <w:szCs w:val="24"/>
          <w:lang w:val="es-CO"/>
        </w:rPr>
        <w:t>El Plan de Evacuación, deberá enseñarse a todos funcionarios y usuarios permanentes de la</w:t>
      </w:r>
      <w:r w:rsidR="004137DE" w:rsidRPr="00B77E30">
        <w:rPr>
          <w:rFonts w:ascii="Arial" w:hAnsi="Arial" w:cs="Arial"/>
          <w:spacing w:val="-3"/>
          <w:sz w:val="24"/>
          <w:szCs w:val="24"/>
        </w:rPr>
        <w:t xml:space="preserve"> Zona Franca Internacional de Pereira</w:t>
      </w:r>
      <w:r w:rsidRPr="00B77E30">
        <w:rPr>
          <w:rFonts w:ascii="Arial" w:hAnsi="Arial" w:cs="Arial"/>
          <w:sz w:val="24"/>
          <w:szCs w:val="24"/>
          <w:lang w:val="es-CO"/>
        </w:rPr>
        <w:t>, debe practicarse periódicamente para asegurar su comprensión y operatividad.</w:t>
      </w:r>
    </w:p>
    <w:p w:rsidR="007667C4" w:rsidRPr="00B77E30" w:rsidRDefault="007667C4" w:rsidP="00407C59">
      <w:pPr>
        <w:pStyle w:val="Textoindependiente"/>
        <w:rPr>
          <w:rFonts w:ascii="Arial" w:hAnsi="Arial" w:cs="Arial"/>
          <w:sz w:val="24"/>
          <w:szCs w:val="24"/>
          <w:lang w:val="es-CO"/>
        </w:rPr>
      </w:pPr>
    </w:p>
    <w:p w:rsidR="00407C59" w:rsidRPr="00B77E30" w:rsidRDefault="00407C59" w:rsidP="00407C59">
      <w:pPr>
        <w:pStyle w:val="Textoindependiente"/>
        <w:rPr>
          <w:rFonts w:ascii="Arial" w:hAnsi="Arial" w:cs="Arial"/>
          <w:b/>
          <w:sz w:val="24"/>
          <w:szCs w:val="24"/>
          <w:lang w:val="es-CO"/>
        </w:rPr>
      </w:pPr>
      <w:r w:rsidRPr="00B77E30">
        <w:rPr>
          <w:rFonts w:ascii="Arial" w:hAnsi="Arial" w:cs="Arial"/>
          <w:b/>
          <w:sz w:val="24"/>
          <w:szCs w:val="24"/>
          <w:lang w:val="es-CO"/>
        </w:rPr>
        <w:t>Alcances:</w:t>
      </w:r>
    </w:p>
    <w:p w:rsidR="007667C4" w:rsidRPr="00B77E30" w:rsidRDefault="007667C4" w:rsidP="00407C59">
      <w:pPr>
        <w:pStyle w:val="Textoindependiente"/>
        <w:rPr>
          <w:rFonts w:ascii="Arial" w:hAnsi="Arial" w:cs="Arial"/>
          <w:sz w:val="24"/>
          <w:szCs w:val="24"/>
          <w:lang w:val="es-CO"/>
        </w:rPr>
      </w:pPr>
    </w:p>
    <w:p w:rsidR="00407C59" w:rsidRPr="00B77E30" w:rsidRDefault="00407C59" w:rsidP="00407C59">
      <w:pPr>
        <w:pStyle w:val="Textoindependiente"/>
        <w:rPr>
          <w:rFonts w:ascii="Arial" w:hAnsi="Arial" w:cs="Arial"/>
          <w:sz w:val="24"/>
          <w:szCs w:val="24"/>
          <w:lang w:val="es-CO"/>
        </w:rPr>
      </w:pPr>
      <w:r w:rsidRPr="00B77E30">
        <w:rPr>
          <w:rFonts w:ascii="Arial" w:hAnsi="Arial" w:cs="Arial"/>
          <w:sz w:val="24"/>
          <w:szCs w:val="24"/>
          <w:lang w:val="es-CO"/>
        </w:rPr>
        <w:t>Deberán efectuarse prácticas periódicas que incluyan como minino:</w:t>
      </w:r>
    </w:p>
    <w:p w:rsidR="00253369" w:rsidRDefault="00407C59" w:rsidP="00EB53D8">
      <w:pPr>
        <w:pStyle w:val="Textoindependiente"/>
        <w:numPr>
          <w:ilvl w:val="0"/>
          <w:numId w:val="103"/>
        </w:numPr>
        <w:suppressAutoHyphens w:val="0"/>
        <w:rPr>
          <w:rFonts w:ascii="Arial" w:hAnsi="Arial" w:cs="Arial"/>
          <w:sz w:val="24"/>
          <w:szCs w:val="24"/>
          <w:lang w:val="es-CO"/>
        </w:rPr>
      </w:pPr>
      <w:r w:rsidRPr="00B77E30">
        <w:rPr>
          <w:rFonts w:ascii="Arial" w:hAnsi="Arial" w:cs="Arial"/>
          <w:sz w:val="24"/>
          <w:szCs w:val="24"/>
          <w:lang w:val="es-CO"/>
        </w:rPr>
        <w:t>Reconocimiento de las señales de alarma.</w:t>
      </w:r>
    </w:p>
    <w:p w:rsidR="00253369" w:rsidRDefault="00407C59" w:rsidP="00EB53D8">
      <w:pPr>
        <w:pStyle w:val="Textoindependiente"/>
        <w:numPr>
          <w:ilvl w:val="0"/>
          <w:numId w:val="103"/>
        </w:numPr>
        <w:suppressAutoHyphens w:val="0"/>
        <w:rPr>
          <w:rFonts w:ascii="Arial" w:hAnsi="Arial" w:cs="Arial"/>
          <w:sz w:val="24"/>
          <w:szCs w:val="24"/>
          <w:lang w:val="es-CO"/>
        </w:rPr>
      </w:pPr>
      <w:r w:rsidRPr="00253369">
        <w:rPr>
          <w:rFonts w:ascii="Arial" w:hAnsi="Arial" w:cs="Arial"/>
          <w:sz w:val="24"/>
          <w:szCs w:val="24"/>
          <w:lang w:val="es-CO"/>
        </w:rPr>
        <w:t>Recorrido por la ruta de Evacuación.</w:t>
      </w:r>
    </w:p>
    <w:p w:rsidR="00407C59" w:rsidRPr="00253369" w:rsidRDefault="00407C59" w:rsidP="00EB53D8">
      <w:pPr>
        <w:pStyle w:val="Textoindependiente"/>
        <w:numPr>
          <w:ilvl w:val="0"/>
          <w:numId w:val="103"/>
        </w:numPr>
        <w:suppressAutoHyphens w:val="0"/>
        <w:rPr>
          <w:rFonts w:ascii="Arial" w:hAnsi="Arial" w:cs="Arial"/>
          <w:sz w:val="24"/>
          <w:szCs w:val="24"/>
          <w:lang w:val="es-CO"/>
        </w:rPr>
      </w:pPr>
      <w:r w:rsidRPr="00253369">
        <w:rPr>
          <w:rFonts w:ascii="Arial" w:hAnsi="Arial" w:cs="Arial"/>
          <w:sz w:val="24"/>
          <w:szCs w:val="24"/>
          <w:lang w:val="es-CO"/>
        </w:rPr>
        <w:t>Conteo de personal.</w:t>
      </w:r>
    </w:p>
    <w:p w:rsidR="007667C4" w:rsidRPr="00B77E30" w:rsidRDefault="007667C4" w:rsidP="007667C4">
      <w:pPr>
        <w:pStyle w:val="Textoindependiente"/>
        <w:suppressAutoHyphens w:val="0"/>
        <w:ind w:left="1080"/>
        <w:rPr>
          <w:rFonts w:ascii="Arial" w:hAnsi="Arial" w:cs="Arial"/>
          <w:sz w:val="24"/>
          <w:szCs w:val="24"/>
          <w:lang w:val="es-CO"/>
        </w:rPr>
      </w:pPr>
    </w:p>
    <w:p w:rsidR="007667C4" w:rsidRPr="00B77E30" w:rsidRDefault="007667C4" w:rsidP="007667C4">
      <w:pPr>
        <w:pStyle w:val="Textoindependiente"/>
        <w:suppressAutoHyphens w:val="0"/>
        <w:ind w:left="1080"/>
        <w:rPr>
          <w:rFonts w:ascii="Arial" w:hAnsi="Arial" w:cs="Arial"/>
          <w:sz w:val="24"/>
          <w:szCs w:val="24"/>
          <w:lang w:val="es-CO"/>
        </w:rPr>
      </w:pPr>
    </w:p>
    <w:p w:rsidR="00407C59" w:rsidRDefault="00407C59" w:rsidP="00407C59">
      <w:pPr>
        <w:pStyle w:val="Textoindependiente"/>
        <w:rPr>
          <w:rFonts w:ascii="Arial" w:hAnsi="Arial" w:cs="Arial"/>
          <w:b/>
          <w:sz w:val="24"/>
          <w:szCs w:val="24"/>
          <w:lang w:val="es-CO"/>
        </w:rPr>
      </w:pPr>
      <w:r w:rsidRPr="00B77E30">
        <w:rPr>
          <w:rFonts w:ascii="Arial" w:hAnsi="Arial" w:cs="Arial"/>
          <w:b/>
          <w:sz w:val="24"/>
          <w:szCs w:val="24"/>
          <w:lang w:val="es-CO"/>
        </w:rPr>
        <w:t>Frecuencia:</w:t>
      </w:r>
    </w:p>
    <w:p w:rsidR="00596E55" w:rsidRPr="00B77E30" w:rsidRDefault="00596E55" w:rsidP="00407C59">
      <w:pPr>
        <w:pStyle w:val="Textoindependiente"/>
        <w:rPr>
          <w:rFonts w:ascii="Arial" w:hAnsi="Arial" w:cs="Arial"/>
          <w:b/>
          <w:sz w:val="24"/>
          <w:szCs w:val="24"/>
          <w:lang w:val="es-CO"/>
        </w:rPr>
      </w:pPr>
    </w:p>
    <w:p w:rsidR="00407C59" w:rsidRPr="00B77E30" w:rsidRDefault="00407C59" w:rsidP="00407C59">
      <w:pPr>
        <w:pStyle w:val="Textoindependiente"/>
        <w:rPr>
          <w:rFonts w:ascii="Arial" w:hAnsi="Arial" w:cs="Arial"/>
          <w:sz w:val="24"/>
          <w:szCs w:val="24"/>
          <w:lang w:val="es-CO"/>
        </w:rPr>
      </w:pPr>
      <w:r w:rsidRPr="00B77E30">
        <w:rPr>
          <w:rFonts w:ascii="Arial" w:hAnsi="Arial" w:cs="Arial"/>
          <w:sz w:val="24"/>
          <w:szCs w:val="24"/>
          <w:lang w:val="es-CO"/>
        </w:rPr>
        <w:t>La frecuencia de la práctica deberá contemplar:</w:t>
      </w:r>
    </w:p>
    <w:p w:rsidR="00253369" w:rsidRDefault="00407C59" w:rsidP="00EB53D8">
      <w:pPr>
        <w:pStyle w:val="Textoindependiente"/>
        <w:numPr>
          <w:ilvl w:val="0"/>
          <w:numId w:val="104"/>
        </w:numPr>
        <w:suppressAutoHyphens w:val="0"/>
        <w:rPr>
          <w:rFonts w:ascii="Arial" w:hAnsi="Arial" w:cs="Arial"/>
          <w:sz w:val="24"/>
          <w:szCs w:val="24"/>
          <w:lang w:val="es-CO"/>
        </w:rPr>
      </w:pPr>
      <w:r w:rsidRPr="00B77E30">
        <w:rPr>
          <w:rFonts w:ascii="Arial" w:hAnsi="Arial" w:cs="Arial"/>
          <w:sz w:val="24"/>
          <w:szCs w:val="24"/>
          <w:lang w:val="es-CO"/>
        </w:rPr>
        <w:t>Se deberá efectuar como mínimo una práctica general de Evacuación una vez al año.</w:t>
      </w:r>
    </w:p>
    <w:p w:rsidR="00407C59" w:rsidRPr="00253369" w:rsidRDefault="00407C59" w:rsidP="00EB53D8">
      <w:pPr>
        <w:pStyle w:val="Textoindependiente"/>
        <w:numPr>
          <w:ilvl w:val="0"/>
          <w:numId w:val="104"/>
        </w:numPr>
        <w:suppressAutoHyphens w:val="0"/>
        <w:rPr>
          <w:rFonts w:ascii="Arial" w:hAnsi="Arial" w:cs="Arial"/>
          <w:sz w:val="24"/>
          <w:szCs w:val="24"/>
          <w:lang w:val="es-CO"/>
        </w:rPr>
      </w:pPr>
      <w:r w:rsidRPr="00253369">
        <w:rPr>
          <w:rFonts w:ascii="Arial" w:hAnsi="Arial" w:cs="Arial"/>
          <w:sz w:val="24"/>
          <w:szCs w:val="24"/>
          <w:lang w:val="es-CO"/>
        </w:rPr>
        <w:t>Todo empleado o contratista nuevo deberá ser instruido al iniciar su trabajo, teniendo como parte de su proceso de inducción una entrevista con el coordinador de evacuación.</w:t>
      </w:r>
    </w:p>
    <w:p w:rsidR="007667C4" w:rsidRPr="00B77E30" w:rsidRDefault="007667C4" w:rsidP="007667C4">
      <w:pPr>
        <w:pStyle w:val="Textoindependiente"/>
        <w:suppressAutoHyphens w:val="0"/>
        <w:ind w:left="1080"/>
        <w:rPr>
          <w:rFonts w:ascii="Arial" w:hAnsi="Arial" w:cs="Arial"/>
          <w:sz w:val="24"/>
          <w:szCs w:val="24"/>
          <w:lang w:val="es-CO"/>
        </w:rPr>
      </w:pPr>
    </w:p>
    <w:p w:rsidR="00407C59" w:rsidRDefault="00407C59" w:rsidP="00407C59">
      <w:pPr>
        <w:pStyle w:val="Textoindependiente"/>
        <w:rPr>
          <w:rFonts w:ascii="Arial" w:hAnsi="Arial" w:cs="Arial"/>
          <w:sz w:val="24"/>
          <w:szCs w:val="24"/>
          <w:lang w:val="es-CO"/>
        </w:rPr>
      </w:pPr>
      <w:r w:rsidRPr="00B77E30">
        <w:rPr>
          <w:rFonts w:ascii="Arial" w:hAnsi="Arial" w:cs="Arial"/>
          <w:b/>
          <w:sz w:val="24"/>
          <w:szCs w:val="24"/>
          <w:lang w:val="es-CO"/>
        </w:rPr>
        <w:t>Obligatoriedad</w:t>
      </w:r>
      <w:r w:rsidRPr="00B77E30">
        <w:rPr>
          <w:rFonts w:ascii="Arial" w:hAnsi="Arial" w:cs="Arial"/>
          <w:sz w:val="24"/>
          <w:szCs w:val="24"/>
          <w:lang w:val="es-CO"/>
        </w:rPr>
        <w:t>:</w:t>
      </w:r>
    </w:p>
    <w:p w:rsidR="00596E55" w:rsidRPr="00B77E30" w:rsidRDefault="00596E55" w:rsidP="00407C59">
      <w:pPr>
        <w:pStyle w:val="Textoindependiente"/>
        <w:rPr>
          <w:rFonts w:ascii="Arial" w:hAnsi="Arial" w:cs="Arial"/>
          <w:sz w:val="24"/>
          <w:szCs w:val="24"/>
          <w:lang w:val="es-CO"/>
        </w:rPr>
      </w:pPr>
    </w:p>
    <w:p w:rsidR="00407C59" w:rsidRPr="00B77E30" w:rsidRDefault="00407C59" w:rsidP="00407C59">
      <w:pPr>
        <w:pStyle w:val="Textoindependiente"/>
        <w:rPr>
          <w:rFonts w:ascii="Arial" w:hAnsi="Arial" w:cs="Arial"/>
          <w:sz w:val="24"/>
          <w:szCs w:val="24"/>
          <w:lang w:val="es-CO"/>
        </w:rPr>
      </w:pPr>
      <w:r w:rsidRPr="00B77E30">
        <w:rPr>
          <w:rFonts w:ascii="Arial" w:hAnsi="Arial" w:cs="Arial"/>
          <w:sz w:val="24"/>
          <w:szCs w:val="24"/>
          <w:lang w:val="es-CO"/>
        </w:rPr>
        <w:t>Sin excepción las sesiones de instrucción y los simulacros de Evacuación son de OBLIGATORIA participación para todos los empleados.</w:t>
      </w:r>
    </w:p>
    <w:p w:rsidR="007667C4" w:rsidRPr="00B77E30" w:rsidRDefault="007667C4" w:rsidP="00407C59">
      <w:pPr>
        <w:pStyle w:val="Textoindependiente"/>
        <w:rPr>
          <w:rFonts w:ascii="Arial" w:hAnsi="Arial" w:cs="Arial"/>
          <w:b/>
          <w:sz w:val="24"/>
          <w:szCs w:val="24"/>
          <w:lang w:val="es-CO"/>
        </w:rPr>
      </w:pPr>
    </w:p>
    <w:p w:rsidR="00407C59" w:rsidRPr="00B77E30" w:rsidRDefault="00407C59" w:rsidP="00407C59">
      <w:pPr>
        <w:pStyle w:val="Textoindependiente"/>
        <w:rPr>
          <w:rFonts w:ascii="Arial" w:hAnsi="Arial" w:cs="Arial"/>
          <w:b/>
          <w:sz w:val="24"/>
          <w:szCs w:val="24"/>
          <w:lang w:val="es-CO"/>
        </w:rPr>
      </w:pPr>
      <w:r w:rsidRPr="00B77E30">
        <w:rPr>
          <w:rFonts w:ascii="Arial" w:hAnsi="Arial" w:cs="Arial"/>
          <w:b/>
          <w:sz w:val="24"/>
          <w:szCs w:val="24"/>
          <w:lang w:val="es-CO"/>
        </w:rPr>
        <w:t>Consideraciones de Seguridad:</w:t>
      </w:r>
    </w:p>
    <w:p w:rsidR="007667C4" w:rsidRPr="00B77E30" w:rsidRDefault="007667C4" w:rsidP="00407C59">
      <w:pPr>
        <w:pStyle w:val="Textoindependiente"/>
        <w:rPr>
          <w:rFonts w:ascii="Arial" w:hAnsi="Arial" w:cs="Arial"/>
          <w:b/>
          <w:sz w:val="24"/>
          <w:szCs w:val="24"/>
          <w:lang w:val="es-CO"/>
        </w:rPr>
      </w:pPr>
    </w:p>
    <w:p w:rsidR="00407C59" w:rsidRPr="00B77E30" w:rsidRDefault="00407C59" w:rsidP="00407C59">
      <w:pPr>
        <w:pStyle w:val="Textoindependiente"/>
        <w:rPr>
          <w:rFonts w:ascii="Arial" w:hAnsi="Arial" w:cs="Arial"/>
          <w:sz w:val="24"/>
          <w:szCs w:val="24"/>
          <w:lang w:val="es-CO"/>
        </w:rPr>
      </w:pPr>
      <w:r w:rsidRPr="00B77E30">
        <w:rPr>
          <w:rFonts w:ascii="Arial" w:hAnsi="Arial" w:cs="Arial"/>
          <w:sz w:val="24"/>
          <w:szCs w:val="24"/>
          <w:lang w:val="es-CO"/>
        </w:rPr>
        <w:t xml:space="preserve">Por ser prácticas de evacuación de naturaleza crítica, en su ejecución deberán adoptarse TODAS las precauciones que se considere necesarias, tales como: </w:t>
      </w:r>
    </w:p>
    <w:p w:rsidR="007667C4" w:rsidRPr="00B77E30" w:rsidRDefault="007667C4" w:rsidP="00407C59">
      <w:pPr>
        <w:pStyle w:val="Textoindependiente"/>
        <w:rPr>
          <w:rFonts w:ascii="Arial" w:hAnsi="Arial" w:cs="Arial"/>
          <w:sz w:val="24"/>
          <w:szCs w:val="24"/>
          <w:lang w:val="es-CO"/>
        </w:rPr>
      </w:pPr>
    </w:p>
    <w:p w:rsidR="00253369" w:rsidRDefault="00407C59" w:rsidP="00EB53D8">
      <w:pPr>
        <w:pStyle w:val="Textoindependiente"/>
        <w:numPr>
          <w:ilvl w:val="0"/>
          <w:numId w:val="105"/>
        </w:numPr>
        <w:suppressAutoHyphens w:val="0"/>
        <w:rPr>
          <w:rFonts w:ascii="Arial" w:hAnsi="Arial" w:cs="Arial"/>
          <w:sz w:val="24"/>
          <w:szCs w:val="24"/>
          <w:lang w:val="es-CO"/>
        </w:rPr>
      </w:pPr>
      <w:r w:rsidRPr="00B77E30">
        <w:rPr>
          <w:rFonts w:ascii="Arial" w:hAnsi="Arial" w:cs="Arial"/>
          <w:sz w:val="24"/>
          <w:szCs w:val="24"/>
          <w:lang w:val="es-CO"/>
        </w:rPr>
        <w:t>Vigilancia de sitios estratégicos dentro y fuera de las instalaciones.</w:t>
      </w:r>
    </w:p>
    <w:p w:rsidR="00253369" w:rsidRDefault="00407C59" w:rsidP="00EB53D8">
      <w:pPr>
        <w:pStyle w:val="Textoindependiente"/>
        <w:numPr>
          <w:ilvl w:val="0"/>
          <w:numId w:val="105"/>
        </w:numPr>
        <w:suppressAutoHyphens w:val="0"/>
        <w:rPr>
          <w:rFonts w:ascii="Arial" w:hAnsi="Arial" w:cs="Arial"/>
          <w:sz w:val="24"/>
          <w:szCs w:val="24"/>
          <w:lang w:val="es-CO"/>
        </w:rPr>
      </w:pPr>
      <w:r w:rsidRPr="00253369">
        <w:rPr>
          <w:rFonts w:ascii="Arial" w:hAnsi="Arial" w:cs="Arial"/>
          <w:sz w:val="24"/>
          <w:szCs w:val="24"/>
          <w:lang w:val="es-CO"/>
        </w:rPr>
        <w:t>Aviso a las entidades de socorro externo (Bomberos; Cruz Roja; Policía, Defensa Civil, entre otros).</w:t>
      </w:r>
    </w:p>
    <w:p w:rsidR="00407C59" w:rsidRPr="00253369" w:rsidRDefault="00407C59" w:rsidP="00EB53D8">
      <w:pPr>
        <w:pStyle w:val="Textoindependiente"/>
        <w:numPr>
          <w:ilvl w:val="0"/>
          <w:numId w:val="105"/>
        </w:numPr>
        <w:suppressAutoHyphens w:val="0"/>
        <w:rPr>
          <w:rFonts w:ascii="Arial" w:hAnsi="Arial" w:cs="Arial"/>
          <w:sz w:val="24"/>
          <w:szCs w:val="24"/>
          <w:lang w:val="es-CO"/>
        </w:rPr>
      </w:pPr>
      <w:r w:rsidRPr="00253369">
        <w:rPr>
          <w:rFonts w:ascii="Arial" w:hAnsi="Arial" w:cs="Arial"/>
          <w:sz w:val="24"/>
          <w:szCs w:val="24"/>
          <w:lang w:val="es-CO"/>
        </w:rPr>
        <w:t>Ayuda a las personas con impedimento (en caso de haberlas), así como visitantes asignando un acompañante encargado de su evacuación.</w:t>
      </w:r>
    </w:p>
    <w:p w:rsidR="007667C4" w:rsidRPr="00B77E30" w:rsidRDefault="007667C4" w:rsidP="007667C4">
      <w:pPr>
        <w:pStyle w:val="Textoindependiente"/>
        <w:suppressAutoHyphens w:val="0"/>
        <w:ind w:left="1080"/>
        <w:rPr>
          <w:rFonts w:ascii="Arial" w:hAnsi="Arial" w:cs="Arial"/>
          <w:sz w:val="24"/>
          <w:szCs w:val="24"/>
          <w:lang w:val="es-CO"/>
        </w:rPr>
      </w:pPr>
    </w:p>
    <w:p w:rsidR="007667C4" w:rsidRPr="00B77E30" w:rsidRDefault="00407C59" w:rsidP="00407C59">
      <w:pPr>
        <w:pStyle w:val="Textoindependiente"/>
        <w:rPr>
          <w:rFonts w:ascii="Arial" w:hAnsi="Arial" w:cs="Arial"/>
          <w:sz w:val="24"/>
          <w:szCs w:val="24"/>
          <w:lang w:val="es-CO"/>
        </w:rPr>
      </w:pPr>
      <w:r w:rsidRPr="00B77E30">
        <w:rPr>
          <w:rFonts w:ascii="Arial" w:hAnsi="Arial" w:cs="Arial"/>
          <w:sz w:val="24"/>
          <w:szCs w:val="24"/>
          <w:lang w:val="es-CO"/>
        </w:rPr>
        <w:lastRenderedPageBreak/>
        <w:t>Para asegurar la adecuada implementación del proceso, se desarrollará el siguiente programa de adiestramiento:</w:t>
      </w:r>
    </w:p>
    <w:p w:rsidR="007667C4" w:rsidRPr="00B77E30" w:rsidRDefault="007667C4" w:rsidP="00407C59">
      <w:pPr>
        <w:pStyle w:val="Textoindependiente"/>
        <w:rPr>
          <w:rFonts w:ascii="Arial" w:hAnsi="Arial" w:cs="Arial"/>
          <w:sz w:val="24"/>
          <w:szCs w:val="24"/>
          <w:lang w:val="es-CO"/>
        </w:rPr>
      </w:pPr>
    </w:p>
    <w:p w:rsidR="00407C59" w:rsidRPr="00B77E30" w:rsidRDefault="00407C59" w:rsidP="00EB53D8">
      <w:pPr>
        <w:pStyle w:val="Textoindependiente"/>
        <w:numPr>
          <w:ilvl w:val="0"/>
          <w:numId w:val="106"/>
        </w:numPr>
        <w:suppressAutoHyphens w:val="0"/>
        <w:spacing w:after="120"/>
        <w:rPr>
          <w:rFonts w:ascii="Arial" w:hAnsi="Arial" w:cs="Arial"/>
          <w:sz w:val="24"/>
          <w:szCs w:val="24"/>
          <w:lang w:val="es-CO"/>
        </w:rPr>
      </w:pPr>
      <w:r w:rsidRPr="00B77E30">
        <w:rPr>
          <w:rFonts w:ascii="Arial" w:hAnsi="Arial" w:cs="Arial"/>
          <w:sz w:val="24"/>
          <w:szCs w:val="24"/>
          <w:lang w:val="es-CO"/>
        </w:rPr>
        <w:t xml:space="preserve">FASE I. </w:t>
      </w:r>
      <w:r w:rsidRPr="00B77E30">
        <w:rPr>
          <w:rFonts w:ascii="Arial" w:hAnsi="Arial" w:cs="Arial"/>
          <w:sz w:val="24"/>
          <w:szCs w:val="24"/>
          <w:lang w:val="es-CO"/>
        </w:rPr>
        <w:tab/>
        <w:t>Socialización del proceso con la totalidad del personal</w:t>
      </w:r>
    </w:p>
    <w:p w:rsidR="00407C59" w:rsidRPr="00B77E30" w:rsidRDefault="00407C59" w:rsidP="00EB53D8">
      <w:pPr>
        <w:pStyle w:val="Textoindependiente"/>
        <w:numPr>
          <w:ilvl w:val="0"/>
          <w:numId w:val="106"/>
        </w:numPr>
        <w:suppressAutoHyphens w:val="0"/>
        <w:spacing w:after="120"/>
        <w:jc w:val="left"/>
        <w:rPr>
          <w:rFonts w:ascii="Arial" w:hAnsi="Arial" w:cs="Arial"/>
          <w:sz w:val="24"/>
          <w:szCs w:val="24"/>
          <w:lang w:val="es-CO"/>
        </w:rPr>
      </w:pPr>
      <w:r w:rsidRPr="00B77E30">
        <w:rPr>
          <w:rFonts w:ascii="Arial" w:hAnsi="Arial" w:cs="Arial"/>
          <w:sz w:val="24"/>
          <w:szCs w:val="24"/>
          <w:lang w:val="es-CO"/>
        </w:rPr>
        <w:t xml:space="preserve">FASE II. </w:t>
      </w:r>
      <w:r w:rsidRPr="00B77E30">
        <w:rPr>
          <w:rFonts w:ascii="Arial" w:hAnsi="Arial" w:cs="Arial"/>
          <w:sz w:val="24"/>
          <w:szCs w:val="24"/>
          <w:lang w:val="es-CO"/>
        </w:rPr>
        <w:tab/>
        <w:t>Simulacro general para todo el personal con notificación previa</w:t>
      </w:r>
    </w:p>
    <w:p w:rsidR="00407C59" w:rsidRPr="00B77E30" w:rsidRDefault="00407C59" w:rsidP="00EB53D8">
      <w:pPr>
        <w:pStyle w:val="Textoindependiente"/>
        <w:numPr>
          <w:ilvl w:val="0"/>
          <w:numId w:val="106"/>
        </w:numPr>
        <w:suppressAutoHyphens w:val="0"/>
        <w:spacing w:after="120"/>
        <w:jc w:val="left"/>
        <w:rPr>
          <w:rFonts w:ascii="Arial" w:hAnsi="Arial" w:cs="Arial"/>
          <w:sz w:val="24"/>
          <w:szCs w:val="24"/>
          <w:lang w:val="es-CO"/>
        </w:rPr>
      </w:pPr>
      <w:r w:rsidRPr="00B77E30">
        <w:rPr>
          <w:rFonts w:ascii="Arial" w:hAnsi="Arial" w:cs="Arial"/>
          <w:sz w:val="24"/>
          <w:szCs w:val="24"/>
          <w:lang w:val="es-CO"/>
        </w:rPr>
        <w:t xml:space="preserve">FASE III. </w:t>
      </w:r>
      <w:r w:rsidRPr="00B77E30">
        <w:rPr>
          <w:rFonts w:ascii="Arial" w:hAnsi="Arial" w:cs="Arial"/>
          <w:sz w:val="24"/>
          <w:szCs w:val="24"/>
          <w:lang w:val="es-CO"/>
        </w:rPr>
        <w:tab/>
        <w:t>Simulacro general para todo el personal sin notificación previa</w:t>
      </w:r>
    </w:p>
    <w:p w:rsidR="00407C59" w:rsidRPr="00B77E30" w:rsidRDefault="00407C59" w:rsidP="00407C59">
      <w:pPr>
        <w:pStyle w:val="Textoindependiente"/>
        <w:rPr>
          <w:rFonts w:ascii="Arial" w:hAnsi="Arial" w:cs="Arial"/>
          <w:b/>
          <w:sz w:val="24"/>
          <w:szCs w:val="24"/>
          <w:lang w:val="es-CO"/>
        </w:rPr>
      </w:pPr>
      <w:r w:rsidRPr="00B77E30">
        <w:rPr>
          <w:rFonts w:ascii="Arial" w:hAnsi="Arial" w:cs="Arial"/>
          <w:sz w:val="24"/>
          <w:szCs w:val="24"/>
          <w:lang w:val="es-CO"/>
        </w:rPr>
        <w:t>Durante cada fase se evaluará el proceso y para los simulacros se aplicará instrumentos y formatos de evaluación de resultados que permitan determinar los correctivos, tiempos límites de riesgo y otros aspectos operativos del sistema</w:t>
      </w:r>
      <w:r w:rsidRPr="00B77E30">
        <w:rPr>
          <w:rFonts w:ascii="Arial" w:hAnsi="Arial" w:cs="Arial"/>
          <w:b/>
          <w:sz w:val="24"/>
          <w:szCs w:val="24"/>
          <w:lang w:val="es-CO"/>
        </w:rPr>
        <w:t xml:space="preserve"> </w:t>
      </w:r>
      <w:r w:rsidRPr="00B77E30">
        <w:rPr>
          <w:rFonts w:ascii="Arial" w:hAnsi="Arial" w:cs="Arial"/>
          <w:sz w:val="24"/>
          <w:szCs w:val="24"/>
          <w:lang w:val="es-CO"/>
        </w:rPr>
        <w:t>inicialmente diseñado para la</w:t>
      </w:r>
      <w:r w:rsidR="004137DE" w:rsidRPr="00B77E30">
        <w:rPr>
          <w:rFonts w:ascii="Arial" w:hAnsi="Arial" w:cs="Arial"/>
          <w:spacing w:val="-3"/>
          <w:sz w:val="24"/>
          <w:szCs w:val="24"/>
        </w:rPr>
        <w:t xml:space="preserve"> Zona Franca Internacional de Pereira</w:t>
      </w:r>
      <w:r w:rsidRPr="00B77E30">
        <w:rPr>
          <w:rFonts w:ascii="Arial" w:hAnsi="Arial" w:cs="Arial"/>
          <w:b/>
          <w:sz w:val="24"/>
          <w:szCs w:val="24"/>
          <w:lang w:val="es-CO"/>
        </w:rPr>
        <w:t xml:space="preserve">.  </w:t>
      </w:r>
    </w:p>
    <w:p w:rsidR="00407C59" w:rsidRPr="00B77E30" w:rsidRDefault="00407C59" w:rsidP="00407C59">
      <w:pPr>
        <w:pStyle w:val="Textoindependiente"/>
        <w:rPr>
          <w:rFonts w:ascii="Arial" w:hAnsi="Arial" w:cs="Arial"/>
          <w:sz w:val="24"/>
          <w:szCs w:val="24"/>
          <w:lang w:val="es-CO"/>
        </w:rPr>
      </w:pPr>
    </w:p>
    <w:p w:rsidR="00407C59" w:rsidRPr="00B77E30" w:rsidRDefault="00BF2F82" w:rsidP="00407C59">
      <w:pPr>
        <w:jc w:val="center"/>
        <w:rPr>
          <w:rFonts w:ascii="Arial" w:hAnsi="Arial" w:cs="Arial"/>
          <w:b/>
          <w:sz w:val="24"/>
          <w:szCs w:val="24"/>
        </w:rPr>
      </w:pPr>
      <w:bookmarkStart w:id="104" w:name="_Toc521459560"/>
      <w:r w:rsidRPr="00B77E30">
        <w:rPr>
          <w:rFonts w:ascii="Arial" w:hAnsi="Arial" w:cs="Arial"/>
          <w:b/>
          <w:sz w:val="24"/>
          <w:szCs w:val="24"/>
        </w:rPr>
        <w:t xml:space="preserve">38. </w:t>
      </w:r>
      <w:r w:rsidR="00407C59" w:rsidRPr="00B77E30">
        <w:rPr>
          <w:rFonts w:ascii="Arial" w:hAnsi="Arial" w:cs="Arial"/>
          <w:b/>
          <w:sz w:val="24"/>
          <w:szCs w:val="24"/>
        </w:rPr>
        <w:t>DIVULGACION Y ACTUALIZACIÓN DEL PLAN</w:t>
      </w:r>
      <w:bookmarkEnd w:id="104"/>
    </w:p>
    <w:p w:rsidR="00407C59" w:rsidRPr="00B77E30" w:rsidRDefault="00407C59" w:rsidP="00407C59">
      <w:pPr>
        <w:jc w:val="both"/>
        <w:rPr>
          <w:rFonts w:ascii="Arial" w:hAnsi="Arial" w:cs="Arial"/>
          <w:sz w:val="24"/>
          <w:szCs w:val="24"/>
        </w:rPr>
      </w:pPr>
      <w:r w:rsidRPr="00B77E30">
        <w:rPr>
          <w:rFonts w:ascii="Arial" w:hAnsi="Arial" w:cs="Arial"/>
          <w:sz w:val="24"/>
          <w:szCs w:val="24"/>
        </w:rPr>
        <w:t>El plan de divulgación está basado en la capacitación, entrenamiento y realización de simulacros.  Para ejecutarlo se elaborará un cronograma y se definirán los temas específicos a tratar para cada grupo de personas de acuerdo con su papel dentro del Plan.  Los pasos sucesivos para la divulgación y capacitación son:</w:t>
      </w:r>
    </w:p>
    <w:p w:rsidR="00407C59" w:rsidRPr="00253369" w:rsidRDefault="00407C59" w:rsidP="00EB53D8">
      <w:pPr>
        <w:pStyle w:val="Prrafodelista"/>
        <w:numPr>
          <w:ilvl w:val="0"/>
          <w:numId w:val="107"/>
        </w:numPr>
        <w:jc w:val="both"/>
        <w:rPr>
          <w:rFonts w:ascii="Arial" w:hAnsi="Arial" w:cs="Arial"/>
          <w:sz w:val="24"/>
          <w:szCs w:val="24"/>
        </w:rPr>
      </w:pPr>
      <w:r w:rsidRPr="00253369">
        <w:rPr>
          <w:rFonts w:ascii="Arial" w:hAnsi="Arial" w:cs="Arial"/>
          <w:sz w:val="24"/>
          <w:szCs w:val="24"/>
        </w:rPr>
        <w:t>Presentación de los brigadistas a todo el personal.</w:t>
      </w:r>
    </w:p>
    <w:p w:rsidR="00407C59" w:rsidRPr="00253369" w:rsidRDefault="00407C59" w:rsidP="00EB53D8">
      <w:pPr>
        <w:pStyle w:val="Prrafodelista"/>
        <w:numPr>
          <w:ilvl w:val="0"/>
          <w:numId w:val="107"/>
        </w:numPr>
        <w:jc w:val="both"/>
        <w:rPr>
          <w:rFonts w:ascii="Arial" w:hAnsi="Arial" w:cs="Arial"/>
          <w:sz w:val="24"/>
          <w:szCs w:val="24"/>
        </w:rPr>
      </w:pPr>
      <w:r w:rsidRPr="00253369">
        <w:rPr>
          <w:rFonts w:ascii="Arial" w:hAnsi="Arial" w:cs="Arial"/>
          <w:sz w:val="24"/>
          <w:szCs w:val="24"/>
        </w:rPr>
        <w:t>Capacitación de las brigadas.</w:t>
      </w:r>
    </w:p>
    <w:p w:rsidR="00407C59" w:rsidRPr="00253369" w:rsidRDefault="00407C59" w:rsidP="00EB53D8">
      <w:pPr>
        <w:pStyle w:val="Prrafodelista"/>
        <w:numPr>
          <w:ilvl w:val="0"/>
          <w:numId w:val="107"/>
        </w:numPr>
        <w:jc w:val="both"/>
        <w:rPr>
          <w:rFonts w:ascii="Arial" w:hAnsi="Arial" w:cs="Arial"/>
          <w:sz w:val="24"/>
          <w:szCs w:val="24"/>
        </w:rPr>
      </w:pPr>
      <w:r w:rsidRPr="00253369">
        <w:rPr>
          <w:rFonts w:ascii="Arial" w:hAnsi="Arial" w:cs="Arial"/>
          <w:sz w:val="24"/>
          <w:szCs w:val="24"/>
        </w:rPr>
        <w:t>Capacitación a todos los trabajadores en cuanto a los procedimientos de emergencia.</w:t>
      </w:r>
    </w:p>
    <w:p w:rsidR="00407C59" w:rsidRPr="00253369" w:rsidRDefault="00407C59" w:rsidP="00EB53D8">
      <w:pPr>
        <w:pStyle w:val="Prrafodelista"/>
        <w:numPr>
          <w:ilvl w:val="0"/>
          <w:numId w:val="107"/>
        </w:numPr>
        <w:jc w:val="both"/>
        <w:rPr>
          <w:rFonts w:ascii="Arial" w:hAnsi="Arial" w:cs="Arial"/>
          <w:sz w:val="24"/>
          <w:szCs w:val="24"/>
        </w:rPr>
      </w:pPr>
      <w:r w:rsidRPr="00253369">
        <w:rPr>
          <w:rFonts w:ascii="Arial" w:hAnsi="Arial" w:cs="Arial"/>
          <w:sz w:val="24"/>
          <w:szCs w:val="24"/>
        </w:rPr>
        <w:t>Asignación de funciones especiales.</w:t>
      </w:r>
    </w:p>
    <w:p w:rsidR="00407C59" w:rsidRPr="00253369" w:rsidRDefault="00407C59" w:rsidP="00EB53D8">
      <w:pPr>
        <w:pStyle w:val="Prrafodelista"/>
        <w:numPr>
          <w:ilvl w:val="0"/>
          <w:numId w:val="107"/>
        </w:numPr>
        <w:jc w:val="both"/>
        <w:rPr>
          <w:rFonts w:ascii="Arial" w:hAnsi="Arial" w:cs="Arial"/>
          <w:sz w:val="24"/>
          <w:szCs w:val="24"/>
        </w:rPr>
      </w:pPr>
      <w:r w:rsidRPr="00253369">
        <w:rPr>
          <w:rFonts w:ascii="Arial" w:hAnsi="Arial" w:cs="Arial"/>
          <w:sz w:val="24"/>
          <w:szCs w:val="24"/>
        </w:rPr>
        <w:t>Publicación del Plan de Emergencias.</w:t>
      </w:r>
    </w:p>
    <w:p w:rsidR="00407C59" w:rsidRPr="00B77E30" w:rsidRDefault="00407C59" w:rsidP="00407C59">
      <w:pPr>
        <w:pStyle w:val="Ttulo1"/>
        <w:rPr>
          <w:rFonts w:ascii="Arial" w:hAnsi="Arial" w:cs="Arial"/>
          <w:szCs w:val="24"/>
          <w:lang w:val="es-ES"/>
        </w:rPr>
      </w:pPr>
      <w:bookmarkStart w:id="105" w:name="_Toc493464210"/>
    </w:p>
    <w:p w:rsidR="00407C59" w:rsidRPr="00B77E30" w:rsidRDefault="00BF2F82" w:rsidP="00407C59">
      <w:pPr>
        <w:pStyle w:val="Ttulo1"/>
        <w:rPr>
          <w:rFonts w:ascii="Arial" w:hAnsi="Arial" w:cs="Arial"/>
          <w:szCs w:val="24"/>
          <w:lang w:val="es-ES"/>
        </w:rPr>
      </w:pPr>
      <w:bookmarkStart w:id="106" w:name="_Toc521459562"/>
      <w:r w:rsidRPr="00B77E30">
        <w:rPr>
          <w:rFonts w:ascii="Arial" w:hAnsi="Arial" w:cs="Arial"/>
          <w:szCs w:val="24"/>
          <w:lang w:val="es-ES"/>
        </w:rPr>
        <w:t xml:space="preserve">39. </w:t>
      </w:r>
      <w:r w:rsidR="00407C59" w:rsidRPr="00B77E30">
        <w:rPr>
          <w:rFonts w:ascii="Arial" w:hAnsi="Arial" w:cs="Arial"/>
          <w:szCs w:val="24"/>
          <w:lang w:val="es-ES"/>
        </w:rPr>
        <w:t>MECANISMOS DE AUDITORÍA Y EVALUACIÓN</w:t>
      </w:r>
      <w:bookmarkEnd w:id="105"/>
      <w:bookmarkEnd w:id="106"/>
    </w:p>
    <w:p w:rsidR="00407C59" w:rsidRPr="00B77E30" w:rsidRDefault="00407C59" w:rsidP="00407C59">
      <w:pPr>
        <w:jc w:val="both"/>
        <w:rPr>
          <w:rFonts w:ascii="Arial" w:hAnsi="Arial" w:cs="Arial"/>
          <w:b/>
          <w:sz w:val="24"/>
          <w:szCs w:val="24"/>
        </w:rPr>
      </w:pPr>
    </w:p>
    <w:p w:rsidR="00407C59" w:rsidRPr="00B77E30" w:rsidRDefault="00407C59" w:rsidP="00EB53D8">
      <w:pPr>
        <w:numPr>
          <w:ilvl w:val="0"/>
          <w:numId w:val="108"/>
        </w:numPr>
        <w:spacing w:after="0" w:line="240" w:lineRule="auto"/>
        <w:jc w:val="both"/>
        <w:rPr>
          <w:rFonts w:ascii="Arial" w:hAnsi="Arial" w:cs="Arial"/>
          <w:b/>
          <w:sz w:val="24"/>
          <w:szCs w:val="24"/>
        </w:rPr>
      </w:pPr>
      <w:r w:rsidRPr="00B77E30">
        <w:rPr>
          <w:rFonts w:ascii="Arial" w:hAnsi="Arial" w:cs="Arial"/>
          <w:b/>
          <w:sz w:val="24"/>
          <w:szCs w:val="24"/>
        </w:rPr>
        <w:t xml:space="preserve">Aspectos Administrativos: </w:t>
      </w:r>
      <w:r w:rsidRPr="00B77E30">
        <w:rPr>
          <w:rFonts w:ascii="Arial" w:hAnsi="Arial" w:cs="Arial"/>
          <w:sz w:val="24"/>
          <w:szCs w:val="24"/>
        </w:rPr>
        <w:t>Verificar apoyo logístico y de recursos.</w:t>
      </w:r>
    </w:p>
    <w:p w:rsidR="00407C59" w:rsidRPr="00B77E30" w:rsidRDefault="00407C59" w:rsidP="00EB53D8">
      <w:pPr>
        <w:numPr>
          <w:ilvl w:val="0"/>
          <w:numId w:val="108"/>
        </w:numPr>
        <w:spacing w:after="0" w:line="240" w:lineRule="auto"/>
        <w:jc w:val="both"/>
        <w:rPr>
          <w:rFonts w:ascii="Arial" w:hAnsi="Arial" w:cs="Arial"/>
          <w:b/>
          <w:sz w:val="24"/>
          <w:szCs w:val="24"/>
        </w:rPr>
      </w:pPr>
      <w:r w:rsidRPr="00B77E30">
        <w:rPr>
          <w:rFonts w:ascii="Arial" w:hAnsi="Arial" w:cs="Arial"/>
          <w:b/>
          <w:sz w:val="24"/>
          <w:szCs w:val="24"/>
        </w:rPr>
        <w:t xml:space="preserve">Organización funcional: </w:t>
      </w:r>
      <w:r w:rsidRPr="00B77E30">
        <w:rPr>
          <w:rFonts w:ascii="Arial" w:hAnsi="Arial" w:cs="Arial"/>
          <w:sz w:val="24"/>
          <w:szCs w:val="24"/>
        </w:rPr>
        <w:t>Verificación de la organización establecida y su funcionalidad.</w:t>
      </w:r>
    </w:p>
    <w:p w:rsidR="00407C59" w:rsidRPr="00B77E30" w:rsidRDefault="00407C59" w:rsidP="00EB53D8">
      <w:pPr>
        <w:numPr>
          <w:ilvl w:val="0"/>
          <w:numId w:val="108"/>
        </w:numPr>
        <w:spacing w:after="0" w:line="240" w:lineRule="auto"/>
        <w:jc w:val="both"/>
        <w:rPr>
          <w:rFonts w:ascii="Arial" w:hAnsi="Arial" w:cs="Arial"/>
          <w:b/>
          <w:sz w:val="24"/>
          <w:szCs w:val="24"/>
        </w:rPr>
      </w:pPr>
      <w:r w:rsidRPr="00B77E30">
        <w:rPr>
          <w:rFonts w:ascii="Arial" w:hAnsi="Arial" w:cs="Arial"/>
          <w:b/>
          <w:sz w:val="24"/>
          <w:szCs w:val="24"/>
        </w:rPr>
        <w:t>Capacitación y entrenamiento:</w:t>
      </w:r>
      <w:r w:rsidRPr="00B77E30">
        <w:rPr>
          <w:rFonts w:ascii="Arial" w:hAnsi="Arial" w:cs="Arial"/>
          <w:sz w:val="24"/>
          <w:szCs w:val="24"/>
        </w:rPr>
        <w:t xml:space="preserve"> Revisar los planes de capacitación y entrenamiento del personal operativo, de las brigadas y del personal administrativo.</w:t>
      </w:r>
    </w:p>
    <w:p w:rsidR="00407C59" w:rsidRPr="00B77E30" w:rsidRDefault="00407C59" w:rsidP="00EB53D8">
      <w:pPr>
        <w:numPr>
          <w:ilvl w:val="0"/>
          <w:numId w:val="108"/>
        </w:numPr>
        <w:spacing w:after="0" w:line="240" w:lineRule="auto"/>
        <w:jc w:val="both"/>
        <w:rPr>
          <w:rFonts w:ascii="Arial" w:hAnsi="Arial" w:cs="Arial"/>
          <w:b/>
          <w:sz w:val="24"/>
          <w:szCs w:val="24"/>
        </w:rPr>
      </w:pPr>
      <w:r w:rsidRPr="00B77E30">
        <w:rPr>
          <w:rFonts w:ascii="Arial" w:hAnsi="Arial" w:cs="Arial"/>
          <w:b/>
          <w:sz w:val="24"/>
          <w:szCs w:val="24"/>
        </w:rPr>
        <w:t xml:space="preserve">Instalaciones y Equipos: </w:t>
      </w:r>
      <w:r w:rsidRPr="00B77E30">
        <w:rPr>
          <w:rFonts w:ascii="Arial" w:hAnsi="Arial" w:cs="Arial"/>
          <w:sz w:val="24"/>
          <w:szCs w:val="24"/>
        </w:rPr>
        <w:t xml:space="preserve">Verificar el tipo de equipos e instalaciones. </w:t>
      </w:r>
    </w:p>
    <w:p w:rsidR="00407C59" w:rsidRPr="00B77E30" w:rsidRDefault="00407C59" w:rsidP="00EB53D8">
      <w:pPr>
        <w:numPr>
          <w:ilvl w:val="0"/>
          <w:numId w:val="108"/>
        </w:numPr>
        <w:spacing w:after="0" w:line="240" w:lineRule="auto"/>
        <w:jc w:val="both"/>
        <w:rPr>
          <w:rFonts w:ascii="Arial" w:hAnsi="Arial" w:cs="Arial"/>
          <w:b/>
          <w:sz w:val="24"/>
          <w:szCs w:val="24"/>
        </w:rPr>
      </w:pPr>
      <w:r w:rsidRPr="00B77E30">
        <w:rPr>
          <w:rFonts w:ascii="Arial" w:hAnsi="Arial" w:cs="Arial"/>
          <w:b/>
          <w:sz w:val="24"/>
          <w:szCs w:val="24"/>
        </w:rPr>
        <w:t>Procedimientos para la puesta en práctica:</w:t>
      </w:r>
      <w:r w:rsidRPr="00B77E30">
        <w:rPr>
          <w:rFonts w:ascii="Arial" w:hAnsi="Arial" w:cs="Arial"/>
          <w:sz w:val="24"/>
          <w:szCs w:val="24"/>
        </w:rPr>
        <w:t xml:space="preserve"> Revisar los aspectos operativos prácticos para el funcionamiento del plan.</w:t>
      </w:r>
    </w:p>
    <w:p w:rsidR="00407C59" w:rsidRPr="00B77E30" w:rsidRDefault="00407C59" w:rsidP="00EB53D8">
      <w:pPr>
        <w:numPr>
          <w:ilvl w:val="0"/>
          <w:numId w:val="108"/>
        </w:numPr>
        <w:spacing w:after="0" w:line="240" w:lineRule="auto"/>
        <w:jc w:val="both"/>
        <w:rPr>
          <w:rFonts w:ascii="Arial" w:hAnsi="Arial" w:cs="Arial"/>
          <w:b/>
          <w:sz w:val="24"/>
          <w:szCs w:val="24"/>
        </w:rPr>
      </w:pPr>
      <w:r w:rsidRPr="00B77E30">
        <w:rPr>
          <w:rFonts w:ascii="Arial" w:hAnsi="Arial" w:cs="Arial"/>
          <w:b/>
          <w:sz w:val="24"/>
          <w:szCs w:val="24"/>
        </w:rPr>
        <w:t>Coordinación con organismos externos:</w:t>
      </w:r>
      <w:r w:rsidRPr="00B77E30">
        <w:rPr>
          <w:rFonts w:ascii="Arial" w:hAnsi="Arial" w:cs="Arial"/>
          <w:sz w:val="24"/>
          <w:szCs w:val="24"/>
        </w:rPr>
        <w:t xml:space="preserve"> Verificar contactos y disponibilidad de ayuda externa con centros hospitalarios, Cruz Roja, Bomberos.</w:t>
      </w:r>
    </w:p>
    <w:p w:rsidR="00407C59" w:rsidRPr="00B77E30" w:rsidRDefault="00407C59" w:rsidP="00EB53D8">
      <w:pPr>
        <w:numPr>
          <w:ilvl w:val="0"/>
          <w:numId w:val="108"/>
        </w:numPr>
        <w:spacing w:after="0" w:line="240" w:lineRule="auto"/>
        <w:jc w:val="both"/>
        <w:rPr>
          <w:rFonts w:ascii="Arial" w:hAnsi="Arial" w:cs="Arial"/>
          <w:b/>
          <w:sz w:val="24"/>
          <w:szCs w:val="24"/>
        </w:rPr>
      </w:pPr>
      <w:r w:rsidRPr="00B77E30">
        <w:rPr>
          <w:rFonts w:ascii="Arial" w:hAnsi="Arial" w:cs="Arial"/>
          <w:b/>
          <w:sz w:val="24"/>
          <w:szCs w:val="24"/>
        </w:rPr>
        <w:lastRenderedPageBreak/>
        <w:t xml:space="preserve">Validación mediante simulacros: </w:t>
      </w:r>
      <w:r w:rsidRPr="00B77E30">
        <w:rPr>
          <w:rFonts w:ascii="Arial" w:hAnsi="Arial" w:cs="Arial"/>
          <w:sz w:val="24"/>
          <w:szCs w:val="24"/>
        </w:rPr>
        <w:t>Verificar la realización de los simulacros y las observaciones referentes a los mismos, con las respectivas medidas de control.</w:t>
      </w:r>
    </w:p>
    <w:p w:rsidR="00407C59" w:rsidRPr="00B77E30" w:rsidRDefault="00407C59" w:rsidP="00EB53D8">
      <w:pPr>
        <w:numPr>
          <w:ilvl w:val="0"/>
          <w:numId w:val="108"/>
        </w:numPr>
        <w:spacing w:after="0" w:line="240" w:lineRule="auto"/>
        <w:jc w:val="both"/>
        <w:rPr>
          <w:rFonts w:ascii="Arial" w:hAnsi="Arial" w:cs="Arial"/>
          <w:b/>
          <w:sz w:val="24"/>
          <w:szCs w:val="24"/>
        </w:rPr>
      </w:pPr>
      <w:r w:rsidRPr="00B77E30">
        <w:rPr>
          <w:rFonts w:ascii="Arial" w:hAnsi="Arial" w:cs="Arial"/>
          <w:b/>
          <w:sz w:val="24"/>
          <w:szCs w:val="24"/>
        </w:rPr>
        <w:t xml:space="preserve">Comunicaciones: </w:t>
      </w:r>
      <w:r w:rsidRPr="00B77E30">
        <w:rPr>
          <w:rFonts w:ascii="Arial" w:hAnsi="Arial" w:cs="Arial"/>
          <w:sz w:val="24"/>
          <w:szCs w:val="24"/>
        </w:rPr>
        <w:t>Revisar la disponibilidad de equipos para comunicaciones internas y externas.</w:t>
      </w:r>
    </w:p>
    <w:p w:rsidR="00407C59" w:rsidRPr="00B77E30" w:rsidRDefault="00407C59" w:rsidP="00EB53D8">
      <w:pPr>
        <w:numPr>
          <w:ilvl w:val="0"/>
          <w:numId w:val="108"/>
        </w:numPr>
        <w:spacing w:after="0" w:line="240" w:lineRule="auto"/>
        <w:jc w:val="both"/>
        <w:rPr>
          <w:rFonts w:ascii="Arial" w:hAnsi="Arial" w:cs="Arial"/>
          <w:b/>
          <w:sz w:val="24"/>
          <w:szCs w:val="24"/>
        </w:rPr>
      </w:pPr>
      <w:r w:rsidRPr="00B77E30">
        <w:rPr>
          <w:rFonts w:ascii="Arial" w:hAnsi="Arial" w:cs="Arial"/>
          <w:b/>
          <w:sz w:val="24"/>
          <w:szCs w:val="24"/>
        </w:rPr>
        <w:t>Análisis de Vulnerabilidad:</w:t>
      </w:r>
      <w:r w:rsidRPr="00B77E30">
        <w:rPr>
          <w:rFonts w:ascii="Arial" w:hAnsi="Arial" w:cs="Arial"/>
          <w:sz w:val="24"/>
          <w:szCs w:val="24"/>
        </w:rPr>
        <w:t xml:space="preserve"> Revisar la identificación de amenazas y la priorización respecto a la vulnerabilidad.</w:t>
      </w:r>
    </w:p>
    <w:p w:rsidR="00407C59" w:rsidRPr="00B77E30" w:rsidRDefault="00407C59" w:rsidP="00407C59">
      <w:pPr>
        <w:jc w:val="both"/>
        <w:rPr>
          <w:rFonts w:ascii="Arial" w:hAnsi="Arial" w:cs="Arial"/>
          <w:sz w:val="24"/>
          <w:szCs w:val="24"/>
        </w:rPr>
      </w:pPr>
    </w:p>
    <w:p w:rsidR="00407C59" w:rsidRPr="00B77E30" w:rsidRDefault="00407C59" w:rsidP="00407C59">
      <w:pPr>
        <w:jc w:val="both"/>
        <w:rPr>
          <w:rFonts w:ascii="Arial" w:hAnsi="Arial" w:cs="Arial"/>
          <w:sz w:val="24"/>
          <w:szCs w:val="24"/>
        </w:rPr>
      </w:pPr>
      <w:r w:rsidRPr="00B77E30">
        <w:rPr>
          <w:rFonts w:ascii="Arial" w:hAnsi="Arial" w:cs="Arial"/>
          <w:sz w:val="24"/>
          <w:szCs w:val="24"/>
        </w:rPr>
        <w:t xml:space="preserve">Los responsables de realizar la  auditoría y evaluación del plan serán los miembros del comité de emergencias, quienes tendrán a su cargo dinamizar la puesta en práctica del plan y coordinar aspectos para la divulgación, capacitación y entrenamiento.  </w:t>
      </w:r>
    </w:p>
    <w:p w:rsidR="00631A7B" w:rsidRPr="00B77E30" w:rsidRDefault="00631A7B" w:rsidP="00910405">
      <w:pPr>
        <w:pStyle w:val="Ttulo5"/>
        <w:rPr>
          <w:rFonts w:cs="Arial"/>
          <w:color w:val="000000"/>
          <w:sz w:val="24"/>
          <w:szCs w:val="24"/>
        </w:rPr>
      </w:pPr>
    </w:p>
    <w:p w:rsidR="00910405" w:rsidRPr="00B77E30" w:rsidRDefault="00910405" w:rsidP="00910405">
      <w:pPr>
        <w:pStyle w:val="Ttulo5"/>
        <w:rPr>
          <w:rFonts w:cs="Arial"/>
          <w:color w:val="000000"/>
          <w:sz w:val="24"/>
          <w:szCs w:val="24"/>
        </w:rPr>
      </w:pPr>
      <w:r w:rsidRPr="00B77E30">
        <w:rPr>
          <w:rFonts w:cs="Arial"/>
          <w:color w:val="000000"/>
          <w:sz w:val="24"/>
          <w:szCs w:val="24"/>
          <w:lang w:val="es-ES"/>
        </w:rPr>
        <w:t xml:space="preserve">40. </w:t>
      </w:r>
      <w:r w:rsidRPr="00B77E30">
        <w:rPr>
          <w:rFonts w:cs="Arial"/>
          <w:color w:val="000000"/>
          <w:sz w:val="24"/>
          <w:szCs w:val="24"/>
        </w:rPr>
        <w:t>PROCEDIMIENTO DE ATENCIÓN DE EMERGENCIAS</w:t>
      </w:r>
    </w:p>
    <w:p w:rsidR="00910405" w:rsidRPr="00B77E30" w:rsidRDefault="00910405" w:rsidP="00910405">
      <w:pPr>
        <w:jc w:val="center"/>
        <w:rPr>
          <w:rFonts w:ascii="Arial" w:hAnsi="Arial" w:cs="Arial"/>
          <w:b/>
          <w:color w:val="000000"/>
          <w:sz w:val="24"/>
          <w:szCs w:val="24"/>
        </w:rPr>
      </w:pPr>
      <w:r w:rsidRPr="00B77E30">
        <w:rPr>
          <w:rFonts w:ascii="Arial" w:hAnsi="Arial" w:cs="Arial"/>
          <w:b/>
          <w:color w:val="000000"/>
          <w:sz w:val="24"/>
          <w:szCs w:val="24"/>
        </w:rPr>
        <w:t>PARA TRABAJO SEGURO EN ALTURAS</w:t>
      </w:r>
    </w:p>
    <w:p w:rsidR="00910405" w:rsidRPr="00B77E30" w:rsidRDefault="00910405" w:rsidP="00910405">
      <w:pPr>
        <w:tabs>
          <w:tab w:val="left" w:pos="1800"/>
        </w:tabs>
        <w:ind w:left="142" w:right="336" w:hanging="142"/>
        <w:jc w:val="both"/>
        <w:rPr>
          <w:rFonts w:ascii="Arial" w:hAnsi="Arial" w:cs="Arial"/>
          <w:b/>
          <w:color w:val="000000"/>
          <w:sz w:val="24"/>
          <w:szCs w:val="24"/>
        </w:rPr>
      </w:pPr>
      <w:r w:rsidRPr="00B77E30">
        <w:rPr>
          <w:rFonts w:ascii="Arial" w:hAnsi="Arial" w:cs="Arial"/>
          <w:b/>
          <w:color w:val="000000"/>
          <w:sz w:val="24"/>
          <w:szCs w:val="24"/>
        </w:rPr>
        <w:t xml:space="preserve">                                                                                                                     </w:t>
      </w:r>
    </w:p>
    <w:p w:rsidR="00910405" w:rsidRPr="00B77E30" w:rsidRDefault="00910405" w:rsidP="00910405">
      <w:pPr>
        <w:tabs>
          <w:tab w:val="left" w:pos="1800"/>
        </w:tabs>
        <w:ind w:right="336"/>
        <w:jc w:val="both"/>
        <w:rPr>
          <w:rFonts w:ascii="Arial" w:hAnsi="Arial" w:cs="Arial"/>
          <w:color w:val="000000"/>
          <w:sz w:val="24"/>
          <w:szCs w:val="24"/>
        </w:rPr>
      </w:pPr>
      <w:r w:rsidRPr="00B77E30">
        <w:rPr>
          <w:rFonts w:ascii="Arial" w:hAnsi="Arial" w:cs="Arial"/>
          <w:color w:val="000000"/>
          <w:sz w:val="24"/>
          <w:szCs w:val="24"/>
        </w:rPr>
        <w:t>Cualquier tarea que sobrepase los</w:t>
      </w:r>
      <w:r w:rsidR="00BD4F16">
        <w:rPr>
          <w:rFonts w:ascii="Arial" w:hAnsi="Arial" w:cs="Arial"/>
          <w:color w:val="000000"/>
          <w:sz w:val="24"/>
          <w:szCs w:val="24"/>
        </w:rPr>
        <w:t xml:space="preserve"> 1,50 metros de altura, en un lu</w:t>
      </w:r>
      <w:r w:rsidRPr="00B77E30">
        <w:rPr>
          <w:rFonts w:ascii="Arial" w:hAnsi="Arial" w:cs="Arial"/>
          <w:color w:val="000000"/>
          <w:sz w:val="24"/>
          <w:szCs w:val="24"/>
        </w:rPr>
        <w:t>gar que no posea barandas de retención en todos sus lados, requiere permiso de trabajo en alturas, siempre y cuando sea una tarea identificada como no rutinaria. (</w:t>
      </w:r>
      <w:r w:rsidRPr="00B77E30">
        <w:rPr>
          <w:rFonts w:ascii="Arial" w:hAnsi="Arial" w:cs="Arial"/>
          <w:sz w:val="24"/>
          <w:szCs w:val="24"/>
        </w:rPr>
        <w:t>Resolución 1409 de 2012)</w:t>
      </w:r>
    </w:p>
    <w:p w:rsidR="00910405" w:rsidRPr="00B77E30" w:rsidRDefault="00910405" w:rsidP="00910405">
      <w:pPr>
        <w:tabs>
          <w:tab w:val="left" w:pos="1800"/>
        </w:tabs>
        <w:ind w:right="336"/>
        <w:jc w:val="both"/>
        <w:rPr>
          <w:rFonts w:ascii="Arial" w:hAnsi="Arial" w:cs="Arial"/>
          <w:sz w:val="24"/>
          <w:szCs w:val="24"/>
        </w:rPr>
      </w:pPr>
      <w:r w:rsidRPr="00B77E30">
        <w:rPr>
          <w:rFonts w:ascii="Arial" w:hAnsi="Arial" w:cs="Arial"/>
          <w:color w:val="000000"/>
          <w:sz w:val="24"/>
          <w:szCs w:val="24"/>
        </w:rPr>
        <w:t>Todos los trabajos en altura deben ser  supervisados para asegurar el cumplimiento con los requerimientos de este procedimiento.</w:t>
      </w:r>
      <w:r w:rsidRPr="00B77E30">
        <w:rPr>
          <w:rFonts w:ascii="Arial" w:hAnsi="Arial" w:cs="Arial"/>
          <w:sz w:val="24"/>
          <w:szCs w:val="24"/>
        </w:rPr>
        <w:t xml:space="preserve"> </w:t>
      </w:r>
    </w:p>
    <w:p w:rsidR="00910405" w:rsidRPr="00B77E30" w:rsidRDefault="00910405" w:rsidP="00910405">
      <w:pPr>
        <w:tabs>
          <w:tab w:val="left" w:pos="1800"/>
        </w:tabs>
        <w:ind w:right="336"/>
        <w:jc w:val="both"/>
        <w:rPr>
          <w:rFonts w:ascii="Arial" w:hAnsi="Arial" w:cs="Arial"/>
          <w:sz w:val="24"/>
          <w:szCs w:val="24"/>
        </w:rPr>
      </w:pPr>
      <w:r w:rsidRPr="00B77E30">
        <w:rPr>
          <w:rFonts w:ascii="Arial" w:hAnsi="Arial" w:cs="Arial"/>
          <w:sz w:val="24"/>
          <w:szCs w:val="24"/>
        </w:rPr>
        <w:t xml:space="preserve">El emisor del </w:t>
      </w:r>
      <w:r w:rsidRPr="00B77E30">
        <w:rPr>
          <w:rFonts w:ascii="Arial" w:hAnsi="Arial" w:cs="Arial"/>
          <w:color w:val="000000"/>
          <w:sz w:val="24"/>
          <w:szCs w:val="24"/>
        </w:rPr>
        <w:t>permiso para trabajo en alturas</w:t>
      </w:r>
      <w:r w:rsidRPr="00B77E30">
        <w:rPr>
          <w:rFonts w:ascii="Arial" w:hAnsi="Arial" w:cs="Arial"/>
          <w:sz w:val="24"/>
          <w:szCs w:val="24"/>
        </w:rPr>
        <w:t xml:space="preserve"> (coordinador) solicitará a las personas autorizadas que realizarán la tarea la respectiva, la certificación que los autoriza a realizar el trabajo en alturas.</w:t>
      </w:r>
    </w:p>
    <w:p w:rsidR="00910405" w:rsidRPr="00B77E30" w:rsidRDefault="00910405" w:rsidP="00910405">
      <w:pPr>
        <w:tabs>
          <w:tab w:val="left" w:pos="1800"/>
        </w:tabs>
        <w:ind w:right="336"/>
        <w:jc w:val="both"/>
        <w:rPr>
          <w:rFonts w:ascii="Arial" w:hAnsi="Arial" w:cs="Arial"/>
          <w:sz w:val="24"/>
          <w:szCs w:val="24"/>
        </w:rPr>
      </w:pPr>
      <w:r w:rsidRPr="00B77E30">
        <w:rPr>
          <w:rFonts w:ascii="Arial" w:hAnsi="Arial" w:cs="Arial"/>
          <w:sz w:val="24"/>
          <w:szCs w:val="24"/>
        </w:rPr>
        <w:t>Se debe demarcar y señalizar el sitio donde se va a trabajar en alturas a una distancia mínima de dos metros a la redonda con conos y cinta de seguridad para evitar el tránsito de personas y vehículos.</w:t>
      </w:r>
    </w:p>
    <w:p w:rsidR="00910405" w:rsidRPr="00B77E30" w:rsidRDefault="00910405" w:rsidP="00910405">
      <w:pPr>
        <w:tabs>
          <w:tab w:val="left" w:pos="1800"/>
        </w:tabs>
        <w:ind w:right="336"/>
        <w:jc w:val="both"/>
        <w:rPr>
          <w:rFonts w:ascii="Arial" w:hAnsi="Arial" w:cs="Arial"/>
          <w:sz w:val="24"/>
          <w:szCs w:val="24"/>
        </w:rPr>
      </w:pPr>
      <w:r w:rsidRPr="00B77E30">
        <w:rPr>
          <w:rFonts w:ascii="Arial" w:hAnsi="Arial" w:cs="Arial"/>
          <w:sz w:val="24"/>
          <w:szCs w:val="24"/>
        </w:rPr>
        <w:t>Así mismo, se deben inspeccionar los equipos con los cuales se va a trabajar en alturas (andamios y  tablones, escaleras, otros equipos de elevación, equipos de protección personal y lista de verificación del permiso de trabajo en alturas).</w:t>
      </w:r>
    </w:p>
    <w:p w:rsidR="00910405" w:rsidRPr="00B77E30" w:rsidRDefault="00910405" w:rsidP="00910405">
      <w:pPr>
        <w:tabs>
          <w:tab w:val="left" w:pos="1800"/>
        </w:tabs>
        <w:ind w:right="336"/>
        <w:jc w:val="both"/>
        <w:rPr>
          <w:rFonts w:ascii="Arial" w:hAnsi="Arial" w:cs="Arial"/>
          <w:color w:val="000000"/>
          <w:sz w:val="24"/>
          <w:szCs w:val="24"/>
        </w:rPr>
      </w:pPr>
      <w:r w:rsidRPr="00B77E30">
        <w:rPr>
          <w:rFonts w:ascii="Arial" w:hAnsi="Arial" w:cs="Arial"/>
          <w:color w:val="000000"/>
          <w:sz w:val="24"/>
          <w:szCs w:val="24"/>
        </w:rPr>
        <w:t xml:space="preserve">La persona autorizada que realizará el trabajo, debe solicitar el permiso de trabajo en alturas al supervisor, quien será el encargado de firmarlo, facultando la ejecución de la labor en el sitio, previa revisión. </w:t>
      </w:r>
    </w:p>
    <w:p w:rsidR="00910405" w:rsidRPr="00B77E30" w:rsidRDefault="00910405" w:rsidP="00910405">
      <w:pPr>
        <w:tabs>
          <w:tab w:val="left" w:pos="1800"/>
        </w:tabs>
        <w:ind w:right="336"/>
        <w:jc w:val="both"/>
        <w:rPr>
          <w:rFonts w:ascii="Arial" w:hAnsi="Arial" w:cs="Arial"/>
          <w:sz w:val="24"/>
          <w:szCs w:val="24"/>
        </w:rPr>
      </w:pPr>
      <w:r w:rsidRPr="00B77E30">
        <w:rPr>
          <w:rFonts w:ascii="Arial" w:hAnsi="Arial" w:cs="Arial"/>
          <w:sz w:val="24"/>
          <w:szCs w:val="24"/>
        </w:rPr>
        <w:lastRenderedPageBreak/>
        <w:t xml:space="preserve">Una vez el permiso haya sido aprobado y firmado, se debe ubicar en un sitio visible al alcance del emisor competente, </w:t>
      </w:r>
      <w:r w:rsidRPr="00B77E30">
        <w:rPr>
          <w:rFonts w:ascii="Arial" w:hAnsi="Arial" w:cs="Arial"/>
          <w:b/>
          <w:sz w:val="24"/>
          <w:szCs w:val="24"/>
        </w:rPr>
        <w:t>brigada de emergencia</w:t>
      </w:r>
      <w:r w:rsidRPr="00B77E30">
        <w:rPr>
          <w:rFonts w:ascii="Arial" w:hAnsi="Arial" w:cs="Arial"/>
          <w:sz w:val="24"/>
          <w:szCs w:val="24"/>
        </w:rPr>
        <w:t xml:space="preserve">, jefe de seguridad industrial etc. </w:t>
      </w:r>
    </w:p>
    <w:p w:rsidR="00910405" w:rsidRPr="00B77E30" w:rsidRDefault="00910405" w:rsidP="00631A7B">
      <w:pPr>
        <w:tabs>
          <w:tab w:val="left" w:pos="1800"/>
        </w:tabs>
        <w:ind w:right="336"/>
        <w:jc w:val="both"/>
        <w:rPr>
          <w:rFonts w:ascii="Arial" w:hAnsi="Arial" w:cs="Arial"/>
          <w:color w:val="000000"/>
          <w:sz w:val="24"/>
          <w:szCs w:val="24"/>
        </w:rPr>
      </w:pPr>
      <w:r w:rsidRPr="00B77E30">
        <w:rPr>
          <w:rFonts w:ascii="Arial" w:hAnsi="Arial" w:cs="Arial"/>
          <w:color w:val="000000"/>
          <w:sz w:val="24"/>
          <w:szCs w:val="24"/>
        </w:rPr>
        <w:t>Cuando la tarea haya finalizado y previo cierre del mismo, el permiso debe</w:t>
      </w:r>
      <w:r w:rsidR="00631A7B" w:rsidRPr="00B77E30">
        <w:rPr>
          <w:rFonts w:ascii="Arial" w:hAnsi="Arial" w:cs="Arial"/>
          <w:color w:val="000000"/>
          <w:sz w:val="24"/>
          <w:szCs w:val="24"/>
        </w:rPr>
        <w:t xml:space="preserve"> ser enviado a </w:t>
      </w:r>
      <w:r w:rsidRPr="00B77E30">
        <w:rPr>
          <w:rFonts w:ascii="Arial" w:hAnsi="Arial" w:cs="Arial"/>
          <w:color w:val="000000"/>
          <w:sz w:val="24"/>
          <w:szCs w:val="24"/>
        </w:rPr>
        <w:t xml:space="preserve">Seguridad y salud en el trabajo en donde se llevará en estricto orden de ejecución y se guardará por espacio de un año. </w:t>
      </w:r>
    </w:p>
    <w:p w:rsidR="00910405" w:rsidRPr="00B77E30" w:rsidRDefault="00910405" w:rsidP="00910405">
      <w:pPr>
        <w:tabs>
          <w:tab w:val="left" w:pos="1800"/>
        </w:tabs>
        <w:ind w:right="336"/>
        <w:jc w:val="both"/>
        <w:rPr>
          <w:rFonts w:ascii="Arial" w:hAnsi="Arial" w:cs="Arial"/>
          <w:color w:val="000000"/>
          <w:sz w:val="24"/>
          <w:szCs w:val="24"/>
        </w:rPr>
      </w:pPr>
      <w:r w:rsidRPr="00B77E30">
        <w:rPr>
          <w:rFonts w:ascii="Arial" w:hAnsi="Arial" w:cs="Arial"/>
          <w:color w:val="000000"/>
          <w:sz w:val="24"/>
          <w:szCs w:val="24"/>
        </w:rPr>
        <w:t>La persona autorizada que realizará el trabajo en alturas debe diligenciar el formato      “Identificador de riesgos” y evaluar todos los peligros potenciales asociados con la tarea. Si  las condiciones iniciales del trabajo varían debe diligenciarse un nuevo identificador de  riesgos.</w:t>
      </w:r>
    </w:p>
    <w:p w:rsidR="00910405" w:rsidRPr="00B77E30" w:rsidRDefault="00910405" w:rsidP="00910405">
      <w:pPr>
        <w:tabs>
          <w:tab w:val="left" w:pos="1800"/>
        </w:tabs>
        <w:ind w:right="336"/>
        <w:jc w:val="both"/>
        <w:rPr>
          <w:rFonts w:ascii="Arial" w:hAnsi="Arial" w:cs="Arial"/>
          <w:color w:val="000000"/>
          <w:sz w:val="24"/>
          <w:szCs w:val="24"/>
        </w:rPr>
      </w:pPr>
    </w:p>
    <w:p w:rsidR="00910405" w:rsidRPr="00B77E30" w:rsidRDefault="00910405" w:rsidP="00910405">
      <w:pPr>
        <w:tabs>
          <w:tab w:val="left" w:pos="1800"/>
        </w:tabs>
        <w:ind w:right="336"/>
        <w:jc w:val="both"/>
        <w:rPr>
          <w:rFonts w:ascii="Arial" w:hAnsi="Arial" w:cs="Arial"/>
          <w:b/>
          <w:color w:val="000000"/>
          <w:sz w:val="24"/>
          <w:szCs w:val="24"/>
        </w:rPr>
      </w:pPr>
      <w:r w:rsidRPr="00B77E30">
        <w:rPr>
          <w:rFonts w:ascii="Arial" w:hAnsi="Arial" w:cs="Arial"/>
          <w:b/>
          <w:color w:val="000000"/>
          <w:sz w:val="24"/>
          <w:szCs w:val="24"/>
        </w:rPr>
        <w:t>40.1. LEVANTAMIENTO DE NO CONFORMIDAD</w:t>
      </w:r>
      <w:r w:rsidRPr="00B77E30">
        <w:rPr>
          <w:rFonts w:ascii="Arial" w:hAnsi="Arial" w:cs="Arial"/>
          <w:sz w:val="24"/>
          <w:szCs w:val="24"/>
        </w:rPr>
        <w:t xml:space="preserve"> </w:t>
      </w:r>
    </w:p>
    <w:p w:rsidR="00910405" w:rsidRPr="00B77E30" w:rsidRDefault="00910405" w:rsidP="00910405">
      <w:pPr>
        <w:tabs>
          <w:tab w:val="left" w:pos="1800"/>
        </w:tabs>
        <w:ind w:right="336"/>
        <w:jc w:val="both"/>
        <w:rPr>
          <w:rFonts w:ascii="Arial" w:hAnsi="Arial" w:cs="Arial"/>
          <w:color w:val="000000"/>
          <w:sz w:val="24"/>
          <w:szCs w:val="24"/>
        </w:rPr>
      </w:pPr>
      <w:r w:rsidRPr="00B77E30">
        <w:rPr>
          <w:rFonts w:ascii="Arial" w:hAnsi="Arial" w:cs="Arial"/>
          <w:color w:val="000000"/>
          <w:sz w:val="24"/>
          <w:szCs w:val="24"/>
        </w:rPr>
        <w:t xml:space="preserve">De presentarse una violación al presente procedimiento se obrará de la siguiente manera: </w:t>
      </w:r>
    </w:p>
    <w:p w:rsidR="00910405" w:rsidRPr="007C138D" w:rsidRDefault="00910405" w:rsidP="00EB53D8">
      <w:pPr>
        <w:pStyle w:val="Prrafodelista"/>
        <w:numPr>
          <w:ilvl w:val="0"/>
          <w:numId w:val="109"/>
        </w:numPr>
        <w:suppressAutoHyphens/>
        <w:ind w:right="336"/>
        <w:jc w:val="both"/>
        <w:rPr>
          <w:rFonts w:ascii="Arial" w:hAnsi="Arial" w:cs="Arial"/>
          <w:color w:val="000000"/>
          <w:sz w:val="24"/>
          <w:szCs w:val="24"/>
        </w:rPr>
      </w:pPr>
      <w:r w:rsidRPr="007C138D">
        <w:rPr>
          <w:rFonts w:ascii="Arial" w:hAnsi="Arial" w:cs="Arial"/>
          <w:color w:val="000000"/>
          <w:sz w:val="24"/>
          <w:szCs w:val="24"/>
        </w:rPr>
        <w:t>Se cierra el permiso y se suspende la actividad hasta que se corrijan las condiciones de riesgo. Este cierre lo puede hacer cualquier persona competente.</w:t>
      </w:r>
    </w:p>
    <w:p w:rsidR="00910405" w:rsidRPr="00B77E30" w:rsidRDefault="00910405" w:rsidP="00EB53D8">
      <w:pPr>
        <w:numPr>
          <w:ilvl w:val="0"/>
          <w:numId w:val="56"/>
        </w:numPr>
        <w:tabs>
          <w:tab w:val="left" w:pos="709"/>
        </w:tabs>
        <w:suppressAutoHyphens/>
        <w:spacing w:after="0" w:line="240" w:lineRule="auto"/>
        <w:ind w:right="336"/>
        <w:jc w:val="both"/>
        <w:rPr>
          <w:rFonts w:ascii="Arial" w:hAnsi="Arial" w:cs="Arial"/>
          <w:color w:val="000000"/>
          <w:sz w:val="24"/>
          <w:szCs w:val="24"/>
        </w:rPr>
      </w:pPr>
      <w:r w:rsidRPr="00B77E30">
        <w:rPr>
          <w:rFonts w:ascii="Arial" w:hAnsi="Arial" w:cs="Arial"/>
          <w:color w:val="000000"/>
          <w:sz w:val="24"/>
          <w:szCs w:val="24"/>
        </w:rPr>
        <w:t xml:space="preserve">Para reiniciar la tarea se debe diligenciar un nuevo permiso previa intervención del Supervisor encargado del trabajo, haciendo referencia y énfasis en que un segundo cierre del permiso suspenderá la ejecución de la obra. </w:t>
      </w:r>
    </w:p>
    <w:p w:rsidR="00910405" w:rsidRPr="00B77E30" w:rsidRDefault="00910405" w:rsidP="00910405">
      <w:pPr>
        <w:pStyle w:val="Prrafodelista"/>
        <w:ind w:left="0"/>
        <w:jc w:val="both"/>
        <w:rPr>
          <w:rFonts w:ascii="Arial" w:hAnsi="Arial" w:cs="Arial"/>
          <w:b/>
          <w:sz w:val="24"/>
          <w:szCs w:val="24"/>
          <w:lang w:val="es-ES"/>
        </w:rPr>
      </w:pPr>
    </w:p>
    <w:p w:rsidR="00910405" w:rsidRPr="00B77E30" w:rsidRDefault="00631A7B" w:rsidP="00910405">
      <w:pPr>
        <w:pStyle w:val="Prrafodelista"/>
        <w:ind w:left="0"/>
        <w:rPr>
          <w:rFonts w:ascii="Arial" w:hAnsi="Arial" w:cs="Arial"/>
          <w:b/>
          <w:bCs/>
          <w:sz w:val="24"/>
          <w:szCs w:val="24"/>
          <w:lang w:val="es-ES"/>
        </w:rPr>
      </w:pPr>
      <w:r w:rsidRPr="00B77E30">
        <w:rPr>
          <w:rFonts w:ascii="Arial" w:hAnsi="Arial" w:cs="Arial"/>
          <w:noProof/>
          <w:sz w:val="24"/>
          <w:szCs w:val="24"/>
          <w:lang w:eastAsia="es-CO"/>
        </w:rPr>
        <w:drawing>
          <wp:anchor distT="0" distB="0" distL="114300" distR="114300" simplePos="0" relativeHeight="251719680" behindDoc="1" locked="0" layoutInCell="1" allowOverlap="1" wp14:anchorId="71A53B03" wp14:editId="6AD5E3A3">
            <wp:simplePos x="0" y="0"/>
            <wp:positionH relativeFrom="rightMargin">
              <wp:align>left</wp:align>
            </wp:positionH>
            <wp:positionV relativeFrom="paragraph">
              <wp:posOffset>217805</wp:posOffset>
            </wp:positionV>
            <wp:extent cx="902335" cy="1520190"/>
            <wp:effectExtent l="0" t="0" r="0" b="3810"/>
            <wp:wrapNone/>
            <wp:docPr id="228" name="Imagen 228" descr="http://www.instruccionasesoriaabomberos.com/images_prod_sgr/W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nstruccionasesoriaabomberos.com/images_prod_sgr/W032.jpg"/>
                    <pic:cNvPicPr>
                      <a:picLocks noChangeAspect="1" noChangeArrowheads="1"/>
                    </pic:cNvPicPr>
                  </pic:nvPicPr>
                  <pic:blipFill>
                    <a:blip r:embed="rId45" r:link="rId46" cstate="print">
                      <a:extLst>
                        <a:ext uri="{28A0092B-C50C-407E-A947-70E740481C1C}">
                          <a14:useLocalDpi xmlns:a14="http://schemas.microsoft.com/office/drawing/2010/main" val="0"/>
                        </a:ext>
                      </a:extLst>
                    </a:blip>
                    <a:srcRect/>
                    <a:stretch>
                      <a:fillRect/>
                    </a:stretch>
                  </pic:blipFill>
                  <pic:spPr bwMode="auto">
                    <a:xfrm>
                      <a:off x="0" y="0"/>
                      <a:ext cx="902335" cy="152019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405" w:rsidRPr="00B77E30">
        <w:rPr>
          <w:rFonts w:ascii="Arial" w:hAnsi="Arial" w:cs="Arial"/>
          <w:b/>
          <w:sz w:val="24"/>
          <w:szCs w:val="24"/>
          <w:lang w:val="es-ES"/>
        </w:rPr>
        <w:t xml:space="preserve">40.2. </w:t>
      </w:r>
      <w:r w:rsidR="00910405" w:rsidRPr="00B77E30">
        <w:rPr>
          <w:rFonts w:ascii="Arial" w:hAnsi="Arial" w:cs="Arial"/>
          <w:b/>
          <w:bCs/>
          <w:sz w:val="24"/>
          <w:szCs w:val="24"/>
          <w:lang w:val="es-ES"/>
        </w:rPr>
        <w:t>PROCEDIMIENTO OPERATIVO NORMALIZADO</w:t>
      </w:r>
    </w:p>
    <w:p w:rsidR="00910405" w:rsidRPr="00B77E30" w:rsidRDefault="00910405" w:rsidP="00910405">
      <w:pPr>
        <w:pStyle w:val="Textoindependiente"/>
        <w:jc w:val="center"/>
        <w:rPr>
          <w:rFonts w:ascii="Arial" w:hAnsi="Arial" w:cs="Arial"/>
          <w:b/>
          <w:bCs/>
          <w:sz w:val="24"/>
          <w:szCs w:val="24"/>
        </w:rPr>
      </w:pPr>
      <w:r w:rsidRPr="00B77E30">
        <w:rPr>
          <w:rFonts w:ascii="Arial" w:hAnsi="Arial" w:cs="Arial"/>
          <w:b/>
          <w:bCs/>
          <w:sz w:val="24"/>
          <w:szCs w:val="24"/>
        </w:rPr>
        <w:t>PARA RESCATE DE ALTURAS</w:t>
      </w:r>
    </w:p>
    <w:p w:rsidR="00910405" w:rsidRPr="00B77E30" w:rsidRDefault="00910405" w:rsidP="00910405">
      <w:pPr>
        <w:pStyle w:val="Textoindependiente"/>
        <w:rPr>
          <w:rFonts w:ascii="Arial" w:hAnsi="Arial" w:cs="Arial"/>
          <w:b/>
          <w:bCs/>
          <w:sz w:val="24"/>
          <w:szCs w:val="24"/>
        </w:rPr>
      </w:pPr>
      <w:r w:rsidRPr="00B77E30">
        <w:rPr>
          <w:rFonts w:ascii="Arial" w:hAnsi="Arial" w:cs="Arial"/>
          <w:b/>
          <w:bCs/>
          <w:sz w:val="24"/>
          <w:szCs w:val="24"/>
        </w:rPr>
        <w:t xml:space="preserve">                                     (Paciente Consciente – Inconsciente)</w:t>
      </w:r>
      <w:r w:rsidR="00631A7B" w:rsidRPr="00B77E30">
        <w:rPr>
          <w:rFonts w:ascii="Arial" w:hAnsi="Arial" w:cs="Arial"/>
          <w:noProof/>
          <w:sz w:val="24"/>
          <w:szCs w:val="24"/>
          <w:lang w:eastAsia="es-ES"/>
        </w:rPr>
        <w:t xml:space="preserve"> </w:t>
      </w:r>
    </w:p>
    <w:p w:rsidR="00910405" w:rsidRPr="00B77E30" w:rsidRDefault="00910405" w:rsidP="00910405">
      <w:pPr>
        <w:pStyle w:val="Textoindependiente"/>
        <w:rPr>
          <w:rFonts w:ascii="Arial" w:hAnsi="Arial" w:cs="Arial"/>
          <w:bCs/>
          <w:sz w:val="24"/>
          <w:szCs w:val="24"/>
        </w:rPr>
      </w:pPr>
    </w:p>
    <w:p w:rsidR="00910405" w:rsidRPr="00BD4F16" w:rsidRDefault="00910405" w:rsidP="00910405">
      <w:pPr>
        <w:pStyle w:val="Textoindependiente"/>
        <w:rPr>
          <w:rFonts w:ascii="Arial" w:hAnsi="Arial" w:cs="Arial"/>
          <w:bCs/>
          <w:sz w:val="24"/>
          <w:szCs w:val="24"/>
        </w:rPr>
      </w:pPr>
      <w:r w:rsidRPr="00BD4F16">
        <w:rPr>
          <w:rFonts w:ascii="Arial" w:hAnsi="Arial" w:cs="Arial"/>
          <w:bCs/>
          <w:sz w:val="24"/>
          <w:szCs w:val="24"/>
        </w:rPr>
        <w:t>Una vez ocurrido el evento y con el propósito de garantizar la seguridad en las operaciones de rescate en alturas, se debe tomar cuenta las siguientes recomendaciones:</w:t>
      </w:r>
    </w:p>
    <w:p w:rsidR="00910405" w:rsidRPr="00B77E30" w:rsidRDefault="00910405" w:rsidP="00EB53D8">
      <w:pPr>
        <w:pStyle w:val="Textoindependiente"/>
        <w:numPr>
          <w:ilvl w:val="0"/>
          <w:numId w:val="110"/>
        </w:numPr>
        <w:rPr>
          <w:rFonts w:ascii="Arial" w:hAnsi="Arial" w:cs="Arial"/>
          <w:b/>
          <w:sz w:val="24"/>
          <w:szCs w:val="24"/>
        </w:rPr>
      </w:pPr>
      <w:r w:rsidRPr="00B77E30">
        <w:rPr>
          <w:rFonts w:ascii="Arial" w:hAnsi="Arial" w:cs="Arial"/>
          <w:b/>
          <w:sz w:val="24"/>
          <w:szCs w:val="24"/>
        </w:rPr>
        <w:t>Usar solo equipos certificados para trabajo en alturas</w:t>
      </w:r>
    </w:p>
    <w:p w:rsidR="00910405" w:rsidRPr="00B77E30" w:rsidRDefault="00910405" w:rsidP="00EB53D8">
      <w:pPr>
        <w:pStyle w:val="Textoindependiente"/>
        <w:numPr>
          <w:ilvl w:val="0"/>
          <w:numId w:val="110"/>
        </w:numPr>
        <w:rPr>
          <w:rFonts w:ascii="Arial" w:hAnsi="Arial" w:cs="Arial"/>
          <w:b/>
          <w:sz w:val="24"/>
          <w:szCs w:val="24"/>
        </w:rPr>
      </w:pPr>
      <w:r w:rsidRPr="00B77E30">
        <w:rPr>
          <w:rFonts w:ascii="Arial" w:hAnsi="Arial" w:cs="Arial"/>
          <w:b/>
          <w:sz w:val="24"/>
          <w:szCs w:val="24"/>
        </w:rPr>
        <w:t>Verificar estructuras y puntos de anclaje para el desarrollo de la tarea de rescate</w:t>
      </w:r>
    </w:p>
    <w:p w:rsidR="00910405" w:rsidRPr="00B77E30" w:rsidRDefault="00910405" w:rsidP="00EB53D8">
      <w:pPr>
        <w:pStyle w:val="Textoindependiente"/>
        <w:numPr>
          <w:ilvl w:val="0"/>
          <w:numId w:val="110"/>
        </w:numPr>
        <w:rPr>
          <w:rFonts w:ascii="Arial" w:hAnsi="Arial" w:cs="Arial"/>
          <w:b/>
          <w:sz w:val="24"/>
          <w:szCs w:val="24"/>
        </w:rPr>
      </w:pPr>
      <w:r w:rsidRPr="00B77E30">
        <w:rPr>
          <w:rFonts w:ascii="Arial" w:hAnsi="Arial" w:cs="Arial"/>
          <w:b/>
          <w:sz w:val="24"/>
          <w:szCs w:val="24"/>
        </w:rPr>
        <w:t>Verificar en el sitio del accidente, la no existencia de material con riesgo de caída</w:t>
      </w:r>
    </w:p>
    <w:p w:rsidR="00910405" w:rsidRPr="00B77E30" w:rsidRDefault="00910405" w:rsidP="00EB53D8">
      <w:pPr>
        <w:pStyle w:val="Textoindependiente"/>
        <w:numPr>
          <w:ilvl w:val="0"/>
          <w:numId w:val="110"/>
        </w:numPr>
        <w:rPr>
          <w:rFonts w:ascii="Arial" w:hAnsi="Arial" w:cs="Arial"/>
          <w:b/>
          <w:sz w:val="24"/>
          <w:szCs w:val="24"/>
        </w:rPr>
      </w:pPr>
      <w:r w:rsidRPr="00B77E30">
        <w:rPr>
          <w:rFonts w:ascii="Arial" w:hAnsi="Arial" w:cs="Arial"/>
          <w:b/>
          <w:sz w:val="24"/>
          <w:szCs w:val="24"/>
        </w:rPr>
        <w:t>Utilizar los elementos de protección adecuados (bioseguridad y EPP)</w:t>
      </w:r>
    </w:p>
    <w:p w:rsidR="00910405" w:rsidRPr="00B77E30" w:rsidRDefault="00910405" w:rsidP="00EB53D8">
      <w:pPr>
        <w:pStyle w:val="Textoindependiente"/>
        <w:numPr>
          <w:ilvl w:val="0"/>
          <w:numId w:val="110"/>
        </w:numPr>
        <w:rPr>
          <w:rFonts w:ascii="Arial" w:hAnsi="Arial" w:cs="Arial"/>
          <w:b/>
          <w:sz w:val="24"/>
          <w:szCs w:val="24"/>
        </w:rPr>
      </w:pPr>
      <w:r w:rsidRPr="00B77E30">
        <w:rPr>
          <w:rFonts w:ascii="Arial" w:hAnsi="Arial" w:cs="Arial"/>
          <w:b/>
          <w:sz w:val="24"/>
          <w:szCs w:val="24"/>
        </w:rPr>
        <w:t>Realizar chequeo y doble chequeo al   personal y a los equipos utilizados en el rescate</w:t>
      </w:r>
    </w:p>
    <w:p w:rsidR="00910405" w:rsidRPr="00B77E30" w:rsidRDefault="00910405" w:rsidP="00910405">
      <w:pPr>
        <w:ind w:left="720"/>
        <w:jc w:val="both"/>
        <w:rPr>
          <w:rFonts w:ascii="Arial" w:hAnsi="Arial" w:cs="Arial"/>
          <w:sz w:val="24"/>
          <w:szCs w:val="24"/>
        </w:rPr>
      </w:pPr>
    </w:p>
    <w:p w:rsidR="00910405" w:rsidRPr="00B77E30" w:rsidRDefault="00910405" w:rsidP="00910405">
      <w:pPr>
        <w:jc w:val="both"/>
        <w:rPr>
          <w:rFonts w:ascii="Arial" w:hAnsi="Arial" w:cs="Arial"/>
          <w:b/>
          <w:bCs/>
          <w:sz w:val="24"/>
          <w:szCs w:val="24"/>
        </w:rPr>
      </w:pPr>
      <w:r w:rsidRPr="00B77E30">
        <w:rPr>
          <w:rFonts w:ascii="Arial" w:hAnsi="Arial" w:cs="Arial"/>
          <w:b/>
          <w:bCs/>
          <w:sz w:val="24"/>
          <w:szCs w:val="24"/>
        </w:rPr>
        <w:lastRenderedPageBreak/>
        <w:t>40.2.1PRIMERA RESPUESTA (Personal del área).</w:t>
      </w:r>
    </w:p>
    <w:p w:rsidR="00910405" w:rsidRPr="00B77E30" w:rsidRDefault="00910405" w:rsidP="00910405">
      <w:pPr>
        <w:jc w:val="both"/>
        <w:rPr>
          <w:rFonts w:ascii="Arial" w:hAnsi="Arial" w:cs="Arial"/>
          <w:bCs/>
          <w:sz w:val="24"/>
          <w:szCs w:val="24"/>
        </w:rPr>
      </w:pPr>
      <w:r w:rsidRPr="00B77E30">
        <w:rPr>
          <w:rFonts w:ascii="Arial" w:hAnsi="Arial" w:cs="Arial"/>
          <w:bCs/>
          <w:sz w:val="24"/>
          <w:szCs w:val="24"/>
        </w:rPr>
        <w:t xml:space="preserve">El personal presente en el sitio donde se presenta el accidente en alturas, debe desarrollar los siguientes pasos en la atención de la emergencia: </w:t>
      </w:r>
    </w:p>
    <w:p w:rsidR="00910405" w:rsidRPr="007C138D" w:rsidRDefault="00910405" w:rsidP="00EB53D8">
      <w:pPr>
        <w:pStyle w:val="Prrafodelista"/>
        <w:numPr>
          <w:ilvl w:val="0"/>
          <w:numId w:val="111"/>
        </w:numPr>
        <w:suppressAutoHyphens/>
        <w:jc w:val="both"/>
        <w:rPr>
          <w:rFonts w:ascii="Arial" w:hAnsi="Arial" w:cs="Arial"/>
          <w:bCs/>
          <w:sz w:val="24"/>
          <w:szCs w:val="24"/>
        </w:rPr>
      </w:pPr>
      <w:r w:rsidRPr="007C138D">
        <w:rPr>
          <w:rFonts w:ascii="Arial" w:hAnsi="Arial" w:cs="Arial"/>
          <w:bCs/>
          <w:sz w:val="24"/>
          <w:szCs w:val="24"/>
        </w:rPr>
        <w:t>Informar rápidamente al cuerpo de socorro (Bomberos, Cruz Roja Local, Defensa Civil) sobre el evento, de manera clara y oportuna</w:t>
      </w:r>
    </w:p>
    <w:p w:rsidR="00910405" w:rsidRPr="007C138D" w:rsidRDefault="00910405" w:rsidP="00EB53D8">
      <w:pPr>
        <w:pStyle w:val="Prrafodelista"/>
        <w:numPr>
          <w:ilvl w:val="0"/>
          <w:numId w:val="111"/>
        </w:numPr>
        <w:suppressAutoHyphens/>
        <w:jc w:val="both"/>
        <w:rPr>
          <w:rFonts w:ascii="Arial" w:hAnsi="Arial" w:cs="Arial"/>
          <w:bCs/>
          <w:sz w:val="24"/>
          <w:szCs w:val="24"/>
        </w:rPr>
      </w:pPr>
      <w:r w:rsidRPr="007C138D">
        <w:rPr>
          <w:rFonts w:ascii="Arial" w:hAnsi="Arial" w:cs="Arial"/>
          <w:bCs/>
          <w:sz w:val="24"/>
          <w:szCs w:val="24"/>
        </w:rPr>
        <w:t>Mantener contacto visual y verbal con la víctima permanentemente</w:t>
      </w:r>
    </w:p>
    <w:p w:rsidR="00910405" w:rsidRPr="007C138D" w:rsidRDefault="00910405" w:rsidP="00EB53D8">
      <w:pPr>
        <w:pStyle w:val="Prrafodelista"/>
        <w:numPr>
          <w:ilvl w:val="0"/>
          <w:numId w:val="111"/>
        </w:numPr>
        <w:suppressAutoHyphens/>
        <w:jc w:val="both"/>
        <w:rPr>
          <w:rFonts w:ascii="Arial" w:hAnsi="Arial" w:cs="Arial"/>
          <w:bCs/>
          <w:sz w:val="24"/>
          <w:szCs w:val="24"/>
        </w:rPr>
      </w:pPr>
      <w:r w:rsidRPr="007C138D">
        <w:rPr>
          <w:rFonts w:ascii="Arial" w:hAnsi="Arial" w:cs="Arial"/>
          <w:bCs/>
          <w:sz w:val="24"/>
          <w:szCs w:val="24"/>
        </w:rPr>
        <w:t>Acordonar el área para evitar el acceso de personal no calificado y reducir nuevos riesgos en la operación de rescate.</w:t>
      </w:r>
    </w:p>
    <w:p w:rsidR="00910405" w:rsidRPr="007C138D" w:rsidRDefault="00910405" w:rsidP="00EB53D8">
      <w:pPr>
        <w:pStyle w:val="Prrafodelista"/>
        <w:numPr>
          <w:ilvl w:val="0"/>
          <w:numId w:val="111"/>
        </w:numPr>
        <w:suppressAutoHyphens/>
        <w:jc w:val="both"/>
        <w:rPr>
          <w:rFonts w:ascii="Arial" w:hAnsi="Arial" w:cs="Arial"/>
          <w:bCs/>
          <w:sz w:val="24"/>
          <w:szCs w:val="24"/>
        </w:rPr>
      </w:pPr>
      <w:r w:rsidRPr="007C138D">
        <w:rPr>
          <w:rFonts w:ascii="Arial" w:hAnsi="Arial" w:cs="Arial"/>
          <w:bCs/>
          <w:sz w:val="24"/>
          <w:szCs w:val="24"/>
        </w:rPr>
        <w:t>Tener los equipos de emergencia disponibles  en el sitio de la emergencia</w:t>
      </w:r>
    </w:p>
    <w:p w:rsidR="00910405" w:rsidRPr="007C138D" w:rsidRDefault="00910405" w:rsidP="00EB53D8">
      <w:pPr>
        <w:pStyle w:val="Prrafodelista"/>
        <w:numPr>
          <w:ilvl w:val="0"/>
          <w:numId w:val="111"/>
        </w:numPr>
        <w:suppressAutoHyphens/>
        <w:jc w:val="both"/>
        <w:rPr>
          <w:rFonts w:ascii="Arial" w:hAnsi="Arial" w:cs="Arial"/>
          <w:bCs/>
          <w:sz w:val="24"/>
          <w:szCs w:val="24"/>
        </w:rPr>
      </w:pPr>
      <w:r w:rsidRPr="007C138D">
        <w:rPr>
          <w:rFonts w:ascii="Arial" w:hAnsi="Arial" w:cs="Arial"/>
          <w:bCs/>
          <w:sz w:val="24"/>
          <w:szCs w:val="24"/>
        </w:rPr>
        <w:t>Orientar al cuerpo de socorro en la forma de llegar al punto de anclaje</w:t>
      </w:r>
    </w:p>
    <w:p w:rsidR="00910405" w:rsidRPr="00B77E30" w:rsidRDefault="00910405" w:rsidP="00910405">
      <w:pPr>
        <w:jc w:val="both"/>
        <w:rPr>
          <w:rFonts w:ascii="Arial" w:hAnsi="Arial" w:cs="Arial"/>
          <w:b/>
          <w:bCs/>
          <w:sz w:val="24"/>
          <w:szCs w:val="24"/>
        </w:rPr>
      </w:pPr>
    </w:p>
    <w:p w:rsidR="00910405" w:rsidRPr="00B77E30" w:rsidRDefault="00910405" w:rsidP="00910405">
      <w:pPr>
        <w:jc w:val="both"/>
        <w:rPr>
          <w:rFonts w:ascii="Arial" w:hAnsi="Arial" w:cs="Arial"/>
          <w:b/>
          <w:bCs/>
          <w:sz w:val="24"/>
          <w:szCs w:val="24"/>
        </w:rPr>
      </w:pPr>
      <w:r w:rsidRPr="00B77E30">
        <w:rPr>
          <w:rFonts w:ascii="Arial" w:hAnsi="Arial" w:cs="Arial"/>
          <w:b/>
          <w:bCs/>
          <w:sz w:val="24"/>
          <w:szCs w:val="24"/>
        </w:rPr>
        <w:t>40.2.2. RESPUESTA INTERNA ESPECIALIZADA (Cuerpo de Socorro)</w:t>
      </w:r>
    </w:p>
    <w:p w:rsidR="00910405" w:rsidRPr="00B77E30" w:rsidRDefault="00910405" w:rsidP="00910405">
      <w:pPr>
        <w:jc w:val="both"/>
        <w:rPr>
          <w:rFonts w:ascii="Arial" w:hAnsi="Arial" w:cs="Arial"/>
          <w:b/>
          <w:bCs/>
          <w:sz w:val="24"/>
          <w:szCs w:val="24"/>
        </w:rPr>
      </w:pPr>
      <w:r w:rsidRPr="00B77E30">
        <w:rPr>
          <w:rFonts w:ascii="Arial" w:hAnsi="Arial" w:cs="Arial"/>
          <w:bCs/>
          <w:sz w:val="24"/>
          <w:szCs w:val="24"/>
        </w:rPr>
        <w:t>El cuerpo de socorro asegurará el control de la situación en todo momento</w:t>
      </w:r>
      <w:r w:rsidRPr="00B77E30">
        <w:rPr>
          <w:rFonts w:ascii="Arial" w:hAnsi="Arial" w:cs="Arial"/>
          <w:b/>
          <w:bCs/>
          <w:sz w:val="24"/>
          <w:szCs w:val="24"/>
        </w:rPr>
        <w:t xml:space="preserve"> </w:t>
      </w:r>
      <w:r w:rsidRPr="00B77E30">
        <w:rPr>
          <w:rFonts w:ascii="Arial" w:hAnsi="Arial" w:cs="Arial"/>
          <w:bCs/>
          <w:sz w:val="24"/>
          <w:szCs w:val="24"/>
        </w:rPr>
        <w:t>y ubicará la máquina de bomberos o vehículo de socorro, en el punto más cercano a la emergencia con posición de salida</w:t>
      </w:r>
    </w:p>
    <w:p w:rsidR="00910405" w:rsidRPr="00B77E30" w:rsidRDefault="00910405" w:rsidP="00EB53D8">
      <w:pPr>
        <w:numPr>
          <w:ilvl w:val="0"/>
          <w:numId w:val="112"/>
        </w:numPr>
        <w:suppressAutoHyphens/>
        <w:spacing w:after="0" w:line="240" w:lineRule="auto"/>
        <w:jc w:val="both"/>
        <w:rPr>
          <w:rFonts w:ascii="Arial" w:hAnsi="Arial" w:cs="Arial"/>
          <w:bCs/>
          <w:sz w:val="24"/>
          <w:szCs w:val="24"/>
        </w:rPr>
      </w:pPr>
      <w:r w:rsidRPr="00B77E30">
        <w:rPr>
          <w:rFonts w:ascii="Arial" w:hAnsi="Arial" w:cs="Arial"/>
          <w:bCs/>
          <w:sz w:val="24"/>
          <w:szCs w:val="24"/>
        </w:rPr>
        <w:t>Requiere de 7 unidades (Rescatistas) para la operación de rescate</w:t>
      </w:r>
    </w:p>
    <w:p w:rsidR="00910405" w:rsidRPr="00B77E30" w:rsidRDefault="00910405" w:rsidP="00EB53D8">
      <w:pPr>
        <w:numPr>
          <w:ilvl w:val="0"/>
          <w:numId w:val="112"/>
        </w:numPr>
        <w:suppressAutoHyphens/>
        <w:spacing w:after="0" w:line="240" w:lineRule="auto"/>
        <w:jc w:val="both"/>
        <w:rPr>
          <w:rFonts w:ascii="Arial" w:hAnsi="Arial" w:cs="Arial"/>
          <w:bCs/>
          <w:sz w:val="24"/>
          <w:szCs w:val="24"/>
        </w:rPr>
      </w:pPr>
      <w:r w:rsidRPr="00B77E30">
        <w:rPr>
          <w:rFonts w:ascii="Arial" w:hAnsi="Arial" w:cs="Arial"/>
          <w:bCs/>
          <w:sz w:val="24"/>
          <w:szCs w:val="24"/>
        </w:rPr>
        <w:t>Requiere de 7 equipos de Protección personal completos</w:t>
      </w:r>
    </w:p>
    <w:p w:rsidR="00910405" w:rsidRPr="00B77E30" w:rsidRDefault="00910405" w:rsidP="00EB53D8">
      <w:pPr>
        <w:numPr>
          <w:ilvl w:val="0"/>
          <w:numId w:val="112"/>
        </w:numPr>
        <w:suppressAutoHyphens/>
        <w:spacing w:after="0" w:line="240" w:lineRule="auto"/>
        <w:jc w:val="both"/>
        <w:rPr>
          <w:rFonts w:ascii="Arial" w:hAnsi="Arial" w:cs="Arial"/>
          <w:bCs/>
          <w:sz w:val="24"/>
          <w:szCs w:val="24"/>
        </w:rPr>
      </w:pPr>
      <w:r w:rsidRPr="00B77E30">
        <w:rPr>
          <w:rFonts w:ascii="Arial" w:hAnsi="Arial" w:cs="Arial"/>
          <w:bCs/>
          <w:sz w:val="24"/>
          <w:szCs w:val="24"/>
        </w:rPr>
        <w:t>Diseñar con el Supervisor en el sitio de accidente, el acceso a la víctima de la forma más segura y rápida</w:t>
      </w:r>
    </w:p>
    <w:p w:rsidR="00910405" w:rsidRPr="00B77E30" w:rsidRDefault="00910405" w:rsidP="00EB53D8">
      <w:pPr>
        <w:numPr>
          <w:ilvl w:val="0"/>
          <w:numId w:val="112"/>
        </w:numPr>
        <w:suppressAutoHyphens/>
        <w:spacing w:after="0" w:line="240" w:lineRule="auto"/>
        <w:jc w:val="both"/>
        <w:rPr>
          <w:rFonts w:ascii="Arial" w:hAnsi="Arial" w:cs="Arial"/>
          <w:bCs/>
          <w:sz w:val="24"/>
          <w:szCs w:val="24"/>
        </w:rPr>
      </w:pPr>
      <w:r w:rsidRPr="00B77E30">
        <w:rPr>
          <w:rFonts w:ascii="Arial" w:hAnsi="Arial" w:cs="Arial"/>
          <w:bCs/>
          <w:sz w:val="24"/>
          <w:szCs w:val="24"/>
        </w:rPr>
        <w:t>Estabilizar el paciente en el sitio (Permeabilidad de vía aérea. hemostasia básica, control cervical)</w:t>
      </w:r>
    </w:p>
    <w:p w:rsidR="00910405" w:rsidRPr="00B77E30" w:rsidRDefault="00910405" w:rsidP="00910405">
      <w:pPr>
        <w:pStyle w:val="Ttulo5"/>
        <w:rPr>
          <w:rFonts w:cs="Arial"/>
          <w:b w:val="0"/>
          <w:bCs/>
          <w:sz w:val="24"/>
          <w:szCs w:val="24"/>
        </w:rPr>
      </w:pPr>
      <w:r w:rsidRPr="00B77E30">
        <w:rPr>
          <w:rFonts w:cs="Arial"/>
          <w:bCs/>
          <w:sz w:val="24"/>
          <w:szCs w:val="24"/>
        </w:rPr>
        <w:t xml:space="preserve">Bajar o subir a la víctima al  nivel del piso más cercano según el caso presentado mediante el uso de técnicas definidas acorde a las condiciones y medios disponibles, tales como: </w:t>
      </w:r>
    </w:p>
    <w:p w:rsidR="00910405" w:rsidRPr="00B77E30" w:rsidRDefault="00910405" w:rsidP="00910405">
      <w:pPr>
        <w:tabs>
          <w:tab w:val="left" w:pos="8940"/>
        </w:tabs>
        <w:ind w:left="1428"/>
        <w:jc w:val="both"/>
        <w:rPr>
          <w:rFonts w:ascii="Arial" w:hAnsi="Arial" w:cs="Arial"/>
          <w:bCs/>
          <w:sz w:val="24"/>
          <w:szCs w:val="24"/>
        </w:rPr>
      </w:pPr>
      <w:r w:rsidRPr="00B77E30">
        <w:rPr>
          <w:rFonts w:ascii="Arial" w:hAnsi="Arial" w:cs="Arial"/>
          <w:bCs/>
          <w:sz w:val="24"/>
          <w:szCs w:val="24"/>
        </w:rPr>
        <w:t xml:space="preserve">Rescate de la persona sin auxiliador </w:t>
      </w:r>
    </w:p>
    <w:p w:rsidR="00910405" w:rsidRPr="00B77E30" w:rsidRDefault="00910405" w:rsidP="00910405">
      <w:pPr>
        <w:tabs>
          <w:tab w:val="left" w:pos="8940"/>
        </w:tabs>
        <w:ind w:left="1428"/>
        <w:jc w:val="both"/>
        <w:rPr>
          <w:rFonts w:ascii="Arial" w:hAnsi="Arial" w:cs="Arial"/>
          <w:bCs/>
          <w:sz w:val="24"/>
          <w:szCs w:val="24"/>
        </w:rPr>
      </w:pPr>
      <w:r w:rsidRPr="00B77E30">
        <w:rPr>
          <w:rFonts w:ascii="Arial" w:hAnsi="Arial" w:cs="Arial"/>
          <w:bCs/>
          <w:sz w:val="24"/>
          <w:szCs w:val="24"/>
        </w:rPr>
        <w:t xml:space="preserve">Rescate con auxiliador </w:t>
      </w:r>
    </w:p>
    <w:p w:rsidR="00910405" w:rsidRPr="00B77E30" w:rsidRDefault="00910405" w:rsidP="00910405">
      <w:pPr>
        <w:tabs>
          <w:tab w:val="left" w:pos="8940"/>
        </w:tabs>
        <w:ind w:left="1428"/>
        <w:jc w:val="both"/>
        <w:rPr>
          <w:rFonts w:ascii="Arial" w:hAnsi="Arial" w:cs="Arial"/>
          <w:bCs/>
          <w:sz w:val="24"/>
          <w:szCs w:val="24"/>
        </w:rPr>
      </w:pPr>
      <w:r w:rsidRPr="00B77E30">
        <w:rPr>
          <w:rFonts w:ascii="Arial" w:hAnsi="Arial" w:cs="Arial"/>
          <w:bCs/>
          <w:sz w:val="24"/>
          <w:szCs w:val="24"/>
        </w:rPr>
        <w:t xml:space="preserve">Rescate Intermedio con auxiliador </w:t>
      </w:r>
    </w:p>
    <w:p w:rsidR="00910405" w:rsidRPr="00B77E30" w:rsidRDefault="00910405" w:rsidP="00910405">
      <w:pPr>
        <w:tabs>
          <w:tab w:val="left" w:pos="8940"/>
        </w:tabs>
        <w:ind w:left="1428"/>
        <w:jc w:val="both"/>
        <w:rPr>
          <w:rFonts w:ascii="Arial" w:hAnsi="Arial" w:cs="Arial"/>
          <w:bCs/>
          <w:sz w:val="24"/>
          <w:szCs w:val="24"/>
        </w:rPr>
      </w:pPr>
      <w:r w:rsidRPr="00B77E30">
        <w:rPr>
          <w:rFonts w:ascii="Arial" w:hAnsi="Arial" w:cs="Arial"/>
          <w:bCs/>
          <w:sz w:val="24"/>
          <w:szCs w:val="24"/>
        </w:rPr>
        <w:t xml:space="preserve">Rescate en camilla con auxiliador </w:t>
      </w:r>
    </w:p>
    <w:p w:rsidR="00910405" w:rsidRPr="00B77E30" w:rsidRDefault="00910405" w:rsidP="00910405">
      <w:pPr>
        <w:pStyle w:val="Ttulo1"/>
        <w:jc w:val="both"/>
        <w:rPr>
          <w:rFonts w:ascii="Arial" w:hAnsi="Arial" w:cs="Arial"/>
          <w:szCs w:val="24"/>
        </w:rPr>
      </w:pPr>
    </w:p>
    <w:p w:rsidR="00910405" w:rsidRPr="00B77E30" w:rsidRDefault="00910405" w:rsidP="00910405">
      <w:pPr>
        <w:pStyle w:val="Ttulo1"/>
        <w:jc w:val="both"/>
        <w:rPr>
          <w:rFonts w:ascii="Arial" w:hAnsi="Arial" w:cs="Arial"/>
          <w:szCs w:val="24"/>
        </w:rPr>
      </w:pPr>
      <w:r w:rsidRPr="00B77E30">
        <w:rPr>
          <w:rFonts w:ascii="Arial" w:hAnsi="Arial" w:cs="Arial"/>
          <w:szCs w:val="24"/>
        </w:rPr>
        <w:t xml:space="preserve">40.2.3. ACTIVIDADES DE SOPORTE </w:t>
      </w:r>
    </w:p>
    <w:p w:rsidR="00631A7B" w:rsidRPr="00B77E30" w:rsidRDefault="00631A7B" w:rsidP="00631A7B">
      <w:pPr>
        <w:rPr>
          <w:rFonts w:ascii="Arial" w:hAnsi="Arial" w:cs="Arial"/>
          <w:sz w:val="24"/>
          <w:szCs w:val="24"/>
          <w:lang w:val="es-ES_tradnl" w:eastAsia="ar-SA"/>
        </w:rPr>
      </w:pPr>
    </w:p>
    <w:p w:rsidR="00910405" w:rsidRPr="00B77E30" w:rsidRDefault="00910405" w:rsidP="00631A7B">
      <w:pPr>
        <w:pStyle w:val="Ttulo1"/>
        <w:numPr>
          <w:ilvl w:val="0"/>
          <w:numId w:val="0"/>
        </w:numPr>
        <w:jc w:val="both"/>
        <w:rPr>
          <w:rFonts w:ascii="Arial" w:eastAsiaTheme="minorHAnsi" w:hAnsi="Arial" w:cs="Arial"/>
          <w:b w:val="0"/>
          <w:bCs/>
          <w:szCs w:val="24"/>
          <w:lang w:val="es-ES" w:eastAsia="en-US"/>
        </w:rPr>
      </w:pPr>
      <w:r w:rsidRPr="00B77E30">
        <w:rPr>
          <w:rFonts w:ascii="Arial" w:eastAsiaTheme="minorHAnsi" w:hAnsi="Arial" w:cs="Arial"/>
          <w:b w:val="0"/>
          <w:szCs w:val="24"/>
          <w:lang w:val="es-ES" w:eastAsia="en-US"/>
        </w:rPr>
        <w:t xml:space="preserve">Solicitar apoyo de Ambulancia y personal pre- hospitalario  en el punto donde se desarrolla la tarea de rescate. Si se requiere el uso de una grúa telescópica, o equipo de alta complejidad para la tarea de rescate, el encargado de </w:t>
      </w:r>
      <w:r w:rsidRPr="00B77E30">
        <w:rPr>
          <w:rFonts w:ascii="Arial" w:eastAsiaTheme="minorHAnsi" w:hAnsi="Arial" w:cs="Arial"/>
          <w:b w:val="0"/>
          <w:szCs w:val="24"/>
          <w:lang w:val="es-ES" w:eastAsia="en-US"/>
        </w:rPr>
        <w:lastRenderedPageBreak/>
        <w:t>seguridad industrial o salud</w:t>
      </w:r>
      <w:r w:rsidRPr="00B77E30">
        <w:rPr>
          <w:rFonts w:ascii="Arial" w:eastAsiaTheme="minorHAnsi" w:hAnsi="Arial" w:cs="Arial"/>
          <w:b w:val="0"/>
          <w:bCs/>
          <w:szCs w:val="24"/>
          <w:lang w:val="es-ES" w:eastAsia="en-US"/>
        </w:rPr>
        <w:t xml:space="preserve"> ocupacional deberá hacer los trámites para su consecución.</w:t>
      </w:r>
    </w:p>
    <w:p w:rsidR="00910405" w:rsidRPr="00B77E30" w:rsidRDefault="00910405" w:rsidP="00910405">
      <w:pPr>
        <w:rPr>
          <w:rFonts w:ascii="Arial" w:hAnsi="Arial" w:cs="Arial"/>
          <w:bCs/>
          <w:sz w:val="24"/>
          <w:szCs w:val="24"/>
        </w:rPr>
      </w:pPr>
    </w:p>
    <w:p w:rsidR="00910405" w:rsidRDefault="00910405" w:rsidP="00910405">
      <w:pPr>
        <w:pStyle w:val="Ttulo1"/>
        <w:tabs>
          <w:tab w:val="num" w:pos="0"/>
        </w:tabs>
        <w:jc w:val="both"/>
        <w:rPr>
          <w:rFonts w:ascii="Arial" w:hAnsi="Arial" w:cs="Arial"/>
          <w:szCs w:val="24"/>
        </w:rPr>
      </w:pPr>
      <w:r w:rsidRPr="00B77E30">
        <w:rPr>
          <w:rFonts w:ascii="Arial" w:hAnsi="Arial" w:cs="Arial"/>
          <w:szCs w:val="24"/>
        </w:rPr>
        <w:t>40.2.4. RECURSOS  REQUERIDOS PARA EL DESARROLLO DE LA TAREA DE RESCATE</w:t>
      </w:r>
    </w:p>
    <w:p w:rsidR="00596E55" w:rsidRPr="00596E55" w:rsidRDefault="00596E55" w:rsidP="00596E55">
      <w:pPr>
        <w:rPr>
          <w:lang w:val="es-ES_tradnl" w:eastAsia="ar-SA"/>
        </w:rPr>
      </w:pPr>
    </w:p>
    <w:p w:rsidR="00910405" w:rsidRPr="00B77E30" w:rsidRDefault="00910405" w:rsidP="00910405">
      <w:pPr>
        <w:ind w:firstLine="708"/>
        <w:jc w:val="both"/>
        <w:rPr>
          <w:rFonts w:ascii="Arial" w:hAnsi="Arial" w:cs="Arial"/>
          <w:sz w:val="24"/>
          <w:szCs w:val="24"/>
        </w:rPr>
      </w:pPr>
      <w:r w:rsidRPr="00B77E30">
        <w:rPr>
          <w:rFonts w:ascii="Arial" w:hAnsi="Arial" w:cs="Arial"/>
          <w:sz w:val="24"/>
          <w:szCs w:val="24"/>
        </w:rPr>
        <w:t>Personal Área</w:t>
      </w:r>
    </w:p>
    <w:p w:rsidR="00910405" w:rsidRPr="00B77E30" w:rsidRDefault="00910405" w:rsidP="00EB53D8">
      <w:pPr>
        <w:numPr>
          <w:ilvl w:val="0"/>
          <w:numId w:val="113"/>
        </w:numPr>
        <w:suppressAutoHyphens/>
        <w:spacing w:after="0" w:line="240" w:lineRule="auto"/>
        <w:jc w:val="both"/>
        <w:rPr>
          <w:rFonts w:ascii="Arial" w:hAnsi="Arial" w:cs="Arial"/>
          <w:sz w:val="24"/>
          <w:szCs w:val="24"/>
        </w:rPr>
      </w:pPr>
      <w:r w:rsidRPr="00B77E30">
        <w:rPr>
          <w:rFonts w:ascii="Arial" w:hAnsi="Arial" w:cs="Arial"/>
          <w:sz w:val="24"/>
          <w:szCs w:val="24"/>
        </w:rPr>
        <w:t xml:space="preserve">Brigada de Emergencias </w:t>
      </w:r>
    </w:p>
    <w:p w:rsidR="00910405" w:rsidRPr="00B77E30" w:rsidRDefault="00910405" w:rsidP="00EB53D8">
      <w:pPr>
        <w:numPr>
          <w:ilvl w:val="0"/>
          <w:numId w:val="113"/>
        </w:numPr>
        <w:suppressAutoHyphens/>
        <w:spacing w:after="0" w:line="240" w:lineRule="auto"/>
        <w:jc w:val="both"/>
        <w:rPr>
          <w:rFonts w:ascii="Arial" w:hAnsi="Arial" w:cs="Arial"/>
          <w:sz w:val="24"/>
          <w:szCs w:val="24"/>
        </w:rPr>
      </w:pPr>
      <w:r w:rsidRPr="00B77E30">
        <w:rPr>
          <w:rFonts w:ascii="Arial" w:hAnsi="Arial" w:cs="Arial"/>
          <w:sz w:val="24"/>
          <w:szCs w:val="24"/>
        </w:rPr>
        <w:t>Supervisor en el sitio de la emergencia</w:t>
      </w:r>
    </w:p>
    <w:p w:rsidR="00596E55" w:rsidRDefault="00596E55" w:rsidP="00910405">
      <w:pPr>
        <w:ind w:firstLine="708"/>
        <w:jc w:val="both"/>
        <w:rPr>
          <w:rFonts w:ascii="Arial" w:hAnsi="Arial" w:cs="Arial"/>
          <w:sz w:val="24"/>
          <w:szCs w:val="24"/>
        </w:rPr>
      </w:pPr>
    </w:p>
    <w:p w:rsidR="00910405" w:rsidRPr="00B77E30" w:rsidRDefault="00910405" w:rsidP="00910405">
      <w:pPr>
        <w:ind w:firstLine="708"/>
        <w:jc w:val="both"/>
        <w:rPr>
          <w:rFonts w:ascii="Arial" w:hAnsi="Arial" w:cs="Arial"/>
          <w:sz w:val="24"/>
          <w:szCs w:val="24"/>
        </w:rPr>
      </w:pPr>
      <w:r w:rsidRPr="00B77E30">
        <w:rPr>
          <w:rFonts w:ascii="Arial" w:hAnsi="Arial" w:cs="Arial"/>
          <w:sz w:val="24"/>
          <w:szCs w:val="24"/>
        </w:rPr>
        <w:t>Recursos en el Área:</w:t>
      </w:r>
    </w:p>
    <w:p w:rsidR="00910405" w:rsidRPr="00B77E30" w:rsidRDefault="00910405" w:rsidP="00EB53D8">
      <w:pPr>
        <w:numPr>
          <w:ilvl w:val="0"/>
          <w:numId w:val="114"/>
        </w:numPr>
        <w:suppressAutoHyphens/>
        <w:spacing w:after="0" w:line="240" w:lineRule="auto"/>
        <w:jc w:val="both"/>
        <w:rPr>
          <w:rFonts w:ascii="Arial" w:hAnsi="Arial" w:cs="Arial"/>
          <w:sz w:val="24"/>
          <w:szCs w:val="24"/>
        </w:rPr>
      </w:pPr>
      <w:r w:rsidRPr="00B77E30">
        <w:rPr>
          <w:rFonts w:ascii="Arial" w:hAnsi="Arial" w:cs="Arial"/>
          <w:sz w:val="24"/>
          <w:szCs w:val="24"/>
        </w:rPr>
        <w:t>Equipos para rescate en alturas</w:t>
      </w:r>
    </w:p>
    <w:p w:rsidR="00910405" w:rsidRPr="00B77E30" w:rsidRDefault="00910405" w:rsidP="00EB53D8">
      <w:pPr>
        <w:numPr>
          <w:ilvl w:val="0"/>
          <w:numId w:val="114"/>
        </w:numPr>
        <w:suppressAutoHyphens/>
        <w:spacing w:after="0" w:line="240" w:lineRule="auto"/>
        <w:jc w:val="both"/>
        <w:rPr>
          <w:rFonts w:ascii="Arial" w:hAnsi="Arial" w:cs="Arial"/>
          <w:sz w:val="24"/>
          <w:szCs w:val="24"/>
        </w:rPr>
      </w:pPr>
      <w:r w:rsidRPr="00B77E30">
        <w:rPr>
          <w:rFonts w:ascii="Arial" w:hAnsi="Arial" w:cs="Arial"/>
          <w:sz w:val="24"/>
          <w:szCs w:val="24"/>
        </w:rPr>
        <w:t>Camilla e inmovilizadores</w:t>
      </w:r>
    </w:p>
    <w:p w:rsidR="00910405" w:rsidRPr="00B77E30" w:rsidRDefault="00910405" w:rsidP="00EB53D8">
      <w:pPr>
        <w:numPr>
          <w:ilvl w:val="0"/>
          <w:numId w:val="114"/>
        </w:numPr>
        <w:suppressAutoHyphens/>
        <w:spacing w:after="0" w:line="240" w:lineRule="auto"/>
        <w:jc w:val="both"/>
        <w:rPr>
          <w:rFonts w:ascii="Arial" w:hAnsi="Arial" w:cs="Arial"/>
          <w:sz w:val="24"/>
          <w:szCs w:val="24"/>
        </w:rPr>
      </w:pPr>
      <w:r w:rsidRPr="00B77E30">
        <w:rPr>
          <w:rFonts w:ascii="Arial" w:hAnsi="Arial" w:cs="Arial"/>
          <w:sz w:val="24"/>
          <w:szCs w:val="24"/>
        </w:rPr>
        <w:t xml:space="preserve">Botiquín y equipo pre hospitalario </w:t>
      </w:r>
    </w:p>
    <w:p w:rsidR="00910405" w:rsidRPr="00B77E30" w:rsidRDefault="00910405" w:rsidP="00EB53D8">
      <w:pPr>
        <w:numPr>
          <w:ilvl w:val="0"/>
          <w:numId w:val="114"/>
        </w:numPr>
        <w:suppressAutoHyphens/>
        <w:spacing w:after="0" w:line="240" w:lineRule="auto"/>
        <w:jc w:val="both"/>
        <w:rPr>
          <w:rFonts w:ascii="Arial" w:hAnsi="Arial" w:cs="Arial"/>
          <w:sz w:val="24"/>
          <w:szCs w:val="24"/>
        </w:rPr>
      </w:pPr>
      <w:r w:rsidRPr="00B77E30">
        <w:rPr>
          <w:rFonts w:ascii="Arial" w:hAnsi="Arial" w:cs="Arial"/>
          <w:sz w:val="24"/>
          <w:szCs w:val="24"/>
        </w:rPr>
        <w:t>Cinta y conos para acordonar área de rescate</w:t>
      </w:r>
    </w:p>
    <w:p w:rsidR="00910405" w:rsidRPr="00B77E30" w:rsidRDefault="00910405" w:rsidP="00EB53D8">
      <w:pPr>
        <w:numPr>
          <w:ilvl w:val="0"/>
          <w:numId w:val="114"/>
        </w:numPr>
        <w:suppressAutoHyphens/>
        <w:spacing w:after="0" w:line="240" w:lineRule="auto"/>
        <w:jc w:val="both"/>
        <w:rPr>
          <w:rFonts w:ascii="Arial" w:hAnsi="Arial" w:cs="Arial"/>
          <w:sz w:val="24"/>
          <w:szCs w:val="24"/>
        </w:rPr>
      </w:pPr>
      <w:r w:rsidRPr="00B77E30">
        <w:rPr>
          <w:rFonts w:ascii="Arial" w:hAnsi="Arial" w:cs="Arial"/>
          <w:sz w:val="24"/>
          <w:szCs w:val="24"/>
        </w:rPr>
        <w:t>Radios de comunicación</w:t>
      </w:r>
    </w:p>
    <w:p w:rsidR="00596E55" w:rsidRDefault="00596E55" w:rsidP="00910405">
      <w:pPr>
        <w:ind w:firstLine="708"/>
        <w:jc w:val="both"/>
        <w:rPr>
          <w:rFonts w:ascii="Arial" w:hAnsi="Arial" w:cs="Arial"/>
          <w:sz w:val="24"/>
          <w:szCs w:val="24"/>
        </w:rPr>
      </w:pPr>
    </w:p>
    <w:p w:rsidR="00910405" w:rsidRPr="00B77E30" w:rsidRDefault="00910405" w:rsidP="00910405">
      <w:pPr>
        <w:ind w:firstLine="708"/>
        <w:jc w:val="both"/>
        <w:rPr>
          <w:rFonts w:ascii="Arial" w:hAnsi="Arial" w:cs="Arial"/>
          <w:sz w:val="24"/>
          <w:szCs w:val="24"/>
        </w:rPr>
      </w:pPr>
      <w:r w:rsidRPr="00B77E30">
        <w:rPr>
          <w:rFonts w:ascii="Arial" w:hAnsi="Arial" w:cs="Arial"/>
          <w:sz w:val="24"/>
          <w:szCs w:val="24"/>
        </w:rPr>
        <w:t>Personal Cuerpo de Socorro:</w:t>
      </w:r>
    </w:p>
    <w:p w:rsidR="00910405" w:rsidRPr="00B77E30" w:rsidRDefault="00910405" w:rsidP="00EB53D8">
      <w:pPr>
        <w:numPr>
          <w:ilvl w:val="0"/>
          <w:numId w:val="115"/>
        </w:numPr>
        <w:suppressAutoHyphens/>
        <w:spacing w:after="0" w:line="240" w:lineRule="auto"/>
        <w:jc w:val="both"/>
        <w:rPr>
          <w:rFonts w:ascii="Arial" w:hAnsi="Arial" w:cs="Arial"/>
          <w:sz w:val="24"/>
          <w:szCs w:val="24"/>
        </w:rPr>
      </w:pPr>
      <w:r w:rsidRPr="00B77E30">
        <w:rPr>
          <w:rFonts w:ascii="Arial" w:hAnsi="Arial" w:cs="Arial"/>
          <w:sz w:val="24"/>
          <w:szCs w:val="24"/>
        </w:rPr>
        <w:t xml:space="preserve">Comandante de escena </w:t>
      </w:r>
    </w:p>
    <w:p w:rsidR="00910405" w:rsidRPr="00B77E30" w:rsidRDefault="00910405" w:rsidP="00EB53D8">
      <w:pPr>
        <w:numPr>
          <w:ilvl w:val="0"/>
          <w:numId w:val="115"/>
        </w:numPr>
        <w:suppressAutoHyphens/>
        <w:spacing w:after="0" w:line="240" w:lineRule="auto"/>
        <w:jc w:val="both"/>
        <w:rPr>
          <w:rFonts w:ascii="Arial" w:hAnsi="Arial" w:cs="Arial"/>
          <w:sz w:val="24"/>
          <w:szCs w:val="24"/>
        </w:rPr>
      </w:pPr>
      <w:r w:rsidRPr="00B77E30">
        <w:rPr>
          <w:rFonts w:ascii="Arial" w:hAnsi="Arial" w:cs="Arial"/>
          <w:sz w:val="24"/>
          <w:szCs w:val="24"/>
        </w:rPr>
        <w:t>Requiere de 7 unidades (Rescatistas) para manejar la emergencia.</w:t>
      </w:r>
    </w:p>
    <w:p w:rsidR="00596E55" w:rsidRDefault="00596E55" w:rsidP="00910405">
      <w:pPr>
        <w:ind w:firstLine="708"/>
        <w:jc w:val="both"/>
        <w:rPr>
          <w:rFonts w:ascii="Arial" w:hAnsi="Arial" w:cs="Arial"/>
          <w:sz w:val="24"/>
          <w:szCs w:val="24"/>
        </w:rPr>
      </w:pPr>
    </w:p>
    <w:p w:rsidR="00910405" w:rsidRPr="00B77E30" w:rsidRDefault="00910405" w:rsidP="00910405">
      <w:pPr>
        <w:ind w:firstLine="708"/>
        <w:jc w:val="both"/>
        <w:rPr>
          <w:rFonts w:ascii="Arial" w:hAnsi="Arial" w:cs="Arial"/>
          <w:sz w:val="24"/>
          <w:szCs w:val="24"/>
        </w:rPr>
      </w:pPr>
      <w:r w:rsidRPr="00B77E30">
        <w:rPr>
          <w:rFonts w:ascii="Arial" w:hAnsi="Arial" w:cs="Arial"/>
          <w:sz w:val="24"/>
          <w:szCs w:val="24"/>
        </w:rPr>
        <w:t>Recursos Cuerpo de Socorro:</w:t>
      </w:r>
    </w:p>
    <w:p w:rsidR="007C138D" w:rsidRDefault="00910405" w:rsidP="00EB53D8">
      <w:pPr>
        <w:pStyle w:val="Prrafodelista"/>
        <w:numPr>
          <w:ilvl w:val="0"/>
          <w:numId w:val="116"/>
        </w:numPr>
        <w:suppressAutoHyphens/>
        <w:ind w:left="1418"/>
        <w:jc w:val="both"/>
        <w:rPr>
          <w:rFonts w:ascii="Arial" w:hAnsi="Arial" w:cs="Arial"/>
          <w:sz w:val="24"/>
          <w:szCs w:val="24"/>
        </w:rPr>
      </w:pPr>
      <w:r w:rsidRPr="007C138D">
        <w:rPr>
          <w:rFonts w:ascii="Arial" w:hAnsi="Arial" w:cs="Arial"/>
          <w:sz w:val="24"/>
          <w:szCs w:val="24"/>
        </w:rPr>
        <w:t>Siete (7) equipos de arnés de rescate, cascos de rescate y guantes)</w:t>
      </w:r>
    </w:p>
    <w:p w:rsidR="007C138D" w:rsidRDefault="00910405" w:rsidP="00EB53D8">
      <w:pPr>
        <w:pStyle w:val="Prrafodelista"/>
        <w:numPr>
          <w:ilvl w:val="0"/>
          <w:numId w:val="116"/>
        </w:numPr>
        <w:suppressAutoHyphens/>
        <w:ind w:left="1418"/>
        <w:jc w:val="both"/>
        <w:rPr>
          <w:rFonts w:ascii="Arial" w:hAnsi="Arial" w:cs="Arial"/>
          <w:sz w:val="24"/>
          <w:szCs w:val="24"/>
        </w:rPr>
      </w:pPr>
      <w:r w:rsidRPr="007C138D">
        <w:rPr>
          <w:rFonts w:ascii="Arial" w:hAnsi="Arial" w:cs="Arial"/>
          <w:sz w:val="24"/>
          <w:szCs w:val="24"/>
        </w:rPr>
        <w:t>Tres (3) cuerdas estáticas</w:t>
      </w:r>
    </w:p>
    <w:p w:rsidR="00910405" w:rsidRPr="007C138D" w:rsidRDefault="00910405" w:rsidP="00EB53D8">
      <w:pPr>
        <w:pStyle w:val="Prrafodelista"/>
        <w:numPr>
          <w:ilvl w:val="0"/>
          <w:numId w:val="116"/>
        </w:numPr>
        <w:suppressAutoHyphens/>
        <w:ind w:left="1418"/>
        <w:jc w:val="both"/>
        <w:rPr>
          <w:rFonts w:ascii="Arial" w:hAnsi="Arial" w:cs="Arial"/>
          <w:sz w:val="24"/>
          <w:szCs w:val="24"/>
        </w:rPr>
      </w:pPr>
      <w:r w:rsidRPr="007C138D">
        <w:rPr>
          <w:rFonts w:ascii="Arial" w:hAnsi="Arial" w:cs="Arial"/>
          <w:sz w:val="24"/>
          <w:szCs w:val="24"/>
        </w:rPr>
        <w:t>Accesorios para cuerdas (mosquetones, Cordinos, cintas, jumar, ETC.)</w:t>
      </w:r>
    </w:p>
    <w:p w:rsidR="00910405" w:rsidRPr="00B77E30" w:rsidRDefault="00910405" w:rsidP="00910405">
      <w:pPr>
        <w:jc w:val="both"/>
        <w:rPr>
          <w:rFonts w:ascii="Arial" w:hAnsi="Arial" w:cs="Arial"/>
          <w:sz w:val="24"/>
          <w:szCs w:val="24"/>
        </w:rPr>
      </w:pPr>
      <w:r w:rsidRPr="00B77E30">
        <w:rPr>
          <w:rFonts w:ascii="Arial" w:hAnsi="Arial" w:cs="Arial"/>
          <w:sz w:val="24"/>
          <w:szCs w:val="24"/>
        </w:rPr>
        <w:t>Una vez finalizada la tarea de rescate, se remite el accidentado al centro hospitalario más cercano, se efectúa un detallado reporte del evento y se inicia la investigación para aplicar las medidas correctivas derivadas del accidente.</w:t>
      </w:r>
    </w:p>
    <w:p w:rsidR="00910405" w:rsidRPr="00B77E30" w:rsidRDefault="00D83647" w:rsidP="00910405">
      <w:pPr>
        <w:pStyle w:val="Textoindependiente"/>
        <w:rPr>
          <w:rFonts w:ascii="Arial" w:hAnsi="Arial" w:cs="Arial"/>
          <w:b/>
          <w:sz w:val="24"/>
          <w:szCs w:val="24"/>
          <w:lang w:val="es-CO"/>
        </w:rPr>
      </w:pPr>
      <w:r w:rsidRPr="00B77E30">
        <w:rPr>
          <w:rFonts w:ascii="Arial" w:hAnsi="Arial" w:cs="Arial"/>
          <w:noProof/>
          <w:sz w:val="24"/>
          <w:szCs w:val="24"/>
          <w:lang w:val="es-CO" w:eastAsia="es-CO"/>
        </w:rPr>
        <w:drawing>
          <wp:anchor distT="0" distB="0" distL="114300" distR="114300" simplePos="0" relativeHeight="251715584" behindDoc="1" locked="0" layoutInCell="1" allowOverlap="1" wp14:anchorId="2A8AE6AB" wp14:editId="2DBFEABD">
            <wp:simplePos x="0" y="0"/>
            <wp:positionH relativeFrom="page">
              <wp:align>right</wp:align>
            </wp:positionH>
            <wp:positionV relativeFrom="paragraph">
              <wp:posOffset>-363409</wp:posOffset>
            </wp:positionV>
            <wp:extent cx="1444625" cy="1326292"/>
            <wp:effectExtent l="0" t="0" r="3175" b="7620"/>
            <wp:wrapNone/>
            <wp:docPr id="229" name="Imagen 229" descr="Descripción: http://www.tesicnor.com/img/equipamiento_confin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descr="Descripción: http://www.tesicnor.com/img/equipamiento_confinado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45958" cy="1327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3647" w:rsidRPr="00B77E30" w:rsidRDefault="00D83647" w:rsidP="00D83647">
      <w:pPr>
        <w:pStyle w:val="Ttulo5"/>
        <w:rPr>
          <w:rFonts w:cs="Arial"/>
          <w:color w:val="000000"/>
          <w:sz w:val="24"/>
          <w:szCs w:val="24"/>
        </w:rPr>
      </w:pPr>
      <w:r w:rsidRPr="00B77E30">
        <w:rPr>
          <w:rFonts w:cs="Arial"/>
          <w:color w:val="000000"/>
          <w:sz w:val="24"/>
          <w:szCs w:val="24"/>
          <w:lang w:val="es-ES"/>
        </w:rPr>
        <w:t xml:space="preserve">41. </w:t>
      </w:r>
      <w:r w:rsidRPr="00B77E30">
        <w:rPr>
          <w:rFonts w:cs="Arial"/>
          <w:color w:val="000000"/>
          <w:sz w:val="24"/>
          <w:szCs w:val="24"/>
        </w:rPr>
        <w:t xml:space="preserve"> PROCEDIMIENTO DE ATENCIÓN DE EMERGENCIAS</w:t>
      </w:r>
    </w:p>
    <w:p w:rsidR="00D83647" w:rsidRPr="00B77E30" w:rsidRDefault="00D83647" w:rsidP="00D83647">
      <w:pPr>
        <w:autoSpaceDE w:val="0"/>
        <w:autoSpaceDN w:val="0"/>
        <w:adjustRightInd w:val="0"/>
        <w:jc w:val="center"/>
        <w:rPr>
          <w:rFonts w:ascii="Arial" w:hAnsi="Arial" w:cs="Arial"/>
          <w:noProof/>
          <w:sz w:val="24"/>
          <w:szCs w:val="24"/>
        </w:rPr>
      </w:pPr>
      <w:r w:rsidRPr="00B77E30">
        <w:rPr>
          <w:rFonts w:ascii="Arial" w:hAnsi="Arial" w:cs="Arial"/>
          <w:b/>
          <w:bCs/>
          <w:sz w:val="24"/>
          <w:szCs w:val="24"/>
        </w:rPr>
        <w:t>PARA RESCATE EN ESPACIOS CONFINADOS</w:t>
      </w:r>
    </w:p>
    <w:p w:rsidR="00D83647" w:rsidRPr="00B77E30" w:rsidRDefault="00D83647" w:rsidP="00D83647">
      <w:pPr>
        <w:autoSpaceDE w:val="0"/>
        <w:autoSpaceDN w:val="0"/>
        <w:adjustRightInd w:val="0"/>
        <w:jc w:val="both"/>
        <w:rPr>
          <w:rFonts w:ascii="Arial" w:hAnsi="Arial" w:cs="Arial"/>
          <w:sz w:val="24"/>
          <w:szCs w:val="24"/>
        </w:rPr>
      </w:pPr>
      <w:r w:rsidRPr="00B77E30">
        <w:rPr>
          <w:rFonts w:ascii="Arial" w:hAnsi="Arial" w:cs="Arial"/>
          <w:sz w:val="24"/>
          <w:szCs w:val="24"/>
        </w:rPr>
        <w:t xml:space="preserve">El acceso a todo espacio confinado, constituye una tarea de alto riesgo para todo trabajador que efectúe el ingreso a estos espacios, por lo cual se </w:t>
      </w:r>
      <w:r w:rsidRPr="00B77E30">
        <w:rPr>
          <w:rFonts w:ascii="Arial" w:hAnsi="Arial" w:cs="Arial"/>
          <w:sz w:val="24"/>
          <w:szCs w:val="24"/>
        </w:rPr>
        <w:lastRenderedPageBreak/>
        <w:t>establece el procedimiento para respuesta a emergencias con personal en espacios confinados.</w:t>
      </w:r>
    </w:p>
    <w:p w:rsidR="00D83647" w:rsidRPr="00B77E30" w:rsidRDefault="00D83647" w:rsidP="00D83647">
      <w:pPr>
        <w:autoSpaceDE w:val="0"/>
        <w:autoSpaceDN w:val="0"/>
        <w:adjustRightInd w:val="0"/>
        <w:jc w:val="both"/>
        <w:rPr>
          <w:rFonts w:ascii="Arial" w:hAnsi="Arial" w:cs="Arial"/>
          <w:sz w:val="24"/>
          <w:szCs w:val="24"/>
        </w:rPr>
      </w:pPr>
      <w:r w:rsidRPr="00B77E30">
        <w:rPr>
          <w:rFonts w:ascii="Arial" w:hAnsi="Arial" w:cs="Arial"/>
          <w:sz w:val="24"/>
          <w:szCs w:val="24"/>
        </w:rPr>
        <w:t>El desarrollo de la tarea de rescate en espacios confinados, exige el cumplimiento de las siguientes recomendaciones:</w:t>
      </w:r>
    </w:p>
    <w:p w:rsidR="00D83647" w:rsidRPr="00B77E30" w:rsidRDefault="00D83647" w:rsidP="00D83647">
      <w:pPr>
        <w:pStyle w:val="Prrafodelista"/>
        <w:autoSpaceDE w:val="0"/>
        <w:autoSpaceDN w:val="0"/>
        <w:adjustRightInd w:val="0"/>
        <w:rPr>
          <w:rFonts w:ascii="Arial" w:hAnsi="Arial" w:cs="Arial"/>
          <w:sz w:val="24"/>
          <w:szCs w:val="24"/>
          <w:lang w:val="es-ES"/>
        </w:rPr>
      </w:pPr>
    </w:p>
    <w:p w:rsidR="00D83647" w:rsidRPr="00B77E30" w:rsidRDefault="00D83647" w:rsidP="00EB53D8">
      <w:pPr>
        <w:pStyle w:val="Prrafodelista"/>
        <w:numPr>
          <w:ilvl w:val="0"/>
          <w:numId w:val="117"/>
        </w:numPr>
        <w:autoSpaceDE w:val="0"/>
        <w:autoSpaceDN w:val="0"/>
        <w:adjustRightInd w:val="0"/>
        <w:jc w:val="both"/>
        <w:rPr>
          <w:rFonts w:ascii="Arial" w:hAnsi="Arial" w:cs="Arial"/>
          <w:sz w:val="24"/>
          <w:szCs w:val="24"/>
          <w:lang w:val="es-ES"/>
        </w:rPr>
      </w:pPr>
      <w:r w:rsidRPr="00B77E30">
        <w:rPr>
          <w:rFonts w:ascii="Arial" w:hAnsi="Arial" w:cs="Arial"/>
          <w:sz w:val="24"/>
          <w:szCs w:val="24"/>
          <w:lang w:val="es-ES"/>
        </w:rPr>
        <w:t>Nunca trate de utilizar técnicas de rescate para las cuales no ha sido debidamente entrenado.</w:t>
      </w:r>
    </w:p>
    <w:p w:rsidR="00D83647" w:rsidRPr="00B77E30" w:rsidRDefault="00D83647" w:rsidP="00EB53D8">
      <w:pPr>
        <w:pStyle w:val="Prrafodelista"/>
        <w:numPr>
          <w:ilvl w:val="0"/>
          <w:numId w:val="117"/>
        </w:numPr>
        <w:autoSpaceDE w:val="0"/>
        <w:autoSpaceDN w:val="0"/>
        <w:adjustRightInd w:val="0"/>
        <w:jc w:val="both"/>
        <w:rPr>
          <w:rFonts w:ascii="Arial" w:hAnsi="Arial" w:cs="Arial"/>
          <w:sz w:val="24"/>
          <w:szCs w:val="24"/>
          <w:lang w:val="es-ES"/>
        </w:rPr>
      </w:pPr>
      <w:r w:rsidRPr="00B77E30">
        <w:rPr>
          <w:rFonts w:ascii="Arial" w:hAnsi="Arial" w:cs="Arial"/>
          <w:sz w:val="24"/>
          <w:szCs w:val="24"/>
          <w:lang w:val="es-ES"/>
        </w:rPr>
        <w:t>Nunca actúe solo (equipo mínimo de dos personas) y absténgase de participar en un rescate si no se siente en perfectas condiciones. Sea consciente de sus reales capacidades.</w:t>
      </w:r>
    </w:p>
    <w:p w:rsidR="00D83647" w:rsidRPr="00B77E30" w:rsidRDefault="00D83647" w:rsidP="00EB53D8">
      <w:pPr>
        <w:pStyle w:val="Prrafodelista"/>
        <w:numPr>
          <w:ilvl w:val="0"/>
          <w:numId w:val="117"/>
        </w:numPr>
        <w:autoSpaceDE w:val="0"/>
        <w:autoSpaceDN w:val="0"/>
        <w:adjustRightInd w:val="0"/>
        <w:jc w:val="both"/>
        <w:rPr>
          <w:rFonts w:ascii="Arial" w:hAnsi="Arial" w:cs="Arial"/>
          <w:sz w:val="24"/>
          <w:szCs w:val="24"/>
          <w:lang w:val="es-ES"/>
        </w:rPr>
      </w:pPr>
      <w:r w:rsidRPr="00B77E30">
        <w:rPr>
          <w:rFonts w:ascii="Arial" w:hAnsi="Arial" w:cs="Arial"/>
          <w:sz w:val="24"/>
          <w:szCs w:val="24"/>
          <w:lang w:val="es-ES"/>
        </w:rPr>
        <w:t>En el área de operaciones debe haber siempre el menor número posible de personas.</w:t>
      </w:r>
    </w:p>
    <w:p w:rsidR="00D83647" w:rsidRPr="00B77E30" w:rsidRDefault="00D83647" w:rsidP="00EB53D8">
      <w:pPr>
        <w:pStyle w:val="Prrafodelista"/>
        <w:numPr>
          <w:ilvl w:val="0"/>
          <w:numId w:val="117"/>
        </w:numPr>
        <w:autoSpaceDE w:val="0"/>
        <w:autoSpaceDN w:val="0"/>
        <w:adjustRightInd w:val="0"/>
        <w:jc w:val="both"/>
        <w:rPr>
          <w:rFonts w:ascii="Arial" w:hAnsi="Arial" w:cs="Arial"/>
          <w:sz w:val="24"/>
          <w:szCs w:val="24"/>
          <w:lang w:val="es-ES"/>
        </w:rPr>
      </w:pPr>
      <w:r w:rsidRPr="00B77E30">
        <w:rPr>
          <w:rFonts w:ascii="Arial" w:hAnsi="Arial" w:cs="Arial"/>
          <w:sz w:val="24"/>
          <w:szCs w:val="24"/>
          <w:lang w:val="es-ES"/>
        </w:rPr>
        <w:t>Tener siempre cierta cantidad de equipo disponible única y exclusivamente para la atención de un posible accidente en el grupo de respuesta.</w:t>
      </w:r>
    </w:p>
    <w:p w:rsidR="00D83647" w:rsidRPr="00B77E30" w:rsidRDefault="00D83647" w:rsidP="00EB53D8">
      <w:pPr>
        <w:pStyle w:val="Prrafodelista"/>
        <w:numPr>
          <w:ilvl w:val="0"/>
          <w:numId w:val="117"/>
        </w:numPr>
        <w:autoSpaceDE w:val="0"/>
        <w:autoSpaceDN w:val="0"/>
        <w:adjustRightInd w:val="0"/>
        <w:jc w:val="both"/>
        <w:rPr>
          <w:rFonts w:ascii="Arial" w:hAnsi="Arial" w:cs="Arial"/>
          <w:sz w:val="24"/>
          <w:szCs w:val="24"/>
          <w:lang w:val="es-ES"/>
        </w:rPr>
      </w:pPr>
      <w:r w:rsidRPr="00B77E30">
        <w:rPr>
          <w:rFonts w:ascii="Arial" w:hAnsi="Arial" w:cs="Arial"/>
          <w:sz w:val="24"/>
          <w:szCs w:val="24"/>
          <w:lang w:val="es-ES"/>
        </w:rPr>
        <w:t>No use celulares o radios dentro y cerca de la entrada del espacio confinado.</w:t>
      </w:r>
    </w:p>
    <w:p w:rsidR="00D83647" w:rsidRPr="00B77E30" w:rsidRDefault="00D83647" w:rsidP="00EB53D8">
      <w:pPr>
        <w:pStyle w:val="Prrafodelista"/>
        <w:numPr>
          <w:ilvl w:val="0"/>
          <w:numId w:val="117"/>
        </w:numPr>
        <w:autoSpaceDE w:val="0"/>
        <w:autoSpaceDN w:val="0"/>
        <w:adjustRightInd w:val="0"/>
        <w:jc w:val="both"/>
        <w:rPr>
          <w:rFonts w:ascii="Arial" w:hAnsi="Arial" w:cs="Arial"/>
          <w:sz w:val="24"/>
          <w:szCs w:val="24"/>
          <w:lang w:val="es-ES"/>
        </w:rPr>
      </w:pPr>
      <w:r w:rsidRPr="00B77E30">
        <w:rPr>
          <w:rFonts w:ascii="Arial" w:hAnsi="Arial" w:cs="Arial"/>
          <w:sz w:val="24"/>
          <w:szCs w:val="24"/>
          <w:lang w:val="es-ES"/>
        </w:rPr>
        <w:t>Mantenga siempre un grupo preparado para hacer la recuperación urgente del equipo que realiza el rescate.</w:t>
      </w:r>
    </w:p>
    <w:p w:rsidR="00D83647" w:rsidRPr="00B77E30" w:rsidRDefault="00D83647" w:rsidP="00EB53D8">
      <w:pPr>
        <w:pStyle w:val="Prrafodelista"/>
        <w:numPr>
          <w:ilvl w:val="0"/>
          <w:numId w:val="117"/>
        </w:numPr>
        <w:autoSpaceDE w:val="0"/>
        <w:autoSpaceDN w:val="0"/>
        <w:adjustRightInd w:val="0"/>
        <w:jc w:val="both"/>
        <w:rPr>
          <w:rFonts w:ascii="Arial" w:hAnsi="Arial" w:cs="Arial"/>
          <w:sz w:val="24"/>
          <w:szCs w:val="24"/>
          <w:lang w:val="es-ES"/>
        </w:rPr>
      </w:pPr>
      <w:r w:rsidRPr="00B77E30">
        <w:rPr>
          <w:rFonts w:ascii="Arial" w:hAnsi="Arial" w:cs="Arial"/>
          <w:sz w:val="24"/>
          <w:szCs w:val="24"/>
          <w:lang w:val="es-ES"/>
        </w:rPr>
        <w:t xml:space="preserve">Para el uso de un sistema de rescate con cuerdas sea empleado, debe ser revisado en su totalidad por al menos dos personas con experiencia en la materia, que deben emplear el </w:t>
      </w:r>
      <w:r w:rsidRPr="00B77E30">
        <w:rPr>
          <w:rFonts w:ascii="Arial" w:hAnsi="Arial" w:cs="Arial"/>
          <w:bCs/>
          <w:sz w:val="24"/>
          <w:szCs w:val="24"/>
          <w:lang w:val="es-ES"/>
        </w:rPr>
        <w:t>método del tacto</w:t>
      </w:r>
      <w:r w:rsidRPr="00B77E30">
        <w:rPr>
          <w:rFonts w:ascii="Arial" w:hAnsi="Arial" w:cs="Arial"/>
          <w:b/>
          <w:bCs/>
          <w:sz w:val="24"/>
          <w:szCs w:val="24"/>
          <w:lang w:val="es-ES"/>
        </w:rPr>
        <w:t xml:space="preserve">, </w:t>
      </w:r>
      <w:r w:rsidRPr="00B77E30">
        <w:rPr>
          <w:rFonts w:ascii="Arial" w:hAnsi="Arial" w:cs="Arial"/>
          <w:sz w:val="24"/>
          <w:szCs w:val="24"/>
          <w:lang w:val="es-ES"/>
        </w:rPr>
        <w:t>tocando cada uno de los componentes del sistema y verificando su buena condición y funcionamiento.</w:t>
      </w:r>
    </w:p>
    <w:p w:rsidR="00D83647" w:rsidRPr="00B77E30" w:rsidRDefault="00D83647" w:rsidP="00EB53D8">
      <w:pPr>
        <w:pStyle w:val="Prrafodelista"/>
        <w:numPr>
          <w:ilvl w:val="0"/>
          <w:numId w:val="117"/>
        </w:numPr>
        <w:autoSpaceDE w:val="0"/>
        <w:autoSpaceDN w:val="0"/>
        <w:adjustRightInd w:val="0"/>
        <w:jc w:val="both"/>
        <w:rPr>
          <w:rFonts w:ascii="Arial" w:hAnsi="Arial" w:cs="Arial"/>
          <w:sz w:val="24"/>
          <w:szCs w:val="24"/>
          <w:lang w:val="es-ES"/>
        </w:rPr>
      </w:pPr>
      <w:r w:rsidRPr="00B77E30">
        <w:rPr>
          <w:rFonts w:ascii="Arial" w:hAnsi="Arial" w:cs="Arial"/>
          <w:sz w:val="24"/>
          <w:szCs w:val="24"/>
          <w:lang w:val="es-ES"/>
        </w:rPr>
        <w:t>Mantenga comunicación permanente con todo el equipo de rescate.</w:t>
      </w:r>
    </w:p>
    <w:p w:rsidR="00D83647" w:rsidRPr="00B77E30" w:rsidRDefault="00D83647" w:rsidP="00EB53D8">
      <w:pPr>
        <w:pStyle w:val="Prrafodelista"/>
        <w:numPr>
          <w:ilvl w:val="0"/>
          <w:numId w:val="117"/>
        </w:numPr>
        <w:autoSpaceDE w:val="0"/>
        <w:autoSpaceDN w:val="0"/>
        <w:adjustRightInd w:val="0"/>
        <w:jc w:val="both"/>
        <w:rPr>
          <w:rFonts w:ascii="Arial" w:hAnsi="Arial" w:cs="Arial"/>
          <w:sz w:val="24"/>
          <w:szCs w:val="24"/>
          <w:lang w:val="es-ES"/>
        </w:rPr>
      </w:pPr>
      <w:r w:rsidRPr="00B77E30">
        <w:rPr>
          <w:rFonts w:ascii="Arial" w:hAnsi="Arial" w:cs="Arial"/>
          <w:sz w:val="24"/>
          <w:szCs w:val="24"/>
          <w:lang w:val="es-ES"/>
        </w:rPr>
        <w:t>Nombre un responsable de seguridad.</w:t>
      </w:r>
    </w:p>
    <w:p w:rsidR="00D83647" w:rsidRPr="00B77E30" w:rsidRDefault="00D83647" w:rsidP="00EB53D8">
      <w:pPr>
        <w:pStyle w:val="Prrafodelista"/>
        <w:numPr>
          <w:ilvl w:val="0"/>
          <w:numId w:val="117"/>
        </w:numPr>
        <w:jc w:val="both"/>
        <w:rPr>
          <w:rFonts w:ascii="Arial" w:hAnsi="Arial" w:cs="Arial"/>
          <w:sz w:val="24"/>
          <w:szCs w:val="24"/>
        </w:rPr>
      </w:pPr>
      <w:r w:rsidRPr="00B77E30">
        <w:rPr>
          <w:rFonts w:ascii="Arial" w:hAnsi="Arial" w:cs="Arial"/>
          <w:sz w:val="24"/>
          <w:szCs w:val="24"/>
          <w:lang w:val="es-ES"/>
        </w:rPr>
        <w:t>Establezca señales de evacuación para emergencia. (Tres sonidos largos)</w:t>
      </w:r>
    </w:p>
    <w:p w:rsidR="00D83647" w:rsidRPr="00B77E30" w:rsidRDefault="00D83647" w:rsidP="00D83647">
      <w:pPr>
        <w:rPr>
          <w:rFonts w:ascii="Arial" w:hAnsi="Arial" w:cs="Arial"/>
          <w:sz w:val="24"/>
          <w:szCs w:val="24"/>
        </w:rPr>
      </w:pPr>
    </w:p>
    <w:p w:rsidR="00D83647" w:rsidRPr="00B77E30" w:rsidRDefault="00D83647" w:rsidP="00D83647">
      <w:pPr>
        <w:rPr>
          <w:rFonts w:ascii="Arial" w:hAnsi="Arial" w:cs="Arial"/>
          <w:b/>
          <w:bCs/>
          <w:sz w:val="24"/>
          <w:szCs w:val="24"/>
        </w:rPr>
      </w:pPr>
      <w:r w:rsidRPr="00B77E30">
        <w:rPr>
          <w:rFonts w:ascii="Arial" w:hAnsi="Arial" w:cs="Arial"/>
          <w:b/>
          <w:bCs/>
          <w:sz w:val="24"/>
          <w:szCs w:val="24"/>
        </w:rPr>
        <w:t>41.1. PRIMERA RESPUESTA (Personal del área).</w:t>
      </w:r>
    </w:p>
    <w:p w:rsidR="00D83647" w:rsidRPr="00B77E30" w:rsidRDefault="00D83647" w:rsidP="00EB53D8">
      <w:pPr>
        <w:numPr>
          <w:ilvl w:val="0"/>
          <w:numId w:val="119"/>
        </w:numPr>
        <w:spacing w:after="0" w:line="240" w:lineRule="auto"/>
        <w:jc w:val="both"/>
        <w:rPr>
          <w:rFonts w:ascii="Arial" w:hAnsi="Arial" w:cs="Arial"/>
          <w:sz w:val="24"/>
          <w:szCs w:val="24"/>
        </w:rPr>
      </w:pPr>
      <w:r w:rsidRPr="00B77E30">
        <w:rPr>
          <w:rFonts w:ascii="Arial" w:eastAsia="MS PGothic" w:hAnsi="Arial" w:cs="Arial"/>
          <w:bCs/>
          <w:sz w:val="24"/>
          <w:szCs w:val="24"/>
          <w:lang w:val="es-ES_tradnl"/>
        </w:rPr>
        <w:t>Indicar evacuación inmediata al ejecutante.</w:t>
      </w:r>
    </w:p>
    <w:p w:rsidR="00D83647" w:rsidRPr="00B77E30" w:rsidRDefault="00D83647" w:rsidP="00EB53D8">
      <w:pPr>
        <w:numPr>
          <w:ilvl w:val="0"/>
          <w:numId w:val="118"/>
        </w:numPr>
        <w:spacing w:after="0" w:line="240" w:lineRule="auto"/>
        <w:jc w:val="both"/>
        <w:rPr>
          <w:rFonts w:ascii="Arial" w:hAnsi="Arial" w:cs="Arial"/>
          <w:sz w:val="24"/>
          <w:szCs w:val="24"/>
        </w:rPr>
      </w:pPr>
      <w:r w:rsidRPr="00B77E30">
        <w:rPr>
          <w:rFonts w:ascii="Arial" w:eastAsia="MS PGothic" w:hAnsi="Arial" w:cs="Arial"/>
          <w:bCs/>
          <w:sz w:val="24"/>
          <w:szCs w:val="24"/>
          <w:lang w:val="es-ES_tradnl"/>
        </w:rPr>
        <w:t>Llamar al personal de rescate.</w:t>
      </w:r>
    </w:p>
    <w:p w:rsidR="00D83647" w:rsidRPr="00B77E30" w:rsidRDefault="00D83647" w:rsidP="00EB53D8">
      <w:pPr>
        <w:numPr>
          <w:ilvl w:val="0"/>
          <w:numId w:val="118"/>
        </w:numPr>
        <w:spacing w:after="0" w:line="240" w:lineRule="auto"/>
        <w:jc w:val="both"/>
        <w:rPr>
          <w:rFonts w:ascii="Arial" w:hAnsi="Arial" w:cs="Arial"/>
          <w:sz w:val="24"/>
          <w:szCs w:val="24"/>
        </w:rPr>
      </w:pPr>
      <w:r w:rsidRPr="00B77E30">
        <w:rPr>
          <w:rFonts w:ascii="Arial" w:eastAsia="MS PGothic" w:hAnsi="Arial" w:cs="Arial"/>
          <w:bCs/>
          <w:sz w:val="24"/>
          <w:szCs w:val="24"/>
          <w:lang w:val="es-ES_tradnl"/>
        </w:rPr>
        <w:t>Permanecer fuera del espacio hasta que llegue ayuda.</w:t>
      </w:r>
    </w:p>
    <w:p w:rsidR="00D83647" w:rsidRPr="00B77E30" w:rsidRDefault="00D83647" w:rsidP="00EB53D8">
      <w:pPr>
        <w:pStyle w:val="Prrafodelista"/>
        <w:numPr>
          <w:ilvl w:val="0"/>
          <w:numId w:val="118"/>
        </w:numPr>
        <w:jc w:val="both"/>
        <w:rPr>
          <w:rFonts w:ascii="Arial" w:hAnsi="Arial" w:cs="Arial"/>
          <w:sz w:val="24"/>
          <w:szCs w:val="24"/>
          <w:lang w:val="es-ES"/>
        </w:rPr>
      </w:pPr>
      <w:r w:rsidRPr="00B77E30">
        <w:rPr>
          <w:rFonts w:ascii="Arial" w:eastAsia="MS PGothic" w:hAnsi="Arial" w:cs="Arial"/>
          <w:bCs/>
          <w:sz w:val="24"/>
          <w:szCs w:val="24"/>
          <w:lang w:val="es-ES_tradnl"/>
        </w:rPr>
        <w:t>Cuando sea posible, llevar a cabo el rescate fuera del espacio.</w:t>
      </w:r>
    </w:p>
    <w:p w:rsidR="00D83647" w:rsidRPr="00B77E30" w:rsidRDefault="00D83647" w:rsidP="00EB53D8">
      <w:pPr>
        <w:numPr>
          <w:ilvl w:val="0"/>
          <w:numId w:val="118"/>
        </w:numPr>
        <w:spacing w:after="0" w:line="240" w:lineRule="auto"/>
        <w:jc w:val="both"/>
        <w:rPr>
          <w:rFonts w:ascii="Arial" w:hAnsi="Arial" w:cs="Arial"/>
          <w:sz w:val="24"/>
          <w:szCs w:val="24"/>
        </w:rPr>
      </w:pPr>
      <w:r w:rsidRPr="00B77E30">
        <w:rPr>
          <w:rFonts w:ascii="Arial" w:eastAsia="MS PGothic" w:hAnsi="Arial" w:cs="Arial"/>
          <w:bCs/>
          <w:sz w:val="24"/>
          <w:szCs w:val="24"/>
          <w:lang w:val="es-ES_tradnl"/>
        </w:rPr>
        <w:t xml:space="preserve">Ayudar al personal de rescate y a las víctimas. </w:t>
      </w:r>
    </w:p>
    <w:p w:rsidR="00D83647" w:rsidRPr="00B77E30" w:rsidRDefault="00D83647" w:rsidP="00EB53D8">
      <w:pPr>
        <w:numPr>
          <w:ilvl w:val="0"/>
          <w:numId w:val="118"/>
        </w:numPr>
        <w:spacing w:after="0" w:line="240" w:lineRule="auto"/>
        <w:jc w:val="both"/>
        <w:rPr>
          <w:rFonts w:ascii="Arial" w:hAnsi="Arial" w:cs="Arial"/>
          <w:sz w:val="24"/>
          <w:szCs w:val="24"/>
        </w:rPr>
      </w:pPr>
      <w:r w:rsidRPr="00B77E30">
        <w:rPr>
          <w:rFonts w:ascii="Arial" w:eastAsia="MS PGothic" w:hAnsi="Arial" w:cs="Arial"/>
          <w:bCs/>
          <w:sz w:val="24"/>
          <w:szCs w:val="24"/>
          <w:lang w:val="es-ES_tradnl"/>
        </w:rPr>
        <w:t>Avisar al supervisor de seguridad y al supervisor del trabajo</w:t>
      </w:r>
    </w:p>
    <w:p w:rsidR="00D83647" w:rsidRPr="00B77E30" w:rsidRDefault="00D83647" w:rsidP="00EB53D8">
      <w:pPr>
        <w:numPr>
          <w:ilvl w:val="0"/>
          <w:numId w:val="118"/>
        </w:numPr>
        <w:spacing w:after="0" w:line="240" w:lineRule="auto"/>
        <w:jc w:val="both"/>
        <w:rPr>
          <w:rFonts w:ascii="Arial" w:hAnsi="Arial" w:cs="Arial"/>
          <w:sz w:val="24"/>
          <w:szCs w:val="24"/>
        </w:rPr>
      </w:pPr>
      <w:r w:rsidRPr="00B77E30">
        <w:rPr>
          <w:rFonts w:ascii="Arial" w:eastAsia="MS PGothic" w:hAnsi="Arial" w:cs="Arial"/>
          <w:bCs/>
          <w:sz w:val="24"/>
          <w:szCs w:val="24"/>
          <w:lang w:val="es-ES_tradnl"/>
        </w:rPr>
        <w:t>En caso de que el ejecutante se encuentre inconsciente, proceder a retirarlo inmediatamente, pero sin que se exponga su vida al no usar el equipo de protección adecuado</w:t>
      </w:r>
    </w:p>
    <w:p w:rsidR="00D83647" w:rsidRPr="00B77E30" w:rsidRDefault="00D83647" w:rsidP="00D83647">
      <w:pPr>
        <w:rPr>
          <w:rFonts w:ascii="Arial" w:hAnsi="Arial" w:cs="Arial"/>
          <w:sz w:val="24"/>
          <w:szCs w:val="24"/>
        </w:rPr>
      </w:pPr>
    </w:p>
    <w:p w:rsidR="00D83647" w:rsidRPr="00B77E30" w:rsidRDefault="007979C6" w:rsidP="00D83647">
      <w:pPr>
        <w:jc w:val="center"/>
        <w:rPr>
          <w:rFonts w:ascii="Arial" w:hAnsi="Arial" w:cs="Arial"/>
          <w:b/>
          <w:bCs/>
          <w:sz w:val="24"/>
          <w:szCs w:val="24"/>
        </w:rPr>
      </w:pPr>
      <w:r w:rsidRPr="00B77E30">
        <w:rPr>
          <w:rFonts w:ascii="Arial" w:hAnsi="Arial" w:cs="Arial"/>
          <w:b/>
          <w:bCs/>
          <w:sz w:val="24"/>
          <w:szCs w:val="24"/>
        </w:rPr>
        <w:lastRenderedPageBreak/>
        <w:t>41.2. RESPUESTA EX</w:t>
      </w:r>
      <w:r w:rsidR="00D83647" w:rsidRPr="00B77E30">
        <w:rPr>
          <w:rFonts w:ascii="Arial" w:hAnsi="Arial" w:cs="Arial"/>
          <w:b/>
          <w:bCs/>
          <w:sz w:val="24"/>
          <w:szCs w:val="24"/>
        </w:rPr>
        <w:t>TERNA ESPECIALIZADA (Cuerpo de Socorro)</w:t>
      </w:r>
    </w:p>
    <w:p w:rsidR="00D83647" w:rsidRPr="00B77E30" w:rsidRDefault="00D83647" w:rsidP="00D83647">
      <w:pPr>
        <w:pBdr>
          <w:top w:val="single" w:sz="4" w:space="1" w:color="auto"/>
          <w:left w:val="single" w:sz="4" w:space="4" w:color="auto"/>
          <w:bottom w:val="single" w:sz="4" w:space="1" w:color="auto"/>
          <w:right w:val="single" w:sz="4" w:space="4" w:color="auto"/>
        </w:pBdr>
        <w:autoSpaceDE w:val="0"/>
        <w:autoSpaceDN w:val="0"/>
        <w:adjustRightInd w:val="0"/>
        <w:jc w:val="center"/>
        <w:rPr>
          <w:rFonts w:ascii="Arial" w:hAnsi="Arial" w:cs="Arial"/>
          <w:b/>
          <w:bCs/>
          <w:sz w:val="24"/>
          <w:szCs w:val="24"/>
        </w:rPr>
      </w:pPr>
      <w:r w:rsidRPr="00B77E30">
        <w:rPr>
          <w:rFonts w:ascii="Arial" w:hAnsi="Arial" w:cs="Arial"/>
          <w:b/>
          <w:bCs/>
          <w:sz w:val="24"/>
          <w:szCs w:val="24"/>
        </w:rPr>
        <w:t>PREPARACIÓN</w:t>
      </w:r>
    </w:p>
    <w:p w:rsidR="00D83647" w:rsidRPr="00B77E30" w:rsidRDefault="00D83647" w:rsidP="00D83647">
      <w:pPr>
        <w:pStyle w:val="Prrafodelista"/>
        <w:pBdr>
          <w:top w:val="single" w:sz="4" w:space="1" w:color="auto"/>
          <w:left w:val="single" w:sz="4" w:space="4" w:color="auto"/>
          <w:bottom w:val="single" w:sz="4" w:space="1" w:color="auto"/>
          <w:right w:val="single" w:sz="4" w:space="4" w:color="auto"/>
        </w:pBdr>
        <w:autoSpaceDE w:val="0"/>
        <w:autoSpaceDN w:val="0"/>
        <w:adjustRightInd w:val="0"/>
        <w:ind w:left="0"/>
        <w:rPr>
          <w:rFonts w:ascii="Arial" w:hAnsi="Arial" w:cs="Arial"/>
          <w:sz w:val="24"/>
          <w:szCs w:val="24"/>
          <w:lang w:val="es-ES"/>
        </w:rPr>
      </w:pPr>
      <w:r w:rsidRPr="00B77E30">
        <w:rPr>
          <w:rFonts w:ascii="Arial" w:hAnsi="Arial" w:cs="Arial"/>
          <w:sz w:val="24"/>
          <w:szCs w:val="24"/>
          <w:lang w:val="es-ES"/>
        </w:rPr>
        <w:t>Capacitación y actualización.</w:t>
      </w:r>
    </w:p>
    <w:p w:rsidR="00D83647" w:rsidRPr="00B77E30" w:rsidRDefault="00D83647" w:rsidP="00D83647">
      <w:pPr>
        <w:pStyle w:val="Prrafodelista"/>
        <w:pBdr>
          <w:top w:val="single" w:sz="4" w:space="1" w:color="auto"/>
          <w:left w:val="single" w:sz="4" w:space="4" w:color="auto"/>
          <w:bottom w:val="single" w:sz="4" w:space="1" w:color="auto"/>
          <w:right w:val="single" w:sz="4" w:space="4" w:color="auto"/>
        </w:pBdr>
        <w:autoSpaceDE w:val="0"/>
        <w:autoSpaceDN w:val="0"/>
        <w:adjustRightInd w:val="0"/>
        <w:ind w:left="0"/>
        <w:rPr>
          <w:rFonts w:ascii="Arial" w:hAnsi="Arial" w:cs="Arial"/>
          <w:sz w:val="24"/>
          <w:szCs w:val="24"/>
          <w:lang w:val="es-ES"/>
        </w:rPr>
      </w:pPr>
      <w:r w:rsidRPr="00B77E30">
        <w:rPr>
          <w:rFonts w:ascii="Arial" w:hAnsi="Arial" w:cs="Arial"/>
          <w:sz w:val="24"/>
          <w:szCs w:val="24"/>
          <w:lang w:val="es-ES"/>
        </w:rPr>
        <w:t>Entrenamiento.</w:t>
      </w:r>
    </w:p>
    <w:p w:rsidR="00D83647" w:rsidRPr="00B77E30" w:rsidRDefault="00D83647" w:rsidP="00D83647">
      <w:pPr>
        <w:pStyle w:val="Prrafodelista"/>
        <w:pBdr>
          <w:top w:val="single" w:sz="4" w:space="1" w:color="auto"/>
          <w:left w:val="single" w:sz="4" w:space="4" w:color="auto"/>
          <w:bottom w:val="single" w:sz="4" w:space="1" w:color="auto"/>
          <w:right w:val="single" w:sz="4" w:space="4" w:color="auto"/>
        </w:pBdr>
        <w:autoSpaceDE w:val="0"/>
        <w:autoSpaceDN w:val="0"/>
        <w:adjustRightInd w:val="0"/>
        <w:ind w:left="0"/>
        <w:rPr>
          <w:rFonts w:ascii="Arial" w:hAnsi="Arial" w:cs="Arial"/>
          <w:sz w:val="24"/>
          <w:szCs w:val="24"/>
          <w:lang w:val="es-ES"/>
        </w:rPr>
      </w:pPr>
      <w:r w:rsidRPr="00B77E30">
        <w:rPr>
          <w:rFonts w:ascii="Arial" w:hAnsi="Arial" w:cs="Arial"/>
          <w:sz w:val="24"/>
          <w:szCs w:val="24"/>
          <w:lang w:val="es-ES"/>
        </w:rPr>
        <w:t>Adquisición y mantenimiento del equipo.</w:t>
      </w:r>
    </w:p>
    <w:p w:rsidR="00D83647" w:rsidRPr="00B77E30" w:rsidRDefault="00D83647" w:rsidP="00D83647">
      <w:pPr>
        <w:pStyle w:val="Prrafodelista"/>
        <w:pBdr>
          <w:top w:val="single" w:sz="4" w:space="1" w:color="auto"/>
          <w:left w:val="single" w:sz="4" w:space="4" w:color="auto"/>
          <w:bottom w:val="single" w:sz="4" w:space="1" w:color="auto"/>
          <w:right w:val="single" w:sz="4" w:space="4" w:color="auto"/>
        </w:pBdr>
        <w:ind w:left="0"/>
        <w:rPr>
          <w:rFonts w:ascii="Arial" w:hAnsi="Arial" w:cs="Arial"/>
          <w:sz w:val="24"/>
          <w:szCs w:val="24"/>
          <w:lang w:val="es-ES"/>
        </w:rPr>
      </w:pPr>
      <w:r w:rsidRPr="00B77E30">
        <w:rPr>
          <w:rFonts w:ascii="Arial" w:hAnsi="Arial" w:cs="Arial"/>
          <w:noProof/>
          <w:sz w:val="24"/>
          <w:szCs w:val="24"/>
          <w:lang w:eastAsia="es-CO"/>
        </w:rPr>
        <mc:AlternateContent>
          <mc:Choice Requires="wps">
            <w:drawing>
              <wp:anchor distT="0" distB="0" distL="114299" distR="114299" simplePos="0" relativeHeight="251699200" behindDoc="0" locked="0" layoutInCell="1" allowOverlap="1" wp14:anchorId="369D2C7A" wp14:editId="46C019AA">
                <wp:simplePos x="0" y="0"/>
                <wp:positionH relativeFrom="column">
                  <wp:posOffset>2840354</wp:posOffset>
                </wp:positionH>
                <wp:positionV relativeFrom="paragraph">
                  <wp:posOffset>167640</wp:posOffset>
                </wp:positionV>
                <wp:extent cx="0" cy="480060"/>
                <wp:effectExtent l="95250" t="0" r="57150" b="53340"/>
                <wp:wrapNone/>
                <wp:docPr id="1616" name="Conector recto de flecha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
                        </a:xfrm>
                        <a:prstGeom prst="straightConnector1">
                          <a:avLst/>
                        </a:prstGeom>
                        <a:noFill/>
                        <a:ln w="2540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65DB8E3" id="Conector recto de flecha 1616" o:spid="_x0000_s1026" type="#_x0000_t32" style="position:absolute;margin-left:223.65pt;margin-top:13.2pt;width:0;height:37.8pt;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" strokeweight="2pt">
                <v:stroke endarrow="open"/>
              </v:shape>
            </w:pict>
          </mc:Fallback>
        </mc:AlternateContent>
      </w:r>
      <w:r w:rsidRPr="00B77E30">
        <w:rPr>
          <w:rFonts w:ascii="Arial" w:hAnsi="Arial" w:cs="Arial"/>
          <w:sz w:val="24"/>
          <w:szCs w:val="24"/>
          <w:lang w:val="es-ES"/>
        </w:rPr>
        <w:t>Redacción de P.O.N.</w:t>
      </w:r>
    </w:p>
    <w:p w:rsidR="00D83647" w:rsidRPr="00B77E30" w:rsidRDefault="00D83647" w:rsidP="00D83647">
      <w:pPr>
        <w:rPr>
          <w:rFonts w:ascii="Arial" w:hAnsi="Arial" w:cs="Arial"/>
          <w:sz w:val="24"/>
          <w:szCs w:val="24"/>
        </w:rPr>
      </w:pPr>
    </w:p>
    <w:p w:rsidR="00D83647" w:rsidRPr="00B77E30" w:rsidRDefault="00D83647" w:rsidP="00D83647">
      <w:pPr>
        <w:rPr>
          <w:rFonts w:ascii="Arial" w:hAnsi="Arial" w:cs="Arial"/>
          <w:sz w:val="24"/>
          <w:szCs w:val="24"/>
        </w:rPr>
      </w:pPr>
    </w:p>
    <w:p w:rsidR="00D83647" w:rsidRPr="00B77E30" w:rsidRDefault="00D83647" w:rsidP="00D83647">
      <w:pPr>
        <w:pBdr>
          <w:top w:val="single" w:sz="4" w:space="1" w:color="auto"/>
          <w:left w:val="single" w:sz="4" w:space="4" w:color="auto"/>
          <w:bottom w:val="single" w:sz="4" w:space="1" w:color="auto"/>
          <w:right w:val="single" w:sz="4" w:space="4" w:color="auto"/>
        </w:pBdr>
        <w:autoSpaceDE w:val="0"/>
        <w:autoSpaceDN w:val="0"/>
        <w:adjustRightInd w:val="0"/>
        <w:jc w:val="center"/>
        <w:rPr>
          <w:rFonts w:ascii="Arial" w:hAnsi="Arial" w:cs="Arial"/>
          <w:b/>
          <w:bCs/>
          <w:sz w:val="24"/>
          <w:szCs w:val="24"/>
        </w:rPr>
      </w:pPr>
      <w:r w:rsidRPr="00B77E30">
        <w:rPr>
          <w:rFonts w:ascii="Arial" w:hAnsi="Arial" w:cs="Arial"/>
          <w:b/>
          <w:bCs/>
          <w:sz w:val="24"/>
          <w:szCs w:val="24"/>
        </w:rPr>
        <w:t>RECEPCIÓN DE INFORMACIÓN Y MOVILIZACIÓN</w:t>
      </w:r>
    </w:p>
    <w:p w:rsidR="00D83647" w:rsidRPr="00B77E30" w:rsidRDefault="00D83647" w:rsidP="00D83647">
      <w:pPr>
        <w:pStyle w:val="Prrafodelista"/>
        <w:pBdr>
          <w:top w:val="single" w:sz="4" w:space="1" w:color="auto"/>
          <w:left w:val="single" w:sz="4" w:space="4" w:color="auto"/>
          <w:bottom w:val="single" w:sz="4" w:space="1" w:color="auto"/>
          <w:right w:val="single" w:sz="4" w:space="4" w:color="auto"/>
        </w:pBdr>
        <w:autoSpaceDE w:val="0"/>
        <w:autoSpaceDN w:val="0"/>
        <w:adjustRightInd w:val="0"/>
        <w:ind w:left="0"/>
        <w:rPr>
          <w:rFonts w:ascii="Arial" w:hAnsi="Arial" w:cs="Arial"/>
          <w:sz w:val="24"/>
          <w:szCs w:val="24"/>
          <w:lang w:val="es-ES"/>
        </w:rPr>
      </w:pPr>
      <w:r w:rsidRPr="00B77E30">
        <w:rPr>
          <w:rFonts w:ascii="Arial" w:hAnsi="Arial" w:cs="Arial"/>
          <w:sz w:val="24"/>
          <w:szCs w:val="24"/>
          <w:lang w:val="es-ES"/>
        </w:rPr>
        <w:t>Activación despacho</w:t>
      </w:r>
    </w:p>
    <w:p w:rsidR="00D83647" w:rsidRPr="00B77E30" w:rsidRDefault="00D83647" w:rsidP="00D83647">
      <w:pPr>
        <w:pStyle w:val="Prrafodelista"/>
        <w:pBdr>
          <w:top w:val="single" w:sz="4" w:space="1" w:color="auto"/>
          <w:left w:val="single" w:sz="4" w:space="4" w:color="auto"/>
          <w:bottom w:val="single" w:sz="4" w:space="1" w:color="auto"/>
          <w:right w:val="single" w:sz="4" w:space="4" w:color="auto"/>
        </w:pBdr>
        <w:autoSpaceDE w:val="0"/>
        <w:autoSpaceDN w:val="0"/>
        <w:adjustRightInd w:val="0"/>
        <w:ind w:left="0"/>
        <w:rPr>
          <w:rFonts w:ascii="Arial" w:hAnsi="Arial" w:cs="Arial"/>
          <w:sz w:val="24"/>
          <w:szCs w:val="24"/>
          <w:lang w:val="es-ES"/>
        </w:rPr>
      </w:pPr>
      <w:r w:rsidRPr="00B77E30">
        <w:rPr>
          <w:rFonts w:ascii="Arial" w:hAnsi="Arial" w:cs="Arial"/>
          <w:sz w:val="24"/>
          <w:szCs w:val="24"/>
          <w:lang w:val="es-ES"/>
        </w:rPr>
        <w:t>Aproximación al lugar.</w:t>
      </w:r>
    </w:p>
    <w:p w:rsidR="00D83647" w:rsidRPr="00B77E30" w:rsidRDefault="00D83647" w:rsidP="00D83647">
      <w:pPr>
        <w:pStyle w:val="Prrafodelista"/>
        <w:pBdr>
          <w:top w:val="single" w:sz="4" w:space="1" w:color="auto"/>
          <w:left w:val="single" w:sz="4" w:space="4" w:color="auto"/>
          <w:bottom w:val="single" w:sz="4" w:space="1" w:color="auto"/>
          <w:right w:val="single" w:sz="4" w:space="4" w:color="auto"/>
        </w:pBdr>
        <w:ind w:left="0"/>
        <w:rPr>
          <w:rFonts w:ascii="Arial" w:hAnsi="Arial" w:cs="Arial"/>
          <w:sz w:val="24"/>
          <w:szCs w:val="24"/>
          <w:lang w:val="es-ES"/>
        </w:rPr>
      </w:pPr>
      <w:r w:rsidRPr="00B77E30">
        <w:rPr>
          <w:rFonts w:ascii="Arial" w:hAnsi="Arial" w:cs="Arial"/>
          <w:sz w:val="24"/>
          <w:szCs w:val="24"/>
          <w:lang w:val="es-ES"/>
        </w:rPr>
        <w:t>Arribo a la zona de Impacto.</w:t>
      </w:r>
    </w:p>
    <w:p w:rsidR="00D83647" w:rsidRPr="00B77E30" w:rsidRDefault="00D83647" w:rsidP="00D83647">
      <w:pPr>
        <w:rPr>
          <w:rFonts w:ascii="Arial" w:hAnsi="Arial" w:cs="Arial"/>
          <w:sz w:val="24"/>
          <w:szCs w:val="24"/>
        </w:rPr>
      </w:pPr>
      <w:r w:rsidRPr="00B77E30">
        <w:rPr>
          <w:rFonts w:ascii="Arial" w:hAnsi="Arial" w:cs="Arial"/>
          <w:noProof/>
          <w:sz w:val="24"/>
          <w:szCs w:val="24"/>
          <w:lang w:val="es-CO" w:eastAsia="es-CO"/>
        </w:rPr>
        <mc:AlternateContent>
          <mc:Choice Requires="wps">
            <w:drawing>
              <wp:anchor distT="0" distB="0" distL="114299" distR="114299" simplePos="0" relativeHeight="251711488" behindDoc="0" locked="0" layoutInCell="1" allowOverlap="1" wp14:anchorId="52A56453" wp14:editId="2E06AEA0">
                <wp:simplePos x="0" y="0"/>
                <wp:positionH relativeFrom="column">
                  <wp:posOffset>2840354</wp:posOffset>
                </wp:positionH>
                <wp:positionV relativeFrom="paragraph">
                  <wp:posOffset>15240</wp:posOffset>
                </wp:positionV>
                <wp:extent cx="0" cy="480060"/>
                <wp:effectExtent l="95250" t="0" r="57150" b="53340"/>
                <wp:wrapNone/>
                <wp:docPr id="1615" name="Conector recto de flecha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
                        </a:xfrm>
                        <a:prstGeom prst="straightConnector1">
                          <a:avLst/>
                        </a:prstGeom>
                        <a:noFill/>
                        <a:ln w="2540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FD6DEE" id="Conector recto de flecha 1615" o:spid="_x0000_s1026" type="#_x0000_t32" style="position:absolute;margin-left:223.65pt;margin-top:1.2pt;width:0;height:37.8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" strokeweight="2pt">
                <v:stroke endarrow="open"/>
              </v:shape>
            </w:pict>
          </mc:Fallback>
        </mc:AlternateContent>
      </w:r>
    </w:p>
    <w:p w:rsidR="00D83647" w:rsidRPr="00B77E30" w:rsidRDefault="00D83647" w:rsidP="00D83647">
      <w:pPr>
        <w:rPr>
          <w:rFonts w:ascii="Arial" w:hAnsi="Arial" w:cs="Arial"/>
          <w:sz w:val="24"/>
          <w:szCs w:val="24"/>
        </w:rPr>
      </w:pPr>
    </w:p>
    <w:p w:rsidR="00D83647" w:rsidRPr="00B77E30" w:rsidRDefault="00D83647" w:rsidP="00D83647">
      <w:pPr>
        <w:pBdr>
          <w:top w:val="single" w:sz="4" w:space="1" w:color="auto"/>
          <w:left w:val="single" w:sz="4" w:space="4" w:color="auto"/>
          <w:bottom w:val="single" w:sz="4" w:space="1" w:color="auto"/>
          <w:right w:val="single" w:sz="4" w:space="4" w:color="auto"/>
        </w:pBdr>
        <w:autoSpaceDE w:val="0"/>
        <w:autoSpaceDN w:val="0"/>
        <w:adjustRightInd w:val="0"/>
        <w:jc w:val="center"/>
        <w:rPr>
          <w:rFonts w:ascii="Arial" w:hAnsi="Arial" w:cs="Arial"/>
          <w:b/>
          <w:bCs/>
          <w:sz w:val="24"/>
          <w:szCs w:val="24"/>
        </w:rPr>
      </w:pPr>
      <w:r w:rsidRPr="00B77E30">
        <w:rPr>
          <w:rFonts w:ascii="Arial" w:hAnsi="Arial" w:cs="Arial"/>
          <w:b/>
          <w:bCs/>
          <w:sz w:val="24"/>
          <w:szCs w:val="24"/>
        </w:rPr>
        <w:t>OPERACIONES EN EL ÁREA DE IMPACTO</w:t>
      </w:r>
    </w:p>
    <w:p w:rsidR="00D83647" w:rsidRPr="00B77E30" w:rsidRDefault="00D83647" w:rsidP="00D83647">
      <w:pPr>
        <w:pStyle w:val="Prrafodelista"/>
        <w:pBdr>
          <w:top w:val="single" w:sz="4" w:space="1" w:color="auto"/>
          <w:left w:val="single" w:sz="4" w:space="4" w:color="auto"/>
          <w:bottom w:val="single" w:sz="4" w:space="1" w:color="auto"/>
          <w:right w:val="single" w:sz="4" w:space="4" w:color="auto"/>
        </w:pBdr>
        <w:autoSpaceDE w:val="0"/>
        <w:autoSpaceDN w:val="0"/>
        <w:adjustRightInd w:val="0"/>
        <w:ind w:left="0"/>
        <w:rPr>
          <w:rFonts w:ascii="Arial" w:hAnsi="Arial" w:cs="Arial"/>
          <w:sz w:val="24"/>
          <w:szCs w:val="24"/>
          <w:lang w:val="es-ES"/>
        </w:rPr>
      </w:pPr>
      <w:r w:rsidRPr="00B77E30">
        <w:rPr>
          <w:rFonts w:ascii="Arial" w:hAnsi="Arial" w:cs="Arial"/>
          <w:sz w:val="24"/>
          <w:szCs w:val="24"/>
          <w:lang w:val="es-ES"/>
        </w:rPr>
        <w:t>Evaluación Inicial</w:t>
      </w:r>
    </w:p>
    <w:p w:rsidR="00D83647" w:rsidRPr="00B77E30" w:rsidRDefault="00D83647" w:rsidP="00D83647">
      <w:pPr>
        <w:pStyle w:val="Prrafodelista"/>
        <w:pBdr>
          <w:top w:val="single" w:sz="4" w:space="1" w:color="auto"/>
          <w:left w:val="single" w:sz="4" w:space="4" w:color="auto"/>
          <w:bottom w:val="single" w:sz="4" w:space="1" w:color="auto"/>
          <w:right w:val="single" w:sz="4" w:space="4" w:color="auto"/>
        </w:pBdr>
        <w:autoSpaceDE w:val="0"/>
        <w:autoSpaceDN w:val="0"/>
        <w:adjustRightInd w:val="0"/>
        <w:ind w:left="0"/>
        <w:rPr>
          <w:rFonts w:ascii="Arial" w:hAnsi="Arial" w:cs="Arial"/>
          <w:sz w:val="24"/>
          <w:szCs w:val="24"/>
          <w:lang w:val="es-ES"/>
        </w:rPr>
      </w:pPr>
      <w:r w:rsidRPr="00B77E30">
        <w:rPr>
          <w:rFonts w:ascii="Arial" w:hAnsi="Arial" w:cs="Arial"/>
          <w:sz w:val="24"/>
          <w:szCs w:val="24"/>
          <w:lang w:val="es-ES"/>
        </w:rPr>
        <w:t>Instalación PMU.</w:t>
      </w:r>
    </w:p>
    <w:p w:rsidR="00D83647" w:rsidRPr="00B77E30" w:rsidRDefault="00D83647" w:rsidP="00D83647">
      <w:pPr>
        <w:pStyle w:val="Prrafodelista"/>
        <w:pBdr>
          <w:top w:val="single" w:sz="4" w:space="1" w:color="auto"/>
          <w:left w:val="single" w:sz="4" w:space="4" w:color="auto"/>
          <w:bottom w:val="single" w:sz="4" w:space="1" w:color="auto"/>
          <w:right w:val="single" w:sz="4" w:space="4" w:color="auto"/>
        </w:pBdr>
        <w:autoSpaceDE w:val="0"/>
        <w:autoSpaceDN w:val="0"/>
        <w:adjustRightInd w:val="0"/>
        <w:ind w:left="0"/>
        <w:rPr>
          <w:rFonts w:ascii="Arial" w:hAnsi="Arial" w:cs="Arial"/>
          <w:sz w:val="24"/>
          <w:szCs w:val="24"/>
          <w:lang w:val="es-ES"/>
        </w:rPr>
      </w:pPr>
      <w:r w:rsidRPr="00B77E30">
        <w:rPr>
          <w:rFonts w:ascii="Arial" w:hAnsi="Arial" w:cs="Arial"/>
          <w:sz w:val="24"/>
          <w:szCs w:val="24"/>
          <w:lang w:val="es-ES"/>
        </w:rPr>
        <w:t>Asegurar del área.</w:t>
      </w:r>
    </w:p>
    <w:p w:rsidR="00D83647" w:rsidRPr="00B77E30" w:rsidRDefault="00D83647" w:rsidP="00D83647">
      <w:pPr>
        <w:pStyle w:val="Prrafodelista"/>
        <w:pBdr>
          <w:top w:val="single" w:sz="4" w:space="1" w:color="auto"/>
          <w:left w:val="single" w:sz="4" w:space="4" w:color="auto"/>
          <w:bottom w:val="single" w:sz="4" w:space="1" w:color="auto"/>
          <w:right w:val="single" w:sz="4" w:space="4" w:color="auto"/>
        </w:pBdr>
        <w:autoSpaceDE w:val="0"/>
        <w:autoSpaceDN w:val="0"/>
        <w:adjustRightInd w:val="0"/>
        <w:ind w:left="0"/>
        <w:rPr>
          <w:rFonts w:ascii="Arial" w:hAnsi="Arial" w:cs="Arial"/>
          <w:sz w:val="24"/>
          <w:szCs w:val="24"/>
          <w:lang w:val="es-ES"/>
        </w:rPr>
      </w:pPr>
      <w:r w:rsidRPr="00B77E30">
        <w:rPr>
          <w:rFonts w:ascii="Arial" w:hAnsi="Arial" w:cs="Arial"/>
          <w:sz w:val="24"/>
          <w:szCs w:val="24"/>
          <w:lang w:val="es-ES"/>
        </w:rPr>
        <w:t>Procedimiento de Pre entrada.</w:t>
      </w:r>
    </w:p>
    <w:p w:rsidR="00D83647" w:rsidRPr="00B77E30" w:rsidRDefault="00D83647" w:rsidP="00D83647">
      <w:pPr>
        <w:pStyle w:val="Prrafodelista"/>
        <w:pBdr>
          <w:top w:val="single" w:sz="4" w:space="1" w:color="auto"/>
          <w:left w:val="single" w:sz="4" w:space="4" w:color="auto"/>
          <w:bottom w:val="single" w:sz="4" w:space="1" w:color="auto"/>
          <w:right w:val="single" w:sz="4" w:space="4" w:color="auto"/>
        </w:pBdr>
        <w:autoSpaceDE w:val="0"/>
        <w:autoSpaceDN w:val="0"/>
        <w:adjustRightInd w:val="0"/>
        <w:ind w:left="0"/>
        <w:rPr>
          <w:rFonts w:ascii="Arial" w:hAnsi="Arial" w:cs="Arial"/>
          <w:sz w:val="24"/>
          <w:szCs w:val="24"/>
          <w:lang w:val="es-ES"/>
        </w:rPr>
      </w:pPr>
      <w:r w:rsidRPr="00B77E30">
        <w:rPr>
          <w:rFonts w:ascii="Arial" w:hAnsi="Arial" w:cs="Arial"/>
          <w:sz w:val="24"/>
          <w:szCs w:val="24"/>
          <w:lang w:val="es-ES"/>
        </w:rPr>
        <w:t>Entrada</w:t>
      </w:r>
    </w:p>
    <w:p w:rsidR="00D83647" w:rsidRPr="00B77E30" w:rsidRDefault="00D83647" w:rsidP="00D83647">
      <w:pPr>
        <w:pStyle w:val="Prrafodelista"/>
        <w:pBdr>
          <w:top w:val="single" w:sz="4" w:space="1" w:color="auto"/>
          <w:left w:val="single" w:sz="4" w:space="4" w:color="auto"/>
          <w:bottom w:val="single" w:sz="4" w:space="1" w:color="auto"/>
          <w:right w:val="single" w:sz="4" w:space="4" w:color="auto"/>
        </w:pBdr>
        <w:ind w:left="0"/>
        <w:rPr>
          <w:rFonts w:ascii="Arial" w:hAnsi="Arial" w:cs="Arial"/>
          <w:sz w:val="24"/>
          <w:szCs w:val="24"/>
          <w:lang w:val="es-ES"/>
        </w:rPr>
      </w:pPr>
      <w:r w:rsidRPr="00B77E30">
        <w:rPr>
          <w:rFonts w:ascii="Arial" w:hAnsi="Arial" w:cs="Arial"/>
          <w:sz w:val="24"/>
          <w:szCs w:val="24"/>
          <w:lang w:val="es-ES"/>
        </w:rPr>
        <w:t>Estabilización y evacua</w:t>
      </w:r>
    </w:p>
    <w:p w:rsidR="00631A7B" w:rsidRPr="00B77E30" w:rsidRDefault="00631A7B" w:rsidP="00D83647">
      <w:pPr>
        <w:rPr>
          <w:rFonts w:ascii="Arial" w:hAnsi="Arial" w:cs="Arial"/>
          <w:sz w:val="24"/>
          <w:szCs w:val="24"/>
        </w:rPr>
      </w:pPr>
      <w:r w:rsidRPr="00B77E30">
        <w:rPr>
          <w:rFonts w:ascii="Arial" w:hAnsi="Arial" w:cs="Arial"/>
          <w:noProof/>
          <w:sz w:val="24"/>
          <w:szCs w:val="24"/>
          <w:lang w:val="es-CO" w:eastAsia="es-CO"/>
        </w:rPr>
        <mc:AlternateContent>
          <mc:Choice Requires="wps">
            <w:drawing>
              <wp:anchor distT="0" distB="0" distL="114299" distR="114299" simplePos="0" relativeHeight="251707392" behindDoc="0" locked="0" layoutInCell="1" allowOverlap="1" wp14:anchorId="51660E3C" wp14:editId="533CF308">
                <wp:simplePos x="0" y="0"/>
                <wp:positionH relativeFrom="column">
                  <wp:posOffset>2839720</wp:posOffset>
                </wp:positionH>
                <wp:positionV relativeFrom="paragraph">
                  <wp:posOffset>12065</wp:posOffset>
                </wp:positionV>
                <wp:extent cx="0" cy="480060"/>
                <wp:effectExtent l="95250" t="0" r="57150" b="53340"/>
                <wp:wrapNone/>
                <wp:docPr id="1614" name="Conector recto de flecha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
                        </a:xfrm>
                        <a:prstGeom prst="straightConnector1">
                          <a:avLst/>
                        </a:prstGeom>
                        <a:noFill/>
                        <a:ln w="2540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15E9AA8" id="Conector recto de flecha 1614" o:spid="_x0000_s1026" type="#_x0000_t32" style="position:absolute;margin-left:223.6pt;margin-top:.95pt;width:0;height:37.8pt;z-index:2517073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" strokeweight="2pt">
                <v:stroke endarrow="open"/>
              </v:shape>
            </w:pict>
          </mc:Fallback>
        </mc:AlternateContent>
      </w:r>
    </w:p>
    <w:p w:rsidR="00D83647" w:rsidRPr="00B77E30" w:rsidRDefault="00D83647" w:rsidP="00D83647">
      <w:pPr>
        <w:rPr>
          <w:rFonts w:ascii="Arial" w:hAnsi="Arial" w:cs="Arial"/>
          <w:sz w:val="24"/>
          <w:szCs w:val="24"/>
        </w:rPr>
      </w:pPr>
    </w:p>
    <w:p w:rsidR="00D83647" w:rsidRPr="00B77E30" w:rsidRDefault="00D83647" w:rsidP="00D83647">
      <w:pPr>
        <w:pBdr>
          <w:top w:val="single" w:sz="4" w:space="1" w:color="auto"/>
          <w:left w:val="single" w:sz="4" w:space="4" w:color="auto"/>
          <w:bottom w:val="single" w:sz="4" w:space="1" w:color="auto"/>
          <w:right w:val="single" w:sz="4" w:space="4" w:color="auto"/>
        </w:pBdr>
        <w:autoSpaceDE w:val="0"/>
        <w:autoSpaceDN w:val="0"/>
        <w:adjustRightInd w:val="0"/>
        <w:jc w:val="center"/>
        <w:rPr>
          <w:rFonts w:ascii="Arial" w:hAnsi="Arial" w:cs="Arial"/>
          <w:b/>
          <w:bCs/>
          <w:sz w:val="24"/>
          <w:szCs w:val="24"/>
        </w:rPr>
      </w:pPr>
      <w:r w:rsidRPr="00B77E30">
        <w:rPr>
          <w:rFonts w:ascii="Arial" w:hAnsi="Arial" w:cs="Arial"/>
          <w:b/>
          <w:bCs/>
          <w:sz w:val="24"/>
          <w:szCs w:val="24"/>
        </w:rPr>
        <w:t>DESACTIVACIÓN Y DESMOVILIZACIÓN.</w:t>
      </w:r>
    </w:p>
    <w:p w:rsidR="00D83647" w:rsidRPr="00B77E30" w:rsidRDefault="00D83647" w:rsidP="00D83647">
      <w:pPr>
        <w:pStyle w:val="Prrafodelista"/>
        <w:pBdr>
          <w:top w:val="single" w:sz="4" w:space="1" w:color="auto"/>
          <w:left w:val="single" w:sz="4" w:space="4" w:color="auto"/>
          <w:bottom w:val="single" w:sz="4" w:space="1" w:color="auto"/>
          <w:right w:val="single" w:sz="4" w:space="4" w:color="auto"/>
        </w:pBdr>
        <w:autoSpaceDE w:val="0"/>
        <w:autoSpaceDN w:val="0"/>
        <w:adjustRightInd w:val="0"/>
        <w:ind w:left="0"/>
        <w:rPr>
          <w:rFonts w:ascii="Arial" w:hAnsi="Arial" w:cs="Arial"/>
          <w:sz w:val="24"/>
          <w:szCs w:val="24"/>
          <w:lang w:val="es-ES"/>
        </w:rPr>
      </w:pPr>
      <w:r w:rsidRPr="00B77E30">
        <w:rPr>
          <w:rFonts w:ascii="Arial" w:hAnsi="Arial" w:cs="Arial"/>
          <w:sz w:val="24"/>
          <w:szCs w:val="24"/>
          <w:lang w:val="es-ES"/>
        </w:rPr>
        <w:t>Recogida y chequeo de equipos.</w:t>
      </w:r>
    </w:p>
    <w:p w:rsidR="00D83647" w:rsidRPr="00B77E30" w:rsidRDefault="00D83647" w:rsidP="00D83647">
      <w:pPr>
        <w:pStyle w:val="Prrafodelista"/>
        <w:pBdr>
          <w:top w:val="single" w:sz="4" w:space="1" w:color="auto"/>
          <w:left w:val="single" w:sz="4" w:space="4" w:color="auto"/>
          <w:bottom w:val="single" w:sz="4" w:space="1" w:color="auto"/>
          <w:right w:val="single" w:sz="4" w:space="4" w:color="auto"/>
        </w:pBdr>
        <w:autoSpaceDE w:val="0"/>
        <w:autoSpaceDN w:val="0"/>
        <w:adjustRightInd w:val="0"/>
        <w:ind w:left="0"/>
        <w:rPr>
          <w:rFonts w:ascii="Arial" w:hAnsi="Arial" w:cs="Arial"/>
          <w:sz w:val="24"/>
          <w:szCs w:val="24"/>
          <w:lang w:val="es-ES"/>
        </w:rPr>
      </w:pPr>
      <w:r w:rsidRPr="00B77E30">
        <w:rPr>
          <w:rFonts w:ascii="Arial" w:hAnsi="Arial" w:cs="Arial"/>
          <w:sz w:val="24"/>
          <w:szCs w:val="24"/>
          <w:lang w:val="es-ES"/>
        </w:rPr>
        <w:t>Consolidar información.</w:t>
      </w:r>
    </w:p>
    <w:p w:rsidR="00D83647" w:rsidRPr="00B77E30" w:rsidRDefault="00D83647" w:rsidP="00D83647">
      <w:pPr>
        <w:pStyle w:val="Prrafodelista"/>
        <w:pBdr>
          <w:top w:val="single" w:sz="4" w:space="1" w:color="auto"/>
          <w:left w:val="single" w:sz="4" w:space="4" w:color="auto"/>
          <w:bottom w:val="single" w:sz="4" w:space="1" w:color="auto"/>
          <w:right w:val="single" w:sz="4" w:space="4" w:color="auto"/>
        </w:pBdr>
        <w:ind w:left="0"/>
        <w:rPr>
          <w:rFonts w:ascii="Arial" w:hAnsi="Arial" w:cs="Arial"/>
          <w:sz w:val="24"/>
          <w:szCs w:val="24"/>
          <w:lang w:val="es-ES"/>
        </w:rPr>
      </w:pPr>
      <w:r w:rsidRPr="00B77E30">
        <w:rPr>
          <w:rFonts w:ascii="Arial" w:hAnsi="Arial" w:cs="Arial"/>
          <w:sz w:val="24"/>
          <w:szCs w:val="24"/>
          <w:lang w:val="es-ES"/>
        </w:rPr>
        <w:t>Reportar disponibilidad</w:t>
      </w:r>
    </w:p>
    <w:p w:rsidR="00D83647" w:rsidRPr="00B77E30" w:rsidRDefault="00D83647" w:rsidP="00D83647">
      <w:pPr>
        <w:rPr>
          <w:rFonts w:ascii="Arial" w:hAnsi="Arial" w:cs="Arial"/>
          <w:sz w:val="24"/>
          <w:szCs w:val="24"/>
        </w:rPr>
      </w:pPr>
    </w:p>
    <w:p w:rsidR="00D83647" w:rsidRPr="00B77E30" w:rsidRDefault="00631A7B" w:rsidP="00D83647">
      <w:pPr>
        <w:rPr>
          <w:rFonts w:ascii="Arial" w:hAnsi="Arial" w:cs="Arial"/>
          <w:sz w:val="24"/>
          <w:szCs w:val="24"/>
        </w:rPr>
      </w:pPr>
      <w:r w:rsidRPr="00B77E30">
        <w:rPr>
          <w:rFonts w:ascii="Arial" w:hAnsi="Arial" w:cs="Arial"/>
          <w:noProof/>
          <w:sz w:val="24"/>
          <w:szCs w:val="24"/>
          <w:lang w:val="es-CO" w:eastAsia="es-CO"/>
        </w:rPr>
        <mc:AlternateContent>
          <mc:Choice Requires="wps">
            <w:drawing>
              <wp:anchor distT="0" distB="0" distL="114299" distR="114299" simplePos="0" relativeHeight="251703296" behindDoc="0" locked="0" layoutInCell="1" allowOverlap="1" wp14:anchorId="64444E93" wp14:editId="2B8740FC">
                <wp:simplePos x="0" y="0"/>
                <wp:positionH relativeFrom="column">
                  <wp:posOffset>2792095</wp:posOffset>
                </wp:positionH>
                <wp:positionV relativeFrom="paragraph">
                  <wp:posOffset>6985</wp:posOffset>
                </wp:positionV>
                <wp:extent cx="0" cy="480060"/>
                <wp:effectExtent l="95250" t="0" r="57150" b="53340"/>
                <wp:wrapNone/>
                <wp:docPr id="1613" name="Conector recto de flecha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
                        </a:xfrm>
                        <a:prstGeom prst="straightConnector1">
                          <a:avLst/>
                        </a:prstGeom>
                        <a:noFill/>
                        <a:ln w="2540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069B54A" id="Conector recto de flecha 1613" o:spid="_x0000_s1026" type="#_x0000_t32" style="position:absolute;margin-left:219.85pt;margin-top:.55pt;width:0;height:37.8pt;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" strokeweight="2pt">
                <v:stroke endarrow="open"/>
              </v:shape>
            </w:pict>
          </mc:Fallback>
        </mc:AlternateContent>
      </w:r>
    </w:p>
    <w:p w:rsidR="00D83647" w:rsidRPr="00B77E30" w:rsidRDefault="00D83647" w:rsidP="00D83647">
      <w:pPr>
        <w:rPr>
          <w:rFonts w:ascii="Arial" w:hAnsi="Arial" w:cs="Arial"/>
          <w:sz w:val="24"/>
          <w:szCs w:val="24"/>
        </w:rPr>
      </w:pPr>
    </w:p>
    <w:p w:rsidR="00D83647" w:rsidRPr="00B77E30" w:rsidRDefault="00D83647" w:rsidP="00D83647">
      <w:pPr>
        <w:pBdr>
          <w:top w:val="single" w:sz="4" w:space="1" w:color="auto"/>
          <w:left w:val="single" w:sz="4" w:space="4" w:color="auto"/>
          <w:bottom w:val="single" w:sz="4" w:space="1" w:color="auto"/>
          <w:right w:val="single" w:sz="4" w:space="4" w:color="auto"/>
        </w:pBdr>
        <w:autoSpaceDE w:val="0"/>
        <w:autoSpaceDN w:val="0"/>
        <w:adjustRightInd w:val="0"/>
        <w:jc w:val="center"/>
        <w:rPr>
          <w:rFonts w:ascii="Arial" w:hAnsi="Arial" w:cs="Arial"/>
          <w:b/>
          <w:bCs/>
          <w:sz w:val="24"/>
          <w:szCs w:val="24"/>
        </w:rPr>
      </w:pPr>
      <w:r w:rsidRPr="00B77E30">
        <w:rPr>
          <w:rFonts w:ascii="Arial" w:hAnsi="Arial" w:cs="Arial"/>
          <w:b/>
          <w:bCs/>
          <w:sz w:val="24"/>
          <w:szCs w:val="24"/>
        </w:rPr>
        <w:t>ACTIVIDADES POST- MISIÓN.</w:t>
      </w:r>
    </w:p>
    <w:p w:rsidR="00D83647" w:rsidRPr="00B77E30" w:rsidRDefault="00D83647" w:rsidP="00D83647">
      <w:pPr>
        <w:pStyle w:val="Prrafodelista"/>
        <w:pBdr>
          <w:top w:val="single" w:sz="4" w:space="1" w:color="auto"/>
          <w:left w:val="single" w:sz="4" w:space="4" w:color="auto"/>
          <w:bottom w:val="single" w:sz="4" w:space="1" w:color="auto"/>
          <w:right w:val="single" w:sz="4" w:space="4" w:color="auto"/>
        </w:pBdr>
        <w:autoSpaceDE w:val="0"/>
        <w:autoSpaceDN w:val="0"/>
        <w:adjustRightInd w:val="0"/>
        <w:ind w:left="0"/>
        <w:rPr>
          <w:rFonts w:ascii="Arial" w:hAnsi="Arial" w:cs="Arial"/>
          <w:sz w:val="24"/>
          <w:szCs w:val="24"/>
          <w:lang w:val="es-ES"/>
        </w:rPr>
      </w:pPr>
      <w:r w:rsidRPr="00B77E30">
        <w:rPr>
          <w:rFonts w:ascii="Arial" w:hAnsi="Arial" w:cs="Arial"/>
          <w:sz w:val="24"/>
          <w:szCs w:val="24"/>
          <w:lang w:val="es-ES"/>
        </w:rPr>
        <w:t>Revisión, mantenimiento y actualización de hojas de vida de los equipos.</w:t>
      </w:r>
    </w:p>
    <w:p w:rsidR="00D83647" w:rsidRPr="00B77E30" w:rsidRDefault="00D83647" w:rsidP="00D83647">
      <w:pPr>
        <w:pStyle w:val="Prrafodelista"/>
        <w:pBdr>
          <w:top w:val="single" w:sz="4" w:space="1" w:color="auto"/>
          <w:left w:val="single" w:sz="4" w:space="4" w:color="auto"/>
          <w:bottom w:val="single" w:sz="4" w:space="1" w:color="auto"/>
          <w:right w:val="single" w:sz="4" w:space="4" w:color="auto"/>
        </w:pBdr>
        <w:autoSpaceDE w:val="0"/>
        <w:autoSpaceDN w:val="0"/>
        <w:adjustRightInd w:val="0"/>
        <w:ind w:left="0"/>
        <w:rPr>
          <w:rFonts w:ascii="Arial" w:hAnsi="Arial" w:cs="Arial"/>
          <w:sz w:val="24"/>
          <w:szCs w:val="24"/>
        </w:rPr>
      </w:pPr>
      <w:r w:rsidRPr="00B77E30">
        <w:rPr>
          <w:rFonts w:ascii="Arial" w:hAnsi="Arial" w:cs="Arial"/>
          <w:sz w:val="24"/>
          <w:szCs w:val="24"/>
          <w:lang w:val="es-ES"/>
        </w:rPr>
        <w:t>Evaluación y registro de la operación.</w:t>
      </w:r>
    </w:p>
    <w:p w:rsidR="00D83647" w:rsidRPr="00B77E30" w:rsidRDefault="00D83647" w:rsidP="00D83647">
      <w:pPr>
        <w:jc w:val="center"/>
        <w:rPr>
          <w:rFonts w:ascii="Arial" w:hAnsi="Arial" w:cs="Arial"/>
          <w:b/>
          <w:sz w:val="24"/>
          <w:szCs w:val="24"/>
        </w:rPr>
      </w:pPr>
      <w:r w:rsidRPr="00B77E30">
        <w:rPr>
          <w:rFonts w:ascii="Arial" w:hAnsi="Arial" w:cs="Arial"/>
          <w:b/>
          <w:noProof/>
          <w:sz w:val="24"/>
          <w:szCs w:val="24"/>
          <w:lang w:val="es-CO" w:eastAsia="es-CO"/>
        </w:rPr>
        <w:lastRenderedPageBreak/>
        <w:drawing>
          <wp:anchor distT="0" distB="0" distL="114300" distR="114300" simplePos="0" relativeHeight="251695104" behindDoc="1" locked="0" layoutInCell="1" allowOverlap="1" wp14:anchorId="7ED4C661" wp14:editId="43CB7857">
            <wp:simplePos x="0" y="0"/>
            <wp:positionH relativeFrom="column">
              <wp:posOffset>4634865</wp:posOffset>
            </wp:positionH>
            <wp:positionV relativeFrom="paragraph">
              <wp:posOffset>-83820</wp:posOffset>
            </wp:positionV>
            <wp:extent cx="981075" cy="657225"/>
            <wp:effectExtent l="0" t="0" r="9525" b="9525"/>
            <wp:wrapNone/>
            <wp:docPr id="230" name="Imagen 230" descr="Descripción: http://itaenterprises.com/jpg/danger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Descripción: http://itaenterprises.com/jpg/dangerou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1075"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7979C6" w:rsidRPr="00B77E30">
        <w:rPr>
          <w:rFonts w:ascii="Arial" w:hAnsi="Arial" w:cs="Arial"/>
          <w:b/>
          <w:color w:val="000000"/>
          <w:sz w:val="24"/>
          <w:szCs w:val="24"/>
        </w:rPr>
        <w:t xml:space="preserve">42. </w:t>
      </w:r>
      <w:r w:rsidRPr="00B77E30">
        <w:rPr>
          <w:rFonts w:ascii="Arial" w:hAnsi="Arial" w:cs="Arial"/>
          <w:b/>
          <w:color w:val="000000"/>
          <w:sz w:val="24"/>
          <w:szCs w:val="24"/>
        </w:rPr>
        <w:t xml:space="preserve">PROCEDIMIENTO PARA </w:t>
      </w:r>
      <w:r w:rsidRPr="00B77E30">
        <w:rPr>
          <w:rFonts w:ascii="Arial" w:hAnsi="Arial" w:cs="Arial"/>
          <w:b/>
          <w:sz w:val="24"/>
          <w:szCs w:val="24"/>
        </w:rPr>
        <w:t>RESPUESTA A</w:t>
      </w:r>
    </w:p>
    <w:p w:rsidR="00D83647" w:rsidRPr="00B77E30" w:rsidRDefault="00D83647" w:rsidP="00D83647">
      <w:pPr>
        <w:jc w:val="center"/>
        <w:rPr>
          <w:rFonts w:ascii="Arial" w:hAnsi="Arial" w:cs="Arial"/>
          <w:b/>
          <w:sz w:val="24"/>
          <w:szCs w:val="24"/>
        </w:rPr>
      </w:pPr>
      <w:r w:rsidRPr="00B77E30">
        <w:rPr>
          <w:rFonts w:ascii="Arial" w:hAnsi="Arial" w:cs="Arial"/>
          <w:b/>
          <w:sz w:val="24"/>
          <w:szCs w:val="24"/>
        </w:rPr>
        <w:t>EMERGENCIA CON MATERIALES PELIGROSOS</w:t>
      </w:r>
    </w:p>
    <w:p w:rsidR="00D83647" w:rsidRPr="00B77E30" w:rsidRDefault="00D83647" w:rsidP="00D83647">
      <w:pPr>
        <w:jc w:val="both"/>
        <w:rPr>
          <w:rFonts w:ascii="Arial" w:hAnsi="Arial" w:cs="Arial"/>
          <w:snapToGrid w:val="0"/>
          <w:sz w:val="24"/>
          <w:szCs w:val="24"/>
        </w:rPr>
      </w:pPr>
      <w:r w:rsidRPr="00B77E30">
        <w:rPr>
          <w:rFonts w:ascii="Arial" w:hAnsi="Arial" w:cs="Arial"/>
          <w:snapToGrid w:val="0"/>
          <w:sz w:val="24"/>
          <w:szCs w:val="24"/>
        </w:rPr>
        <w:t>La</w:t>
      </w:r>
      <w:r w:rsidRPr="00B77E30">
        <w:rPr>
          <w:rFonts w:ascii="Arial" w:hAnsi="Arial" w:cs="Arial"/>
          <w:spacing w:val="-3"/>
          <w:sz w:val="24"/>
          <w:szCs w:val="24"/>
        </w:rPr>
        <w:t xml:space="preserve"> Zona Franca Internacional de Pereira</w:t>
      </w:r>
      <w:r w:rsidRPr="00B77E30">
        <w:rPr>
          <w:rFonts w:ascii="Arial" w:hAnsi="Arial" w:cs="Arial"/>
          <w:snapToGrid w:val="0"/>
          <w:sz w:val="24"/>
          <w:szCs w:val="24"/>
        </w:rPr>
        <w:t xml:space="preserve">  cuenta con numerosos materiales que por sus características pueden ser definidos como peligrosos, es por ello que es necesario saber identificarlos y establecer planes para poder actuar en caso de una emergencia con productos de tal naturaleza debido a la alta peligrosidad que presentan para todo el lugar donde se encuentren. El presente procedimiento, establece los Planes de Respuesta a Emergencias con productos químicos.</w:t>
      </w:r>
    </w:p>
    <w:p w:rsidR="00D83647" w:rsidRPr="00B77E30" w:rsidRDefault="007979C6" w:rsidP="00D83647">
      <w:pPr>
        <w:jc w:val="both"/>
        <w:rPr>
          <w:rFonts w:ascii="Arial" w:hAnsi="Arial" w:cs="Arial"/>
          <w:snapToGrid w:val="0"/>
          <w:sz w:val="24"/>
          <w:szCs w:val="24"/>
        </w:rPr>
      </w:pPr>
      <w:r w:rsidRPr="00B77E30">
        <w:rPr>
          <w:rFonts w:ascii="Arial" w:hAnsi="Arial" w:cs="Arial"/>
          <w:b/>
          <w:snapToGrid w:val="0"/>
          <w:sz w:val="24"/>
          <w:szCs w:val="24"/>
        </w:rPr>
        <w:t xml:space="preserve">42.1. </w:t>
      </w:r>
      <w:r w:rsidR="00D83647" w:rsidRPr="00B77E30">
        <w:rPr>
          <w:rFonts w:ascii="Arial" w:hAnsi="Arial" w:cs="Arial"/>
          <w:b/>
          <w:snapToGrid w:val="0"/>
          <w:sz w:val="24"/>
          <w:szCs w:val="24"/>
        </w:rPr>
        <w:t>Identificación de los Materiales Peligrosos:</w:t>
      </w:r>
      <w:r w:rsidR="00D83647" w:rsidRPr="00B77E30">
        <w:rPr>
          <w:rFonts w:ascii="Arial" w:hAnsi="Arial" w:cs="Arial"/>
          <w:snapToGrid w:val="0"/>
          <w:sz w:val="24"/>
          <w:szCs w:val="24"/>
        </w:rPr>
        <w:t xml:space="preserve"> En este trabajo en particular se muestran dos fuentes de información básicas usadas en la industria internacionalmente:</w:t>
      </w:r>
    </w:p>
    <w:p w:rsidR="00D83647" w:rsidRPr="00B77E30" w:rsidRDefault="00D83647" w:rsidP="00EB53D8">
      <w:pPr>
        <w:numPr>
          <w:ilvl w:val="0"/>
          <w:numId w:val="120"/>
        </w:numPr>
        <w:spacing w:after="0" w:line="240" w:lineRule="auto"/>
        <w:jc w:val="both"/>
        <w:rPr>
          <w:rFonts w:ascii="Arial" w:hAnsi="Arial" w:cs="Arial"/>
          <w:snapToGrid w:val="0"/>
          <w:sz w:val="24"/>
          <w:szCs w:val="24"/>
        </w:rPr>
      </w:pPr>
      <w:r w:rsidRPr="00B77E30">
        <w:rPr>
          <w:rFonts w:ascii="Arial" w:hAnsi="Arial" w:cs="Arial"/>
          <w:snapToGrid w:val="0"/>
          <w:sz w:val="24"/>
          <w:szCs w:val="24"/>
        </w:rPr>
        <w:t>La norma NFPA 704.</w:t>
      </w:r>
    </w:p>
    <w:p w:rsidR="00D83647" w:rsidRPr="00B77E30" w:rsidRDefault="00D83647" w:rsidP="00EB53D8">
      <w:pPr>
        <w:numPr>
          <w:ilvl w:val="0"/>
          <w:numId w:val="120"/>
        </w:numPr>
        <w:spacing w:after="0" w:line="240" w:lineRule="auto"/>
        <w:jc w:val="both"/>
        <w:rPr>
          <w:rFonts w:ascii="Arial" w:hAnsi="Arial" w:cs="Arial"/>
          <w:snapToGrid w:val="0"/>
          <w:sz w:val="24"/>
          <w:szCs w:val="24"/>
        </w:rPr>
      </w:pPr>
      <w:r w:rsidRPr="00B77E30">
        <w:rPr>
          <w:rFonts w:ascii="Arial" w:hAnsi="Arial" w:cs="Arial"/>
          <w:snapToGrid w:val="0"/>
          <w:sz w:val="24"/>
          <w:szCs w:val="24"/>
        </w:rPr>
        <w:t>Las Hojas de Datos de Seguridad del Material (MSDS).</w:t>
      </w:r>
    </w:p>
    <w:p w:rsidR="00D83647" w:rsidRPr="00B77E30" w:rsidRDefault="00D83647" w:rsidP="00D83647">
      <w:pPr>
        <w:ind w:left="1800"/>
        <w:jc w:val="both"/>
        <w:rPr>
          <w:rFonts w:ascii="Arial" w:hAnsi="Arial" w:cs="Arial"/>
          <w:snapToGrid w:val="0"/>
          <w:sz w:val="24"/>
          <w:szCs w:val="24"/>
        </w:rPr>
      </w:pPr>
    </w:p>
    <w:p w:rsidR="00D83647" w:rsidRPr="00B77E30" w:rsidRDefault="007979C6" w:rsidP="00D83647">
      <w:pPr>
        <w:jc w:val="both"/>
        <w:rPr>
          <w:rFonts w:ascii="Arial" w:hAnsi="Arial" w:cs="Arial"/>
          <w:snapToGrid w:val="0"/>
          <w:sz w:val="24"/>
          <w:szCs w:val="24"/>
        </w:rPr>
      </w:pPr>
      <w:r w:rsidRPr="00B77E30">
        <w:rPr>
          <w:rFonts w:ascii="Arial" w:hAnsi="Arial" w:cs="Arial"/>
          <w:b/>
          <w:snapToGrid w:val="0"/>
          <w:sz w:val="24"/>
          <w:szCs w:val="24"/>
        </w:rPr>
        <w:t xml:space="preserve">42.2. </w:t>
      </w:r>
      <w:r w:rsidR="00D83647" w:rsidRPr="00B77E30">
        <w:rPr>
          <w:rFonts w:ascii="Arial" w:hAnsi="Arial" w:cs="Arial"/>
          <w:b/>
          <w:snapToGrid w:val="0"/>
          <w:sz w:val="24"/>
          <w:szCs w:val="24"/>
        </w:rPr>
        <w:t xml:space="preserve">Norma NFPA 704: </w:t>
      </w:r>
      <w:r w:rsidR="00D83647" w:rsidRPr="00B77E30">
        <w:rPr>
          <w:rFonts w:ascii="Arial" w:hAnsi="Arial" w:cs="Arial"/>
          <w:snapToGrid w:val="0"/>
          <w:sz w:val="24"/>
          <w:szCs w:val="24"/>
        </w:rPr>
        <w:t>Esta norma establece un rombo dividido en cuatro partes iguales de forma rómbica, diferenciada por colores según la figura abajo mostrada.</w:t>
      </w:r>
    </w:p>
    <w:p w:rsidR="00D83647" w:rsidRPr="00B77E30" w:rsidRDefault="00D83647" w:rsidP="00D83647">
      <w:pPr>
        <w:jc w:val="both"/>
        <w:rPr>
          <w:rFonts w:ascii="Arial" w:hAnsi="Arial" w:cs="Arial"/>
          <w:snapToGrid w:val="0"/>
          <w:sz w:val="24"/>
          <w:szCs w:val="24"/>
        </w:rPr>
      </w:pPr>
      <w:r w:rsidRPr="00B77E30">
        <w:rPr>
          <w:rFonts w:ascii="Arial" w:hAnsi="Arial" w:cs="Arial"/>
          <w:noProof/>
          <w:sz w:val="24"/>
          <w:szCs w:val="24"/>
          <w:lang w:val="es-CO" w:eastAsia="es-CO"/>
        </w:rPr>
        <w:drawing>
          <wp:anchor distT="0" distB="0" distL="114300" distR="114300" simplePos="0" relativeHeight="251691008" behindDoc="0" locked="0" layoutInCell="0" allowOverlap="1" wp14:anchorId="6FD47A3E" wp14:editId="45629828">
            <wp:simplePos x="0" y="0"/>
            <wp:positionH relativeFrom="column">
              <wp:posOffset>-28575</wp:posOffset>
            </wp:positionH>
            <wp:positionV relativeFrom="paragraph">
              <wp:posOffset>25400</wp:posOffset>
            </wp:positionV>
            <wp:extent cx="1747520" cy="1762125"/>
            <wp:effectExtent l="0" t="0" r="5080" b="9525"/>
            <wp:wrapSquare wrapText="largest"/>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4752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7E30">
        <w:rPr>
          <w:rFonts w:ascii="Arial" w:hAnsi="Arial" w:cs="Arial"/>
          <w:snapToGrid w:val="0"/>
          <w:sz w:val="24"/>
          <w:szCs w:val="24"/>
        </w:rPr>
        <w:t xml:space="preserve">En la figura anexa se puede observar lo que representa cada cuadrante del rombo. En los referentes a riesgos para la salud, inflamabilidad y reactividad la norma NFPA 704 establece una escala numerada desde el cero (0) hasta el cuatro (4). </w:t>
      </w:r>
    </w:p>
    <w:p w:rsidR="00D83647" w:rsidRPr="00B77E30" w:rsidRDefault="00D83647" w:rsidP="00D83647">
      <w:pPr>
        <w:jc w:val="both"/>
        <w:rPr>
          <w:rFonts w:ascii="Arial" w:hAnsi="Arial" w:cs="Arial"/>
          <w:snapToGrid w:val="0"/>
          <w:sz w:val="24"/>
          <w:szCs w:val="24"/>
        </w:rPr>
      </w:pPr>
    </w:p>
    <w:p w:rsidR="00D83647" w:rsidRPr="00B77E30" w:rsidRDefault="00D83647" w:rsidP="00D83647">
      <w:pPr>
        <w:jc w:val="both"/>
        <w:rPr>
          <w:rFonts w:ascii="Arial" w:hAnsi="Arial" w:cs="Arial"/>
          <w:snapToGrid w:val="0"/>
          <w:sz w:val="24"/>
          <w:szCs w:val="24"/>
        </w:rPr>
      </w:pPr>
      <w:r w:rsidRPr="00B77E30">
        <w:rPr>
          <w:rFonts w:ascii="Arial" w:hAnsi="Arial" w:cs="Arial"/>
          <w:snapToGrid w:val="0"/>
          <w:sz w:val="24"/>
          <w:szCs w:val="24"/>
        </w:rPr>
        <w:t>El nivel 0 representa la menor peligrosidad y el nivel 4 representa la mayor peligrosidad, representando los números intermedios las escalas entre ambos extremos.</w:t>
      </w:r>
    </w:p>
    <w:p w:rsidR="00D83647" w:rsidRPr="00B77E30" w:rsidRDefault="00D83647" w:rsidP="00D83647">
      <w:pPr>
        <w:jc w:val="both"/>
        <w:rPr>
          <w:rFonts w:ascii="Arial" w:hAnsi="Arial" w:cs="Arial"/>
          <w:snapToGrid w:val="0"/>
          <w:sz w:val="24"/>
          <w:szCs w:val="24"/>
        </w:rPr>
      </w:pPr>
      <w:r w:rsidRPr="00B77E30">
        <w:rPr>
          <w:rFonts w:ascii="Arial" w:hAnsi="Arial" w:cs="Arial"/>
          <w:snapToGrid w:val="0"/>
          <w:sz w:val="24"/>
          <w:szCs w:val="24"/>
        </w:rPr>
        <w:t>En el cuadrante de riesgos especiales se muestran varios símbolos que representan riesgos específicos tales como ácidos fuertes, álcalis fuertes, agentes oxidantes, corrosivos, materiales que reaccionan con el agua o radioactivos.</w:t>
      </w:r>
    </w:p>
    <w:p w:rsidR="00D83647" w:rsidRPr="00B77E30" w:rsidRDefault="007979C6" w:rsidP="00D83647">
      <w:pPr>
        <w:jc w:val="both"/>
        <w:rPr>
          <w:rFonts w:ascii="Arial" w:hAnsi="Arial" w:cs="Arial"/>
          <w:snapToGrid w:val="0"/>
          <w:sz w:val="24"/>
          <w:szCs w:val="24"/>
        </w:rPr>
      </w:pPr>
      <w:r w:rsidRPr="00B77E30">
        <w:rPr>
          <w:rFonts w:ascii="Arial" w:hAnsi="Arial" w:cs="Arial"/>
          <w:b/>
          <w:snapToGrid w:val="0"/>
          <w:sz w:val="24"/>
          <w:szCs w:val="24"/>
        </w:rPr>
        <w:t xml:space="preserve">42.3. </w:t>
      </w:r>
      <w:r w:rsidR="00D83647" w:rsidRPr="00B77E30">
        <w:rPr>
          <w:rFonts w:ascii="Arial" w:hAnsi="Arial" w:cs="Arial"/>
          <w:b/>
          <w:snapToGrid w:val="0"/>
          <w:sz w:val="24"/>
          <w:szCs w:val="24"/>
        </w:rPr>
        <w:t xml:space="preserve">Hojas de Datos de Seguridad de los Materiales: </w:t>
      </w:r>
      <w:r w:rsidR="00D83647" w:rsidRPr="00B77E30">
        <w:rPr>
          <w:rFonts w:ascii="Arial" w:hAnsi="Arial" w:cs="Arial"/>
          <w:snapToGrid w:val="0"/>
          <w:sz w:val="24"/>
          <w:szCs w:val="24"/>
        </w:rPr>
        <w:t xml:space="preserve">Estas hojas tienen toda la información relacionada con el material en específico (composición, datos de riesgo, almacenaje, transporte, etc.). Las mismas deben ser leídas detenidamente por todo el personal que trabaje en el área. Deben ser </w:t>
      </w:r>
      <w:r w:rsidR="00D83647" w:rsidRPr="00B77E30">
        <w:rPr>
          <w:rFonts w:ascii="Arial" w:hAnsi="Arial" w:cs="Arial"/>
          <w:snapToGrid w:val="0"/>
          <w:sz w:val="24"/>
          <w:szCs w:val="24"/>
        </w:rPr>
        <w:lastRenderedPageBreak/>
        <w:t>proporcionadas por el proveedor del material, ya que suelen existir diferencias sutiles entre un fabricante u otro, variando el material. Deben ser suministradas en los idiomas de cada usuario para asegurar que completa comprensión (suelen venir en inglés, por lo que se requiere su traducción).</w:t>
      </w:r>
    </w:p>
    <w:p w:rsidR="00D83647" w:rsidRPr="00B77E30" w:rsidRDefault="007979C6" w:rsidP="00D83647">
      <w:pPr>
        <w:jc w:val="both"/>
        <w:rPr>
          <w:rFonts w:ascii="Arial" w:hAnsi="Arial" w:cs="Arial"/>
          <w:snapToGrid w:val="0"/>
          <w:sz w:val="24"/>
          <w:szCs w:val="24"/>
        </w:rPr>
      </w:pPr>
      <w:r w:rsidRPr="00B77E30">
        <w:rPr>
          <w:rFonts w:ascii="Arial" w:hAnsi="Arial" w:cs="Arial"/>
          <w:b/>
          <w:snapToGrid w:val="0"/>
          <w:sz w:val="24"/>
          <w:szCs w:val="24"/>
        </w:rPr>
        <w:t xml:space="preserve">42.4. </w:t>
      </w:r>
      <w:r w:rsidR="00D83647" w:rsidRPr="00B77E30">
        <w:rPr>
          <w:rFonts w:ascii="Arial" w:hAnsi="Arial" w:cs="Arial"/>
          <w:b/>
          <w:snapToGrid w:val="0"/>
          <w:sz w:val="24"/>
          <w:szCs w:val="24"/>
        </w:rPr>
        <w:t xml:space="preserve">Plan de Respuesta a Emergencias: </w:t>
      </w:r>
      <w:r w:rsidR="00D83647" w:rsidRPr="00B77E30">
        <w:rPr>
          <w:rFonts w:ascii="Arial" w:hAnsi="Arial" w:cs="Arial"/>
          <w:snapToGrid w:val="0"/>
          <w:sz w:val="24"/>
          <w:szCs w:val="24"/>
        </w:rPr>
        <w:t>Proveen planes de acción, comunicación y coordinación a todos los empleados en caso de emergencia minimizando así el impacto sobre el personal, medio ambiente, instalaciones y terceros.</w:t>
      </w:r>
    </w:p>
    <w:p w:rsidR="00D83647" w:rsidRPr="00B77E30" w:rsidRDefault="007979C6" w:rsidP="00D83647">
      <w:pPr>
        <w:jc w:val="both"/>
        <w:rPr>
          <w:rFonts w:ascii="Arial" w:hAnsi="Arial" w:cs="Arial"/>
          <w:snapToGrid w:val="0"/>
          <w:sz w:val="24"/>
          <w:szCs w:val="24"/>
        </w:rPr>
      </w:pPr>
      <w:r w:rsidRPr="00B77E30">
        <w:rPr>
          <w:rFonts w:ascii="Arial" w:hAnsi="Arial" w:cs="Arial"/>
          <w:b/>
          <w:snapToGrid w:val="0"/>
          <w:sz w:val="24"/>
          <w:szCs w:val="24"/>
        </w:rPr>
        <w:t xml:space="preserve">42.5. </w:t>
      </w:r>
      <w:r w:rsidR="00D83647" w:rsidRPr="00B77E30">
        <w:rPr>
          <w:rFonts w:ascii="Arial" w:hAnsi="Arial" w:cs="Arial"/>
          <w:b/>
          <w:snapToGrid w:val="0"/>
          <w:sz w:val="24"/>
          <w:szCs w:val="24"/>
        </w:rPr>
        <w:t xml:space="preserve">Organización de Respuesta a Emergencias: </w:t>
      </w:r>
      <w:r w:rsidR="00D83647" w:rsidRPr="00B77E30">
        <w:rPr>
          <w:rFonts w:ascii="Arial" w:hAnsi="Arial" w:cs="Arial"/>
          <w:snapToGrid w:val="0"/>
          <w:sz w:val="24"/>
          <w:szCs w:val="24"/>
        </w:rPr>
        <w:t>Está basada en el Sistema de Comando de Incidentes, comprende tres comandos:</w:t>
      </w:r>
    </w:p>
    <w:p w:rsidR="00D83647" w:rsidRPr="00B77E30" w:rsidRDefault="00D83647" w:rsidP="00EB53D8">
      <w:pPr>
        <w:numPr>
          <w:ilvl w:val="0"/>
          <w:numId w:val="121"/>
        </w:numPr>
        <w:spacing w:after="0" w:line="240" w:lineRule="auto"/>
        <w:jc w:val="both"/>
        <w:rPr>
          <w:rFonts w:ascii="Arial" w:hAnsi="Arial" w:cs="Arial"/>
          <w:snapToGrid w:val="0"/>
          <w:sz w:val="24"/>
          <w:szCs w:val="24"/>
        </w:rPr>
      </w:pPr>
      <w:r w:rsidRPr="00B77E30">
        <w:rPr>
          <w:rFonts w:ascii="Arial" w:hAnsi="Arial" w:cs="Arial"/>
          <w:snapToGrid w:val="0"/>
          <w:sz w:val="24"/>
          <w:szCs w:val="24"/>
        </w:rPr>
        <w:t>Comando en Escena (personal que ataca directamente la emergencia).</w:t>
      </w:r>
    </w:p>
    <w:p w:rsidR="00D83647" w:rsidRPr="00B77E30" w:rsidRDefault="00D83647" w:rsidP="00EB53D8">
      <w:pPr>
        <w:numPr>
          <w:ilvl w:val="0"/>
          <w:numId w:val="121"/>
        </w:numPr>
        <w:spacing w:after="0" w:line="240" w:lineRule="auto"/>
        <w:jc w:val="both"/>
        <w:rPr>
          <w:rFonts w:ascii="Arial" w:hAnsi="Arial" w:cs="Arial"/>
          <w:snapToGrid w:val="0"/>
          <w:sz w:val="24"/>
          <w:szCs w:val="24"/>
        </w:rPr>
      </w:pPr>
      <w:r w:rsidRPr="00B77E30">
        <w:rPr>
          <w:rFonts w:ascii="Arial" w:hAnsi="Arial" w:cs="Arial"/>
          <w:snapToGrid w:val="0"/>
          <w:sz w:val="24"/>
          <w:szCs w:val="24"/>
        </w:rPr>
        <w:t>Comando Táctico (comando en campo).</w:t>
      </w:r>
    </w:p>
    <w:p w:rsidR="00D83647" w:rsidRPr="00B77E30" w:rsidRDefault="00D83647" w:rsidP="00EB53D8">
      <w:pPr>
        <w:numPr>
          <w:ilvl w:val="0"/>
          <w:numId w:val="121"/>
        </w:numPr>
        <w:spacing w:after="0" w:line="240" w:lineRule="auto"/>
        <w:jc w:val="both"/>
        <w:rPr>
          <w:rFonts w:ascii="Arial" w:hAnsi="Arial" w:cs="Arial"/>
          <w:snapToGrid w:val="0"/>
          <w:sz w:val="24"/>
          <w:szCs w:val="24"/>
        </w:rPr>
      </w:pPr>
      <w:r w:rsidRPr="00B77E30">
        <w:rPr>
          <w:rFonts w:ascii="Arial" w:hAnsi="Arial" w:cs="Arial"/>
          <w:snapToGrid w:val="0"/>
          <w:sz w:val="24"/>
          <w:szCs w:val="24"/>
        </w:rPr>
        <w:t>Comando Estratégico (comando del incidente).</w:t>
      </w:r>
    </w:p>
    <w:p w:rsidR="00D83647" w:rsidRPr="00B77E30" w:rsidRDefault="00D83647" w:rsidP="00D83647">
      <w:pPr>
        <w:ind w:left="360"/>
        <w:jc w:val="both"/>
        <w:rPr>
          <w:rFonts w:ascii="Arial" w:hAnsi="Arial" w:cs="Arial"/>
          <w:snapToGrid w:val="0"/>
          <w:sz w:val="24"/>
          <w:szCs w:val="24"/>
        </w:rPr>
      </w:pPr>
    </w:p>
    <w:p w:rsidR="00D83647" w:rsidRPr="00B77E30" w:rsidRDefault="00D83647" w:rsidP="00D83647">
      <w:pPr>
        <w:jc w:val="both"/>
        <w:rPr>
          <w:rFonts w:ascii="Arial" w:hAnsi="Arial" w:cs="Arial"/>
          <w:snapToGrid w:val="0"/>
          <w:sz w:val="24"/>
          <w:szCs w:val="24"/>
        </w:rPr>
      </w:pPr>
      <w:r w:rsidRPr="00B77E30">
        <w:rPr>
          <w:rFonts w:ascii="Arial" w:hAnsi="Arial" w:cs="Arial"/>
          <w:sz w:val="24"/>
          <w:szCs w:val="24"/>
        </w:rPr>
        <w:t>Todos los puestos dentro de los Comandos tienen un principal, un primer suplente y un segundo suplente. Los mismos son activados basados en la magnitud del incidente en tres (3) niveles de alarma.</w:t>
      </w:r>
    </w:p>
    <w:p w:rsidR="00D83647" w:rsidRPr="00B77E30" w:rsidRDefault="007979C6" w:rsidP="00D83647">
      <w:pPr>
        <w:jc w:val="both"/>
        <w:rPr>
          <w:rFonts w:ascii="Arial" w:hAnsi="Arial" w:cs="Arial"/>
          <w:snapToGrid w:val="0"/>
          <w:sz w:val="24"/>
          <w:szCs w:val="24"/>
        </w:rPr>
      </w:pPr>
      <w:r w:rsidRPr="00B77E30">
        <w:rPr>
          <w:rFonts w:ascii="Arial" w:hAnsi="Arial" w:cs="Arial"/>
          <w:b/>
          <w:snapToGrid w:val="0"/>
          <w:sz w:val="24"/>
          <w:szCs w:val="24"/>
        </w:rPr>
        <w:t xml:space="preserve">42.6. </w:t>
      </w:r>
      <w:r w:rsidR="00D83647" w:rsidRPr="00B77E30">
        <w:rPr>
          <w:rFonts w:ascii="Arial" w:hAnsi="Arial" w:cs="Arial"/>
          <w:b/>
          <w:snapToGrid w:val="0"/>
          <w:sz w:val="24"/>
          <w:szCs w:val="24"/>
        </w:rPr>
        <w:t xml:space="preserve">Niveles de Operación del Personal: </w:t>
      </w:r>
      <w:r w:rsidR="00D83647" w:rsidRPr="00B77E30">
        <w:rPr>
          <w:rFonts w:ascii="Arial" w:hAnsi="Arial" w:cs="Arial"/>
          <w:snapToGrid w:val="0"/>
          <w:sz w:val="24"/>
          <w:szCs w:val="24"/>
        </w:rPr>
        <w:t xml:space="preserve">La </w:t>
      </w:r>
      <w:r w:rsidR="00D83647" w:rsidRPr="00B77E30">
        <w:rPr>
          <w:rFonts w:ascii="Arial" w:hAnsi="Arial" w:cs="Arial"/>
          <w:spacing w:val="-3"/>
          <w:sz w:val="24"/>
          <w:szCs w:val="24"/>
        </w:rPr>
        <w:t>Zona Franca Internacional de Pereira</w:t>
      </w:r>
      <w:r w:rsidR="00D83647" w:rsidRPr="00B77E30">
        <w:rPr>
          <w:rFonts w:ascii="Arial" w:hAnsi="Arial" w:cs="Arial"/>
          <w:snapToGrid w:val="0"/>
          <w:sz w:val="24"/>
          <w:szCs w:val="24"/>
        </w:rPr>
        <w:t xml:space="preserve">  establece varios niveles de operación de acuerdo con la experiencia y el entrenamiento:</w:t>
      </w:r>
    </w:p>
    <w:p w:rsidR="00D83647" w:rsidRPr="00B77E30" w:rsidRDefault="00D83647" w:rsidP="00EB53D8">
      <w:pPr>
        <w:numPr>
          <w:ilvl w:val="0"/>
          <w:numId w:val="122"/>
        </w:numPr>
        <w:spacing w:after="0" w:line="240" w:lineRule="auto"/>
        <w:jc w:val="both"/>
        <w:rPr>
          <w:rFonts w:ascii="Arial" w:hAnsi="Arial" w:cs="Arial"/>
          <w:snapToGrid w:val="0"/>
          <w:sz w:val="24"/>
          <w:szCs w:val="24"/>
        </w:rPr>
      </w:pPr>
      <w:r w:rsidRPr="00B77E30">
        <w:rPr>
          <w:rFonts w:ascii="Arial" w:hAnsi="Arial" w:cs="Arial"/>
          <w:snapToGrid w:val="0"/>
          <w:sz w:val="24"/>
          <w:szCs w:val="24"/>
        </w:rPr>
        <w:t>Personal Nivel Advertencia</w:t>
      </w:r>
    </w:p>
    <w:p w:rsidR="00D83647" w:rsidRPr="00B77E30" w:rsidRDefault="00D83647" w:rsidP="00EB53D8">
      <w:pPr>
        <w:numPr>
          <w:ilvl w:val="0"/>
          <w:numId w:val="122"/>
        </w:numPr>
        <w:spacing w:after="0" w:line="240" w:lineRule="auto"/>
        <w:jc w:val="both"/>
        <w:rPr>
          <w:rFonts w:ascii="Arial" w:hAnsi="Arial" w:cs="Arial"/>
          <w:snapToGrid w:val="0"/>
          <w:sz w:val="24"/>
          <w:szCs w:val="24"/>
        </w:rPr>
      </w:pPr>
      <w:r w:rsidRPr="00B77E30">
        <w:rPr>
          <w:rFonts w:ascii="Arial" w:hAnsi="Arial" w:cs="Arial"/>
          <w:snapToGrid w:val="0"/>
          <w:sz w:val="24"/>
          <w:szCs w:val="24"/>
        </w:rPr>
        <w:t>Personal Nivel Operacional</w:t>
      </w:r>
    </w:p>
    <w:p w:rsidR="00D83647" w:rsidRPr="00B77E30" w:rsidRDefault="00D83647" w:rsidP="00EB53D8">
      <w:pPr>
        <w:numPr>
          <w:ilvl w:val="0"/>
          <w:numId w:val="122"/>
        </w:numPr>
        <w:spacing w:after="0" w:line="240" w:lineRule="auto"/>
        <w:jc w:val="both"/>
        <w:rPr>
          <w:rFonts w:ascii="Arial" w:hAnsi="Arial" w:cs="Arial"/>
          <w:snapToGrid w:val="0"/>
          <w:sz w:val="24"/>
          <w:szCs w:val="24"/>
        </w:rPr>
      </w:pPr>
      <w:r w:rsidRPr="00B77E30">
        <w:rPr>
          <w:rFonts w:ascii="Arial" w:hAnsi="Arial" w:cs="Arial"/>
          <w:snapToGrid w:val="0"/>
          <w:sz w:val="24"/>
          <w:szCs w:val="24"/>
        </w:rPr>
        <w:t>Técnico en Materiales Peligrosos</w:t>
      </w:r>
    </w:p>
    <w:p w:rsidR="00D83647" w:rsidRPr="00B77E30" w:rsidRDefault="00D83647" w:rsidP="00EB53D8">
      <w:pPr>
        <w:numPr>
          <w:ilvl w:val="0"/>
          <w:numId w:val="122"/>
        </w:numPr>
        <w:spacing w:after="0" w:line="240" w:lineRule="auto"/>
        <w:jc w:val="both"/>
        <w:rPr>
          <w:rFonts w:ascii="Arial" w:hAnsi="Arial" w:cs="Arial"/>
          <w:snapToGrid w:val="0"/>
          <w:sz w:val="24"/>
          <w:szCs w:val="24"/>
        </w:rPr>
      </w:pPr>
      <w:r w:rsidRPr="00B77E30">
        <w:rPr>
          <w:rFonts w:ascii="Arial" w:hAnsi="Arial" w:cs="Arial"/>
          <w:snapToGrid w:val="0"/>
          <w:sz w:val="24"/>
          <w:szCs w:val="24"/>
        </w:rPr>
        <w:t>Comandante de Incidente en Escena</w:t>
      </w:r>
    </w:p>
    <w:p w:rsidR="00D83647" w:rsidRDefault="00D83647" w:rsidP="00EB53D8">
      <w:pPr>
        <w:numPr>
          <w:ilvl w:val="0"/>
          <w:numId w:val="122"/>
        </w:numPr>
        <w:spacing w:after="0" w:line="240" w:lineRule="auto"/>
        <w:jc w:val="both"/>
        <w:rPr>
          <w:rFonts w:ascii="Arial" w:hAnsi="Arial" w:cs="Arial"/>
          <w:snapToGrid w:val="0"/>
          <w:sz w:val="24"/>
          <w:szCs w:val="24"/>
        </w:rPr>
      </w:pPr>
      <w:r w:rsidRPr="00B77E30">
        <w:rPr>
          <w:rFonts w:ascii="Arial" w:hAnsi="Arial" w:cs="Arial"/>
          <w:snapToGrid w:val="0"/>
          <w:sz w:val="24"/>
          <w:szCs w:val="24"/>
        </w:rPr>
        <w:t>Personal de Soporte</w:t>
      </w:r>
    </w:p>
    <w:p w:rsidR="00596E55" w:rsidRPr="00B77E30" w:rsidRDefault="00596E55" w:rsidP="00596E55">
      <w:pPr>
        <w:spacing w:after="0" w:line="240" w:lineRule="auto"/>
        <w:ind w:left="360"/>
        <w:jc w:val="both"/>
        <w:rPr>
          <w:rFonts w:ascii="Arial" w:hAnsi="Arial" w:cs="Arial"/>
          <w:snapToGrid w:val="0"/>
          <w:sz w:val="24"/>
          <w:szCs w:val="24"/>
        </w:rPr>
      </w:pPr>
    </w:p>
    <w:p w:rsidR="00D83647" w:rsidRPr="00B77E30" w:rsidRDefault="00D83647" w:rsidP="00D83647">
      <w:pPr>
        <w:jc w:val="both"/>
        <w:rPr>
          <w:rFonts w:ascii="Arial" w:hAnsi="Arial" w:cs="Arial"/>
          <w:snapToGrid w:val="0"/>
          <w:sz w:val="24"/>
          <w:szCs w:val="24"/>
        </w:rPr>
      </w:pPr>
      <w:r w:rsidRPr="00B77E30">
        <w:rPr>
          <w:rFonts w:ascii="Arial" w:hAnsi="Arial" w:cs="Arial"/>
          <w:snapToGrid w:val="0"/>
          <w:sz w:val="24"/>
          <w:szCs w:val="24"/>
        </w:rPr>
        <w:t>Dentro de los planes para controlar emergencias se cubren todos los aspectos derivados de los escapes de productos químicos y derrames de materiales peligrosos, éntrelos cuales se pueden citar:</w:t>
      </w:r>
    </w:p>
    <w:p w:rsidR="00D83647" w:rsidRPr="00B77E30" w:rsidRDefault="00D83647" w:rsidP="00EB53D8">
      <w:pPr>
        <w:numPr>
          <w:ilvl w:val="0"/>
          <w:numId w:val="123"/>
        </w:numPr>
        <w:spacing w:after="0" w:line="240" w:lineRule="auto"/>
        <w:jc w:val="both"/>
        <w:rPr>
          <w:rFonts w:ascii="Arial" w:hAnsi="Arial" w:cs="Arial"/>
          <w:snapToGrid w:val="0"/>
          <w:sz w:val="24"/>
          <w:szCs w:val="24"/>
        </w:rPr>
      </w:pPr>
      <w:r w:rsidRPr="00B77E30">
        <w:rPr>
          <w:rFonts w:ascii="Arial" w:hAnsi="Arial" w:cs="Arial"/>
          <w:snapToGrid w:val="0"/>
          <w:sz w:val="24"/>
          <w:szCs w:val="24"/>
        </w:rPr>
        <w:t>Manejo de Víctimas</w:t>
      </w:r>
    </w:p>
    <w:p w:rsidR="00D83647" w:rsidRPr="00B77E30" w:rsidRDefault="00D83647" w:rsidP="00EB53D8">
      <w:pPr>
        <w:numPr>
          <w:ilvl w:val="0"/>
          <w:numId w:val="123"/>
        </w:numPr>
        <w:spacing w:after="0" w:line="240" w:lineRule="auto"/>
        <w:jc w:val="both"/>
        <w:rPr>
          <w:rFonts w:ascii="Arial" w:hAnsi="Arial" w:cs="Arial"/>
          <w:snapToGrid w:val="0"/>
          <w:sz w:val="24"/>
          <w:szCs w:val="24"/>
        </w:rPr>
      </w:pPr>
      <w:r w:rsidRPr="00B77E30">
        <w:rPr>
          <w:rFonts w:ascii="Arial" w:hAnsi="Arial" w:cs="Arial"/>
          <w:snapToGrid w:val="0"/>
          <w:sz w:val="24"/>
          <w:szCs w:val="24"/>
        </w:rPr>
        <w:t>Respuesta al Incidente</w:t>
      </w:r>
    </w:p>
    <w:p w:rsidR="00D83647" w:rsidRPr="00B77E30" w:rsidRDefault="00D83647" w:rsidP="00EB53D8">
      <w:pPr>
        <w:numPr>
          <w:ilvl w:val="0"/>
          <w:numId w:val="123"/>
        </w:numPr>
        <w:spacing w:after="0" w:line="240" w:lineRule="auto"/>
        <w:jc w:val="both"/>
        <w:rPr>
          <w:rFonts w:ascii="Arial" w:hAnsi="Arial" w:cs="Arial"/>
          <w:snapToGrid w:val="0"/>
          <w:sz w:val="24"/>
          <w:szCs w:val="24"/>
        </w:rPr>
      </w:pPr>
      <w:r w:rsidRPr="00B77E30">
        <w:rPr>
          <w:rFonts w:ascii="Arial" w:hAnsi="Arial" w:cs="Arial"/>
          <w:snapToGrid w:val="0"/>
          <w:sz w:val="24"/>
          <w:szCs w:val="24"/>
        </w:rPr>
        <w:t>Notificación y Reporte</w:t>
      </w:r>
    </w:p>
    <w:p w:rsidR="00D83647" w:rsidRPr="00B77E30" w:rsidRDefault="00D83647" w:rsidP="00EB53D8">
      <w:pPr>
        <w:numPr>
          <w:ilvl w:val="0"/>
          <w:numId w:val="123"/>
        </w:numPr>
        <w:spacing w:after="0" w:line="240" w:lineRule="auto"/>
        <w:jc w:val="both"/>
        <w:rPr>
          <w:rFonts w:ascii="Arial" w:hAnsi="Arial" w:cs="Arial"/>
          <w:snapToGrid w:val="0"/>
          <w:sz w:val="24"/>
          <w:szCs w:val="24"/>
        </w:rPr>
      </w:pPr>
      <w:r w:rsidRPr="00B77E30">
        <w:rPr>
          <w:rFonts w:ascii="Arial" w:hAnsi="Arial" w:cs="Arial"/>
          <w:snapToGrid w:val="0"/>
          <w:sz w:val="24"/>
          <w:szCs w:val="24"/>
        </w:rPr>
        <w:t>Manejo de Medios de Comunicación</w:t>
      </w:r>
    </w:p>
    <w:p w:rsidR="00596E55" w:rsidRDefault="00596E55" w:rsidP="00D83647">
      <w:pPr>
        <w:pStyle w:val="Sangradetextonormal"/>
        <w:rPr>
          <w:rFonts w:ascii="Arial" w:hAnsi="Arial" w:cs="Arial"/>
          <w:b/>
          <w:snapToGrid w:val="0"/>
          <w:sz w:val="24"/>
          <w:szCs w:val="24"/>
        </w:rPr>
      </w:pPr>
    </w:p>
    <w:p w:rsidR="00D83647" w:rsidRPr="00B77E30" w:rsidRDefault="00E61BDA" w:rsidP="00D83647">
      <w:pPr>
        <w:pStyle w:val="Sangradetextonormal"/>
        <w:rPr>
          <w:rFonts w:ascii="Arial" w:hAnsi="Arial" w:cs="Arial"/>
          <w:b/>
          <w:snapToGrid w:val="0"/>
          <w:sz w:val="24"/>
          <w:szCs w:val="24"/>
        </w:rPr>
      </w:pPr>
      <w:r w:rsidRPr="00B77E30">
        <w:rPr>
          <w:rFonts w:ascii="Arial" w:hAnsi="Arial" w:cs="Arial"/>
          <w:b/>
          <w:snapToGrid w:val="0"/>
          <w:sz w:val="24"/>
          <w:szCs w:val="24"/>
        </w:rPr>
        <w:t>42.7. LOS PASOS PARA CONTROLAR UNA EMERGENCIA CON MATERIALES PELIGROSOS, EN GENERAL SON:</w:t>
      </w:r>
    </w:p>
    <w:p w:rsidR="00D83647" w:rsidRPr="00B77E30" w:rsidRDefault="00D83647" w:rsidP="00D83647">
      <w:pPr>
        <w:jc w:val="both"/>
        <w:rPr>
          <w:rFonts w:ascii="Arial" w:hAnsi="Arial" w:cs="Arial"/>
          <w:snapToGrid w:val="0"/>
          <w:sz w:val="24"/>
          <w:szCs w:val="24"/>
        </w:rPr>
      </w:pPr>
    </w:p>
    <w:p w:rsidR="00D83647" w:rsidRPr="00B77E30" w:rsidRDefault="00D83647" w:rsidP="00EB53D8">
      <w:pPr>
        <w:numPr>
          <w:ilvl w:val="0"/>
          <w:numId w:val="124"/>
        </w:numPr>
        <w:spacing w:after="0" w:line="240" w:lineRule="auto"/>
        <w:jc w:val="both"/>
        <w:rPr>
          <w:rFonts w:ascii="Arial" w:hAnsi="Arial" w:cs="Arial"/>
          <w:snapToGrid w:val="0"/>
          <w:sz w:val="24"/>
          <w:szCs w:val="24"/>
        </w:rPr>
      </w:pPr>
      <w:r w:rsidRPr="00B77E30">
        <w:rPr>
          <w:rFonts w:ascii="Arial" w:hAnsi="Arial" w:cs="Arial"/>
          <w:snapToGrid w:val="0"/>
          <w:sz w:val="24"/>
          <w:szCs w:val="24"/>
        </w:rPr>
        <w:lastRenderedPageBreak/>
        <w:t>Acordonar el área</w:t>
      </w:r>
    </w:p>
    <w:p w:rsidR="00D83647" w:rsidRPr="00B77E30" w:rsidRDefault="00D83647" w:rsidP="00EB53D8">
      <w:pPr>
        <w:numPr>
          <w:ilvl w:val="0"/>
          <w:numId w:val="124"/>
        </w:numPr>
        <w:spacing w:after="0" w:line="240" w:lineRule="auto"/>
        <w:jc w:val="both"/>
        <w:rPr>
          <w:rFonts w:ascii="Arial" w:hAnsi="Arial" w:cs="Arial"/>
          <w:snapToGrid w:val="0"/>
          <w:sz w:val="24"/>
          <w:szCs w:val="24"/>
        </w:rPr>
      </w:pPr>
      <w:r w:rsidRPr="00B77E30">
        <w:rPr>
          <w:rFonts w:ascii="Arial" w:hAnsi="Arial" w:cs="Arial"/>
          <w:snapToGrid w:val="0"/>
          <w:sz w:val="24"/>
          <w:szCs w:val="24"/>
        </w:rPr>
        <w:t>Conocer el material (NFPA 704 y MSDS)</w:t>
      </w:r>
    </w:p>
    <w:p w:rsidR="00D83647" w:rsidRPr="00B77E30" w:rsidRDefault="00D83647" w:rsidP="00EB53D8">
      <w:pPr>
        <w:numPr>
          <w:ilvl w:val="0"/>
          <w:numId w:val="124"/>
        </w:numPr>
        <w:spacing w:after="0" w:line="240" w:lineRule="auto"/>
        <w:jc w:val="both"/>
        <w:rPr>
          <w:rFonts w:ascii="Arial" w:hAnsi="Arial" w:cs="Arial"/>
          <w:snapToGrid w:val="0"/>
          <w:sz w:val="24"/>
          <w:szCs w:val="24"/>
        </w:rPr>
      </w:pPr>
      <w:r w:rsidRPr="00B77E30">
        <w:rPr>
          <w:rFonts w:ascii="Arial" w:hAnsi="Arial" w:cs="Arial"/>
          <w:snapToGrid w:val="0"/>
          <w:sz w:val="24"/>
          <w:szCs w:val="24"/>
        </w:rPr>
        <w:t>Obtener  información sobre lo que ocurrió</w:t>
      </w:r>
    </w:p>
    <w:p w:rsidR="00D83647" w:rsidRPr="00B77E30" w:rsidRDefault="00D83647" w:rsidP="00EB53D8">
      <w:pPr>
        <w:numPr>
          <w:ilvl w:val="0"/>
          <w:numId w:val="124"/>
        </w:numPr>
        <w:spacing w:after="0" w:line="240" w:lineRule="auto"/>
        <w:jc w:val="both"/>
        <w:rPr>
          <w:rFonts w:ascii="Arial" w:hAnsi="Arial" w:cs="Arial"/>
          <w:snapToGrid w:val="0"/>
          <w:sz w:val="24"/>
          <w:szCs w:val="24"/>
        </w:rPr>
      </w:pPr>
      <w:r w:rsidRPr="00B77E30">
        <w:rPr>
          <w:rFonts w:ascii="Arial" w:hAnsi="Arial" w:cs="Arial"/>
          <w:snapToGrid w:val="0"/>
          <w:sz w:val="24"/>
          <w:szCs w:val="24"/>
        </w:rPr>
        <w:t>Controlar  la contaminación</w:t>
      </w:r>
    </w:p>
    <w:p w:rsidR="00D83647" w:rsidRPr="00B77E30" w:rsidRDefault="00D83647" w:rsidP="00EB53D8">
      <w:pPr>
        <w:numPr>
          <w:ilvl w:val="0"/>
          <w:numId w:val="124"/>
        </w:numPr>
        <w:spacing w:after="0" w:line="240" w:lineRule="auto"/>
        <w:jc w:val="both"/>
        <w:rPr>
          <w:rFonts w:ascii="Arial" w:hAnsi="Arial" w:cs="Arial"/>
          <w:snapToGrid w:val="0"/>
          <w:sz w:val="24"/>
          <w:szCs w:val="24"/>
        </w:rPr>
      </w:pPr>
      <w:r w:rsidRPr="00B77E30">
        <w:rPr>
          <w:rFonts w:ascii="Arial" w:hAnsi="Arial" w:cs="Arial"/>
          <w:snapToGrid w:val="0"/>
          <w:sz w:val="24"/>
          <w:szCs w:val="24"/>
        </w:rPr>
        <w:t>Disponer los residuos de forma clasificada hasta encontrar un sitio adecuado de disposición final</w:t>
      </w:r>
    </w:p>
    <w:p w:rsidR="00D83647" w:rsidRPr="00B77E30" w:rsidRDefault="00D83647" w:rsidP="00EB53D8">
      <w:pPr>
        <w:numPr>
          <w:ilvl w:val="0"/>
          <w:numId w:val="124"/>
        </w:numPr>
        <w:spacing w:after="0" w:line="240" w:lineRule="auto"/>
        <w:jc w:val="both"/>
        <w:rPr>
          <w:rFonts w:ascii="Arial" w:hAnsi="Arial" w:cs="Arial"/>
          <w:snapToGrid w:val="0"/>
          <w:sz w:val="24"/>
          <w:szCs w:val="24"/>
        </w:rPr>
      </w:pPr>
      <w:r w:rsidRPr="00B77E30">
        <w:rPr>
          <w:rFonts w:ascii="Arial" w:hAnsi="Arial" w:cs="Arial"/>
          <w:snapToGrid w:val="0"/>
          <w:sz w:val="24"/>
          <w:szCs w:val="24"/>
        </w:rPr>
        <w:t>Realizar análisis de área hasta asegurarse de que no hay contaminación</w:t>
      </w:r>
    </w:p>
    <w:p w:rsidR="00D83647" w:rsidRPr="00B77E30" w:rsidRDefault="00D83647" w:rsidP="00EB53D8">
      <w:pPr>
        <w:numPr>
          <w:ilvl w:val="0"/>
          <w:numId w:val="124"/>
        </w:numPr>
        <w:spacing w:after="0" w:line="240" w:lineRule="auto"/>
        <w:jc w:val="both"/>
        <w:rPr>
          <w:rFonts w:ascii="Arial" w:hAnsi="Arial" w:cs="Arial"/>
          <w:snapToGrid w:val="0"/>
          <w:sz w:val="24"/>
          <w:szCs w:val="24"/>
        </w:rPr>
      </w:pPr>
      <w:r w:rsidRPr="00B77E30">
        <w:rPr>
          <w:rFonts w:ascii="Arial" w:hAnsi="Arial" w:cs="Arial"/>
          <w:snapToGrid w:val="0"/>
          <w:sz w:val="24"/>
          <w:szCs w:val="24"/>
        </w:rPr>
        <w:t>Desarrollar los reportes necesarios (a varios niveles)</w:t>
      </w:r>
    </w:p>
    <w:p w:rsidR="00D83647" w:rsidRPr="00B77E30" w:rsidRDefault="00D83647" w:rsidP="00EB53D8">
      <w:pPr>
        <w:numPr>
          <w:ilvl w:val="0"/>
          <w:numId w:val="124"/>
        </w:numPr>
        <w:spacing w:after="0" w:line="240" w:lineRule="auto"/>
        <w:jc w:val="both"/>
        <w:rPr>
          <w:rFonts w:ascii="Arial" w:hAnsi="Arial" w:cs="Arial"/>
          <w:snapToGrid w:val="0"/>
          <w:sz w:val="24"/>
          <w:szCs w:val="24"/>
        </w:rPr>
      </w:pPr>
      <w:r w:rsidRPr="00B77E30">
        <w:rPr>
          <w:rFonts w:ascii="Arial" w:hAnsi="Arial" w:cs="Arial"/>
          <w:snapToGrid w:val="0"/>
          <w:sz w:val="24"/>
          <w:szCs w:val="24"/>
        </w:rPr>
        <w:t>Tomar medidas de control</w:t>
      </w:r>
    </w:p>
    <w:p w:rsidR="00D83647" w:rsidRPr="00B77E30" w:rsidRDefault="00D83647" w:rsidP="00D83647">
      <w:pPr>
        <w:jc w:val="both"/>
        <w:rPr>
          <w:rFonts w:ascii="Arial" w:hAnsi="Arial" w:cs="Arial"/>
          <w:snapToGrid w:val="0"/>
          <w:sz w:val="24"/>
          <w:szCs w:val="24"/>
        </w:rPr>
      </w:pPr>
    </w:p>
    <w:p w:rsidR="00D83647" w:rsidRPr="00B77E30" w:rsidRDefault="00E61BDA" w:rsidP="00D83647">
      <w:pPr>
        <w:jc w:val="both"/>
        <w:rPr>
          <w:rFonts w:ascii="Arial" w:hAnsi="Arial" w:cs="Arial"/>
          <w:snapToGrid w:val="0"/>
          <w:sz w:val="24"/>
          <w:szCs w:val="24"/>
        </w:rPr>
      </w:pPr>
      <w:r w:rsidRPr="00B77E30">
        <w:rPr>
          <w:rFonts w:ascii="Arial" w:hAnsi="Arial" w:cs="Arial"/>
          <w:b/>
          <w:snapToGrid w:val="0"/>
          <w:sz w:val="24"/>
          <w:szCs w:val="24"/>
        </w:rPr>
        <w:t>42.8. ZONAS DE TRABAJO:</w:t>
      </w:r>
      <w:r w:rsidRPr="00B77E30">
        <w:rPr>
          <w:rFonts w:ascii="Arial" w:hAnsi="Arial" w:cs="Arial"/>
          <w:snapToGrid w:val="0"/>
          <w:sz w:val="24"/>
          <w:szCs w:val="24"/>
        </w:rPr>
        <w:t xml:space="preserve"> </w:t>
      </w:r>
      <w:r w:rsidR="00D83647" w:rsidRPr="00B77E30">
        <w:rPr>
          <w:rFonts w:ascii="Arial" w:hAnsi="Arial" w:cs="Arial"/>
          <w:snapToGrid w:val="0"/>
          <w:sz w:val="24"/>
          <w:szCs w:val="24"/>
        </w:rPr>
        <w:t>Todo incidente mayor requiere de establecer distintas zonas de para asegurar que no se contamine el personal que trabaja en las mismas, usando la siguiente metodología:</w:t>
      </w:r>
    </w:p>
    <w:p w:rsidR="00D83647" w:rsidRPr="00B77E30" w:rsidRDefault="00D83647" w:rsidP="00EB53D8">
      <w:pPr>
        <w:numPr>
          <w:ilvl w:val="0"/>
          <w:numId w:val="125"/>
        </w:numPr>
        <w:spacing w:after="0" w:line="240" w:lineRule="auto"/>
        <w:jc w:val="both"/>
        <w:rPr>
          <w:rFonts w:ascii="Arial" w:hAnsi="Arial" w:cs="Arial"/>
          <w:snapToGrid w:val="0"/>
          <w:sz w:val="24"/>
          <w:szCs w:val="24"/>
        </w:rPr>
      </w:pPr>
      <w:r w:rsidRPr="00B77E30">
        <w:rPr>
          <w:rFonts w:ascii="Arial" w:hAnsi="Arial" w:cs="Arial"/>
          <w:snapToGrid w:val="0"/>
          <w:sz w:val="24"/>
          <w:szCs w:val="24"/>
        </w:rPr>
        <w:t>Verificar la dirección del viento</w:t>
      </w:r>
    </w:p>
    <w:p w:rsidR="00D83647" w:rsidRPr="00B77E30" w:rsidRDefault="00D83647" w:rsidP="00EB53D8">
      <w:pPr>
        <w:numPr>
          <w:ilvl w:val="0"/>
          <w:numId w:val="125"/>
        </w:numPr>
        <w:spacing w:after="0" w:line="240" w:lineRule="auto"/>
        <w:jc w:val="both"/>
        <w:rPr>
          <w:rFonts w:ascii="Arial" w:hAnsi="Arial" w:cs="Arial"/>
          <w:snapToGrid w:val="0"/>
          <w:sz w:val="24"/>
          <w:szCs w:val="24"/>
        </w:rPr>
      </w:pPr>
      <w:r w:rsidRPr="00B77E30">
        <w:rPr>
          <w:rFonts w:ascii="Arial" w:hAnsi="Arial" w:cs="Arial"/>
          <w:snapToGrid w:val="0"/>
          <w:sz w:val="24"/>
          <w:szCs w:val="24"/>
        </w:rPr>
        <w:t xml:space="preserve">Ubicar el puesto de comando </w:t>
      </w:r>
    </w:p>
    <w:p w:rsidR="00D83647" w:rsidRPr="00B77E30" w:rsidRDefault="00D83647" w:rsidP="00EB53D8">
      <w:pPr>
        <w:numPr>
          <w:ilvl w:val="0"/>
          <w:numId w:val="125"/>
        </w:numPr>
        <w:spacing w:after="0" w:line="240" w:lineRule="auto"/>
        <w:jc w:val="both"/>
        <w:rPr>
          <w:rFonts w:ascii="Arial" w:hAnsi="Arial" w:cs="Arial"/>
          <w:snapToGrid w:val="0"/>
          <w:sz w:val="24"/>
          <w:szCs w:val="24"/>
        </w:rPr>
      </w:pPr>
      <w:r w:rsidRPr="00B77E30">
        <w:rPr>
          <w:rFonts w:ascii="Arial" w:hAnsi="Arial" w:cs="Arial"/>
          <w:snapToGrid w:val="0"/>
          <w:sz w:val="24"/>
          <w:szCs w:val="24"/>
        </w:rPr>
        <w:t xml:space="preserve">Establecer el primer perímetro o línea caliente, delimitando la zona caliente </w:t>
      </w:r>
    </w:p>
    <w:p w:rsidR="00D83647" w:rsidRPr="00B77E30" w:rsidRDefault="00D83647" w:rsidP="00EB53D8">
      <w:pPr>
        <w:numPr>
          <w:ilvl w:val="0"/>
          <w:numId w:val="125"/>
        </w:numPr>
        <w:spacing w:after="0" w:line="240" w:lineRule="auto"/>
        <w:jc w:val="both"/>
        <w:rPr>
          <w:rFonts w:ascii="Arial" w:hAnsi="Arial" w:cs="Arial"/>
          <w:snapToGrid w:val="0"/>
          <w:sz w:val="24"/>
          <w:szCs w:val="24"/>
        </w:rPr>
      </w:pPr>
      <w:r w:rsidRPr="00B77E30">
        <w:rPr>
          <w:rFonts w:ascii="Arial" w:hAnsi="Arial" w:cs="Arial"/>
          <w:snapToGrid w:val="0"/>
          <w:sz w:val="24"/>
          <w:szCs w:val="24"/>
        </w:rPr>
        <w:t>Establecer línea de control de contaminación, delimitando la zona tibia</w:t>
      </w:r>
    </w:p>
    <w:p w:rsidR="00D83647" w:rsidRPr="00B77E30" w:rsidRDefault="00D83647" w:rsidP="00EB53D8">
      <w:pPr>
        <w:numPr>
          <w:ilvl w:val="0"/>
          <w:numId w:val="125"/>
        </w:numPr>
        <w:spacing w:after="0" w:line="240" w:lineRule="auto"/>
        <w:jc w:val="both"/>
        <w:rPr>
          <w:rFonts w:ascii="Arial" w:hAnsi="Arial" w:cs="Arial"/>
          <w:snapToGrid w:val="0"/>
          <w:sz w:val="24"/>
          <w:szCs w:val="24"/>
        </w:rPr>
      </w:pPr>
      <w:r w:rsidRPr="00B77E30">
        <w:rPr>
          <w:rFonts w:ascii="Arial" w:hAnsi="Arial" w:cs="Arial"/>
          <w:snapToGrid w:val="0"/>
          <w:sz w:val="24"/>
          <w:szCs w:val="24"/>
        </w:rPr>
        <w:t>Establecer un perímetro externo de seguridad, delimitando la zona fría</w:t>
      </w:r>
    </w:p>
    <w:p w:rsidR="00D83647" w:rsidRPr="00B77E30" w:rsidRDefault="00D83647" w:rsidP="00EB53D8">
      <w:pPr>
        <w:numPr>
          <w:ilvl w:val="0"/>
          <w:numId w:val="125"/>
        </w:numPr>
        <w:spacing w:after="0" w:line="240" w:lineRule="auto"/>
        <w:jc w:val="both"/>
        <w:rPr>
          <w:rFonts w:ascii="Arial" w:hAnsi="Arial" w:cs="Arial"/>
          <w:snapToGrid w:val="0"/>
          <w:sz w:val="24"/>
          <w:szCs w:val="24"/>
        </w:rPr>
      </w:pPr>
      <w:r w:rsidRPr="00B77E30">
        <w:rPr>
          <w:rFonts w:ascii="Arial" w:hAnsi="Arial" w:cs="Arial"/>
          <w:snapToGrid w:val="0"/>
          <w:sz w:val="24"/>
          <w:szCs w:val="24"/>
        </w:rPr>
        <w:t>Colocar puntos de control de acceso</w:t>
      </w:r>
    </w:p>
    <w:p w:rsidR="00D83647" w:rsidRPr="00B77E30" w:rsidRDefault="00D83647" w:rsidP="00EB53D8">
      <w:pPr>
        <w:numPr>
          <w:ilvl w:val="0"/>
          <w:numId w:val="57"/>
        </w:numPr>
        <w:spacing w:after="0" w:line="240" w:lineRule="auto"/>
        <w:jc w:val="both"/>
        <w:rPr>
          <w:rFonts w:ascii="Arial" w:hAnsi="Arial" w:cs="Arial"/>
          <w:snapToGrid w:val="0"/>
          <w:sz w:val="24"/>
          <w:szCs w:val="24"/>
        </w:rPr>
      </w:pPr>
      <w:r w:rsidRPr="00B77E30">
        <w:rPr>
          <w:rFonts w:ascii="Arial" w:hAnsi="Arial" w:cs="Arial"/>
          <w:snapToGrid w:val="0"/>
          <w:sz w:val="24"/>
          <w:szCs w:val="24"/>
        </w:rPr>
        <w:t>Colocar puesto de descontaminación</w:t>
      </w:r>
    </w:p>
    <w:p w:rsidR="00D83647" w:rsidRPr="00B77E30" w:rsidRDefault="00D83647" w:rsidP="00D83647">
      <w:pPr>
        <w:jc w:val="both"/>
        <w:rPr>
          <w:rFonts w:ascii="Arial" w:hAnsi="Arial" w:cs="Arial"/>
          <w:snapToGrid w:val="0"/>
          <w:sz w:val="24"/>
          <w:szCs w:val="24"/>
        </w:rPr>
      </w:pPr>
    </w:p>
    <w:p w:rsidR="00D83647" w:rsidRPr="00B77E30" w:rsidRDefault="00D83647" w:rsidP="00D83647">
      <w:pPr>
        <w:jc w:val="both"/>
        <w:rPr>
          <w:rFonts w:ascii="Arial" w:hAnsi="Arial" w:cs="Arial"/>
          <w:b/>
          <w:sz w:val="24"/>
          <w:szCs w:val="24"/>
        </w:rPr>
      </w:pPr>
      <w:r w:rsidRPr="00B77E30">
        <w:rPr>
          <w:rFonts w:ascii="Arial" w:hAnsi="Arial" w:cs="Arial"/>
          <w:snapToGrid w:val="0"/>
          <w:sz w:val="24"/>
          <w:szCs w:val="24"/>
        </w:rPr>
        <w:t>Es de vital importancia apoyarse en la GUIA DE RESPUESTA EN CASO DE EMERGENCIAS CON MATERIALES PELIGROSOS</w:t>
      </w:r>
    </w:p>
    <w:p w:rsidR="00D83647" w:rsidRPr="00B77E30" w:rsidRDefault="00D83647" w:rsidP="00D83647">
      <w:pPr>
        <w:pStyle w:val="Textoindependiente"/>
        <w:rPr>
          <w:rFonts w:ascii="Arial" w:hAnsi="Arial" w:cs="Arial"/>
          <w:b/>
          <w:sz w:val="24"/>
          <w:szCs w:val="24"/>
        </w:rPr>
      </w:pPr>
    </w:p>
    <w:p w:rsidR="00D83647" w:rsidRDefault="009C065A" w:rsidP="00D83647">
      <w:pPr>
        <w:pStyle w:val="Textoindependiente"/>
        <w:jc w:val="center"/>
        <w:rPr>
          <w:rFonts w:ascii="Arial" w:hAnsi="Arial" w:cs="Arial"/>
          <w:sz w:val="24"/>
          <w:szCs w:val="24"/>
        </w:rPr>
      </w:pPr>
      <w:r>
        <w:rPr>
          <w:rFonts w:ascii="Arial" w:hAnsi="Arial" w:cs="Arial"/>
          <w:noProof/>
          <w:sz w:val="24"/>
          <w:szCs w:val="24"/>
          <w:lang w:val="es-CO" w:eastAsia="es-CO"/>
        </w:rPr>
        <w:drawing>
          <wp:inline distT="0" distB="0" distL="0" distR="0" wp14:anchorId="72740547" wp14:editId="67FB7152">
            <wp:extent cx="1700784" cy="1673352"/>
            <wp:effectExtent l="0" t="0" r="0" b="3175"/>
            <wp:docPr id="2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 2020.png"/>
                    <pic:cNvPicPr/>
                  </pic:nvPicPr>
                  <pic:blipFill rotWithShape="1">
                    <a:blip r:embed="rId50">
                      <a:extLst>
                        <a:ext uri="{28A0092B-C50C-407E-A947-70E740481C1C}">
                          <a14:useLocalDpi xmlns:a14="http://schemas.microsoft.com/office/drawing/2010/main" val="0"/>
                        </a:ext>
                      </a:extLst>
                    </a:blip>
                    <a:srcRect r="19115"/>
                    <a:stretch/>
                  </pic:blipFill>
                  <pic:spPr bwMode="auto">
                    <a:xfrm>
                      <a:off x="0" y="0"/>
                      <a:ext cx="1701674" cy="1674228"/>
                    </a:xfrm>
                    <a:prstGeom prst="rect">
                      <a:avLst/>
                    </a:prstGeom>
                    <a:ln>
                      <a:noFill/>
                    </a:ln>
                    <a:extLst>
                      <a:ext uri="{53640926-AAD7-44D8-BBD7-CCE9431645EC}">
                        <a14:shadowObscured xmlns:a14="http://schemas.microsoft.com/office/drawing/2010/main"/>
                      </a:ext>
                    </a:extLst>
                  </pic:spPr>
                </pic:pic>
              </a:graphicData>
            </a:graphic>
          </wp:inline>
        </w:drawing>
      </w:r>
    </w:p>
    <w:p w:rsidR="009C065A" w:rsidRPr="00D55BD6" w:rsidRDefault="009C065A" w:rsidP="00D83647">
      <w:pPr>
        <w:pStyle w:val="Textoindependiente"/>
        <w:jc w:val="center"/>
        <w:rPr>
          <w:rFonts w:ascii="Arial" w:hAnsi="Arial" w:cs="Arial"/>
          <w:i/>
          <w:sz w:val="16"/>
          <w:szCs w:val="24"/>
        </w:rPr>
      </w:pPr>
      <w:r w:rsidRPr="00D55BD6">
        <w:rPr>
          <w:rFonts w:ascii="Arial" w:hAnsi="Arial" w:cs="Arial"/>
          <w:i/>
          <w:sz w:val="16"/>
          <w:szCs w:val="24"/>
        </w:rPr>
        <w:t>Fuente:</w:t>
      </w:r>
      <w:r w:rsidRPr="00D55BD6">
        <w:rPr>
          <w:i/>
          <w:sz w:val="14"/>
        </w:rPr>
        <w:t xml:space="preserve"> </w:t>
      </w:r>
      <w:hyperlink r:id="rId51" w:history="1">
        <w:r w:rsidRPr="00D55BD6">
          <w:rPr>
            <w:rStyle w:val="Hipervnculo"/>
            <w:rFonts w:ascii="Arial" w:hAnsi="Arial" w:cs="Arial"/>
            <w:i/>
            <w:sz w:val="16"/>
            <w:szCs w:val="24"/>
          </w:rPr>
          <w:t>https://ar.lisam.com/es-ar/transporte/gre-2020/</w:t>
        </w:r>
      </w:hyperlink>
    </w:p>
    <w:p w:rsidR="00D83647" w:rsidRPr="00B77E30" w:rsidRDefault="00D83647" w:rsidP="00D83647">
      <w:pPr>
        <w:pStyle w:val="Textoindependiente"/>
        <w:jc w:val="center"/>
        <w:rPr>
          <w:rFonts w:ascii="Arial" w:hAnsi="Arial" w:cs="Arial"/>
          <w:sz w:val="24"/>
          <w:szCs w:val="24"/>
        </w:rPr>
      </w:pPr>
    </w:p>
    <w:p w:rsidR="00D83647" w:rsidRPr="00B77E30" w:rsidRDefault="00E61BDA" w:rsidP="00D83647">
      <w:pPr>
        <w:pStyle w:val="Textoindependiente"/>
        <w:jc w:val="center"/>
        <w:rPr>
          <w:rFonts w:ascii="Arial" w:hAnsi="Arial" w:cs="Arial"/>
          <w:iCs/>
          <w:sz w:val="24"/>
          <w:szCs w:val="24"/>
        </w:rPr>
      </w:pPr>
      <w:r w:rsidRPr="00B77E30">
        <w:rPr>
          <w:rFonts w:ascii="Arial" w:hAnsi="Arial" w:cs="Arial"/>
          <w:bCs/>
          <w:iCs/>
          <w:sz w:val="24"/>
          <w:szCs w:val="24"/>
        </w:rPr>
        <w:t xml:space="preserve">43. </w:t>
      </w:r>
      <w:r w:rsidR="00D83647" w:rsidRPr="00B77E30">
        <w:rPr>
          <w:rFonts w:ascii="Arial" w:hAnsi="Arial" w:cs="Arial"/>
          <w:bCs/>
          <w:iCs/>
          <w:sz w:val="24"/>
          <w:szCs w:val="24"/>
        </w:rPr>
        <w:t xml:space="preserve">PROTOCOLO DE EVACUACIÓN </w:t>
      </w:r>
      <w:r w:rsidR="00631A7B" w:rsidRPr="00B77E30">
        <w:rPr>
          <w:rFonts w:ascii="Arial" w:hAnsi="Arial" w:cs="Arial"/>
          <w:bCs/>
          <w:iCs/>
          <w:sz w:val="24"/>
          <w:szCs w:val="24"/>
        </w:rPr>
        <w:t>MÉDICA</w:t>
      </w:r>
      <w:r w:rsidR="00D83647" w:rsidRPr="00B77E30">
        <w:rPr>
          <w:rFonts w:ascii="Arial" w:hAnsi="Arial" w:cs="Arial"/>
          <w:bCs/>
          <w:iCs/>
          <w:sz w:val="24"/>
          <w:szCs w:val="24"/>
        </w:rPr>
        <w:t xml:space="preserve"> DE EMERGENCIAS</w:t>
      </w:r>
    </w:p>
    <w:p w:rsidR="00D83647" w:rsidRPr="00B77E30" w:rsidRDefault="00D83647" w:rsidP="00D83647">
      <w:pPr>
        <w:jc w:val="center"/>
        <w:rPr>
          <w:rFonts w:ascii="Arial" w:hAnsi="Arial" w:cs="Arial"/>
          <w:b/>
          <w:sz w:val="24"/>
          <w:szCs w:val="24"/>
        </w:rPr>
      </w:pPr>
      <w:r w:rsidRPr="00B77E30">
        <w:rPr>
          <w:rFonts w:ascii="Arial" w:hAnsi="Arial" w:cs="Arial"/>
          <w:b/>
          <w:sz w:val="24"/>
          <w:szCs w:val="24"/>
        </w:rPr>
        <w:t>MEDEVAC</w:t>
      </w:r>
    </w:p>
    <w:p w:rsidR="00D83647" w:rsidRPr="00B77E30" w:rsidRDefault="00D83647" w:rsidP="00D83647">
      <w:pPr>
        <w:jc w:val="both"/>
        <w:rPr>
          <w:rFonts w:ascii="Arial" w:hAnsi="Arial" w:cs="Arial"/>
          <w:b/>
          <w:sz w:val="24"/>
          <w:szCs w:val="24"/>
        </w:rPr>
      </w:pPr>
    </w:p>
    <w:p w:rsidR="00D83647" w:rsidRPr="009C065A" w:rsidRDefault="00D83647" w:rsidP="009C065A">
      <w:pPr>
        <w:jc w:val="both"/>
        <w:rPr>
          <w:rFonts w:ascii="Arial" w:hAnsi="Arial" w:cs="Arial"/>
          <w:sz w:val="24"/>
          <w:szCs w:val="24"/>
        </w:rPr>
      </w:pPr>
      <w:r w:rsidRPr="00B77E30">
        <w:rPr>
          <w:rFonts w:ascii="Arial" w:hAnsi="Arial" w:cs="Arial"/>
          <w:sz w:val="24"/>
          <w:szCs w:val="24"/>
        </w:rPr>
        <w:lastRenderedPageBreak/>
        <w:t xml:space="preserve">El propósito del protocolo </w:t>
      </w:r>
      <w:r w:rsidRPr="00B77E30">
        <w:rPr>
          <w:rFonts w:ascii="Arial" w:hAnsi="Arial" w:cs="Arial"/>
          <w:b/>
          <w:sz w:val="24"/>
          <w:szCs w:val="24"/>
        </w:rPr>
        <w:t>MEDEVAC</w:t>
      </w:r>
      <w:r w:rsidRPr="00B77E30">
        <w:rPr>
          <w:rFonts w:ascii="Arial" w:hAnsi="Arial" w:cs="Arial"/>
          <w:sz w:val="24"/>
          <w:szCs w:val="24"/>
        </w:rPr>
        <w:t xml:space="preserve"> es el de garantizar la atención oportuna de personal de la </w:t>
      </w:r>
      <w:r w:rsidRPr="00B77E30">
        <w:rPr>
          <w:rFonts w:ascii="Arial" w:hAnsi="Arial" w:cs="Arial"/>
          <w:spacing w:val="-3"/>
          <w:sz w:val="24"/>
          <w:szCs w:val="24"/>
        </w:rPr>
        <w:t>Zona Franca Internacional de Pereira</w:t>
      </w:r>
      <w:r w:rsidRPr="00B77E30">
        <w:rPr>
          <w:rFonts w:ascii="Arial" w:hAnsi="Arial" w:cs="Arial"/>
          <w:sz w:val="24"/>
          <w:szCs w:val="24"/>
        </w:rPr>
        <w:t xml:space="preserve">  que resulte lesionado en desarrollo del actividades laborales, garantizando su oportuna y eficaz atención médico haciendo uso de los recursos locales para la a</w:t>
      </w:r>
      <w:r w:rsidR="009C065A">
        <w:rPr>
          <w:rFonts w:ascii="Arial" w:hAnsi="Arial" w:cs="Arial"/>
          <w:sz w:val="24"/>
          <w:szCs w:val="24"/>
        </w:rPr>
        <w:t>tención de emergencias médicas.</w:t>
      </w:r>
    </w:p>
    <w:p w:rsidR="00D83647" w:rsidRPr="00B77E30" w:rsidRDefault="00115AA6" w:rsidP="00D83647">
      <w:pPr>
        <w:jc w:val="both"/>
        <w:rPr>
          <w:rFonts w:ascii="Arial" w:hAnsi="Arial" w:cs="Arial"/>
          <w:b/>
          <w:sz w:val="24"/>
          <w:szCs w:val="24"/>
        </w:rPr>
      </w:pPr>
      <w:r w:rsidRPr="00B77E30">
        <w:rPr>
          <w:rFonts w:ascii="Arial" w:hAnsi="Arial" w:cs="Arial"/>
          <w:b/>
          <w:sz w:val="24"/>
          <w:szCs w:val="24"/>
        </w:rPr>
        <w:t xml:space="preserve">43.1. </w:t>
      </w:r>
      <w:r w:rsidR="00D83647" w:rsidRPr="00B77E30">
        <w:rPr>
          <w:rFonts w:ascii="Arial" w:hAnsi="Arial" w:cs="Arial"/>
          <w:b/>
          <w:sz w:val="24"/>
          <w:szCs w:val="24"/>
        </w:rPr>
        <w:t>ALCANCE</w:t>
      </w:r>
    </w:p>
    <w:p w:rsidR="00D83647" w:rsidRPr="00B77E30" w:rsidRDefault="00D83647" w:rsidP="00D83647">
      <w:pPr>
        <w:jc w:val="both"/>
        <w:rPr>
          <w:rFonts w:ascii="Arial" w:hAnsi="Arial" w:cs="Arial"/>
          <w:sz w:val="24"/>
          <w:szCs w:val="24"/>
        </w:rPr>
      </w:pPr>
      <w:r w:rsidRPr="00B77E30">
        <w:rPr>
          <w:rFonts w:ascii="Arial" w:hAnsi="Arial" w:cs="Arial"/>
          <w:sz w:val="24"/>
          <w:szCs w:val="24"/>
        </w:rPr>
        <w:t>El presente protocolo cubre las necesidades de todo el personal en las instalaciones de la</w:t>
      </w:r>
      <w:r w:rsidRPr="00B77E30">
        <w:rPr>
          <w:rFonts w:ascii="Arial" w:hAnsi="Arial" w:cs="Arial"/>
          <w:spacing w:val="-3"/>
          <w:sz w:val="24"/>
          <w:szCs w:val="24"/>
        </w:rPr>
        <w:t xml:space="preserve"> Zona Franca Internacional de Pereira</w:t>
      </w:r>
      <w:r w:rsidRPr="00B77E30">
        <w:rPr>
          <w:rFonts w:ascii="Arial" w:hAnsi="Arial" w:cs="Arial"/>
          <w:sz w:val="24"/>
          <w:szCs w:val="24"/>
        </w:rPr>
        <w:t>.</w:t>
      </w:r>
    </w:p>
    <w:p w:rsidR="00D83647" w:rsidRPr="00B77E30" w:rsidRDefault="00115AA6" w:rsidP="00D83647">
      <w:pPr>
        <w:jc w:val="both"/>
        <w:rPr>
          <w:rFonts w:ascii="Arial" w:hAnsi="Arial" w:cs="Arial"/>
          <w:b/>
          <w:sz w:val="24"/>
          <w:szCs w:val="24"/>
        </w:rPr>
      </w:pPr>
      <w:r w:rsidRPr="00B77E30">
        <w:rPr>
          <w:rFonts w:ascii="Arial" w:hAnsi="Arial" w:cs="Arial"/>
          <w:b/>
          <w:sz w:val="24"/>
          <w:szCs w:val="24"/>
        </w:rPr>
        <w:t xml:space="preserve">43.2. </w:t>
      </w:r>
      <w:r w:rsidR="00D83647" w:rsidRPr="00B77E30">
        <w:rPr>
          <w:rFonts w:ascii="Arial" w:hAnsi="Arial" w:cs="Arial"/>
          <w:b/>
          <w:sz w:val="24"/>
          <w:szCs w:val="24"/>
        </w:rPr>
        <w:t>CLASIFICACIÓN DE LA CONTINGENCIA</w:t>
      </w:r>
    </w:p>
    <w:p w:rsidR="00D83647" w:rsidRPr="00B77E30" w:rsidRDefault="00D83647" w:rsidP="00EB53D8">
      <w:pPr>
        <w:numPr>
          <w:ilvl w:val="0"/>
          <w:numId w:val="59"/>
        </w:numPr>
        <w:autoSpaceDE w:val="0"/>
        <w:autoSpaceDN w:val="0"/>
        <w:adjustRightInd w:val="0"/>
        <w:spacing w:after="0" w:line="240" w:lineRule="auto"/>
        <w:jc w:val="both"/>
        <w:rPr>
          <w:rFonts w:ascii="Arial" w:hAnsi="Arial" w:cs="Arial"/>
          <w:sz w:val="24"/>
          <w:szCs w:val="24"/>
        </w:rPr>
      </w:pPr>
      <w:r w:rsidRPr="00B77E30">
        <w:rPr>
          <w:rFonts w:ascii="Arial" w:hAnsi="Arial" w:cs="Arial"/>
          <w:b/>
          <w:bCs/>
          <w:sz w:val="24"/>
          <w:szCs w:val="24"/>
        </w:rPr>
        <w:t>NIVEL I</w:t>
      </w:r>
      <w:r w:rsidRPr="00B77E30">
        <w:rPr>
          <w:rFonts w:ascii="Arial" w:hAnsi="Arial" w:cs="Arial"/>
          <w:sz w:val="24"/>
          <w:szCs w:val="24"/>
        </w:rPr>
        <w:t xml:space="preserve">: </w:t>
      </w:r>
    </w:p>
    <w:p w:rsidR="00D83647" w:rsidRPr="00B77E30" w:rsidRDefault="00D83647" w:rsidP="00D83647">
      <w:pPr>
        <w:autoSpaceDE w:val="0"/>
        <w:autoSpaceDN w:val="0"/>
        <w:adjustRightInd w:val="0"/>
        <w:jc w:val="both"/>
        <w:rPr>
          <w:rFonts w:ascii="Arial" w:hAnsi="Arial" w:cs="Arial"/>
          <w:sz w:val="24"/>
          <w:szCs w:val="24"/>
        </w:rPr>
      </w:pPr>
      <w:r w:rsidRPr="00B77E30">
        <w:rPr>
          <w:rFonts w:ascii="Arial" w:hAnsi="Arial" w:cs="Arial"/>
          <w:sz w:val="24"/>
          <w:szCs w:val="24"/>
        </w:rPr>
        <w:t xml:space="preserve">La situación puede ser fácilmente manejada por el personal en el área del evento. </w:t>
      </w:r>
    </w:p>
    <w:p w:rsidR="00D83647" w:rsidRPr="00B77E30" w:rsidRDefault="00D83647" w:rsidP="00EB53D8">
      <w:pPr>
        <w:numPr>
          <w:ilvl w:val="0"/>
          <w:numId w:val="59"/>
        </w:numPr>
        <w:autoSpaceDE w:val="0"/>
        <w:autoSpaceDN w:val="0"/>
        <w:adjustRightInd w:val="0"/>
        <w:spacing w:after="0" w:line="240" w:lineRule="auto"/>
        <w:jc w:val="both"/>
        <w:rPr>
          <w:rFonts w:ascii="Arial" w:hAnsi="Arial" w:cs="Arial"/>
          <w:sz w:val="24"/>
          <w:szCs w:val="24"/>
        </w:rPr>
      </w:pPr>
      <w:r w:rsidRPr="00B77E30">
        <w:rPr>
          <w:rFonts w:ascii="Arial" w:hAnsi="Arial" w:cs="Arial"/>
          <w:b/>
          <w:bCs/>
          <w:sz w:val="24"/>
          <w:szCs w:val="24"/>
        </w:rPr>
        <w:t>NIVEL II</w:t>
      </w:r>
      <w:r w:rsidRPr="00B77E30">
        <w:rPr>
          <w:rFonts w:ascii="Arial" w:hAnsi="Arial" w:cs="Arial"/>
          <w:sz w:val="24"/>
          <w:szCs w:val="24"/>
        </w:rPr>
        <w:t xml:space="preserve">: </w:t>
      </w:r>
    </w:p>
    <w:p w:rsidR="00D83647" w:rsidRPr="00B77E30" w:rsidRDefault="00D83647" w:rsidP="00D83647">
      <w:pPr>
        <w:autoSpaceDE w:val="0"/>
        <w:autoSpaceDN w:val="0"/>
        <w:adjustRightInd w:val="0"/>
        <w:jc w:val="both"/>
        <w:rPr>
          <w:rFonts w:ascii="Arial" w:hAnsi="Arial" w:cs="Arial"/>
          <w:sz w:val="24"/>
          <w:szCs w:val="24"/>
        </w:rPr>
      </w:pPr>
      <w:r w:rsidRPr="00B77E30">
        <w:rPr>
          <w:rFonts w:ascii="Arial" w:hAnsi="Arial" w:cs="Arial"/>
          <w:sz w:val="24"/>
          <w:szCs w:val="24"/>
        </w:rPr>
        <w:t>No hay peligro inmediato fuera del área de la</w:t>
      </w:r>
      <w:r w:rsidRPr="00B77E30">
        <w:rPr>
          <w:rFonts w:ascii="Arial" w:hAnsi="Arial" w:cs="Arial"/>
          <w:spacing w:val="-3"/>
          <w:sz w:val="24"/>
          <w:szCs w:val="24"/>
        </w:rPr>
        <w:t xml:space="preserve"> Zona Franca Internacional de Pereira</w:t>
      </w:r>
      <w:r w:rsidRPr="00B77E30">
        <w:rPr>
          <w:rFonts w:ascii="Arial" w:hAnsi="Arial" w:cs="Arial"/>
          <w:sz w:val="24"/>
          <w:szCs w:val="24"/>
        </w:rPr>
        <w:t xml:space="preserve">  pero existe un peligro potencial que la contingencia se expanda más allá de los límites de la misma. </w:t>
      </w:r>
    </w:p>
    <w:p w:rsidR="00D83647" w:rsidRPr="00B77E30" w:rsidRDefault="00D83647" w:rsidP="00EB53D8">
      <w:pPr>
        <w:numPr>
          <w:ilvl w:val="0"/>
          <w:numId w:val="59"/>
        </w:numPr>
        <w:autoSpaceDE w:val="0"/>
        <w:autoSpaceDN w:val="0"/>
        <w:adjustRightInd w:val="0"/>
        <w:spacing w:after="0" w:line="240" w:lineRule="auto"/>
        <w:jc w:val="both"/>
        <w:rPr>
          <w:rFonts w:ascii="Arial" w:hAnsi="Arial" w:cs="Arial"/>
          <w:sz w:val="24"/>
          <w:szCs w:val="24"/>
        </w:rPr>
      </w:pPr>
      <w:r w:rsidRPr="00B77E30">
        <w:rPr>
          <w:rFonts w:ascii="Arial" w:hAnsi="Arial" w:cs="Arial"/>
          <w:b/>
          <w:bCs/>
          <w:sz w:val="24"/>
          <w:szCs w:val="24"/>
        </w:rPr>
        <w:t>NIVEL III</w:t>
      </w:r>
      <w:r w:rsidRPr="00B77E30">
        <w:rPr>
          <w:rFonts w:ascii="Arial" w:hAnsi="Arial" w:cs="Arial"/>
          <w:sz w:val="24"/>
          <w:szCs w:val="24"/>
        </w:rPr>
        <w:t xml:space="preserve">: </w:t>
      </w:r>
    </w:p>
    <w:p w:rsidR="00D83647" w:rsidRPr="00B77E30" w:rsidRDefault="00D83647" w:rsidP="00D83647">
      <w:pPr>
        <w:autoSpaceDE w:val="0"/>
        <w:autoSpaceDN w:val="0"/>
        <w:adjustRightInd w:val="0"/>
        <w:jc w:val="both"/>
        <w:rPr>
          <w:rFonts w:ascii="Arial" w:hAnsi="Arial" w:cs="Arial"/>
          <w:sz w:val="24"/>
          <w:szCs w:val="24"/>
        </w:rPr>
      </w:pPr>
      <w:r w:rsidRPr="00B77E30">
        <w:rPr>
          <w:rFonts w:ascii="Arial" w:hAnsi="Arial" w:cs="Arial"/>
          <w:sz w:val="24"/>
          <w:szCs w:val="24"/>
        </w:rPr>
        <w:t xml:space="preserve">Se ha perdido el control de las operaciones. Cabe la posibilidad de que haya heridos graves e inclusive muertos entre los trabajadores. </w:t>
      </w:r>
    </w:p>
    <w:p w:rsidR="00D83647" w:rsidRPr="00B77E30" w:rsidRDefault="00D83647" w:rsidP="00EB53D8">
      <w:pPr>
        <w:numPr>
          <w:ilvl w:val="0"/>
          <w:numId w:val="59"/>
        </w:numPr>
        <w:autoSpaceDE w:val="0"/>
        <w:autoSpaceDN w:val="0"/>
        <w:adjustRightInd w:val="0"/>
        <w:spacing w:after="0" w:line="240" w:lineRule="auto"/>
        <w:jc w:val="both"/>
        <w:rPr>
          <w:rFonts w:ascii="Arial" w:hAnsi="Arial" w:cs="Arial"/>
          <w:b/>
          <w:sz w:val="24"/>
          <w:szCs w:val="24"/>
        </w:rPr>
      </w:pPr>
      <w:r w:rsidRPr="00B77E30">
        <w:rPr>
          <w:rFonts w:ascii="Arial" w:hAnsi="Arial" w:cs="Arial"/>
          <w:b/>
          <w:bCs/>
          <w:sz w:val="24"/>
          <w:szCs w:val="24"/>
        </w:rPr>
        <w:t>NIVEL IV</w:t>
      </w:r>
      <w:r w:rsidRPr="00B77E30">
        <w:rPr>
          <w:rFonts w:ascii="Arial" w:hAnsi="Arial" w:cs="Arial"/>
          <w:sz w:val="24"/>
          <w:szCs w:val="24"/>
        </w:rPr>
        <w:t xml:space="preserve">: </w:t>
      </w:r>
    </w:p>
    <w:p w:rsidR="00D83647" w:rsidRPr="00B77E30" w:rsidRDefault="00D83647" w:rsidP="00D83647">
      <w:pPr>
        <w:autoSpaceDE w:val="0"/>
        <w:autoSpaceDN w:val="0"/>
        <w:adjustRightInd w:val="0"/>
        <w:jc w:val="both"/>
        <w:rPr>
          <w:rFonts w:ascii="Arial" w:hAnsi="Arial" w:cs="Arial"/>
          <w:b/>
          <w:sz w:val="24"/>
          <w:szCs w:val="24"/>
        </w:rPr>
      </w:pPr>
      <w:r w:rsidRPr="00B77E30">
        <w:rPr>
          <w:rFonts w:ascii="Arial" w:hAnsi="Arial" w:cs="Arial"/>
          <w:sz w:val="24"/>
          <w:szCs w:val="24"/>
        </w:rPr>
        <w:t xml:space="preserve">Se ha perdido el control de las operaciones. Hay heridos graves o muertos. </w:t>
      </w:r>
    </w:p>
    <w:p w:rsidR="00D83647" w:rsidRPr="00B77E30" w:rsidRDefault="00115AA6" w:rsidP="00D83647">
      <w:pPr>
        <w:autoSpaceDE w:val="0"/>
        <w:autoSpaceDN w:val="0"/>
        <w:adjustRightInd w:val="0"/>
        <w:jc w:val="both"/>
        <w:rPr>
          <w:rFonts w:ascii="Arial" w:hAnsi="Arial" w:cs="Arial"/>
          <w:b/>
          <w:bCs/>
          <w:sz w:val="24"/>
          <w:szCs w:val="24"/>
        </w:rPr>
      </w:pPr>
      <w:r w:rsidRPr="00B77E30">
        <w:rPr>
          <w:rFonts w:ascii="Arial" w:hAnsi="Arial" w:cs="Arial"/>
          <w:b/>
          <w:bCs/>
          <w:sz w:val="24"/>
          <w:szCs w:val="24"/>
        </w:rPr>
        <w:t xml:space="preserve">43.3. </w:t>
      </w:r>
      <w:r w:rsidR="00D83647" w:rsidRPr="00B77E30">
        <w:rPr>
          <w:rFonts w:ascii="Arial" w:hAnsi="Arial" w:cs="Arial"/>
          <w:b/>
          <w:bCs/>
          <w:sz w:val="24"/>
          <w:szCs w:val="24"/>
        </w:rPr>
        <w:t>EVACUACIÓN MÉDICA</w:t>
      </w:r>
    </w:p>
    <w:p w:rsidR="00D83647" w:rsidRPr="00B77E30" w:rsidRDefault="00D83647" w:rsidP="00D83647">
      <w:pPr>
        <w:autoSpaceDE w:val="0"/>
        <w:autoSpaceDN w:val="0"/>
        <w:adjustRightInd w:val="0"/>
        <w:jc w:val="both"/>
        <w:rPr>
          <w:rFonts w:ascii="Arial" w:hAnsi="Arial" w:cs="Arial"/>
          <w:sz w:val="24"/>
          <w:szCs w:val="24"/>
        </w:rPr>
      </w:pPr>
      <w:r w:rsidRPr="00B77E30">
        <w:rPr>
          <w:rFonts w:ascii="Arial" w:hAnsi="Arial" w:cs="Arial"/>
          <w:sz w:val="24"/>
          <w:szCs w:val="24"/>
        </w:rPr>
        <w:t>El procedimiento de evacuación médica (</w:t>
      </w:r>
      <w:r w:rsidRPr="00B77E30">
        <w:rPr>
          <w:rFonts w:ascii="Arial" w:hAnsi="Arial" w:cs="Arial"/>
          <w:b/>
          <w:sz w:val="24"/>
          <w:szCs w:val="24"/>
        </w:rPr>
        <w:t>MEDEVAC</w:t>
      </w:r>
      <w:r w:rsidRPr="00B77E30">
        <w:rPr>
          <w:rFonts w:ascii="Arial" w:hAnsi="Arial" w:cs="Arial"/>
          <w:sz w:val="24"/>
          <w:szCs w:val="24"/>
        </w:rPr>
        <w:t>) contiene los métodos más eficientes y seguros para la evacuación de un herido o enfermo desde la zona de trabajo hasta un centro de asistencia médica, para recibir atención médica de acuerdo a la gravedad de su caso.</w:t>
      </w:r>
    </w:p>
    <w:p w:rsidR="00D83647" w:rsidRPr="00B77E30" w:rsidRDefault="00115AA6" w:rsidP="00D83647">
      <w:pPr>
        <w:autoSpaceDE w:val="0"/>
        <w:autoSpaceDN w:val="0"/>
        <w:adjustRightInd w:val="0"/>
        <w:jc w:val="both"/>
        <w:rPr>
          <w:rFonts w:ascii="Arial" w:hAnsi="Arial" w:cs="Arial"/>
          <w:b/>
          <w:bCs/>
          <w:sz w:val="24"/>
          <w:szCs w:val="24"/>
        </w:rPr>
      </w:pPr>
      <w:r w:rsidRPr="00B77E30">
        <w:rPr>
          <w:rFonts w:ascii="Arial" w:hAnsi="Arial" w:cs="Arial"/>
          <w:b/>
          <w:bCs/>
          <w:sz w:val="24"/>
          <w:szCs w:val="24"/>
        </w:rPr>
        <w:t xml:space="preserve">43.4. </w:t>
      </w:r>
      <w:r w:rsidR="00D83647" w:rsidRPr="00B77E30">
        <w:rPr>
          <w:rFonts w:ascii="Arial" w:hAnsi="Arial" w:cs="Arial"/>
          <w:b/>
          <w:bCs/>
          <w:sz w:val="24"/>
          <w:szCs w:val="24"/>
        </w:rPr>
        <w:t>EMERGENCIAS MÉDICAS</w:t>
      </w:r>
    </w:p>
    <w:p w:rsidR="00D83647" w:rsidRPr="00B77E30" w:rsidRDefault="00D83647" w:rsidP="00D83647">
      <w:pPr>
        <w:autoSpaceDE w:val="0"/>
        <w:autoSpaceDN w:val="0"/>
        <w:adjustRightInd w:val="0"/>
        <w:jc w:val="both"/>
        <w:rPr>
          <w:rFonts w:ascii="Arial" w:hAnsi="Arial" w:cs="Arial"/>
          <w:sz w:val="24"/>
          <w:szCs w:val="24"/>
        </w:rPr>
      </w:pPr>
      <w:r w:rsidRPr="00B77E30">
        <w:rPr>
          <w:rFonts w:ascii="Arial" w:hAnsi="Arial" w:cs="Arial"/>
          <w:sz w:val="24"/>
          <w:szCs w:val="24"/>
        </w:rPr>
        <w:t>Como medios propios se contempla que se contará con una infraestructura propia consistente en los siguientes medios:</w:t>
      </w:r>
    </w:p>
    <w:p w:rsidR="00D83647" w:rsidRPr="00B77E30" w:rsidRDefault="00D83647" w:rsidP="00EB53D8">
      <w:pPr>
        <w:numPr>
          <w:ilvl w:val="0"/>
          <w:numId w:val="127"/>
        </w:numPr>
        <w:autoSpaceDE w:val="0"/>
        <w:autoSpaceDN w:val="0"/>
        <w:adjustRightInd w:val="0"/>
        <w:spacing w:after="0" w:line="240" w:lineRule="auto"/>
        <w:jc w:val="both"/>
        <w:rPr>
          <w:rFonts w:ascii="Arial" w:hAnsi="Arial" w:cs="Arial"/>
          <w:sz w:val="24"/>
          <w:szCs w:val="24"/>
        </w:rPr>
      </w:pPr>
      <w:r w:rsidRPr="00B77E30">
        <w:rPr>
          <w:rFonts w:ascii="Arial" w:hAnsi="Arial" w:cs="Arial"/>
          <w:sz w:val="24"/>
          <w:szCs w:val="24"/>
        </w:rPr>
        <w:t xml:space="preserve">Personal entrenado en primeros auxilios dispuesto en la </w:t>
      </w:r>
      <w:r w:rsidRPr="00B77E30">
        <w:rPr>
          <w:rFonts w:ascii="Arial" w:hAnsi="Arial" w:cs="Arial"/>
          <w:spacing w:val="-3"/>
          <w:sz w:val="24"/>
          <w:szCs w:val="24"/>
        </w:rPr>
        <w:t>Zona Franca Internacional de Pereira</w:t>
      </w:r>
      <w:r w:rsidRPr="00B77E30">
        <w:rPr>
          <w:rFonts w:ascii="Arial" w:hAnsi="Arial" w:cs="Arial"/>
          <w:sz w:val="24"/>
          <w:szCs w:val="24"/>
        </w:rPr>
        <w:t xml:space="preserve"> de acuerdo al número de trabajadores</w:t>
      </w:r>
    </w:p>
    <w:p w:rsidR="00D83647" w:rsidRPr="00B77E30" w:rsidRDefault="00D83647" w:rsidP="00EB53D8">
      <w:pPr>
        <w:numPr>
          <w:ilvl w:val="0"/>
          <w:numId w:val="127"/>
        </w:numPr>
        <w:autoSpaceDE w:val="0"/>
        <w:autoSpaceDN w:val="0"/>
        <w:adjustRightInd w:val="0"/>
        <w:spacing w:after="0" w:line="240" w:lineRule="auto"/>
        <w:jc w:val="both"/>
        <w:rPr>
          <w:rFonts w:ascii="Arial" w:hAnsi="Arial" w:cs="Arial"/>
          <w:sz w:val="24"/>
          <w:szCs w:val="24"/>
        </w:rPr>
      </w:pPr>
      <w:r w:rsidRPr="00B77E30">
        <w:rPr>
          <w:rFonts w:ascii="Arial" w:hAnsi="Arial" w:cs="Arial"/>
          <w:sz w:val="24"/>
          <w:szCs w:val="24"/>
        </w:rPr>
        <w:t>Riesgo y ubicación de las actividades operacionales.</w:t>
      </w:r>
    </w:p>
    <w:p w:rsidR="00D83647" w:rsidRPr="00B77E30" w:rsidRDefault="00D83647" w:rsidP="00EB53D8">
      <w:pPr>
        <w:numPr>
          <w:ilvl w:val="0"/>
          <w:numId w:val="127"/>
        </w:numPr>
        <w:autoSpaceDE w:val="0"/>
        <w:autoSpaceDN w:val="0"/>
        <w:adjustRightInd w:val="0"/>
        <w:spacing w:after="0" w:line="240" w:lineRule="auto"/>
        <w:jc w:val="both"/>
        <w:rPr>
          <w:rFonts w:ascii="Arial" w:hAnsi="Arial" w:cs="Arial"/>
          <w:sz w:val="24"/>
          <w:szCs w:val="24"/>
        </w:rPr>
      </w:pPr>
      <w:r w:rsidRPr="00B77E30">
        <w:rPr>
          <w:rFonts w:ascii="Arial" w:hAnsi="Arial" w:cs="Arial"/>
          <w:sz w:val="24"/>
          <w:szCs w:val="24"/>
        </w:rPr>
        <w:t xml:space="preserve">Ambulancias disponibles en la zona de influencia de la </w:t>
      </w:r>
      <w:r w:rsidRPr="00B77E30">
        <w:rPr>
          <w:rFonts w:ascii="Arial" w:hAnsi="Arial" w:cs="Arial"/>
          <w:spacing w:val="-3"/>
          <w:sz w:val="24"/>
          <w:szCs w:val="24"/>
        </w:rPr>
        <w:t>Zona Franca Internacional de Pereira</w:t>
      </w:r>
      <w:r w:rsidRPr="00B77E30">
        <w:rPr>
          <w:rFonts w:ascii="Arial" w:hAnsi="Arial" w:cs="Arial"/>
          <w:sz w:val="24"/>
          <w:szCs w:val="24"/>
        </w:rPr>
        <w:t>.</w:t>
      </w:r>
    </w:p>
    <w:p w:rsidR="00D83647" w:rsidRPr="00B77E30" w:rsidRDefault="00D83647" w:rsidP="00EB53D8">
      <w:pPr>
        <w:numPr>
          <w:ilvl w:val="0"/>
          <w:numId w:val="127"/>
        </w:numPr>
        <w:autoSpaceDE w:val="0"/>
        <w:autoSpaceDN w:val="0"/>
        <w:adjustRightInd w:val="0"/>
        <w:spacing w:after="0" w:line="240" w:lineRule="auto"/>
        <w:jc w:val="both"/>
        <w:rPr>
          <w:rFonts w:ascii="Arial" w:hAnsi="Arial" w:cs="Arial"/>
          <w:sz w:val="24"/>
          <w:szCs w:val="24"/>
        </w:rPr>
      </w:pPr>
      <w:r w:rsidRPr="00B77E30">
        <w:rPr>
          <w:rFonts w:ascii="Arial" w:hAnsi="Arial" w:cs="Arial"/>
          <w:sz w:val="24"/>
          <w:szCs w:val="24"/>
        </w:rPr>
        <w:lastRenderedPageBreak/>
        <w:t>Equipamiento de comunicación para el reporte de situaciones de emergencia</w:t>
      </w:r>
    </w:p>
    <w:p w:rsidR="00D83647" w:rsidRPr="00B77E30" w:rsidRDefault="00D83647" w:rsidP="00EB53D8">
      <w:pPr>
        <w:numPr>
          <w:ilvl w:val="0"/>
          <w:numId w:val="126"/>
        </w:numPr>
        <w:autoSpaceDE w:val="0"/>
        <w:autoSpaceDN w:val="0"/>
        <w:adjustRightInd w:val="0"/>
        <w:spacing w:after="0" w:line="240" w:lineRule="auto"/>
        <w:jc w:val="both"/>
        <w:rPr>
          <w:rFonts w:ascii="Arial" w:hAnsi="Arial" w:cs="Arial"/>
          <w:sz w:val="24"/>
          <w:szCs w:val="24"/>
        </w:rPr>
      </w:pPr>
      <w:r w:rsidRPr="00B77E30">
        <w:rPr>
          <w:rFonts w:ascii="Arial" w:hAnsi="Arial" w:cs="Arial"/>
          <w:sz w:val="24"/>
          <w:szCs w:val="24"/>
        </w:rPr>
        <w:t>Contacto con los organismos de socorro para el  control oportuno de la emergencia.</w:t>
      </w:r>
    </w:p>
    <w:p w:rsidR="00631A7B" w:rsidRPr="00B77E30" w:rsidRDefault="00631A7B" w:rsidP="00631A7B">
      <w:pPr>
        <w:autoSpaceDE w:val="0"/>
        <w:autoSpaceDN w:val="0"/>
        <w:adjustRightInd w:val="0"/>
        <w:spacing w:after="0" w:line="240" w:lineRule="auto"/>
        <w:ind w:left="720"/>
        <w:jc w:val="both"/>
        <w:rPr>
          <w:rFonts w:ascii="Arial" w:hAnsi="Arial" w:cs="Arial"/>
          <w:sz w:val="24"/>
          <w:szCs w:val="24"/>
        </w:rPr>
      </w:pPr>
    </w:p>
    <w:p w:rsidR="00D83647" w:rsidRPr="00B77E30" w:rsidRDefault="000134BC" w:rsidP="00D83647">
      <w:pPr>
        <w:autoSpaceDE w:val="0"/>
        <w:autoSpaceDN w:val="0"/>
        <w:adjustRightInd w:val="0"/>
        <w:jc w:val="both"/>
        <w:rPr>
          <w:rFonts w:ascii="Arial" w:hAnsi="Arial" w:cs="Arial"/>
          <w:b/>
          <w:bCs/>
          <w:sz w:val="24"/>
          <w:szCs w:val="24"/>
        </w:rPr>
      </w:pPr>
      <w:r w:rsidRPr="00B77E30">
        <w:rPr>
          <w:rFonts w:ascii="Arial" w:hAnsi="Arial" w:cs="Arial"/>
          <w:b/>
          <w:bCs/>
          <w:sz w:val="24"/>
          <w:szCs w:val="24"/>
        </w:rPr>
        <w:t>43.5</w:t>
      </w:r>
      <w:r w:rsidR="00115AA6" w:rsidRPr="00B77E30">
        <w:rPr>
          <w:rFonts w:ascii="Arial" w:hAnsi="Arial" w:cs="Arial"/>
          <w:b/>
          <w:bCs/>
          <w:sz w:val="24"/>
          <w:szCs w:val="24"/>
        </w:rPr>
        <w:t xml:space="preserve">. </w:t>
      </w:r>
      <w:r w:rsidR="00D83647" w:rsidRPr="00B77E30">
        <w:rPr>
          <w:rFonts w:ascii="Arial" w:hAnsi="Arial" w:cs="Arial"/>
          <w:b/>
          <w:bCs/>
          <w:sz w:val="24"/>
          <w:szCs w:val="24"/>
        </w:rPr>
        <w:t>PROCEDIMIENTO GENERAL</w:t>
      </w:r>
    </w:p>
    <w:p w:rsidR="00D83647" w:rsidRPr="00B77E30" w:rsidRDefault="00D83647" w:rsidP="00EB53D8">
      <w:pPr>
        <w:numPr>
          <w:ilvl w:val="0"/>
          <w:numId w:val="58"/>
        </w:numPr>
        <w:autoSpaceDE w:val="0"/>
        <w:autoSpaceDN w:val="0"/>
        <w:adjustRightInd w:val="0"/>
        <w:spacing w:after="0" w:line="240" w:lineRule="auto"/>
        <w:jc w:val="both"/>
        <w:rPr>
          <w:rFonts w:ascii="Arial" w:hAnsi="Arial" w:cs="Arial"/>
          <w:bCs/>
          <w:sz w:val="24"/>
          <w:szCs w:val="24"/>
        </w:rPr>
      </w:pPr>
      <w:r w:rsidRPr="00B77E30">
        <w:rPr>
          <w:rFonts w:ascii="Arial" w:hAnsi="Arial" w:cs="Arial"/>
          <w:bCs/>
          <w:sz w:val="24"/>
          <w:szCs w:val="24"/>
        </w:rPr>
        <w:t xml:space="preserve">Al presentarse una lesión en alguno de los trabajadores se le prestará atención IN SITU para su estabilización por parte del personal entrenado en primeros auxilios, haciendo uso de los recursos básicos disponibles. </w:t>
      </w:r>
    </w:p>
    <w:p w:rsidR="00D83647" w:rsidRPr="00B77E30" w:rsidRDefault="00D83647" w:rsidP="00EB53D8">
      <w:pPr>
        <w:numPr>
          <w:ilvl w:val="0"/>
          <w:numId w:val="58"/>
        </w:numPr>
        <w:autoSpaceDE w:val="0"/>
        <w:autoSpaceDN w:val="0"/>
        <w:adjustRightInd w:val="0"/>
        <w:spacing w:after="0" w:line="240" w:lineRule="auto"/>
        <w:jc w:val="both"/>
        <w:rPr>
          <w:rFonts w:ascii="Arial" w:hAnsi="Arial" w:cs="Arial"/>
          <w:bCs/>
          <w:sz w:val="24"/>
          <w:szCs w:val="24"/>
        </w:rPr>
      </w:pPr>
      <w:r w:rsidRPr="00B77E30">
        <w:rPr>
          <w:rFonts w:ascii="Arial" w:hAnsi="Arial" w:cs="Arial"/>
          <w:bCs/>
          <w:sz w:val="24"/>
          <w:szCs w:val="24"/>
        </w:rPr>
        <w:t>Se reportará de manera inmediata a la división de Seguridad y Salud en el Trabajo sobre el evento presentado, indicando su ubicación exacta, tipo de lesión y número de personas afectadas para iniciar el llamado y respuesta de los organismos de socorro.</w:t>
      </w:r>
    </w:p>
    <w:p w:rsidR="00D83647" w:rsidRPr="00B77E30" w:rsidRDefault="00D83647" w:rsidP="00EB53D8">
      <w:pPr>
        <w:numPr>
          <w:ilvl w:val="0"/>
          <w:numId w:val="58"/>
        </w:numPr>
        <w:autoSpaceDE w:val="0"/>
        <w:autoSpaceDN w:val="0"/>
        <w:adjustRightInd w:val="0"/>
        <w:spacing w:after="0" w:line="240" w:lineRule="auto"/>
        <w:jc w:val="both"/>
        <w:rPr>
          <w:rFonts w:ascii="Arial" w:hAnsi="Arial" w:cs="Arial"/>
          <w:bCs/>
          <w:sz w:val="24"/>
          <w:szCs w:val="24"/>
        </w:rPr>
      </w:pPr>
      <w:r w:rsidRPr="00B77E30">
        <w:rPr>
          <w:rFonts w:ascii="Arial" w:hAnsi="Arial" w:cs="Arial"/>
          <w:bCs/>
          <w:sz w:val="24"/>
          <w:szCs w:val="24"/>
        </w:rPr>
        <w:t>Se efectuará el llamado al organismo de socorro para que desplace su personal al sitio de la emergencia para efectuar el rescate y traslado de lesionados al servicio de emergencia hospitalario.</w:t>
      </w:r>
    </w:p>
    <w:p w:rsidR="00D83647" w:rsidRPr="00B77E30" w:rsidRDefault="00D83647" w:rsidP="00EB53D8">
      <w:pPr>
        <w:numPr>
          <w:ilvl w:val="0"/>
          <w:numId w:val="58"/>
        </w:numPr>
        <w:autoSpaceDE w:val="0"/>
        <w:autoSpaceDN w:val="0"/>
        <w:adjustRightInd w:val="0"/>
        <w:spacing w:after="0" w:line="240" w:lineRule="auto"/>
        <w:jc w:val="both"/>
        <w:rPr>
          <w:rFonts w:ascii="Arial" w:hAnsi="Arial" w:cs="Arial"/>
          <w:bCs/>
          <w:sz w:val="24"/>
          <w:szCs w:val="24"/>
        </w:rPr>
      </w:pPr>
      <w:r w:rsidRPr="00B77E30">
        <w:rPr>
          <w:rFonts w:ascii="Arial" w:hAnsi="Arial" w:cs="Arial"/>
          <w:bCs/>
          <w:sz w:val="24"/>
          <w:szCs w:val="24"/>
        </w:rPr>
        <w:t>Se activará, de ser necesario, el sistema local de salud sobre la situación presentada con el fin de obtener la atención médica acorde al tipo de evento  y gravedad y cantidad de lesionados</w:t>
      </w:r>
    </w:p>
    <w:p w:rsidR="00D83647" w:rsidRPr="00B77E30" w:rsidRDefault="00D83647" w:rsidP="00EB53D8">
      <w:pPr>
        <w:numPr>
          <w:ilvl w:val="0"/>
          <w:numId w:val="58"/>
        </w:numPr>
        <w:autoSpaceDE w:val="0"/>
        <w:autoSpaceDN w:val="0"/>
        <w:adjustRightInd w:val="0"/>
        <w:spacing w:after="0" w:line="240" w:lineRule="auto"/>
        <w:jc w:val="both"/>
        <w:rPr>
          <w:rFonts w:ascii="Arial" w:hAnsi="Arial" w:cs="Arial"/>
          <w:bCs/>
          <w:sz w:val="24"/>
          <w:szCs w:val="24"/>
        </w:rPr>
      </w:pPr>
      <w:r w:rsidRPr="00B77E30">
        <w:rPr>
          <w:rFonts w:ascii="Arial" w:hAnsi="Arial" w:cs="Arial"/>
          <w:bCs/>
          <w:sz w:val="24"/>
          <w:szCs w:val="24"/>
        </w:rPr>
        <w:t>Se efectuará una investigación del evento por parte del a división de Seguridad y Salud en el Trabajo, evaluando las causas, atención inicial, tiempos de respuesta del personal de emergencias y calidad y efectividad en la atención hospitalaria para el personal afectado.</w:t>
      </w:r>
    </w:p>
    <w:p w:rsidR="00D83647" w:rsidRPr="00B77E30" w:rsidRDefault="00D83647" w:rsidP="00EB53D8">
      <w:pPr>
        <w:numPr>
          <w:ilvl w:val="0"/>
          <w:numId w:val="58"/>
        </w:numPr>
        <w:autoSpaceDE w:val="0"/>
        <w:autoSpaceDN w:val="0"/>
        <w:adjustRightInd w:val="0"/>
        <w:spacing w:after="0" w:line="240" w:lineRule="auto"/>
        <w:jc w:val="both"/>
        <w:rPr>
          <w:rFonts w:ascii="Arial" w:hAnsi="Arial" w:cs="Arial"/>
          <w:bCs/>
          <w:sz w:val="24"/>
          <w:szCs w:val="24"/>
        </w:rPr>
      </w:pPr>
      <w:r w:rsidRPr="00B77E30">
        <w:rPr>
          <w:rFonts w:ascii="Arial" w:hAnsi="Arial" w:cs="Arial"/>
          <w:bCs/>
          <w:sz w:val="24"/>
          <w:szCs w:val="24"/>
        </w:rPr>
        <w:t>Se diseñarán las acciones preventivas y correctivas que se deriven de la investigación del evento.</w:t>
      </w:r>
    </w:p>
    <w:p w:rsidR="00D83647" w:rsidRPr="00B77E30" w:rsidRDefault="00D83647" w:rsidP="00D83647">
      <w:pPr>
        <w:pStyle w:val="Textoindependiente"/>
        <w:jc w:val="center"/>
        <w:rPr>
          <w:rFonts w:ascii="Arial" w:hAnsi="Arial" w:cs="Arial"/>
          <w:b/>
          <w:sz w:val="24"/>
          <w:szCs w:val="24"/>
        </w:rPr>
      </w:pPr>
    </w:p>
    <w:p w:rsidR="00D83647" w:rsidRPr="00B77E30" w:rsidRDefault="00D83647" w:rsidP="00D83647">
      <w:pPr>
        <w:pStyle w:val="Textoindependiente"/>
        <w:rPr>
          <w:rFonts w:ascii="Arial" w:hAnsi="Arial" w:cs="Arial"/>
          <w:b/>
          <w:sz w:val="24"/>
          <w:szCs w:val="24"/>
          <w:lang w:val="es-CO"/>
        </w:rPr>
      </w:pPr>
    </w:p>
    <w:p w:rsidR="00910405" w:rsidRDefault="00D83647" w:rsidP="00631A7B">
      <w:pPr>
        <w:jc w:val="center"/>
        <w:rPr>
          <w:rFonts w:ascii="Arial" w:hAnsi="Arial" w:cs="Arial"/>
          <w:spacing w:val="-3"/>
          <w:sz w:val="24"/>
          <w:szCs w:val="24"/>
        </w:rPr>
      </w:pPr>
      <w:r w:rsidRPr="00B77E30">
        <w:rPr>
          <w:rFonts w:ascii="Arial" w:hAnsi="Arial" w:cs="Arial"/>
          <w:sz w:val="24"/>
          <w:szCs w:val="24"/>
          <w:lang w:val="es-CO"/>
        </w:rPr>
        <w:t xml:space="preserve">“Este informe tiene carácter de un concepto técnico. Las conclusiones y/o recomendaciones en él contenidas se emiten en razón de la especialidad de los profesionales que intervinieron en su realización, no tienen carácter vinculante ni obligatorio para </w:t>
      </w:r>
      <w:r w:rsidR="00631A7B" w:rsidRPr="00B77E30">
        <w:rPr>
          <w:rFonts w:ascii="Arial" w:hAnsi="Arial" w:cs="Arial"/>
          <w:sz w:val="24"/>
          <w:szCs w:val="24"/>
          <w:lang w:val="es-CO"/>
        </w:rPr>
        <w:t>La</w:t>
      </w:r>
      <w:r w:rsidRPr="00B77E30">
        <w:rPr>
          <w:rFonts w:ascii="Arial" w:hAnsi="Arial" w:cs="Arial"/>
          <w:sz w:val="24"/>
          <w:szCs w:val="24"/>
          <w:lang w:val="es-CO"/>
        </w:rPr>
        <w:t xml:space="preserve"> </w:t>
      </w:r>
      <w:r w:rsidRPr="00B77E30">
        <w:rPr>
          <w:rFonts w:ascii="Arial" w:hAnsi="Arial" w:cs="Arial"/>
          <w:spacing w:val="-3"/>
          <w:sz w:val="24"/>
          <w:szCs w:val="24"/>
        </w:rPr>
        <w:t>Zona Franca Internacional de Pereira.</w:t>
      </w:r>
    </w:p>
    <w:p w:rsidR="004B541B" w:rsidRDefault="004B541B" w:rsidP="00631A7B">
      <w:pPr>
        <w:jc w:val="center"/>
        <w:rPr>
          <w:rFonts w:ascii="Arial" w:hAnsi="Arial" w:cs="Arial"/>
          <w:b/>
          <w:spacing w:val="-3"/>
          <w:sz w:val="24"/>
          <w:szCs w:val="24"/>
        </w:rPr>
      </w:pPr>
    </w:p>
    <w:p w:rsidR="004B541B" w:rsidRDefault="004B541B" w:rsidP="004B541B">
      <w:pPr>
        <w:rPr>
          <w:rFonts w:ascii="Arial" w:hAnsi="Arial" w:cs="Arial"/>
          <w:b/>
          <w:spacing w:val="-3"/>
          <w:sz w:val="24"/>
          <w:szCs w:val="24"/>
        </w:rPr>
      </w:pPr>
      <w:r>
        <w:rPr>
          <w:rFonts w:ascii="Arial" w:hAnsi="Arial" w:cs="Arial"/>
          <w:b/>
          <w:spacing w:val="-3"/>
          <w:sz w:val="24"/>
          <w:szCs w:val="24"/>
        </w:rPr>
        <w:t>ANEXOS.</w:t>
      </w:r>
    </w:p>
    <w:p w:rsidR="004B541B" w:rsidRPr="004B541B" w:rsidRDefault="004B541B" w:rsidP="004B541B">
      <w:pPr>
        <w:pStyle w:val="Prrafodelista"/>
        <w:numPr>
          <w:ilvl w:val="0"/>
          <w:numId w:val="134"/>
        </w:numPr>
        <w:jc w:val="left"/>
        <w:rPr>
          <w:rFonts w:ascii="Arial" w:hAnsi="Arial" w:cs="Arial"/>
          <w:b/>
          <w:sz w:val="24"/>
          <w:szCs w:val="24"/>
        </w:rPr>
      </w:pPr>
      <w:r w:rsidRPr="004B541B">
        <w:rPr>
          <w:rFonts w:ascii="Arial" w:hAnsi="Arial" w:cs="Arial"/>
          <w:b/>
          <w:spacing w:val="-3"/>
          <w:sz w:val="24"/>
          <w:szCs w:val="24"/>
        </w:rPr>
        <w:t>DIRECTORIO CONTACTOS DE EMERGENCIA.</w:t>
      </w:r>
    </w:p>
    <w:p w:rsidR="00910405" w:rsidRPr="00B77E30" w:rsidRDefault="00910405" w:rsidP="00910405">
      <w:pPr>
        <w:pStyle w:val="Textoindependiente"/>
        <w:rPr>
          <w:rFonts w:ascii="Arial" w:hAnsi="Arial" w:cs="Arial"/>
          <w:b/>
          <w:sz w:val="24"/>
          <w:szCs w:val="24"/>
          <w:lang w:val="es-CO"/>
        </w:rPr>
      </w:pPr>
    </w:p>
    <w:tbl>
      <w:tblPr>
        <w:tblW w:w="9338" w:type="dxa"/>
        <w:tblInd w:w="55" w:type="dxa"/>
        <w:tblCellMar>
          <w:left w:w="70" w:type="dxa"/>
          <w:right w:w="70" w:type="dxa"/>
        </w:tblCellMar>
        <w:tblLook w:val="04A0" w:firstRow="1" w:lastRow="0" w:firstColumn="1" w:lastColumn="0" w:noHBand="0" w:noVBand="1"/>
      </w:tblPr>
      <w:tblGrid>
        <w:gridCol w:w="1993"/>
        <w:gridCol w:w="2750"/>
        <w:gridCol w:w="1894"/>
        <w:gridCol w:w="2701"/>
      </w:tblGrid>
      <w:tr w:rsidR="00954DD3" w:rsidRPr="00954DD3" w:rsidTr="004B541B">
        <w:trPr>
          <w:trHeight w:val="229"/>
        </w:trPr>
        <w:tc>
          <w:tcPr>
            <w:tcW w:w="1993" w:type="dxa"/>
            <w:vMerge w:val="restart"/>
            <w:tcBorders>
              <w:top w:val="single" w:sz="4" w:space="0" w:color="auto"/>
              <w:left w:val="single" w:sz="4" w:space="0" w:color="auto"/>
              <w:bottom w:val="single" w:sz="4" w:space="0" w:color="000000"/>
              <w:right w:val="single" w:sz="4" w:space="0" w:color="auto"/>
            </w:tcBorders>
            <w:shd w:val="clear" w:color="auto" w:fill="BDD6EE" w:themeFill="accent1" w:themeFillTint="66"/>
            <w:vAlign w:val="center"/>
            <w:hideMark/>
          </w:tcPr>
          <w:p w:rsidR="00954DD3" w:rsidRPr="00954DD3" w:rsidRDefault="00954DD3" w:rsidP="004B541B">
            <w:pPr>
              <w:spacing w:after="0" w:line="240" w:lineRule="auto"/>
              <w:ind w:left="-339"/>
              <w:jc w:val="center"/>
              <w:rPr>
                <w:rFonts w:ascii="Arial" w:eastAsia="Times New Roman" w:hAnsi="Arial" w:cs="Arial"/>
                <w:b/>
                <w:bCs/>
                <w:sz w:val="24"/>
                <w:szCs w:val="20"/>
                <w:lang w:val="es-CO" w:eastAsia="es-CO"/>
              </w:rPr>
            </w:pPr>
            <w:r w:rsidRPr="00954DD3">
              <w:rPr>
                <w:rFonts w:ascii="Arial" w:eastAsia="Times New Roman" w:hAnsi="Arial" w:cs="Arial"/>
                <w:b/>
                <w:bCs/>
                <w:sz w:val="24"/>
                <w:szCs w:val="20"/>
                <w:lang w:val="es-CO" w:eastAsia="es-CO"/>
              </w:rPr>
              <w:t>MUNICIPIO / UBICACIÓN</w:t>
            </w:r>
          </w:p>
        </w:tc>
        <w:tc>
          <w:tcPr>
            <w:tcW w:w="7345" w:type="dxa"/>
            <w:gridSpan w:val="3"/>
            <w:tcBorders>
              <w:top w:val="single" w:sz="4" w:space="0" w:color="auto"/>
              <w:left w:val="nil"/>
              <w:bottom w:val="single" w:sz="4" w:space="0" w:color="auto"/>
              <w:right w:val="single" w:sz="4" w:space="0" w:color="auto"/>
            </w:tcBorders>
            <w:shd w:val="clear" w:color="auto" w:fill="BDD6EE" w:themeFill="accent1" w:themeFillTint="66"/>
            <w:vAlign w:val="center"/>
            <w:hideMark/>
          </w:tcPr>
          <w:p w:rsidR="00954DD3" w:rsidRPr="00954DD3" w:rsidRDefault="00954DD3" w:rsidP="00954DD3">
            <w:pPr>
              <w:spacing w:after="0" w:line="240" w:lineRule="auto"/>
              <w:jc w:val="center"/>
              <w:rPr>
                <w:rFonts w:ascii="Arial" w:eastAsia="Times New Roman" w:hAnsi="Arial" w:cs="Arial"/>
                <w:b/>
                <w:bCs/>
                <w:sz w:val="24"/>
                <w:szCs w:val="20"/>
                <w:lang w:val="es-CO" w:eastAsia="es-CO"/>
              </w:rPr>
            </w:pPr>
            <w:r w:rsidRPr="00954DD3">
              <w:rPr>
                <w:rFonts w:ascii="Arial" w:eastAsia="Times New Roman" w:hAnsi="Arial" w:cs="Arial"/>
                <w:b/>
                <w:bCs/>
                <w:sz w:val="24"/>
                <w:szCs w:val="20"/>
                <w:lang w:val="es-CO" w:eastAsia="es-CO"/>
              </w:rPr>
              <w:t>CENTRO DE ATENCIÓN</w:t>
            </w:r>
          </w:p>
        </w:tc>
      </w:tr>
      <w:tr w:rsidR="004B541B" w:rsidRPr="00954DD3" w:rsidTr="004B541B">
        <w:trPr>
          <w:trHeight w:val="229"/>
        </w:trPr>
        <w:tc>
          <w:tcPr>
            <w:tcW w:w="1993" w:type="dxa"/>
            <w:vMerge/>
            <w:tcBorders>
              <w:top w:val="single" w:sz="4" w:space="0" w:color="auto"/>
              <w:left w:val="single" w:sz="4" w:space="0" w:color="auto"/>
              <w:bottom w:val="single" w:sz="4" w:space="0" w:color="000000"/>
              <w:right w:val="single" w:sz="4" w:space="0" w:color="auto"/>
            </w:tcBorders>
            <w:shd w:val="clear" w:color="auto" w:fill="BDD6EE" w:themeFill="accent1" w:themeFillTint="66"/>
            <w:vAlign w:val="center"/>
            <w:hideMark/>
          </w:tcPr>
          <w:p w:rsidR="00954DD3" w:rsidRPr="00954DD3" w:rsidRDefault="00954DD3" w:rsidP="00954DD3">
            <w:pPr>
              <w:spacing w:after="0" w:line="240" w:lineRule="auto"/>
              <w:rPr>
                <w:rFonts w:ascii="Arial" w:eastAsia="Times New Roman" w:hAnsi="Arial" w:cs="Arial"/>
                <w:b/>
                <w:bCs/>
                <w:sz w:val="24"/>
                <w:szCs w:val="20"/>
                <w:lang w:val="es-CO" w:eastAsia="es-CO"/>
              </w:rPr>
            </w:pPr>
          </w:p>
        </w:tc>
        <w:tc>
          <w:tcPr>
            <w:tcW w:w="2750" w:type="dxa"/>
            <w:tcBorders>
              <w:top w:val="nil"/>
              <w:left w:val="nil"/>
              <w:bottom w:val="single" w:sz="4" w:space="0" w:color="auto"/>
              <w:right w:val="single" w:sz="4" w:space="0" w:color="auto"/>
            </w:tcBorders>
            <w:shd w:val="clear" w:color="auto" w:fill="BDD6EE" w:themeFill="accent1" w:themeFillTint="66"/>
            <w:vAlign w:val="center"/>
            <w:hideMark/>
          </w:tcPr>
          <w:p w:rsidR="00954DD3" w:rsidRPr="00954DD3" w:rsidRDefault="00954DD3" w:rsidP="00954DD3">
            <w:pPr>
              <w:spacing w:after="0" w:line="240" w:lineRule="auto"/>
              <w:jc w:val="center"/>
              <w:rPr>
                <w:rFonts w:ascii="Arial" w:eastAsia="Times New Roman" w:hAnsi="Arial" w:cs="Arial"/>
                <w:b/>
                <w:bCs/>
                <w:sz w:val="24"/>
                <w:szCs w:val="20"/>
                <w:lang w:val="es-CO" w:eastAsia="es-CO"/>
              </w:rPr>
            </w:pPr>
            <w:r w:rsidRPr="00954DD3">
              <w:rPr>
                <w:rFonts w:ascii="Arial" w:eastAsia="Times New Roman" w:hAnsi="Arial" w:cs="Arial"/>
                <w:b/>
                <w:bCs/>
                <w:sz w:val="24"/>
                <w:szCs w:val="20"/>
                <w:lang w:val="es-CO" w:eastAsia="es-CO"/>
              </w:rPr>
              <w:t>NOMBRE DEL ORGANISMO</w:t>
            </w:r>
          </w:p>
        </w:tc>
        <w:tc>
          <w:tcPr>
            <w:tcW w:w="1894" w:type="dxa"/>
            <w:tcBorders>
              <w:top w:val="nil"/>
              <w:left w:val="nil"/>
              <w:bottom w:val="single" w:sz="4" w:space="0" w:color="auto"/>
              <w:right w:val="single" w:sz="4" w:space="0" w:color="auto"/>
            </w:tcBorders>
            <w:shd w:val="clear" w:color="auto" w:fill="BDD6EE" w:themeFill="accent1" w:themeFillTint="66"/>
            <w:vAlign w:val="center"/>
            <w:hideMark/>
          </w:tcPr>
          <w:p w:rsidR="00954DD3" w:rsidRPr="00954DD3" w:rsidRDefault="00954DD3" w:rsidP="00954DD3">
            <w:pPr>
              <w:spacing w:after="0" w:line="240" w:lineRule="auto"/>
              <w:jc w:val="center"/>
              <w:rPr>
                <w:rFonts w:ascii="Arial" w:eastAsia="Times New Roman" w:hAnsi="Arial" w:cs="Arial"/>
                <w:b/>
                <w:bCs/>
                <w:sz w:val="24"/>
                <w:szCs w:val="20"/>
                <w:lang w:val="es-CO" w:eastAsia="es-CO"/>
              </w:rPr>
            </w:pPr>
            <w:r w:rsidRPr="00954DD3">
              <w:rPr>
                <w:rFonts w:ascii="Arial" w:eastAsia="Times New Roman" w:hAnsi="Arial" w:cs="Arial"/>
                <w:b/>
                <w:bCs/>
                <w:sz w:val="24"/>
                <w:szCs w:val="20"/>
                <w:lang w:val="es-CO" w:eastAsia="es-CO"/>
              </w:rPr>
              <w:t>TIPO</w:t>
            </w:r>
          </w:p>
        </w:tc>
        <w:tc>
          <w:tcPr>
            <w:tcW w:w="2701" w:type="dxa"/>
            <w:tcBorders>
              <w:top w:val="nil"/>
              <w:left w:val="nil"/>
              <w:bottom w:val="single" w:sz="4" w:space="0" w:color="auto"/>
              <w:right w:val="single" w:sz="4" w:space="0" w:color="auto"/>
            </w:tcBorders>
            <w:shd w:val="clear" w:color="auto" w:fill="BDD6EE" w:themeFill="accent1" w:themeFillTint="66"/>
            <w:vAlign w:val="center"/>
            <w:hideMark/>
          </w:tcPr>
          <w:p w:rsidR="00954DD3" w:rsidRPr="00954DD3" w:rsidRDefault="00954DD3" w:rsidP="00954DD3">
            <w:pPr>
              <w:spacing w:after="0" w:line="240" w:lineRule="auto"/>
              <w:jc w:val="center"/>
              <w:rPr>
                <w:rFonts w:ascii="Arial" w:eastAsia="Times New Roman" w:hAnsi="Arial" w:cs="Arial"/>
                <w:b/>
                <w:bCs/>
                <w:sz w:val="24"/>
                <w:szCs w:val="20"/>
                <w:lang w:val="es-CO" w:eastAsia="es-CO"/>
              </w:rPr>
            </w:pPr>
            <w:r w:rsidRPr="00954DD3">
              <w:rPr>
                <w:rFonts w:ascii="Arial" w:eastAsia="Times New Roman" w:hAnsi="Arial" w:cs="Arial"/>
                <w:b/>
                <w:bCs/>
                <w:sz w:val="24"/>
                <w:szCs w:val="20"/>
                <w:lang w:val="es-CO" w:eastAsia="es-CO"/>
              </w:rPr>
              <w:t>TELÉFONO</w:t>
            </w:r>
          </w:p>
        </w:tc>
      </w:tr>
      <w:tr w:rsidR="00954DD3" w:rsidRPr="00954DD3" w:rsidTr="00954DD3">
        <w:trPr>
          <w:trHeight w:val="229"/>
        </w:trPr>
        <w:tc>
          <w:tcPr>
            <w:tcW w:w="1993" w:type="dxa"/>
            <w:tcBorders>
              <w:top w:val="nil"/>
              <w:left w:val="single" w:sz="4" w:space="0" w:color="auto"/>
              <w:bottom w:val="single" w:sz="4" w:space="0" w:color="auto"/>
              <w:right w:val="single" w:sz="4" w:space="0" w:color="auto"/>
            </w:tcBorders>
            <w:shd w:val="clear" w:color="000000" w:fill="FFFFFF"/>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Pereira</w:t>
            </w:r>
          </w:p>
        </w:tc>
        <w:tc>
          <w:tcPr>
            <w:tcW w:w="2750" w:type="dxa"/>
            <w:tcBorders>
              <w:top w:val="nil"/>
              <w:left w:val="nil"/>
              <w:bottom w:val="single" w:sz="4" w:space="0" w:color="auto"/>
              <w:right w:val="single" w:sz="4" w:space="0" w:color="auto"/>
            </w:tcBorders>
            <w:shd w:val="clear" w:color="000000" w:fill="FFFFFF"/>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ARL SURA</w:t>
            </w:r>
          </w:p>
        </w:tc>
        <w:tc>
          <w:tcPr>
            <w:tcW w:w="1894" w:type="dxa"/>
            <w:tcBorders>
              <w:top w:val="nil"/>
              <w:left w:val="nil"/>
              <w:bottom w:val="single" w:sz="4" w:space="0" w:color="auto"/>
              <w:right w:val="single" w:sz="4" w:space="0" w:color="auto"/>
            </w:tcBorders>
            <w:shd w:val="clear" w:color="000000" w:fill="FFFFFF"/>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 xml:space="preserve">Riesgos laborales </w:t>
            </w:r>
          </w:p>
        </w:tc>
        <w:tc>
          <w:tcPr>
            <w:tcW w:w="2701" w:type="dxa"/>
            <w:tcBorders>
              <w:top w:val="nil"/>
              <w:left w:val="nil"/>
              <w:bottom w:val="single" w:sz="4" w:space="0" w:color="auto"/>
              <w:right w:val="single" w:sz="4" w:space="0" w:color="auto"/>
            </w:tcBorders>
            <w:shd w:val="clear" w:color="000000" w:fill="FFFFFF"/>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 xml:space="preserve">01800 0511414 </w:t>
            </w:r>
            <w:r w:rsidR="00B45FD9">
              <w:rPr>
                <w:rFonts w:ascii="Arial" w:eastAsia="Times New Roman" w:hAnsi="Arial" w:cs="Arial"/>
                <w:sz w:val="24"/>
                <w:szCs w:val="20"/>
                <w:lang w:val="es-CO" w:eastAsia="es-CO"/>
              </w:rPr>
              <w:t xml:space="preserve"> </w:t>
            </w:r>
            <w:proofErr w:type="spellStart"/>
            <w:r w:rsidR="00B45FD9">
              <w:rPr>
                <w:rFonts w:ascii="Arial" w:eastAsia="Times New Roman" w:hAnsi="Arial" w:cs="Arial"/>
                <w:sz w:val="24"/>
                <w:szCs w:val="20"/>
                <w:lang w:val="es-CO" w:eastAsia="es-CO"/>
              </w:rPr>
              <w:t>Opc</w:t>
            </w:r>
            <w:proofErr w:type="spellEnd"/>
            <w:r w:rsidR="00B45FD9">
              <w:rPr>
                <w:rFonts w:ascii="Arial" w:eastAsia="Times New Roman" w:hAnsi="Arial" w:cs="Arial"/>
                <w:sz w:val="24"/>
                <w:szCs w:val="20"/>
                <w:lang w:val="es-CO" w:eastAsia="es-CO"/>
              </w:rPr>
              <w:t xml:space="preserve"> 1</w:t>
            </w:r>
          </w:p>
        </w:tc>
      </w:tr>
      <w:tr w:rsidR="00954DD3" w:rsidRPr="00954DD3" w:rsidTr="00954DD3">
        <w:trPr>
          <w:trHeight w:val="486"/>
        </w:trPr>
        <w:tc>
          <w:tcPr>
            <w:tcW w:w="1993" w:type="dxa"/>
            <w:tcBorders>
              <w:top w:val="nil"/>
              <w:left w:val="single" w:sz="4" w:space="0" w:color="auto"/>
              <w:bottom w:val="single" w:sz="4" w:space="0" w:color="auto"/>
              <w:right w:val="single" w:sz="4" w:space="0" w:color="auto"/>
            </w:tcBorders>
            <w:shd w:val="clear" w:color="auto" w:fill="auto"/>
            <w:vAlign w:val="center"/>
            <w:hideMark/>
          </w:tcPr>
          <w:p w:rsidR="00954DD3" w:rsidRPr="00954DD3" w:rsidRDefault="00B45FD9" w:rsidP="00954DD3">
            <w:pPr>
              <w:spacing w:after="0" w:line="240" w:lineRule="auto"/>
              <w:jc w:val="center"/>
              <w:rPr>
                <w:rFonts w:ascii="Arial" w:eastAsia="Times New Roman" w:hAnsi="Arial" w:cs="Arial"/>
                <w:sz w:val="24"/>
                <w:szCs w:val="20"/>
                <w:lang w:val="es-CO" w:eastAsia="es-CO"/>
              </w:rPr>
            </w:pPr>
            <w:r>
              <w:rPr>
                <w:rFonts w:ascii="Arial" w:eastAsia="Times New Roman" w:hAnsi="Arial" w:cs="Arial"/>
                <w:sz w:val="24"/>
                <w:szCs w:val="20"/>
                <w:lang w:val="es-CO" w:eastAsia="es-CO"/>
              </w:rPr>
              <w:lastRenderedPageBreak/>
              <w:t>L</w:t>
            </w:r>
            <w:r w:rsidR="00954DD3" w:rsidRPr="00954DD3">
              <w:rPr>
                <w:rFonts w:ascii="Arial" w:eastAsia="Times New Roman" w:hAnsi="Arial" w:cs="Arial"/>
                <w:sz w:val="24"/>
                <w:szCs w:val="20"/>
                <w:lang w:val="es-CO" w:eastAsia="es-CO"/>
              </w:rPr>
              <w:t>a Virginia</w:t>
            </w:r>
          </w:p>
        </w:tc>
        <w:tc>
          <w:tcPr>
            <w:tcW w:w="2750"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 xml:space="preserve">E.S.E Hospital San Pedro y San Pablo </w:t>
            </w:r>
          </w:p>
        </w:tc>
        <w:tc>
          <w:tcPr>
            <w:tcW w:w="1894"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Salud</w:t>
            </w:r>
          </w:p>
        </w:tc>
        <w:tc>
          <w:tcPr>
            <w:tcW w:w="2701"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(036) 3682014</w:t>
            </w:r>
            <w:r w:rsidR="00B45FD9">
              <w:rPr>
                <w:rFonts w:ascii="Arial" w:eastAsia="Times New Roman" w:hAnsi="Arial" w:cs="Arial"/>
                <w:sz w:val="24"/>
                <w:szCs w:val="20"/>
                <w:lang w:val="es-CO" w:eastAsia="es-CO"/>
              </w:rPr>
              <w:t xml:space="preserve"> -</w:t>
            </w:r>
            <w:bookmarkStart w:id="107" w:name="_GoBack"/>
            <w:bookmarkEnd w:id="107"/>
            <w:r w:rsidR="00B45FD9">
              <w:rPr>
                <w:rFonts w:ascii="Arial" w:eastAsia="Times New Roman" w:hAnsi="Arial" w:cs="Arial"/>
                <w:sz w:val="24"/>
                <w:szCs w:val="20"/>
                <w:lang w:val="es-CO" w:eastAsia="es-CO"/>
              </w:rPr>
              <w:t xml:space="preserve"> 3682271</w:t>
            </w:r>
          </w:p>
        </w:tc>
      </w:tr>
      <w:tr w:rsidR="00954DD3" w:rsidRPr="00954DD3" w:rsidTr="00954DD3">
        <w:trPr>
          <w:trHeight w:val="229"/>
        </w:trPr>
        <w:tc>
          <w:tcPr>
            <w:tcW w:w="1993" w:type="dxa"/>
            <w:tcBorders>
              <w:top w:val="nil"/>
              <w:left w:val="single" w:sz="4" w:space="0" w:color="auto"/>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Pereira</w:t>
            </w:r>
          </w:p>
        </w:tc>
        <w:tc>
          <w:tcPr>
            <w:tcW w:w="2750"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 xml:space="preserve">Hospital San Jorge de Pereira </w:t>
            </w:r>
          </w:p>
        </w:tc>
        <w:tc>
          <w:tcPr>
            <w:tcW w:w="1894"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Seguridad</w:t>
            </w:r>
          </w:p>
        </w:tc>
        <w:tc>
          <w:tcPr>
            <w:tcW w:w="2701"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363119058</w:t>
            </w:r>
          </w:p>
        </w:tc>
      </w:tr>
      <w:tr w:rsidR="00954DD3" w:rsidRPr="00954DD3" w:rsidTr="00954DD3">
        <w:trPr>
          <w:trHeight w:val="229"/>
        </w:trPr>
        <w:tc>
          <w:tcPr>
            <w:tcW w:w="1993" w:type="dxa"/>
            <w:tcBorders>
              <w:top w:val="nil"/>
              <w:left w:val="single" w:sz="4" w:space="0" w:color="auto"/>
              <w:bottom w:val="single" w:sz="4" w:space="0" w:color="auto"/>
              <w:right w:val="single" w:sz="4" w:space="0" w:color="auto"/>
            </w:tcBorders>
            <w:shd w:val="clear" w:color="auto" w:fill="auto"/>
            <w:vAlign w:val="center"/>
            <w:hideMark/>
          </w:tcPr>
          <w:p w:rsidR="00954DD3" w:rsidRPr="00954DD3" w:rsidRDefault="002F6ACF" w:rsidP="00954DD3">
            <w:pPr>
              <w:spacing w:after="0" w:line="240" w:lineRule="auto"/>
              <w:jc w:val="center"/>
              <w:rPr>
                <w:rFonts w:ascii="Arial" w:eastAsia="Times New Roman" w:hAnsi="Arial" w:cs="Arial"/>
                <w:sz w:val="24"/>
                <w:szCs w:val="20"/>
                <w:lang w:val="es-CO" w:eastAsia="es-CO"/>
              </w:rPr>
            </w:pPr>
            <w:r>
              <w:rPr>
                <w:rFonts w:ascii="Arial" w:eastAsia="Times New Roman" w:hAnsi="Arial" w:cs="Arial"/>
                <w:sz w:val="24"/>
                <w:szCs w:val="20"/>
                <w:lang w:val="es-CO" w:eastAsia="es-CO"/>
              </w:rPr>
              <w:t>La Virginia</w:t>
            </w:r>
          </w:p>
        </w:tc>
        <w:tc>
          <w:tcPr>
            <w:tcW w:w="2750"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Policía Nacional</w:t>
            </w:r>
          </w:p>
        </w:tc>
        <w:tc>
          <w:tcPr>
            <w:tcW w:w="1894"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Seguridad</w:t>
            </w:r>
          </w:p>
        </w:tc>
        <w:tc>
          <w:tcPr>
            <w:tcW w:w="2701" w:type="dxa"/>
            <w:tcBorders>
              <w:top w:val="nil"/>
              <w:left w:val="nil"/>
              <w:bottom w:val="single" w:sz="4" w:space="0" w:color="auto"/>
              <w:right w:val="single" w:sz="4" w:space="0" w:color="auto"/>
            </w:tcBorders>
            <w:shd w:val="clear" w:color="auto" w:fill="auto"/>
            <w:vAlign w:val="center"/>
            <w:hideMark/>
          </w:tcPr>
          <w:p w:rsidR="002F6ACF" w:rsidRPr="00954DD3" w:rsidRDefault="00954DD3" w:rsidP="002F6ACF">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112</w:t>
            </w:r>
            <w:r w:rsidR="002F6ACF">
              <w:rPr>
                <w:rFonts w:ascii="Arial" w:eastAsia="Times New Roman" w:hAnsi="Arial" w:cs="Arial"/>
                <w:sz w:val="24"/>
                <w:szCs w:val="20"/>
                <w:lang w:val="es-CO" w:eastAsia="es-CO"/>
              </w:rPr>
              <w:t xml:space="preserve"> – 3678171</w:t>
            </w:r>
          </w:p>
        </w:tc>
      </w:tr>
      <w:tr w:rsidR="00B45FD9" w:rsidRPr="00954DD3" w:rsidTr="00954DD3">
        <w:trPr>
          <w:trHeight w:val="229"/>
        </w:trPr>
        <w:tc>
          <w:tcPr>
            <w:tcW w:w="1993" w:type="dxa"/>
            <w:tcBorders>
              <w:top w:val="nil"/>
              <w:left w:val="single" w:sz="4" w:space="0" w:color="auto"/>
              <w:bottom w:val="single" w:sz="4" w:space="0" w:color="auto"/>
              <w:right w:val="single" w:sz="4" w:space="0" w:color="auto"/>
            </w:tcBorders>
            <w:shd w:val="clear" w:color="auto" w:fill="auto"/>
            <w:vAlign w:val="center"/>
          </w:tcPr>
          <w:p w:rsidR="00B45FD9" w:rsidRDefault="00B45FD9" w:rsidP="00954DD3">
            <w:pPr>
              <w:spacing w:after="0" w:line="240" w:lineRule="auto"/>
              <w:jc w:val="center"/>
              <w:rPr>
                <w:rFonts w:ascii="Arial" w:eastAsia="Times New Roman" w:hAnsi="Arial" w:cs="Arial"/>
                <w:sz w:val="24"/>
                <w:szCs w:val="20"/>
                <w:lang w:val="es-CO" w:eastAsia="es-CO"/>
              </w:rPr>
            </w:pPr>
            <w:r>
              <w:rPr>
                <w:rFonts w:ascii="Arial" w:eastAsia="Times New Roman" w:hAnsi="Arial" w:cs="Arial"/>
                <w:sz w:val="24"/>
                <w:szCs w:val="20"/>
                <w:lang w:val="es-CO" w:eastAsia="es-CO"/>
              </w:rPr>
              <w:t>La Virginia</w:t>
            </w:r>
          </w:p>
        </w:tc>
        <w:tc>
          <w:tcPr>
            <w:tcW w:w="2750" w:type="dxa"/>
            <w:tcBorders>
              <w:top w:val="nil"/>
              <w:left w:val="nil"/>
              <w:bottom w:val="single" w:sz="4" w:space="0" w:color="auto"/>
              <w:right w:val="single" w:sz="4" w:space="0" w:color="auto"/>
            </w:tcBorders>
            <w:shd w:val="clear" w:color="auto" w:fill="auto"/>
            <w:vAlign w:val="center"/>
          </w:tcPr>
          <w:p w:rsidR="00B45FD9" w:rsidRPr="00954DD3" w:rsidRDefault="00B45FD9" w:rsidP="00954DD3">
            <w:pPr>
              <w:spacing w:after="0" w:line="240" w:lineRule="auto"/>
              <w:jc w:val="center"/>
              <w:rPr>
                <w:rFonts w:ascii="Arial" w:eastAsia="Times New Roman" w:hAnsi="Arial" w:cs="Arial"/>
                <w:sz w:val="24"/>
                <w:szCs w:val="20"/>
                <w:lang w:val="es-CO" w:eastAsia="es-CO"/>
              </w:rPr>
            </w:pPr>
            <w:r>
              <w:rPr>
                <w:rFonts w:ascii="Arial" w:eastAsia="Times New Roman" w:hAnsi="Arial" w:cs="Arial"/>
                <w:sz w:val="24"/>
                <w:szCs w:val="20"/>
                <w:lang w:val="es-CO" w:eastAsia="es-CO"/>
              </w:rPr>
              <w:t>Frente de Seguridad Empresarial</w:t>
            </w:r>
          </w:p>
        </w:tc>
        <w:tc>
          <w:tcPr>
            <w:tcW w:w="1894" w:type="dxa"/>
            <w:tcBorders>
              <w:top w:val="nil"/>
              <w:left w:val="nil"/>
              <w:bottom w:val="single" w:sz="4" w:space="0" w:color="auto"/>
              <w:right w:val="single" w:sz="4" w:space="0" w:color="auto"/>
            </w:tcBorders>
            <w:shd w:val="clear" w:color="auto" w:fill="auto"/>
            <w:vAlign w:val="center"/>
          </w:tcPr>
          <w:p w:rsidR="00B45FD9" w:rsidRPr="00954DD3" w:rsidRDefault="00B45FD9" w:rsidP="00954DD3">
            <w:pPr>
              <w:spacing w:after="0" w:line="240" w:lineRule="auto"/>
              <w:jc w:val="center"/>
              <w:rPr>
                <w:rFonts w:ascii="Arial" w:eastAsia="Times New Roman" w:hAnsi="Arial" w:cs="Arial"/>
                <w:sz w:val="24"/>
                <w:szCs w:val="20"/>
                <w:lang w:val="es-CO" w:eastAsia="es-CO"/>
              </w:rPr>
            </w:pPr>
            <w:r>
              <w:rPr>
                <w:rFonts w:ascii="Arial" w:eastAsia="Times New Roman" w:hAnsi="Arial" w:cs="Arial"/>
                <w:sz w:val="24"/>
                <w:szCs w:val="20"/>
                <w:lang w:val="es-CO" w:eastAsia="es-CO"/>
              </w:rPr>
              <w:t>Seguridad</w:t>
            </w:r>
          </w:p>
        </w:tc>
        <w:tc>
          <w:tcPr>
            <w:tcW w:w="2701" w:type="dxa"/>
            <w:tcBorders>
              <w:top w:val="nil"/>
              <w:left w:val="nil"/>
              <w:bottom w:val="single" w:sz="4" w:space="0" w:color="auto"/>
              <w:right w:val="single" w:sz="4" w:space="0" w:color="auto"/>
            </w:tcBorders>
            <w:shd w:val="clear" w:color="auto" w:fill="auto"/>
            <w:vAlign w:val="center"/>
          </w:tcPr>
          <w:p w:rsidR="00B45FD9" w:rsidRPr="00954DD3" w:rsidRDefault="00B45FD9" w:rsidP="00954DD3">
            <w:pPr>
              <w:spacing w:after="0" w:line="240" w:lineRule="auto"/>
              <w:jc w:val="center"/>
              <w:rPr>
                <w:rFonts w:ascii="Arial" w:eastAsia="Times New Roman" w:hAnsi="Arial" w:cs="Arial"/>
                <w:sz w:val="24"/>
                <w:szCs w:val="20"/>
                <w:lang w:val="es-CO" w:eastAsia="es-CO"/>
              </w:rPr>
            </w:pPr>
            <w:r>
              <w:rPr>
                <w:rFonts w:ascii="Arial" w:eastAsia="Times New Roman" w:hAnsi="Arial" w:cs="Arial"/>
                <w:sz w:val="24"/>
                <w:szCs w:val="20"/>
                <w:lang w:val="es-CO" w:eastAsia="es-CO"/>
              </w:rPr>
              <w:t>3147663967</w:t>
            </w:r>
          </w:p>
        </w:tc>
      </w:tr>
      <w:tr w:rsidR="00954DD3" w:rsidRPr="00954DD3" w:rsidTr="00954DD3">
        <w:trPr>
          <w:trHeight w:val="229"/>
        </w:trPr>
        <w:tc>
          <w:tcPr>
            <w:tcW w:w="1993" w:type="dxa"/>
            <w:tcBorders>
              <w:top w:val="nil"/>
              <w:left w:val="single" w:sz="4" w:space="0" w:color="auto"/>
              <w:bottom w:val="single" w:sz="4" w:space="0" w:color="auto"/>
              <w:right w:val="single" w:sz="4" w:space="0" w:color="auto"/>
            </w:tcBorders>
            <w:shd w:val="clear" w:color="auto" w:fill="auto"/>
            <w:vAlign w:val="center"/>
            <w:hideMark/>
          </w:tcPr>
          <w:p w:rsidR="00954DD3" w:rsidRPr="00954DD3" w:rsidRDefault="002F6ACF" w:rsidP="00954DD3">
            <w:pPr>
              <w:spacing w:after="0" w:line="240" w:lineRule="auto"/>
              <w:jc w:val="center"/>
              <w:rPr>
                <w:rFonts w:ascii="Arial" w:eastAsia="Times New Roman" w:hAnsi="Arial" w:cs="Arial"/>
                <w:sz w:val="24"/>
                <w:szCs w:val="20"/>
                <w:lang w:val="es-CO" w:eastAsia="es-CO"/>
              </w:rPr>
            </w:pPr>
            <w:r>
              <w:rPr>
                <w:rFonts w:ascii="Arial" w:eastAsia="Times New Roman" w:hAnsi="Arial" w:cs="Arial"/>
                <w:sz w:val="24"/>
                <w:szCs w:val="20"/>
                <w:lang w:val="es-CO" w:eastAsia="es-CO"/>
              </w:rPr>
              <w:t>L</w:t>
            </w:r>
            <w:r w:rsidR="00954DD3" w:rsidRPr="00954DD3">
              <w:rPr>
                <w:rFonts w:ascii="Arial" w:eastAsia="Times New Roman" w:hAnsi="Arial" w:cs="Arial"/>
                <w:sz w:val="24"/>
                <w:szCs w:val="20"/>
                <w:lang w:val="es-CO" w:eastAsia="es-CO"/>
              </w:rPr>
              <w:t>a Virginia</w:t>
            </w:r>
          </w:p>
        </w:tc>
        <w:tc>
          <w:tcPr>
            <w:tcW w:w="2750"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Bomberos Voluntarios de la Virginia</w:t>
            </w:r>
          </w:p>
        </w:tc>
        <w:tc>
          <w:tcPr>
            <w:tcW w:w="1894"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Socorro y Emergencia</w:t>
            </w:r>
          </w:p>
        </w:tc>
        <w:tc>
          <w:tcPr>
            <w:tcW w:w="2701"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3682090 - 3113548281</w:t>
            </w:r>
          </w:p>
        </w:tc>
      </w:tr>
      <w:tr w:rsidR="009F5D66" w:rsidRPr="00954DD3" w:rsidTr="00954DD3">
        <w:trPr>
          <w:trHeight w:val="229"/>
        </w:trPr>
        <w:tc>
          <w:tcPr>
            <w:tcW w:w="1993" w:type="dxa"/>
            <w:tcBorders>
              <w:top w:val="nil"/>
              <w:left w:val="single" w:sz="4" w:space="0" w:color="auto"/>
              <w:bottom w:val="single" w:sz="4" w:space="0" w:color="auto"/>
              <w:right w:val="single" w:sz="4" w:space="0" w:color="auto"/>
            </w:tcBorders>
            <w:shd w:val="clear" w:color="auto" w:fill="auto"/>
            <w:vAlign w:val="center"/>
          </w:tcPr>
          <w:p w:rsidR="009F5D66" w:rsidRDefault="009F5D66" w:rsidP="00954DD3">
            <w:pPr>
              <w:spacing w:after="0" w:line="240" w:lineRule="auto"/>
              <w:jc w:val="center"/>
              <w:rPr>
                <w:rFonts w:ascii="Arial" w:eastAsia="Times New Roman" w:hAnsi="Arial" w:cs="Arial"/>
                <w:sz w:val="24"/>
                <w:szCs w:val="20"/>
                <w:lang w:val="es-CO" w:eastAsia="es-CO"/>
              </w:rPr>
            </w:pPr>
            <w:r>
              <w:rPr>
                <w:rFonts w:ascii="Arial" w:eastAsia="Times New Roman" w:hAnsi="Arial" w:cs="Arial"/>
                <w:sz w:val="24"/>
                <w:szCs w:val="20"/>
                <w:lang w:val="es-CO" w:eastAsia="es-CO"/>
              </w:rPr>
              <w:t>Caimalito</w:t>
            </w:r>
          </w:p>
        </w:tc>
        <w:tc>
          <w:tcPr>
            <w:tcW w:w="2750" w:type="dxa"/>
            <w:tcBorders>
              <w:top w:val="nil"/>
              <w:left w:val="nil"/>
              <w:bottom w:val="single" w:sz="4" w:space="0" w:color="auto"/>
              <w:right w:val="single" w:sz="4" w:space="0" w:color="auto"/>
            </w:tcBorders>
            <w:shd w:val="clear" w:color="auto" w:fill="auto"/>
            <w:vAlign w:val="center"/>
          </w:tcPr>
          <w:p w:rsidR="009F5D66" w:rsidRPr="00954DD3" w:rsidRDefault="009F5D66"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Bomberos</w:t>
            </w:r>
            <w:r>
              <w:rPr>
                <w:rFonts w:ascii="Arial" w:eastAsia="Times New Roman" w:hAnsi="Arial" w:cs="Arial"/>
                <w:sz w:val="24"/>
                <w:szCs w:val="20"/>
                <w:lang w:val="es-CO" w:eastAsia="es-CO"/>
              </w:rPr>
              <w:t xml:space="preserve"> Caimalito</w:t>
            </w:r>
          </w:p>
        </w:tc>
        <w:tc>
          <w:tcPr>
            <w:tcW w:w="1894" w:type="dxa"/>
            <w:tcBorders>
              <w:top w:val="nil"/>
              <w:left w:val="nil"/>
              <w:bottom w:val="single" w:sz="4" w:space="0" w:color="auto"/>
              <w:right w:val="single" w:sz="4" w:space="0" w:color="auto"/>
            </w:tcBorders>
            <w:shd w:val="clear" w:color="auto" w:fill="auto"/>
            <w:vAlign w:val="center"/>
          </w:tcPr>
          <w:p w:rsidR="009F5D66" w:rsidRPr="00954DD3" w:rsidRDefault="009F5D66"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Socorro y Emergencia</w:t>
            </w:r>
          </w:p>
        </w:tc>
        <w:tc>
          <w:tcPr>
            <w:tcW w:w="2701" w:type="dxa"/>
            <w:tcBorders>
              <w:top w:val="nil"/>
              <w:left w:val="nil"/>
              <w:bottom w:val="single" w:sz="4" w:space="0" w:color="auto"/>
              <w:right w:val="single" w:sz="4" w:space="0" w:color="auto"/>
            </w:tcBorders>
            <w:shd w:val="clear" w:color="auto" w:fill="auto"/>
            <w:vAlign w:val="center"/>
          </w:tcPr>
          <w:p w:rsidR="009F5D66" w:rsidRPr="00954DD3" w:rsidRDefault="009F5D66" w:rsidP="00954DD3">
            <w:pPr>
              <w:spacing w:after="0" w:line="240" w:lineRule="auto"/>
              <w:jc w:val="center"/>
              <w:rPr>
                <w:rFonts w:ascii="Arial" w:eastAsia="Times New Roman" w:hAnsi="Arial" w:cs="Arial"/>
                <w:sz w:val="24"/>
                <w:szCs w:val="20"/>
                <w:lang w:val="es-CO" w:eastAsia="es-CO"/>
              </w:rPr>
            </w:pPr>
            <w:r>
              <w:rPr>
                <w:rFonts w:ascii="Arial" w:eastAsia="Times New Roman" w:hAnsi="Arial" w:cs="Arial"/>
                <w:sz w:val="24"/>
                <w:szCs w:val="20"/>
                <w:lang w:val="es-CO" w:eastAsia="es-CO"/>
              </w:rPr>
              <w:t>3147875377</w:t>
            </w:r>
          </w:p>
        </w:tc>
      </w:tr>
      <w:tr w:rsidR="00954DD3" w:rsidRPr="00954DD3" w:rsidTr="00954DD3">
        <w:trPr>
          <w:trHeight w:val="229"/>
        </w:trPr>
        <w:tc>
          <w:tcPr>
            <w:tcW w:w="1993" w:type="dxa"/>
            <w:tcBorders>
              <w:top w:val="nil"/>
              <w:left w:val="single" w:sz="4" w:space="0" w:color="auto"/>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Pereira</w:t>
            </w:r>
          </w:p>
        </w:tc>
        <w:tc>
          <w:tcPr>
            <w:tcW w:w="2750"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Defensa Civil Colombiana</w:t>
            </w:r>
          </w:p>
        </w:tc>
        <w:tc>
          <w:tcPr>
            <w:tcW w:w="1894"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Socorro y Emergencia</w:t>
            </w:r>
          </w:p>
        </w:tc>
        <w:tc>
          <w:tcPr>
            <w:tcW w:w="2701"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144- 3219364</w:t>
            </w:r>
          </w:p>
        </w:tc>
      </w:tr>
      <w:tr w:rsidR="00954DD3" w:rsidRPr="00954DD3" w:rsidTr="00954DD3">
        <w:trPr>
          <w:trHeight w:val="229"/>
        </w:trPr>
        <w:tc>
          <w:tcPr>
            <w:tcW w:w="1993" w:type="dxa"/>
            <w:tcBorders>
              <w:top w:val="nil"/>
              <w:left w:val="single" w:sz="4" w:space="0" w:color="auto"/>
              <w:bottom w:val="single" w:sz="4" w:space="0" w:color="auto"/>
              <w:right w:val="single" w:sz="4" w:space="0" w:color="auto"/>
            </w:tcBorders>
            <w:shd w:val="clear" w:color="auto" w:fill="auto"/>
            <w:vAlign w:val="center"/>
            <w:hideMark/>
          </w:tcPr>
          <w:p w:rsidR="00954DD3" w:rsidRPr="00954DD3" w:rsidRDefault="002F6ACF" w:rsidP="00954DD3">
            <w:pPr>
              <w:spacing w:after="0" w:line="240" w:lineRule="auto"/>
              <w:jc w:val="center"/>
              <w:rPr>
                <w:rFonts w:ascii="Arial" w:eastAsia="Times New Roman" w:hAnsi="Arial" w:cs="Arial"/>
                <w:sz w:val="24"/>
                <w:szCs w:val="20"/>
                <w:lang w:val="es-CO" w:eastAsia="es-CO"/>
              </w:rPr>
            </w:pPr>
            <w:r>
              <w:rPr>
                <w:rFonts w:ascii="Arial" w:eastAsia="Times New Roman" w:hAnsi="Arial" w:cs="Arial"/>
                <w:sz w:val="24"/>
                <w:szCs w:val="20"/>
                <w:lang w:val="es-CO" w:eastAsia="es-CO"/>
              </w:rPr>
              <w:t>L</w:t>
            </w:r>
            <w:r w:rsidR="00954DD3" w:rsidRPr="00954DD3">
              <w:rPr>
                <w:rFonts w:ascii="Arial" w:eastAsia="Times New Roman" w:hAnsi="Arial" w:cs="Arial"/>
                <w:sz w:val="24"/>
                <w:szCs w:val="20"/>
                <w:lang w:val="es-CO" w:eastAsia="es-CO"/>
              </w:rPr>
              <w:t>a Virginia</w:t>
            </w:r>
          </w:p>
        </w:tc>
        <w:tc>
          <w:tcPr>
            <w:tcW w:w="2750"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Tránsito Municipal</w:t>
            </w:r>
          </w:p>
        </w:tc>
        <w:tc>
          <w:tcPr>
            <w:tcW w:w="1894"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Seguridad</w:t>
            </w:r>
          </w:p>
        </w:tc>
        <w:tc>
          <w:tcPr>
            <w:tcW w:w="2701"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3682208</w:t>
            </w:r>
            <w:r w:rsidR="00B45FD9">
              <w:rPr>
                <w:rFonts w:ascii="Arial" w:eastAsia="Times New Roman" w:hAnsi="Arial" w:cs="Arial"/>
                <w:sz w:val="24"/>
                <w:szCs w:val="20"/>
                <w:lang w:val="es-CO" w:eastAsia="es-CO"/>
              </w:rPr>
              <w:t xml:space="preserve"> - 3400348</w:t>
            </w:r>
          </w:p>
        </w:tc>
      </w:tr>
      <w:tr w:rsidR="00954DD3" w:rsidRPr="00954DD3" w:rsidTr="00954DD3">
        <w:trPr>
          <w:trHeight w:val="229"/>
        </w:trPr>
        <w:tc>
          <w:tcPr>
            <w:tcW w:w="1993" w:type="dxa"/>
            <w:tcBorders>
              <w:top w:val="nil"/>
              <w:left w:val="single" w:sz="4" w:space="0" w:color="auto"/>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Pereira</w:t>
            </w:r>
          </w:p>
        </w:tc>
        <w:tc>
          <w:tcPr>
            <w:tcW w:w="2750"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Gaula Ejercito</w:t>
            </w:r>
          </w:p>
        </w:tc>
        <w:tc>
          <w:tcPr>
            <w:tcW w:w="1894"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Seguridad</w:t>
            </w:r>
          </w:p>
        </w:tc>
        <w:tc>
          <w:tcPr>
            <w:tcW w:w="2701"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147</w:t>
            </w:r>
          </w:p>
        </w:tc>
      </w:tr>
      <w:tr w:rsidR="00954DD3" w:rsidRPr="00954DD3" w:rsidTr="00954DD3">
        <w:trPr>
          <w:trHeight w:val="229"/>
        </w:trPr>
        <w:tc>
          <w:tcPr>
            <w:tcW w:w="1993" w:type="dxa"/>
            <w:tcBorders>
              <w:top w:val="nil"/>
              <w:left w:val="single" w:sz="4" w:space="0" w:color="auto"/>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Pereira</w:t>
            </w:r>
          </w:p>
        </w:tc>
        <w:tc>
          <w:tcPr>
            <w:tcW w:w="2750"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Batallón San Mateo</w:t>
            </w:r>
          </w:p>
        </w:tc>
        <w:tc>
          <w:tcPr>
            <w:tcW w:w="1894"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Seguridad</w:t>
            </w:r>
          </w:p>
        </w:tc>
        <w:tc>
          <w:tcPr>
            <w:tcW w:w="2701"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152</w:t>
            </w:r>
          </w:p>
        </w:tc>
      </w:tr>
      <w:tr w:rsidR="00954DD3" w:rsidRPr="00954DD3" w:rsidTr="00954DD3">
        <w:trPr>
          <w:trHeight w:val="229"/>
        </w:trPr>
        <w:tc>
          <w:tcPr>
            <w:tcW w:w="1993" w:type="dxa"/>
            <w:tcBorders>
              <w:top w:val="nil"/>
              <w:left w:val="single" w:sz="4" w:space="0" w:color="auto"/>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Pereira</w:t>
            </w:r>
          </w:p>
        </w:tc>
        <w:tc>
          <w:tcPr>
            <w:tcW w:w="2750"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Cruz Roja</w:t>
            </w:r>
          </w:p>
        </w:tc>
        <w:tc>
          <w:tcPr>
            <w:tcW w:w="1894"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Socorro y Emergencia</w:t>
            </w:r>
          </w:p>
        </w:tc>
        <w:tc>
          <w:tcPr>
            <w:tcW w:w="2701"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132 - 3241744-3244617</w:t>
            </w:r>
          </w:p>
        </w:tc>
      </w:tr>
      <w:tr w:rsidR="00954DD3" w:rsidRPr="00954DD3" w:rsidTr="00954DD3">
        <w:trPr>
          <w:trHeight w:val="459"/>
        </w:trPr>
        <w:tc>
          <w:tcPr>
            <w:tcW w:w="1993" w:type="dxa"/>
            <w:tcBorders>
              <w:top w:val="nil"/>
              <w:left w:val="single" w:sz="4" w:space="0" w:color="auto"/>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Pereira</w:t>
            </w:r>
          </w:p>
        </w:tc>
        <w:tc>
          <w:tcPr>
            <w:tcW w:w="2750"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Centro de Emergencias y Desastres de Emergencia</w:t>
            </w:r>
          </w:p>
        </w:tc>
        <w:tc>
          <w:tcPr>
            <w:tcW w:w="1894"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Salud</w:t>
            </w:r>
          </w:p>
        </w:tc>
        <w:tc>
          <w:tcPr>
            <w:tcW w:w="2701"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125</w:t>
            </w:r>
          </w:p>
        </w:tc>
      </w:tr>
      <w:tr w:rsidR="002F6ACF" w:rsidRPr="00954DD3" w:rsidTr="00954DD3">
        <w:trPr>
          <w:trHeight w:val="229"/>
        </w:trPr>
        <w:tc>
          <w:tcPr>
            <w:tcW w:w="1993" w:type="dxa"/>
            <w:tcBorders>
              <w:top w:val="nil"/>
              <w:left w:val="single" w:sz="4" w:space="0" w:color="auto"/>
              <w:bottom w:val="single" w:sz="4" w:space="0" w:color="auto"/>
              <w:right w:val="single" w:sz="4" w:space="0" w:color="auto"/>
            </w:tcBorders>
            <w:shd w:val="clear" w:color="auto" w:fill="auto"/>
            <w:vAlign w:val="center"/>
          </w:tcPr>
          <w:p w:rsidR="002F6ACF" w:rsidRPr="00954DD3" w:rsidRDefault="002F6ACF" w:rsidP="00954DD3">
            <w:pPr>
              <w:spacing w:after="0" w:line="240" w:lineRule="auto"/>
              <w:jc w:val="center"/>
              <w:rPr>
                <w:rFonts w:ascii="Arial" w:eastAsia="Times New Roman" w:hAnsi="Arial" w:cs="Arial"/>
                <w:sz w:val="24"/>
                <w:szCs w:val="20"/>
                <w:lang w:val="es-CO" w:eastAsia="es-CO"/>
              </w:rPr>
            </w:pPr>
            <w:r>
              <w:rPr>
                <w:rFonts w:ascii="Arial" w:eastAsia="Times New Roman" w:hAnsi="Arial" w:cs="Arial"/>
                <w:sz w:val="24"/>
                <w:szCs w:val="20"/>
                <w:lang w:val="es-CO" w:eastAsia="es-CO"/>
              </w:rPr>
              <w:t>La Virginia</w:t>
            </w:r>
          </w:p>
        </w:tc>
        <w:tc>
          <w:tcPr>
            <w:tcW w:w="2750" w:type="dxa"/>
            <w:tcBorders>
              <w:top w:val="nil"/>
              <w:left w:val="nil"/>
              <w:bottom w:val="single" w:sz="4" w:space="0" w:color="auto"/>
              <w:right w:val="single" w:sz="4" w:space="0" w:color="auto"/>
            </w:tcBorders>
            <w:shd w:val="clear" w:color="auto" w:fill="auto"/>
            <w:vAlign w:val="center"/>
          </w:tcPr>
          <w:p w:rsidR="002F6ACF" w:rsidRPr="00954DD3" w:rsidRDefault="002F6ACF" w:rsidP="00954DD3">
            <w:pPr>
              <w:spacing w:after="0" w:line="240" w:lineRule="auto"/>
              <w:jc w:val="center"/>
              <w:rPr>
                <w:rFonts w:ascii="Arial" w:eastAsia="Times New Roman" w:hAnsi="Arial" w:cs="Arial"/>
                <w:sz w:val="24"/>
                <w:szCs w:val="20"/>
                <w:lang w:val="es-CO" w:eastAsia="es-CO"/>
              </w:rPr>
            </w:pPr>
            <w:r>
              <w:rPr>
                <w:rFonts w:ascii="Arial" w:eastAsia="Times New Roman" w:hAnsi="Arial" w:cs="Arial"/>
                <w:sz w:val="24"/>
                <w:szCs w:val="20"/>
                <w:lang w:val="es-CO" w:eastAsia="es-CO"/>
              </w:rPr>
              <w:t>Ambulancias</w:t>
            </w:r>
          </w:p>
        </w:tc>
        <w:tc>
          <w:tcPr>
            <w:tcW w:w="1894" w:type="dxa"/>
            <w:tcBorders>
              <w:top w:val="nil"/>
              <w:left w:val="nil"/>
              <w:bottom w:val="single" w:sz="4" w:space="0" w:color="auto"/>
              <w:right w:val="single" w:sz="4" w:space="0" w:color="auto"/>
            </w:tcBorders>
            <w:shd w:val="clear" w:color="auto" w:fill="auto"/>
            <w:vAlign w:val="center"/>
          </w:tcPr>
          <w:p w:rsidR="002F6ACF" w:rsidRPr="00954DD3" w:rsidRDefault="002F6ACF" w:rsidP="00954DD3">
            <w:pPr>
              <w:spacing w:after="0" w:line="240" w:lineRule="auto"/>
              <w:jc w:val="center"/>
              <w:rPr>
                <w:rFonts w:ascii="Arial" w:eastAsia="Times New Roman" w:hAnsi="Arial" w:cs="Arial"/>
                <w:sz w:val="24"/>
                <w:szCs w:val="20"/>
                <w:lang w:val="es-CO" w:eastAsia="es-CO"/>
              </w:rPr>
            </w:pPr>
            <w:r>
              <w:rPr>
                <w:rFonts w:ascii="Arial" w:eastAsia="Times New Roman" w:hAnsi="Arial" w:cs="Arial"/>
                <w:sz w:val="24"/>
                <w:szCs w:val="20"/>
                <w:lang w:val="es-CO" w:eastAsia="es-CO"/>
              </w:rPr>
              <w:t>Salud</w:t>
            </w:r>
          </w:p>
        </w:tc>
        <w:tc>
          <w:tcPr>
            <w:tcW w:w="2701" w:type="dxa"/>
            <w:tcBorders>
              <w:top w:val="nil"/>
              <w:left w:val="nil"/>
              <w:bottom w:val="single" w:sz="4" w:space="0" w:color="auto"/>
              <w:right w:val="single" w:sz="4" w:space="0" w:color="auto"/>
            </w:tcBorders>
            <w:shd w:val="clear" w:color="auto" w:fill="auto"/>
            <w:vAlign w:val="center"/>
          </w:tcPr>
          <w:p w:rsidR="002F6ACF" w:rsidRPr="00954DD3" w:rsidRDefault="002F6ACF" w:rsidP="00954DD3">
            <w:pPr>
              <w:spacing w:after="0" w:line="240" w:lineRule="auto"/>
              <w:jc w:val="center"/>
              <w:rPr>
                <w:rFonts w:ascii="Arial" w:eastAsia="Times New Roman" w:hAnsi="Arial" w:cs="Arial"/>
                <w:sz w:val="24"/>
                <w:szCs w:val="20"/>
                <w:lang w:val="es-CO" w:eastAsia="es-CO"/>
              </w:rPr>
            </w:pPr>
            <w:r>
              <w:rPr>
                <w:rFonts w:ascii="Arial" w:eastAsia="Times New Roman" w:hAnsi="Arial" w:cs="Arial"/>
                <w:sz w:val="24"/>
                <w:szCs w:val="20"/>
                <w:lang w:val="es-CO" w:eastAsia="es-CO"/>
              </w:rPr>
              <w:t>3682014 - 3352028</w:t>
            </w:r>
          </w:p>
        </w:tc>
      </w:tr>
      <w:tr w:rsidR="00954DD3" w:rsidRPr="00954DD3" w:rsidTr="00954DD3">
        <w:trPr>
          <w:trHeight w:val="229"/>
        </w:trPr>
        <w:tc>
          <w:tcPr>
            <w:tcW w:w="1993" w:type="dxa"/>
            <w:tcBorders>
              <w:top w:val="nil"/>
              <w:left w:val="single" w:sz="4" w:space="0" w:color="auto"/>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Pereira</w:t>
            </w:r>
          </w:p>
        </w:tc>
        <w:tc>
          <w:tcPr>
            <w:tcW w:w="2750"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Ambulancias cruz Roja</w:t>
            </w:r>
          </w:p>
        </w:tc>
        <w:tc>
          <w:tcPr>
            <w:tcW w:w="1894"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Salud</w:t>
            </w:r>
          </w:p>
        </w:tc>
        <w:tc>
          <w:tcPr>
            <w:tcW w:w="2701" w:type="dxa"/>
            <w:tcBorders>
              <w:top w:val="nil"/>
              <w:left w:val="nil"/>
              <w:bottom w:val="single" w:sz="4" w:space="0" w:color="auto"/>
              <w:right w:val="single" w:sz="4" w:space="0" w:color="auto"/>
            </w:tcBorders>
            <w:shd w:val="clear" w:color="auto" w:fill="auto"/>
            <w:vAlign w:val="center"/>
            <w:hideMark/>
          </w:tcPr>
          <w:p w:rsidR="00954DD3" w:rsidRPr="00954DD3" w:rsidRDefault="00954DD3" w:rsidP="00954DD3">
            <w:pPr>
              <w:spacing w:after="0" w:line="240" w:lineRule="auto"/>
              <w:jc w:val="center"/>
              <w:rPr>
                <w:rFonts w:ascii="Arial" w:eastAsia="Times New Roman" w:hAnsi="Arial" w:cs="Arial"/>
                <w:sz w:val="24"/>
                <w:szCs w:val="20"/>
                <w:lang w:val="es-CO" w:eastAsia="es-CO"/>
              </w:rPr>
            </w:pPr>
            <w:r w:rsidRPr="00954DD3">
              <w:rPr>
                <w:rFonts w:ascii="Arial" w:eastAsia="Times New Roman" w:hAnsi="Arial" w:cs="Arial"/>
                <w:sz w:val="24"/>
                <w:szCs w:val="20"/>
                <w:lang w:val="es-CO" w:eastAsia="es-CO"/>
              </w:rPr>
              <w:t>132</w:t>
            </w:r>
          </w:p>
        </w:tc>
      </w:tr>
    </w:tbl>
    <w:p w:rsidR="00910405" w:rsidRPr="00B77E30" w:rsidRDefault="00910405" w:rsidP="00910405">
      <w:pPr>
        <w:pStyle w:val="Textoindependiente"/>
        <w:rPr>
          <w:rFonts w:ascii="Arial" w:hAnsi="Arial" w:cs="Arial"/>
          <w:b/>
          <w:sz w:val="24"/>
          <w:szCs w:val="24"/>
          <w:lang w:val="es-CO"/>
        </w:rPr>
      </w:pPr>
    </w:p>
    <w:p w:rsidR="00910405" w:rsidRPr="00B77E30" w:rsidRDefault="00910405" w:rsidP="00910405">
      <w:pPr>
        <w:pStyle w:val="Textoindependiente"/>
        <w:rPr>
          <w:rFonts w:ascii="Arial" w:hAnsi="Arial" w:cs="Arial"/>
          <w:b/>
          <w:sz w:val="24"/>
          <w:szCs w:val="24"/>
          <w:lang w:val="es-CO"/>
        </w:rPr>
      </w:pPr>
    </w:p>
    <w:tbl>
      <w:tblPr>
        <w:tblpPr w:leftFromText="141" w:rightFromText="141" w:vertAnchor="page" w:horzAnchor="margin" w:tblpY="11161"/>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3"/>
        <w:gridCol w:w="3209"/>
        <w:gridCol w:w="3282"/>
      </w:tblGrid>
      <w:tr w:rsidR="00EE4E7E" w:rsidRPr="00EF342C" w:rsidTr="002A6A9B">
        <w:trPr>
          <w:trHeight w:val="412"/>
        </w:trPr>
        <w:tc>
          <w:tcPr>
            <w:tcW w:w="3043" w:type="dxa"/>
            <w:vAlign w:val="center"/>
          </w:tcPr>
          <w:p w:rsidR="00EE4E7E" w:rsidRPr="00EF342C" w:rsidRDefault="00EE4E7E" w:rsidP="00F7161F">
            <w:pPr>
              <w:ind w:right="-8"/>
              <w:rPr>
                <w:rFonts w:cs="Arial"/>
                <w:szCs w:val="24"/>
              </w:rPr>
            </w:pPr>
            <w:r w:rsidRPr="00EF342C">
              <w:rPr>
                <w:rFonts w:cs="Arial"/>
                <w:szCs w:val="24"/>
              </w:rPr>
              <w:t>ELABORADO POR:</w:t>
            </w:r>
          </w:p>
        </w:tc>
        <w:tc>
          <w:tcPr>
            <w:tcW w:w="3209" w:type="dxa"/>
            <w:vAlign w:val="center"/>
          </w:tcPr>
          <w:p w:rsidR="00EE4E7E" w:rsidRPr="00EF342C" w:rsidRDefault="00EE4E7E" w:rsidP="00F7161F">
            <w:pPr>
              <w:ind w:right="-8"/>
              <w:rPr>
                <w:rFonts w:cs="Arial"/>
                <w:szCs w:val="24"/>
              </w:rPr>
            </w:pPr>
            <w:r w:rsidRPr="00EF342C">
              <w:rPr>
                <w:rFonts w:cs="Arial"/>
                <w:szCs w:val="24"/>
              </w:rPr>
              <w:t>REVISADO POR:</w:t>
            </w:r>
          </w:p>
        </w:tc>
        <w:tc>
          <w:tcPr>
            <w:tcW w:w="3282" w:type="dxa"/>
            <w:vAlign w:val="center"/>
          </w:tcPr>
          <w:p w:rsidR="00EE4E7E" w:rsidRPr="00EF342C" w:rsidRDefault="00EE4E7E" w:rsidP="00F7161F">
            <w:pPr>
              <w:ind w:right="-8"/>
              <w:rPr>
                <w:rFonts w:cs="Arial"/>
                <w:szCs w:val="24"/>
              </w:rPr>
            </w:pPr>
            <w:r w:rsidRPr="00EF342C">
              <w:rPr>
                <w:rFonts w:cs="Arial"/>
                <w:szCs w:val="24"/>
              </w:rPr>
              <w:t>APROBADO POR:</w:t>
            </w:r>
          </w:p>
        </w:tc>
      </w:tr>
      <w:tr w:rsidR="00EE4E7E" w:rsidRPr="00EF342C" w:rsidTr="00F7161F">
        <w:trPr>
          <w:trHeight w:val="497"/>
        </w:trPr>
        <w:tc>
          <w:tcPr>
            <w:tcW w:w="3043" w:type="dxa"/>
          </w:tcPr>
          <w:p w:rsidR="00EE4E7E" w:rsidRPr="002A6A9B" w:rsidRDefault="00EE4E7E" w:rsidP="00F7161F">
            <w:pPr>
              <w:pStyle w:val="Default"/>
              <w:ind w:right="-8"/>
              <w:contextualSpacing/>
              <w:rPr>
                <w:rFonts w:asciiTheme="minorHAnsi" w:hAnsiTheme="minorHAnsi"/>
                <w:color w:val="auto"/>
                <w:sz w:val="22"/>
              </w:rPr>
            </w:pPr>
            <w:r w:rsidRPr="002A6A9B">
              <w:rPr>
                <w:rFonts w:asciiTheme="minorHAnsi" w:hAnsiTheme="minorHAnsi"/>
                <w:color w:val="auto"/>
                <w:sz w:val="22"/>
              </w:rPr>
              <w:t>Nombre:   Diaponte Aponte López</w:t>
            </w:r>
          </w:p>
        </w:tc>
        <w:tc>
          <w:tcPr>
            <w:tcW w:w="3209" w:type="dxa"/>
            <w:vAlign w:val="center"/>
          </w:tcPr>
          <w:p w:rsidR="00EE4E7E" w:rsidRPr="00EF342C" w:rsidRDefault="00EE4E7E" w:rsidP="00EE4E7E">
            <w:pPr>
              <w:ind w:right="-8"/>
              <w:rPr>
                <w:rFonts w:cs="Arial"/>
                <w:szCs w:val="24"/>
              </w:rPr>
            </w:pPr>
            <w:r w:rsidRPr="00EF342C">
              <w:rPr>
                <w:rFonts w:cs="Arial"/>
                <w:szCs w:val="24"/>
              </w:rPr>
              <w:t xml:space="preserve">Nombre: </w:t>
            </w:r>
            <w:r>
              <w:rPr>
                <w:rFonts w:cs="Arial"/>
                <w:szCs w:val="24"/>
              </w:rPr>
              <w:t>Carlos Antonio Izquierdo Monzón</w:t>
            </w:r>
          </w:p>
        </w:tc>
        <w:tc>
          <w:tcPr>
            <w:tcW w:w="3282" w:type="dxa"/>
            <w:vAlign w:val="center"/>
          </w:tcPr>
          <w:p w:rsidR="00EE4E7E" w:rsidRPr="00EF342C" w:rsidRDefault="00EE4E7E" w:rsidP="00F7161F">
            <w:pPr>
              <w:ind w:right="-8"/>
              <w:rPr>
                <w:rFonts w:cs="Arial"/>
                <w:color w:val="FF0000"/>
                <w:szCs w:val="24"/>
              </w:rPr>
            </w:pPr>
            <w:r w:rsidRPr="00EF342C">
              <w:rPr>
                <w:rFonts w:cs="Arial"/>
                <w:szCs w:val="24"/>
              </w:rPr>
              <w:t xml:space="preserve">Nombre: Johana </w:t>
            </w:r>
            <w:r>
              <w:rPr>
                <w:rFonts w:cs="Arial"/>
                <w:szCs w:val="24"/>
              </w:rPr>
              <w:t xml:space="preserve">Marcela </w:t>
            </w:r>
            <w:r w:rsidRPr="00EF342C">
              <w:rPr>
                <w:rFonts w:cs="Arial"/>
                <w:szCs w:val="24"/>
              </w:rPr>
              <w:t>Restrepo</w:t>
            </w:r>
            <w:r>
              <w:rPr>
                <w:rFonts w:cs="Arial"/>
                <w:szCs w:val="24"/>
              </w:rPr>
              <w:t xml:space="preserve"> Pineda</w:t>
            </w:r>
            <w:r w:rsidRPr="00EF342C">
              <w:rPr>
                <w:rFonts w:cs="Arial"/>
                <w:szCs w:val="24"/>
              </w:rPr>
              <w:t>.</w:t>
            </w:r>
          </w:p>
        </w:tc>
      </w:tr>
      <w:tr w:rsidR="00EE4E7E" w:rsidRPr="00EF342C" w:rsidTr="002A6A9B">
        <w:trPr>
          <w:trHeight w:val="559"/>
        </w:trPr>
        <w:tc>
          <w:tcPr>
            <w:tcW w:w="3043" w:type="dxa"/>
            <w:vAlign w:val="center"/>
          </w:tcPr>
          <w:p w:rsidR="00EE4E7E" w:rsidRPr="00EF342C" w:rsidRDefault="00596E55" w:rsidP="00596E55">
            <w:pPr>
              <w:ind w:right="-8"/>
              <w:rPr>
                <w:rFonts w:cs="Arial"/>
                <w:szCs w:val="24"/>
              </w:rPr>
            </w:pPr>
            <w:r>
              <w:rPr>
                <w:rFonts w:cs="Arial"/>
                <w:szCs w:val="24"/>
              </w:rPr>
              <w:t>Fecha: 14</w:t>
            </w:r>
            <w:r w:rsidR="00EE4E7E">
              <w:rPr>
                <w:rFonts w:cs="Arial"/>
                <w:szCs w:val="24"/>
              </w:rPr>
              <w:t xml:space="preserve"> de</w:t>
            </w:r>
            <w:r>
              <w:rPr>
                <w:rFonts w:cs="Arial"/>
                <w:szCs w:val="24"/>
              </w:rPr>
              <w:t xml:space="preserve"> Octubre</w:t>
            </w:r>
            <w:r w:rsidR="00EE4E7E">
              <w:rPr>
                <w:rFonts w:cs="Arial"/>
                <w:szCs w:val="24"/>
              </w:rPr>
              <w:t xml:space="preserve">  de 2021</w:t>
            </w:r>
          </w:p>
        </w:tc>
        <w:tc>
          <w:tcPr>
            <w:tcW w:w="3209" w:type="dxa"/>
            <w:vAlign w:val="center"/>
          </w:tcPr>
          <w:p w:rsidR="00EE4E7E" w:rsidRPr="00EF342C" w:rsidRDefault="00EE4E7E" w:rsidP="00596E55">
            <w:pPr>
              <w:ind w:right="-8"/>
              <w:rPr>
                <w:rFonts w:cs="Arial"/>
                <w:szCs w:val="24"/>
              </w:rPr>
            </w:pPr>
            <w:r>
              <w:rPr>
                <w:rFonts w:cs="Arial"/>
                <w:szCs w:val="24"/>
              </w:rPr>
              <w:t>F</w:t>
            </w:r>
            <w:r w:rsidR="00596E55">
              <w:rPr>
                <w:rFonts w:cs="Arial"/>
                <w:szCs w:val="24"/>
              </w:rPr>
              <w:t>echa:  20</w:t>
            </w:r>
            <w:r>
              <w:rPr>
                <w:rFonts w:cs="Arial"/>
                <w:szCs w:val="24"/>
              </w:rPr>
              <w:t xml:space="preserve"> de Octubre de 2021</w:t>
            </w:r>
          </w:p>
        </w:tc>
        <w:tc>
          <w:tcPr>
            <w:tcW w:w="3282" w:type="dxa"/>
            <w:vAlign w:val="center"/>
          </w:tcPr>
          <w:p w:rsidR="00EE4E7E" w:rsidRPr="00EF342C" w:rsidRDefault="00EE4E7E" w:rsidP="00007385">
            <w:pPr>
              <w:ind w:right="-8"/>
              <w:rPr>
                <w:rFonts w:cs="Arial"/>
                <w:szCs w:val="24"/>
              </w:rPr>
            </w:pPr>
            <w:r>
              <w:rPr>
                <w:rFonts w:cs="Arial"/>
                <w:szCs w:val="24"/>
              </w:rPr>
              <w:t>F</w:t>
            </w:r>
            <w:r w:rsidR="00596E55">
              <w:rPr>
                <w:rFonts w:cs="Arial"/>
                <w:szCs w:val="24"/>
              </w:rPr>
              <w:t xml:space="preserve">echa:  </w:t>
            </w:r>
            <w:r w:rsidR="00007385">
              <w:rPr>
                <w:rFonts w:cs="Arial"/>
                <w:szCs w:val="24"/>
              </w:rPr>
              <w:t>19</w:t>
            </w:r>
            <w:r>
              <w:rPr>
                <w:rFonts w:cs="Arial"/>
                <w:szCs w:val="24"/>
              </w:rPr>
              <w:t xml:space="preserve"> de </w:t>
            </w:r>
            <w:r w:rsidR="00007385">
              <w:rPr>
                <w:rFonts w:cs="Arial"/>
                <w:szCs w:val="24"/>
              </w:rPr>
              <w:t>noviembre</w:t>
            </w:r>
            <w:r>
              <w:rPr>
                <w:rFonts w:cs="Arial"/>
                <w:szCs w:val="24"/>
              </w:rPr>
              <w:t xml:space="preserve"> de 2021</w:t>
            </w:r>
          </w:p>
        </w:tc>
      </w:tr>
      <w:bookmarkEnd w:id="61"/>
      <w:bookmarkEnd w:id="62"/>
      <w:bookmarkEnd w:id="63"/>
      <w:bookmarkEnd w:id="70"/>
      <w:bookmarkEnd w:id="71"/>
    </w:tbl>
    <w:p w:rsidR="00407C59" w:rsidRPr="00B77E30" w:rsidRDefault="00407C59" w:rsidP="00EE4E7E">
      <w:pPr>
        <w:rPr>
          <w:rFonts w:ascii="Arial" w:hAnsi="Arial" w:cs="Arial"/>
          <w:sz w:val="24"/>
          <w:szCs w:val="24"/>
          <w:lang w:val="es-CO"/>
        </w:rPr>
      </w:pPr>
    </w:p>
    <w:sectPr w:rsidR="00407C59" w:rsidRPr="00B77E30">
      <w:headerReference w:type="even" r:id="rId52"/>
      <w:headerReference w:type="default" r:id="rId53"/>
      <w:headerReference w:type="first" r:id="rId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13A4" w:rsidRDefault="00C813A4" w:rsidP="00611310">
      <w:pPr>
        <w:spacing w:after="0" w:line="240" w:lineRule="auto"/>
      </w:pPr>
      <w:r>
        <w:separator/>
      </w:r>
    </w:p>
  </w:endnote>
  <w:endnote w:type="continuationSeparator" w:id="0">
    <w:p w:rsidR="00C813A4" w:rsidRDefault="00C813A4" w:rsidP="00611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395" w:rsidRDefault="00802395">
    <w:pPr>
      <w:pStyle w:val="Piedepgina"/>
      <w:jc w:val="center"/>
    </w:pPr>
  </w:p>
  <w:p w:rsidR="00802395" w:rsidRDefault="0080239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13A4" w:rsidRDefault="00C813A4" w:rsidP="00611310">
      <w:pPr>
        <w:spacing w:after="0" w:line="240" w:lineRule="auto"/>
      </w:pPr>
      <w:r>
        <w:separator/>
      </w:r>
    </w:p>
  </w:footnote>
  <w:footnote w:type="continuationSeparator" w:id="0">
    <w:p w:rsidR="00C813A4" w:rsidRDefault="00C813A4" w:rsidP="006113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1" w:type="dxa"/>
      <w:tblCellMar>
        <w:left w:w="70" w:type="dxa"/>
        <w:right w:w="70" w:type="dxa"/>
      </w:tblCellMar>
      <w:tblLook w:val="04A0" w:firstRow="1" w:lastRow="0" w:firstColumn="1" w:lastColumn="0" w:noHBand="0" w:noVBand="1"/>
    </w:tblPr>
    <w:tblGrid>
      <w:gridCol w:w="1401"/>
      <w:gridCol w:w="2327"/>
      <w:gridCol w:w="2114"/>
      <w:gridCol w:w="1583"/>
      <w:gridCol w:w="1786"/>
    </w:tblGrid>
    <w:tr w:rsidR="00802395" w:rsidRPr="00B77E30" w:rsidTr="000A3380">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rsidR="00802395" w:rsidRPr="00B77E30" w:rsidRDefault="00802395" w:rsidP="000A3380">
          <w:pPr>
            <w:autoSpaceDE w:val="0"/>
            <w:autoSpaceDN w:val="0"/>
            <w:adjustRightInd w:val="0"/>
            <w:spacing w:after="0" w:line="240" w:lineRule="auto"/>
            <w:rPr>
              <w:rFonts w:ascii="Arial" w:hAnsi="Arial" w:cs="Arial"/>
              <w:color w:val="000000"/>
              <w:sz w:val="24"/>
              <w:szCs w:val="24"/>
              <w:lang w:val="es-CO"/>
            </w:rPr>
          </w:pPr>
          <w:r w:rsidRPr="00B77E30">
            <w:rPr>
              <w:rFonts w:ascii="Arial" w:hAnsi="Arial" w:cs="Arial"/>
              <w:noProof/>
              <w:color w:val="000000"/>
              <w:sz w:val="24"/>
              <w:szCs w:val="24"/>
              <w:lang w:val="es-CO" w:eastAsia="es-CO"/>
            </w:rPr>
            <w:drawing>
              <wp:anchor distT="0" distB="0" distL="114300" distR="114300" simplePos="0" relativeHeight="251638784" behindDoc="0" locked="0" layoutInCell="1" allowOverlap="1" wp14:anchorId="48A47015" wp14:editId="676CC0A0">
                <wp:simplePos x="0" y="0"/>
                <wp:positionH relativeFrom="column">
                  <wp:posOffset>58420</wp:posOffset>
                </wp:positionH>
                <wp:positionV relativeFrom="paragraph">
                  <wp:posOffset>3810</wp:posOffset>
                </wp:positionV>
                <wp:extent cx="1200150" cy="536575"/>
                <wp:effectExtent l="0" t="0" r="0" b="0"/>
                <wp:wrapSquare wrapText="bothSides"/>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150" cy="53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2395" w:rsidRPr="00B77E30" w:rsidRDefault="00802395" w:rsidP="00802395">
          <w:pPr>
            <w:spacing w:after="0" w:line="240" w:lineRule="auto"/>
            <w:ind w:right="2125"/>
            <w:jc w:val="center"/>
            <w:rPr>
              <w:rFonts w:ascii="Arial" w:eastAsia="Times New Roman" w:hAnsi="Arial" w:cs="Arial"/>
              <w:b/>
              <w:bCs/>
              <w:color w:val="000000"/>
              <w:sz w:val="24"/>
              <w:szCs w:val="24"/>
              <w:lang w:eastAsia="es-ES"/>
            </w:rPr>
          </w:pPr>
          <w:r w:rsidRPr="00802395">
            <w:rPr>
              <w:rFonts w:ascii="Arial" w:hAnsi="Arial" w:cs="Arial"/>
              <w:b/>
              <w:bCs/>
              <w:color w:val="000000"/>
              <w:sz w:val="24"/>
              <w:szCs w:val="24"/>
              <w:lang w:val="es-CO"/>
            </w:rPr>
            <w:t>MANUAL GENERAL PLAN DE PREPARACIÓN, ATENCIÓN Y                       RESPUESTA ANTE EMERGENCIAS</w:t>
          </w:r>
        </w:p>
      </w:tc>
    </w:tr>
    <w:tr w:rsidR="00802395" w:rsidRPr="00B77E30" w:rsidTr="00802395">
      <w:trPr>
        <w:trHeight w:val="641"/>
      </w:trPr>
      <w:tc>
        <w:tcPr>
          <w:tcW w:w="1401" w:type="dxa"/>
          <w:tcBorders>
            <w:top w:val="nil"/>
            <w:left w:val="single" w:sz="8" w:space="0" w:color="auto"/>
            <w:bottom w:val="single" w:sz="4" w:space="0" w:color="auto"/>
            <w:right w:val="single" w:sz="4" w:space="0" w:color="auto"/>
          </w:tcBorders>
          <w:shd w:val="clear" w:color="auto" w:fill="auto"/>
          <w:vAlign w:val="center"/>
          <w:hideMark/>
        </w:tcPr>
        <w:p w:rsidR="00802395" w:rsidRPr="00B77E30" w:rsidRDefault="00802395" w:rsidP="000A3380">
          <w:pPr>
            <w:spacing w:after="0" w:line="240" w:lineRule="auto"/>
            <w:jc w:val="center"/>
            <w:rPr>
              <w:rFonts w:ascii="Arial" w:eastAsia="Times New Roman" w:hAnsi="Arial" w:cs="Arial"/>
              <w:b/>
              <w:bCs/>
              <w:color w:val="000000"/>
              <w:sz w:val="24"/>
              <w:szCs w:val="24"/>
              <w:lang w:eastAsia="es-ES"/>
            </w:rPr>
          </w:pPr>
          <w:r w:rsidRPr="00B77E30">
            <w:rPr>
              <w:rFonts w:ascii="Arial" w:eastAsia="Times New Roman" w:hAnsi="Arial" w:cs="Arial"/>
              <w:b/>
              <w:bCs/>
              <w:color w:val="000000"/>
              <w:sz w:val="24"/>
              <w:szCs w:val="24"/>
              <w:lang w:eastAsia="es-ES"/>
            </w:rPr>
            <w:t>CÓDIGO</w:t>
          </w:r>
        </w:p>
      </w:tc>
      <w:tc>
        <w:tcPr>
          <w:tcW w:w="2327" w:type="dxa"/>
          <w:tcBorders>
            <w:top w:val="nil"/>
            <w:left w:val="nil"/>
            <w:bottom w:val="single" w:sz="4" w:space="0" w:color="auto"/>
            <w:right w:val="single" w:sz="4" w:space="0" w:color="auto"/>
          </w:tcBorders>
          <w:shd w:val="clear" w:color="auto" w:fill="auto"/>
          <w:vAlign w:val="center"/>
          <w:hideMark/>
        </w:tcPr>
        <w:p w:rsidR="00802395" w:rsidRPr="00B77E30" w:rsidRDefault="00802395" w:rsidP="000A3380">
          <w:pPr>
            <w:spacing w:after="0" w:line="240" w:lineRule="auto"/>
            <w:jc w:val="center"/>
            <w:rPr>
              <w:rFonts w:ascii="Arial" w:eastAsia="Times New Roman" w:hAnsi="Arial" w:cs="Arial"/>
              <w:b/>
              <w:bCs/>
              <w:color w:val="000000"/>
              <w:sz w:val="24"/>
              <w:szCs w:val="24"/>
              <w:lang w:eastAsia="es-ES"/>
            </w:rPr>
          </w:pPr>
          <w:r w:rsidRPr="00B77E30">
            <w:rPr>
              <w:rFonts w:ascii="Arial" w:eastAsia="Times New Roman" w:hAnsi="Arial" w:cs="Arial"/>
              <w:b/>
              <w:bCs/>
              <w:color w:val="000000"/>
              <w:sz w:val="24"/>
              <w:szCs w:val="24"/>
              <w:lang w:eastAsia="es-ES"/>
            </w:rPr>
            <w:t>FECHA DE IMPLEMENTACIÓN</w:t>
          </w:r>
        </w:p>
      </w:tc>
      <w:tc>
        <w:tcPr>
          <w:tcW w:w="2114" w:type="dxa"/>
          <w:tcBorders>
            <w:top w:val="nil"/>
            <w:left w:val="nil"/>
            <w:bottom w:val="single" w:sz="4" w:space="0" w:color="auto"/>
            <w:right w:val="single" w:sz="4" w:space="0" w:color="auto"/>
          </w:tcBorders>
          <w:shd w:val="clear" w:color="auto" w:fill="auto"/>
          <w:vAlign w:val="center"/>
          <w:hideMark/>
        </w:tcPr>
        <w:p w:rsidR="00802395" w:rsidRPr="00B77E30" w:rsidRDefault="00802395" w:rsidP="000A3380">
          <w:pPr>
            <w:spacing w:after="0" w:line="240" w:lineRule="auto"/>
            <w:jc w:val="center"/>
            <w:rPr>
              <w:rFonts w:ascii="Arial" w:eastAsia="Times New Roman" w:hAnsi="Arial" w:cs="Arial"/>
              <w:b/>
              <w:bCs/>
              <w:color w:val="000000"/>
              <w:sz w:val="24"/>
              <w:szCs w:val="24"/>
              <w:lang w:eastAsia="es-ES"/>
            </w:rPr>
          </w:pPr>
          <w:r w:rsidRPr="00B77E30">
            <w:rPr>
              <w:rFonts w:ascii="Arial" w:eastAsia="Times New Roman" w:hAnsi="Arial" w:cs="Arial"/>
              <w:b/>
              <w:bCs/>
              <w:color w:val="000000"/>
              <w:sz w:val="24"/>
              <w:szCs w:val="24"/>
              <w:lang w:eastAsia="es-ES"/>
            </w:rPr>
            <w:t>FECHA DE ACTUALIZACIÓN</w:t>
          </w:r>
        </w:p>
      </w:tc>
      <w:tc>
        <w:tcPr>
          <w:tcW w:w="1583" w:type="dxa"/>
          <w:tcBorders>
            <w:top w:val="nil"/>
            <w:left w:val="nil"/>
            <w:bottom w:val="single" w:sz="4" w:space="0" w:color="auto"/>
            <w:right w:val="single" w:sz="8" w:space="0" w:color="auto"/>
          </w:tcBorders>
          <w:shd w:val="clear" w:color="auto" w:fill="auto"/>
          <w:vAlign w:val="center"/>
          <w:hideMark/>
        </w:tcPr>
        <w:p w:rsidR="00802395" w:rsidRPr="00B77E30" w:rsidRDefault="00802395" w:rsidP="000A3380">
          <w:pPr>
            <w:spacing w:after="0" w:line="240" w:lineRule="auto"/>
            <w:jc w:val="center"/>
            <w:rPr>
              <w:rFonts w:ascii="Arial" w:eastAsia="Times New Roman" w:hAnsi="Arial" w:cs="Arial"/>
              <w:b/>
              <w:bCs/>
              <w:color w:val="000000"/>
              <w:sz w:val="24"/>
              <w:szCs w:val="24"/>
              <w:lang w:eastAsia="es-ES"/>
            </w:rPr>
          </w:pPr>
          <w:r w:rsidRPr="00B77E30">
            <w:rPr>
              <w:rFonts w:ascii="Arial" w:eastAsia="Times New Roman" w:hAnsi="Arial" w:cs="Arial"/>
              <w:b/>
              <w:bCs/>
              <w:color w:val="000000"/>
              <w:sz w:val="24"/>
              <w:szCs w:val="24"/>
              <w:lang w:eastAsia="es-ES"/>
            </w:rPr>
            <w:t>VERSIÓN</w:t>
          </w:r>
        </w:p>
      </w:tc>
      <w:tc>
        <w:tcPr>
          <w:tcW w:w="1786" w:type="dxa"/>
          <w:tcBorders>
            <w:top w:val="nil"/>
            <w:left w:val="nil"/>
            <w:bottom w:val="single" w:sz="4" w:space="0" w:color="auto"/>
            <w:right w:val="single" w:sz="8" w:space="0" w:color="auto"/>
          </w:tcBorders>
          <w:vAlign w:val="center"/>
        </w:tcPr>
        <w:p w:rsidR="00802395" w:rsidRPr="00B77E30" w:rsidRDefault="00802395" w:rsidP="000A3380">
          <w:pPr>
            <w:spacing w:after="0" w:line="240" w:lineRule="auto"/>
            <w:jc w:val="center"/>
            <w:rPr>
              <w:rFonts w:ascii="Arial" w:eastAsia="Times New Roman" w:hAnsi="Arial" w:cs="Arial"/>
              <w:b/>
              <w:bCs/>
              <w:color w:val="000000"/>
              <w:sz w:val="24"/>
              <w:szCs w:val="24"/>
              <w:lang w:eastAsia="es-ES"/>
            </w:rPr>
          </w:pPr>
          <w:r w:rsidRPr="00B77E30">
            <w:rPr>
              <w:rFonts w:ascii="Arial" w:eastAsia="Times New Roman" w:hAnsi="Arial" w:cs="Arial"/>
              <w:b/>
              <w:bCs/>
              <w:color w:val="000000"/>
              <w:sz w:val="24"/>
              <w:szCs w:val="24"/>
              <w:lang w:eastAsia="es-ES"/>
            </w:rPr>
            <w:t>PÁGINA</w:t>
          </w:r>
        </w:p>
      </w:tc>
    </w:tr>
    <w:tr w:rsidR="00802395" w:rsidRPr="00B77E30" w:rsidTr="00802395">
      <w:trPr>
        <w:trHeight w:val="540"/>
      </w:trPr>
      <w:tc>
        <w:tcPr>
          <w:tcW w:w="1401" w:type="dxa"/>
          <w:tcBorders>
            <w:top w:val="nil"/>
            <w:left w:val="single" w:sz="8" w:space="0" w:color="auto"/>
            <w:bottom w:val="single" w:sz="8" w:space="0" w:color="auto"/>
            <w:right w:val="single" w:sz="4" w:space="0" w:color="auto"/>
          </w:tcBorders>
          <w:shd w:val="clear" w:color="auto" w:fill="auto"/>
          <w:vAlign w:val="center"/>
          <w:hideMark/>
        </w:tcPr>
        <w:p w:rsidR="00802395" w:rsidRPr="00B77E30" w:rsidRDefault="00802395" w:rsidP="00802395">
          <w:pPr>
            <w:spacing w:after="0" w:line="240" w:lineRule="auto"/>
            <w:jc w:val="center"/>
            <w:rPr>
              <w:rFonts w:ascii="Arial" w:eastAsia="Times New Roman" w:hAnsi="Arial" w:cs="Arial"/>
              <w:bCs/>
              <w:color w:val="000000"/>
              <w:sz w:val="24"/>
              <w:szCs w:val="24"/>
              <w:lang w:eastAsia="es-ES"/>
            </w:rPr>
          </w:pPr>
          <w:r>
            <w:rPr>
              <w:rFonts w:ascii="Arial" w:eastAsia="Times New Roman" w:hAnsi="Arial" w:cs="Arial"/>
              <w:bCs/>
              <w:color w:val="000000"/>
              <w:sz w:val="24"/>
              <w:szCs w:val="24"/>
              <w:lang w:eastAsia="es-ES"/>
            </w:rPr>
            <w:t>MA-ST-01</w:t>
          </w:r>
        </w:p>
      </w:tc>
      <w:tc>
        <w:tcPr>
          <w:tcW w:w="2327" w:type="dxa"/>
          <w:tcBorders>
            <w:top w:val="nil"/>
            <w:left w:val="nil"/>
            <w:bottom w:val="single" w:sz="8" w:space="0" w:color="auto"/>
            <w:right w:val="single" w:sz="4" w:space="0" w:color="auto"/>
          </w:tcBorders>
          <w:shd w:val="clear" w:color="auto" w:fill="auto"/>
          <w:vAlign w:val="center"/>
          <w:hideMark/>
        </w:tcPr>
        <w:p w:rsidR="00802395" w:rsidRPr="00B77E30" w:rsidRDefault="00802395" w:rsidP="00802395">
          <w:pPr>
            <w:spacing w:after="0" w:line="240" w:lineRule="auto"/>
            <w:jc w:val="center"/>
            <w:rPr>
              <w:rFonts w:ascii="Arial" w:eastAsia="Times New Roman" w:hAnsi="Arial" w:cs="Arial"/>
              <w:bCs/>
              <w:color w:val="000000"/>
              <w:sz w:val="24"/>
              <w:szCs w:val="24"/>
              <w:lang w:eastAsia="es-ES"/>
            </w:rPr>
          </w:pPr>
          <w:r>
            <w:rPr>
              <w:rFonts w:ascii="Arial" w:eastAsia="Times New Roman" w:hAnsi="Arial" w:cs="Arial"/>
              <w:bCs/>
              <w:color w:val="000000"/>
              <w:sz w:val="24"/>
              <w:szCs w:val="24"/>
              <w:lang w:eastAsia="es-ES"/>
            </w:rPr>
            <w:t>19/11/2021</w:t>
          </w:r>
        </w:p>
      </w:tc>
      <w:tc>
        <w:tcPr>
          <w:tcW w:w="2114" w:type="dxa"/>
          <w:tcBorders>
            <w:top w:val="nil"/>
            <w:left w:val="nil"/>
            <w:bottom w:val="single" w:sz="8" w:space="0" w:color="auto"/>
            <w:right w:val="single" w:sz="4" w:space="0" w:color="auto"/>
          </w:tcBorders>
          <w:shd w:val="clear" w:color="auto" w:fill="auto"/>
          <w:vAlign w:val="center"/>
          <w:hideMark/>
        </w:tcPr>
        <w:p w:rsidR="00802395" w:rsidRPr="00B77E30" w:rsidRDefault="00802395" w:rsidP="00802395">
          <w:pPr>
            <w:spacing w:after="0" w:line="240" w:lineRule="auto"/>
            <w:jc w:val="center"/>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19/11/2021</w:t>
          </w:r>
        </w:p>
      </w:tc>
      <w:tc>
        <w:tcPr>
          <w:tcW w:w="1583" w:type="dxa"/>
          <w:tcBorders>
            <w:top w:val="nil"/>
            <w:left w:val="nil"/>
            <w:bottom w:val="single" w:sz="8" w:space="0" w:color="auto"/>
            <w:right w:val="single" w:sz="8" w:space="0" w:color="auto"/>
          </w:tcBorders>
          <w:shd w:val="clear" w:color="auto" w:fill="auto"/>
          <w:vAlign w:val="center"/>
          <w:hideMark/>
        </w:tcPr>
        <w:p w:rsidR="00802395" w:rsidRPr="00B77E30" w:rsidRDefault="00802395" w:rsidP="00802395">
          <w:pPr>
            <w:spacing w:after="0" w:line="240" w:lineRule="auto"/>
            <w:jc w:val="center"/>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1</w:t>
          </w:r>
        </w:p>
      </w:tc>
      <w:tc>
        <w:tcPr>
          <w:tcW w:w="1786" w:type="dxa"/>
          <w:tcBorders>
            <w:top w:val="nil"/>
            <w:left w:val="nil"/>
            <w:bottom w:val="single" w:sz="8" w:space="0" w:color="auto"/>
            <w:right w:val="single" w:sz="8" w:space="0" w:color="auto"/>
          </w:tcBorders>
          <w:vAlign w:val="center"/>
        </w:tcPr>
        <w:p w:rsidR="00802395" w:rsidRPr="00B77E30" w:rsidRDefault="00802395" w:rsidP="00007385">
          <w:pPr>
            <w:spacing w:after="0" w:line="240" w:lineRule="auto"/>
            <w:jc w:val="center"/>
            <w:rPr>
              <w:rFonts w:ascii="Arial" w:eastAsia="Times New Roman" w:hAnsi="Arial" w:cs="Arial"/>
              <w:color w:val="000000"/>
              <w:sz w:val="24"/>
              <w:szCs w:val="24"/>
              <w:lang w:eastAsia="es-ES"/>
            </w:rPr>
          </w:pPr>
          <w:r w:rsidRPr="00802395">
            <w:rPr>
              <w:rFonts w:ascii="Arial" w:eastAsia="Times New Roman" w:hAnsi="Arial" w:cs="Arial"/>
              <w:color w:val="000000"/>
              <w:sz w:val="24"/>
              <w:szCs w:val="24"/>
              <w:lang w:eastAsia="es-ES"/>
            </w:rPr>
            <w:fldChar w:fldCharType="begin"/>
          </w:r>
          <w:r w:rsidRPr="00802395">
            <w:rPr>
              <w:rFonts w:ascii="Arial" w:eastAsia="Times New Roman" w:hAnsi="Arial" w:cs="Arial"/>
              <w:color w:val="000000"/>
              <w:sz w:val="24"/>
              <w:szCs w:val="24"/>
              <w:lang w:eastAsia="es-ES"/>
            </w:rPr>
            <w:instrText>PAGE   \* MERGEFORMAT</w:instrText>
          </w:r>
          <w:r w:rsidRPr="00802395">
            <w:rPr>
              <w:rFonts w:ascii="Arial" w:eastAsia="Times New Roman" w:hAnsi="Arial" w:cs="Arial"/>
              <w:color w:val="000000"/>
              <w:sz w:val="24"/>
              <w:szCs w:val="24"/>
              <w:lang w:eastAsia="es-ES"/>
            </w:rPr>
            <w:fldChar w:fldCharType="separate"/>
          </w:r>
          <w:r w:rsidR="00007385">
            <w:rPr>
              <w:rFonts w:ascii="Arial" w:eastAsia="Times New Roman" w:hAnsi="Arial" w:cs="Arial"/>
              <w:noProof/>
              <w:color w:val="000000"/>
              <w:sz w:val="24"/>
              <w:szCs w:val="24"/>
              <w:lang w:eastAsia="es-ES"/>
            </w:rPr>
            <w:t>2</w:t>
          </w:r>
          <w:r w:rsidRPr="00802395">
            <w:rPr>
              <w:rFonts w:ascii="Arial" w:eastAsia="Times New Roman" w:hAnsi="Arial" w:cs="Arial"/>
              <w:color w:val="000000"/>
              <w:sz w:val="24"/>
              <w:szCs w:val="24"/>
              <w:lang w:eastAsia="es-ES"/>
            </w:rPr>
            <w:fldChar w:fldCharType="end"/>
          </w:r>
          <w:r w:rsidRPr="00802395">
            <w:rPr>
              <w:rFonts w:ascii="Arial" w:eastAsia="Times New Roman" w:hAnsi="Arial" w:cs="Arial"/>
              <w:color w:val="000000"/>
              <w:sz w:val="24"/>
              <w:szCs w:val="24"/>
              <w:lang w:eastAsia="es-ES"/>
            </w:rPr>
            <w:t xml:space="preserve"> de 1</w:t>
          </w:r>
          <w:r w:rsidR="00007385">
            <w:rPr>
              <w:rFonts w:ascii="Arial" w:eastAsia="Times New Roman" w:hAnsi="Arial" w:cs="Arial"/>
              <w:color w:val="000000"/>
              <w:sz w:val="24"/>
              <w:szCs w:val="24"/>
              <w:lang w:eastAsia="es-ES"/>
            </w:rPr>
            <w:t>19</w:t>
          </w:r>
        </w:p>
      </w:tc>
    </w:tr>
  </w:tbl>
  <w:p w:rsidR="00802395" w:rsidRDefault="00802395">
    <w:pPr>
      <w:pStyle w:val="Encabezado"/>
    </w:pPr>
  </w:p>
  <w:p w:rsidR="00802395" w:rsidRPr="00D336D7" w:rsidRDefault="00802395" w:rsidP="00D336D7">
    <w:pPr>
      <w:pStyle w:val="Encabezado"/>
      <w:tabs>
        <w:tab w:val="clear" w:pos="4252"/>
        <w:tab w:val="clear" w:pos="8504"/>
        <w:tab w:val="left" w:pos="3996"/>
      </w:tabs>
      <w:rPr>
        <w:sz w:val="28"/>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395" w:rsidRPr="00B77E30" w:rsidRDefault="00802395">
    <w:pPr>
      <w:pStyle w:val="Encabezado"/>
      <w:rPr>
        <w:sz w:val="24"/>
        <w:szCs w:val="24"/>
      </w:rPr>
    </w:pPr>
  </w:p>
  <w:tbl>
    <w:tblPr>
      <w:tblW w:w="9211" w:type="dxa"/>
      <w:tblCellMar>
        <w:left w:w="70" w:type="dxa"/>
        <w:right w:w="70" w:type="dxa"/>
      </w:tblCellMar>
      <w:tblLook w:val="04A0" w:firstRow="1" w:lastRow="0" w:firstColumn="1" w:lastColumn="0" w:noHBand="0" w:noVBand="1"/>
    </w:tblPr>
    <w:tblGrid>
      <w:gridCol w:w="1401"/>
      <w:gridCol w:w="2327"/>
      <w:gridCol w:w="2114"/>
      <w:gridCol w:w="1583"/>
      <w:gridCol w:w="1786"/>
    </w:tblGrid>
    <w:tr w:rsidR="00802395" w:rsidRPr="00B77E30" w:rsidTr="00B77E30">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rsidR="00802395" w:rsidRPr="00B77E30" w:rsidRDefault="00802395" w:rsidP="00B77E30">
          <w:pPr>
            <w:autoSpaceDE w:val="0"/>
            <w:autoSpaceDN w:val="0"/>
            <w:adjustRightInd w:val="0"/>
            <w:spacing w:after="0" w:line="240" w:lineRule="auto"/>
            <w:rPr>
              <w:rFonts w:ascii="Arial" w:hAnsi="Arial" w:cs="Arial"/>
              <w:color w:val="000000"/>
              <w:sz w:val="24"/>
              <w:szCs w:val="24"/>
              <w:lang w:val="es-CO"/>
            </w:rPr>
          </w:pPr>
          <w:r w:rsidRPr="00B77E30">
            <w:rPr>
              <w:rFonts w:ascii="Arial" w:hAnsi="Arial" w:cs="Arial"/>
              <w:noProof/>
              <w:color w:val="000000"/>
              <w:sz w:val="24"/>
              <w:szCs w:val="24"/>
              <w:lang w:val="es-CO" w:eastAsia="es-CO"/>
            </w:rPr>
            <w:drawing>
              <wp:anchor distT="0" distB="0" distL="114300" distR="114300" simplePos="0" relativeHeight="251625472" behindDoc="0" locked="0" layoutInCell="1" allowOverlap="1" wp14:anchorId="5226A2A6" wp14:editId="2F3AA30E">
                <wp:simplePos x="0" y="0"/>
                <wp:positionH relativeFrom="column">
                  <wp:posOffset>61595</wp:posOffset>
                </wp:positionH>
                <wp:positionV relativeFrom="paragraph">
                  <wp:posOffset>8255</wp:posOffset>
                </wp:positionV>
                <wp:extent cx="1200150" cy="5365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150" cy="53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2395" w:rsidRPr="00B77E30" w:rsidRDefault="00802395" w:rsidP="00B77E30">
          <w:pPr>
            <w:spacing w:after="0" w:line="240" w:lineRule="auto"/>
            <w:jc w:val="center"/>
            <w:rPr>
              <w:rFonts w:ascii="Arial" w:eastAsia="Times New Roman" w:hAnsi="Arial" w:cs="Arial"/>
              <w:b/>
              <w:bCs/>
              <w:color w:val="000000"/>
              <w:sz w:val="24"/>
              <w:szCs w:val="24"/>
              <w:lang w:eastAsia="es-ES"/>
            </w:rPr>
          </w:pPr>
          <w:r w:rsidRPr="00B77E30">
            <w:rPr>
              <w:rFonts w:ascii="Arial" w:hAnsi="Arial" w:cs="Arial"/>
              <w:color w:val="000000"/>
              <w:sz w:val="24"/>
              <w:szCs w:val="24"/>
              <w:lang w:val="es-CO"/>
            </w:rPr>
            <w:t xml:space="preserve">                               </w:t>
          </w:r>
          <w:r w:rsidRPr="00B77E30">
            <w:rPr>
              <w:rFonts w:ascii="Arial" w:hAnsi="Arial" w:cs="Arial"/>
              <w:b/>
              <w:bCs/>
              <w:color w:val="000000"/>
              <w:sz w:val="24"/>
              <w:szCs w:val="24"/>
              <w:lang w:val="es-CO"/>
            </w:rPr>
            <w:t xml:space="preserve">MANUAL GENERAL PLAN DE PREPARACIÓN, ATENCIÓN Y                    </w:t>
          </w:r>
          <w:r>
            <w:rPr>
              <w:rFonts w:ascii="Arial" w:hAnsi="Arial" w:cs="Arial"/>
              <w:b/>
              <w:bCs/>
              <w:color w:val="000000"/>
              <w:sz w:val="24"/>
              <w:szCs w:val="24"/>
              <w:lang w:val="es-CO"/>
            </w:rPr>
            <w:t xml:space="preserve">      </w:t>
          </w:r>
          <w:r w:rsidRPr="00B77E30">
            <w:rPr>
              <w:rFonts w:ascii="Arial" w:hAnsi="Arial" w:cs="Arial"/>
              <w:b/>
              <w:bCs/>
              <w:color w:val="000000"/>
              <w:sz w:val="24"/>
              <w:szCs w:val="24"/>
              <w:lang w:val="es-CO"/>
            </w:rPr>
            <w:t>RESPUESTA ANTE EMERGENCIAS</w:t>
          </w:r>
        </w:p>
      </w:tc>
    </w:tr>
    <w:tr w:rsidR="00802395" w:rsidRPr="00B77E30" w:rsidTr="00B77E30">
      <w:trPr>
        <w:trHeight w:val="641"/>
      </w:trPr>
      <w:tc>
        <w:tcPr>
          <w:tcW w:w="1542" w:type="dxa"/>
          <w:tcBorders>
            <w:top w:val="nil"/>
            <w:left w:val="single" w:sz="8" w:space="0" w:color="auto"/>
            <w:bottom w:val="single" w:sz="4" w:space="0" w:color="auto"/>
            <w:right w:val="single" w:sz="4" w:space="0" w:color="auto"/>
          </w:tcBorders>
          <w:shd w:val="clear" w:color="auto" w:fill="auto"/>
          <w:vAlign w:val="center"/>
          <w:hideMark/>
        </w:tcPr>
        <w:p w:rsidR="00802395" w:rsidRPr="00B77E30" w:rsidRDefault="00802395" w:rsidP="003103C2">
          <w:pPr>
            <w:spacing w:after="0" w:line="240" w:lineRule="auto"/>
            <w:jc w:val="center"/>
            <w:rPr>
              <w:rFonts w:ascii="Arial" w:eastAsia="Times New Roman" w:hAnsi="Arial" w:cs="Arial"/>
              <w:b/>
              <w:bCs/>
              <w:color w:val="000000"/>
              <w:sz w:val="24"/>
              <w:szCs w:val="24"/>
              <w:lang w:eastAsia="es-ES"/>
            </w:rPr>
          </w:pPr>
          <w:r w:rsidRPr="00B77E30">
            <w:rPr>
              <w:rFonts w:ascii="Arial" w:eastAsia="Times New Roman" w:hAnsi="Arial" w:cs="Arial"/>
              <w:b/>
              <w:bCs/>
              <w:color w:val="000000"/>
              <w:sz w:val="24"/>
              <w:szCs w:val="24"/>
              <w:lang w:eastAsia="es-ES"/>
            </w:rPr>
            <w:t>CÓDIGO</w:t>
          </w:r>
        </w:p>
      </w:tc>
      <w:tc>
        <w:tcPr>
          <w:tcW w:w="2145" w:type="dxa"/>
          <w:tcBorders>
            <w:top w:val="nil"/>
            <w:left w:val="nil"/>
            <w:bottom w:val="single" w:sz="4" w:space="0" w:color="auto"/>
            <w:right w:val="single" w:sz="4" w:space="0" w:color="auto"/>
          </w:tcBorders>
          <w:shd w:val="clear" w:color="auto" w:fill="auto"/>
          <w:vAlign w:val="center"/>
          <w:hideMark/>
        </w:tcPr>
        <w:p w:rsidR="00802395" w:rsidRPr="00B77E30" w:rsidRDefault="00802395" w:rsidP="003103C2">
          <w:pPr>
            <w:spacing w:after="0" w:line="240" w:lineRule="auto"/>
            <w:jc w:val="center"/>
            <w:rPr>
              <w:rFonts w:ascii="Arial" w:eastAsia="Times New Roman" w:hAnsi="Arial" w:cs="Arial"/>
              <w:b/>
              <w:bCs/>
              <w:color w:val="000000"/>
              <w:sz w:val="24"/>
              <w:szCs w:val="24"/>
              <w:lang w:eastAsia="es-ES"/>
            </w:rPr>
          </w:pPr>
          <w:r w:rsidRPr="00B77E30">
            <w:rPr>
              <w:rFonts w:ascii="Arial" w:eastAsia="Times New Roman" w:hAnsi="Arial" w:cs="Arial"/>
              <w:b/>
              <w:bCs/>
              <w:color w:val="000000"/>
              <w:sz w:val="24"/>
              <w:szCs w:val="24"/>
              <w:lang w:eastAsia="es-ES"/>
            </w:rPr>
            <w:t>FECHA DE IMPLEMENTACIÓN</w:t>
          </w:r>
        </w:p>
      </w:tc>
      <w:tc>
        <w:tcPr>
          <w:tcW w:w="1628" w:type="dxa"/>
          <w:tcBorders>
            <w:top w:val="nil"/>
            <w:left w:val="nil"/>
            <w:bottom w:val="single" w:sz="4" w:space="0" w:color="auto"/>
            <w:right w:val="single" w:sz="4" w:space="0" w:color="auto"/>
          </w:tcBorders>
          <w:shd w:val="clear" w:color="auto" w:fill="auto"/>
          <w:vAlign w:val="center"/>
          <w:hideMark/>
        </w:tcPr>
        <w:p w:rsidR="00802395" w:rsidRPr="00B77E30" w:rsidRDefault="00802395" w:rsidP="003103C2">
          <w:pPr>
            <w:spacing w:after="0" w:line="240" w:lineRule="auto"/>
            <w:jc w:val="center"/>
            <w:rPr>
              <w:rFonts w:ascii="Arial" w:eastAsia="Times New Roman" w:hAnsi="Arial" w:cs="Arial"/>
              <w:b/>
              <w:bCs/>
              <w:color w:val="000000"/>
              <w:sz w:val="24"/>
              <w:szCs w:val="24"/>
              <w:lang w:eastAsia="es-ES"/>
            </w:rPr>
          </w:pPr>
          <w:r w:rsidRPr="00B77E30">
            <w:rPr>
              <w:rFonts w:ascii="Arial" w:eastAsia="Times New Roman" w:hAnsi="Arial" w:cs="Arial"/>
              <w:b/>
              <w:bCs/>
              <w:color w:val="000000"/>
              <w:sz w:val="24"/>
              <w:szCs w:val="24"/>
              <w:lang w:eastAsia="es-ES"/>
            </w:rPr>
            <w:t>FECHA DE ACTUALIZACIÓN</w:t>
          </w:r>
        </w:p>
      </w:tc>
      <w:tc>
        <w:tcPr>
          <w:tcW w:w="1760" w:type="dxa"/>
          <w:tcBorders>
            <w:top w:val="nil"/>
            <w:left w:val="nil"/>
            <w:bottom w:val="single" w:sz="4" w:space="0" w:color="auto"/>
            <w:right w:val="single" w:sz="8" w:space="0" w:color="auto"/>
          </w:tcBorders>
          <w:shd w:val="clear" w:color="auto" w:fill="auto"/>
          <w:vAlign w:val="center"/>
          <w:hideMark/>
        </w:tcPr>
        <w:p w:rsidR="00802395" w:rsidRPr="00B77E30" w:rsidRDefault="00802395" w:rsidP="003103C2">
          <w:pPr>
            <w:spacing w:after="0" w:line="240" w:lineRule="auto"/>
            <w:jc w:val="center"/>
            <w:rPr>
              <w:rFonts w:ascii="Arial" w:eastAsia="Times New Roman" w:hAnsi="Arial" w:cs="Arial"/>
              <w:b/>
              <w:bCs/>
              <w:color w:val="000000"/>
              <w:sz w:val="24"/>
              <w:szCs w:val="24"/>
              <w:lang w:eastAsia="es-ES"/>
            </w:rPr>
          </w:pPr>
          <w:r w:rsidRPr="00B77E30">
            <w:rPr>
              <w:rFonts w:ascii="Arial" w:eastAsia="Times New Roman" w:hAnsi="Arial" w:cs="Arial"/>
              <w:b/>
              <w:bCs/>
              <w:color w:val="000000"/>
              <w:sz w:val="24"/>
              <w:szCs w:val="24"/>
              <w:lang w:eastAsia="es-ES"/>
            </w:rPr>
            <w:t>VERSIÓN</w:t>
          </w:r>
        </w:p>
      </w:tc>
      <w:tc>
        <w:tcPr>
          <w:tcW w:w="2136" w:type="dxa"/>
          <w:tcBorders>
            <w:top w:val="nil"/>
            <w:left w:val="nil"/>
            <w:bottom w:val="single" w:sz="4" w:space="0" w:color="auto"/>
            <w:right w:val="single" w:sz="8" w:space="0" w:color="auto"/>
          </w:tcBorders>
          <w:vAlign w:val="center"/>
        </w:tcPr>
        <w:p w:rsidR="00802395" w:rsidRPr="00B77E30" w:rsidRDefault="00802395" w:rsidP="003103C2">
          <w:pPr>
            <w:spacing w:after="0" w:line="240" w:lineRule="auto"/>
            <w:jc w:val="center"/>
            <w:rPr>
              <w:rFonts w:ascii="Arial" w:eastAsia="Times New Roman" w:hAnsi="Arial" w:cs="Arial"/>
              <w:b/>
              <w:bCs/>
              <w:color w:val="000000"/>
              <w:sz w:val="24"/>
              <w:szCs w:val="24"/>
              <w:lang w:eastAsia="es-ES"/>
            </w:rPr>
          </w:pPr>
          <w:r w:rsidRPr="00B77E30">
            <w:rPr>
              <w:rFonts w:ascii="Arial" w:eastAsia="Times New Roman" w:hAnsi="Arial" w:cs="Arial"/>
              <w:b/>
              <w:bCs/>
              <w:color w:val="000000"/>
              <w:sz w:val="24"/>
              <w:szCs w:val="24"/>
              <w:lang w:eastAsia="es-ES"/>
            </w:rPr>
            <w:t>PÁGINA</w:t>
          </w:r>
        </w:p>
      </w:tc>
    </w:tr>
    <w:tr w:rsidR="00802395" w:rsidRPr="00B77E30" w:rsidTr="00B77E30">
      <w:trPr>
        <w:trHeight w:val="540"/>
      </w:trPr>
      <w:tc>
        <w:tcPr>
          <w:tcW w:w="1542" w:type="dxa"/>
          <w:tcBorders>
            <w:top w:val="nil"/>
            <w:left w:val="single" w:sz="8" w:space="0" w:color="auto"/>
            <w:bottom w:val="single" w:sz="8" w:space="0" w:color="auto"/>
            <w:right w:val="single" w:sz="4" w:space="0" w:color="auto"/>
          </w:tcBorders>
          <w:shd w:val="clear" w:color="auto" w:fill="auto"/>
          <w:vAlign w:val="center"/>
          <w:hideMark/>
        </w:tcPr>
        <w:p w:rsidR="00802395" w:rsidRPr="00B77E30" w:rsidRDefault="00802395" w:rsidP="003103C2">
          <w:pPr>
            <w:spacing w:after="0" w:line="240" w:lineRule="auto"/>
            <w:jc w:val="center"/>
            <w:rPr>
              <w:rFonts w:ascii="Arial" w:eastAsia="Times New Roman" w:hAnsi="Arial" w:cs="Arial"/>
              <w:bCs/>
              <w:color w:val="000000"/>
              <w:sz w:val="24"/>
              <w:szCs w:val="24"/>
              <w:lang w:eastAsia="es-ES"/>
            </w:rPr>
          </w:pPr>
          <w:r>
            <w:rPr>
              <w:rFonts w:ascii="Arial" w:eastAsia="Times New Roman" w:hAnsi="Arial" w:cs="Arial"/>
              <w:bCs/>
              <w:color w:val="000000"/>
              <w:sz w:val="24"/>
              <w:szCs w:val="24"/>
              <w:lang w:eastAsia="es-ES"/>
            </w:rPr>
            <w:t>MA-ST-01</w:t>
          </w:r>
        </w:p>
      </w:tc>
      <w:tc>
        <w:tcPr>
          <w:tcW w:w="2145" w:type="dxa"/>
          <w:tcBorders>
            <w:top w:val="nil"/>
            <w:left w:val="nil"/>
            <w:bottom w:val="single" w:sz="8" w:space="0" w:color="auto"/>
            <w:right w:val="single" w:sz="4" w:space="0" w:color="auto"/>
          </w:tcBorders>
          <w:shd w:val="clear" w:color="auto" w:fill="auto"/>
          <w:vAlign w:val="center"/>
          <w:hideMark/>
        </w:tcPr>
        <w:p w:rsidR="00802395" w:rsidRPr="00B77E30" w:rsidRDefault="00802395" w:rsidP="003103C2">
          <w:pPr>
            <w:spacing w:after="0" w:line="240" w:lineRule="auto"/>
            <w:jc w:val="center"/>
            <w:rPr>
              <w:rFonts w:ascii="Arial" w:eastAsia="Times New Roman" w:hAnsi="Arial" w:cs="Arial"/>
              <w:bCs/>
              <w:color w:val="000000"/>
              <w:sz w:val="24"/>
              <w:szCs w:val="24"/>
              <w:lang w:eastAsia="es-ES"/>
            </w:rPr>
          </w:pPr>
          <w:r>
            <w:rPr>
              <w:rFonts w:ascii="Arial" w:eastAsia="Times New Roman" w:hAnsi="Arial" w:cs="Arial"/>
              <w:bCs/>
              <w:color w:val="000000"/>
              <w:sz w:val="24"/>
              <w:szCs w:val="24"/>
              <w:lang w:eastAsia="es-ES"/>
            </w:rPr>
            <w:t>19/11/2021</w:t>
          </w:r>
        </w:p>
      </w:tc>
      <w:tc>
        <w:tcPr>
          <w:tcW w:w="1628" w:type="dxa"/>
          <w:tcBorders>
            <w:top w:val="nil"/>
            <w:left w:val="nil"/>
            <w:bottom w:val="single" w:sz="8" w:space="0" w:color="auto"/>
            <w:right w:val="single" w:sz="4" w:space="0" w:color="auto"/>
          </w:tcBorders>
          <w:shd w:val="clear" w:color="auto" w:fill="auto"/>
          <w:vAlign w:val="center"/>
          <w:hideMark/>
        </w:tcPr>
        <w:p w:rsidR="00802395" w:rsidRPr="00B77E30" w:rsidRDefault="00802395" w:rsidP="003103C2">
          <w:pPr>
            <w:spacing w:after="0" w:line="240" w:lineRule="auto"/>
            <w:jc w:val="center"/>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19/11/2021</w:t>
          </w:r>
        </w:p>
      </w:tc>
      <w:tc>
        <w:tcPr>
          <w:tcW w:w="1760" w:type="dxa"/>
          <w:tcBorders>
            <w:top w:val="nil"/>
            <w:left w:val="nil"/>
            <w:bottom w:val="single" w:sz="8" w:space="0" w:color="auto"/>
            <w:right w:val="single" w:sz="8" w:space="0" w:color="auto"/>
          </w:tcBorders>
          <w:shd w:val="clear" w:color="auto" w:fill="auto"/>
          <w:vAlign w:val="center"/>
          <w:hideMark/>
        </w:tcPr>
        <w:p w:rsidR="00802395" w:rsidRPr="00B77E30" w:rsidRDefault="00802395" w:rsidP="003103C2">
          <w:pPr>
            <w:spacing w:after="0" w:line="240" w:lineRule="auto"/>
            <w:jc w:val="center"/>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1</w:t>
          </w:r>
        </w:p>
      </w:tc>
      <w:tc>
        <w:tcPr>
          <w:tcW w:w="2136" w:type="dxa"/>
          <w:tcBorders>
            <w:top w:val="nil"/>
            <w:left w:val="nil"/>
            <w:bottom w:val="single" w:sz="8" w:space="0" w:color="auto"/>
            <w:right w:val="single" w:sz="8" w:space="0" w:color="auto"/>
          </w:tcBorders>
          <w:vAlign w:val="center"/>
        </w:tcPr>
        <w:p w:rsidR="00802395" w:rsidRPr="00B77E30" w:rsidRDefault="00802395" w:rsidP="00802395">
          <w:pPr>
            <w:spacing w:after="0" w:line="240" w:lineRule="auto"/>
            <w:jc w:val="center"/>
            <w:rPr>
              <w:rFonts w:ascii="Arial" w:eastAsia="Times New Roman" w:hAnsi="Arial" w:cs="Arial"/>
              <w:color w:val="000000"/>
              <w:sz w:val="24"/>
              <w:szCs w:val="24"/>
              <w:lang w:eastAsia="es-ES"/>
            </w:rPr>
          </w:pPr>
          <w:r w:rsidRPr="00802395">
            <w:rPr>
              <w:rFonts w:ascii="Arial" w:eastAsia="Times New Roman" w:hAnsi="Arial" w:cs="Arial"/>
              <w:color w:val="000000"/>
              <w:sz w:val="24"/>
              <w:szCs w:val="24"/>
              <w:lang w:eastAsia="es-ES"/>
            </w:rPr>
            <w:fldChar w:fldCharType="begin"/>
          </w:r>
          <w:r w:rsidRPr="00802395">
            <w:rPr>
              <w:rFonts w:ascii="Arial" w:eastAsia="Times New Roman" w:hAnsi="Arial" w:cs="Arial"/>
              <w:color w:val="000000"/>
              <w:sz w:val="24"/>
              <w:szCs w:val="24"/>
              <w:lang w:eastAsia="es-ES"/>
            </w:rPr>
            <w:instrText>PAGE   \* MERGEFORMAT</w:instrText>
          </w:r>
          <w:r w:rsidRPr="00802395">
            <w:rPr>
              <w:rFonts w:ascii="Arial" w:eastAsia="Times New Roman" w:hAnsi="Arial" w:cs="Arial"/>
              <w:color w:val="000000"/>
              <w:sz w:val="24"/>
              <w:szCs w:val="24"/>
              <w:lang w:eastAsia="es-ES"/>
            </w:rPr>
            <w:fldChar w:fldCharType="separate"/>
          </w:r>
          <w:r w:rsidR="00007385">
            <w:rPr>
              <w:rFonts w:ascii="Arial" w:eastAsia="Times New Roman" w:hAnsi="Arial" w:cs="Arial"/>
              <w:noProof/>
              <w:color w:val="000000"/>
              <w:sz w:val="24"/>
              <w:szCs w:val="24"/>
              <w:lang w:eastAsia="es-ES"/>
            </w:rPr>
            <w:t>1</w:t>
          </w:r>
          <w:r w:rsidRPr="00802395">
            <w:rPr>
              <w:rFonts w:ascii="Arial" w:eastAsia="Times New Roman" w:hAnsi="Arial" w:cs="Arial"/>
              <w:color w:val="000000"/>
              <w:sz w:val="24"/>
              <w:szCs w:val="24"/>
              <w:lang w:eastAsia="es-ES"/>
            </w:rPr>
            <w:fldChar w:fldCharType="end"/>
          </w:r>
          <w:r>
            <w:rPr>
              <w:rFonts w:ascii="Arial" w:eastAsia="Times New Roman" w:hAnsi="Arial" w:cs="Arial"/>
              <w:color w:val="000000"/>
              <w:sz w:val="24"/>
              <w:szCs w:val="24"/>
              <w:lang w:eastAsia="es-ES"/>
            </w:rPr>
            <w:t xml:space="preserve"> de 120</w:t>
          </w:r>
        </w:p>
      </w:tc>
    </w:tr>
  </w:tbl>
  <w:p w:rsidR="00802395" w:rsidRPr="00B77E30" w:rsidRDefault="00802395">
    <w:pPr>
      <w:pStyle w:val="Encabezado"/>
      <w:rPr>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395" w:rsidRDefault="00802395">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1" w:type="dxa"/>
      <w:tblCellMar>
        <w:left w:w="70" w:type="dxa"/>
        <w:right w:w="70" w:type="dxa"/>
      </w:tblCellMar>
      <w:tblLook w:val="04A0" w:firstRow="1" w:lastRow="0" w:firstColumn="1" w:lastColumn="0" w:noHBand="0" w:noVBand="1"/>
    </w:tblPr>
    <w:tblGrid>
      <w:gridCol w:w="1401"/>
      <w:gridCol w:w="2327"/>
      <w:gridCol w:w="2114"/>
      <w:gridCol w:w="1583"/>
      <w:gridCol w:w="1786"/>
    </w:tblGrid>
    <w:tr w:rsidR="00802395" w:rsidRPr="00B77E30" w:rsidTr="000A3380">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rsidR="00802395" w:rsidRPr="00B77E30" w:rsidRDefault="00802395" w:rsidP="000A3380">
          <w:pPr>
            <w:autoSpaceDE w:val="0"/>
            <w:autoSpaceDN w:val="0"/>
            <w:adjustRightInd w:val="0"/>
            <w:spacing w:after="0" w:line="240" w:lineRule="auto"/>
            <w:rPr>
              <w:rFonts w:ascii="Arial" w:hAnsi="Arial" w:cs="Arial"/>
              <w:color w:val="000000"/>
              <w:sz w:val="24"/>
              <w:szCs w:val="24"/>
              <w:lang w:val="es-CO"/>
            </w:rPr>
          </w:pPr>
          <w:r w:rsidRPr="00B77E30">
            <w:rPr>
              <w:rFonts w:ascii="Arial" w:hAnsi="Arial" w:cs="Arial"/>
              <w:noProof/>
              <w:color w:val="000000"/>
              <w:sz w:val="24"/>
              <w:szCs w:val="24"/>
              <w:lang w:val="es-CO" w:eastAsia="es-CO"/>
            </w:rPr>
            <w:drawing>
              <wp:anchor distT="0" distB="0" distL="114300" distR="114300" simplePos="0" relativeHeight="251650048" behindDoc="0" locked="0" layoutInCell="1" allowOverlap="1" wp14:anchorId="391B9333" wp14:editId="71EACEE3">
                <wp:simplePos x="0" y="0"/>
                <wp:positionH relativeFrom="column">
                  <wp:posOffset>61595</wp:posOffset>
                </wp:positionH>
                <wp:positionV relativeFrom="paragraph">
                  <wp:posOffset>8255</wp:posOffset>
                </wp:positionV>
                <wp:extent cx="1200150" cy="536575"/>
                <wp:effectExtent l="0" t="0" r="0" b="0"/>
                <wp:wrapNone/>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150" cy="53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2395" w:rsidRPr="00B77E30" w:rsidRDefault="00802395" w:rsidP="000A3380">
          <w:pPr>
            <w:spacing w:after="0" w:line="240" w:lineRule="auto"/>
            <w:jc w:val="center"/>
            <w:rPr>
              <w:rFonts w:ascii="Arial" w:eastAsia="Times New Roman" w:hAnsi="Arial" w:cs="Arial"/>
              <w:b/>
              <w:bCs/>
              <w:color w:val="000000"/>
              <w:sz w:val="24"/>
              <w:szCs w:val="24"/>
              <w:lang w:eastAsia="es-ES"/>
            </w:rPr>
          </w:pPr>
          <w:r w:rsidRPr="00B77E30">
            <w:rPr>
              <w:rFonts w:ascii="Arial" w:hAnsi="Arial" w:cs="Arial"/>
              <w:color w:val="000000"/>
              <w:sz w:val="24"/>
              <w:szCs w:val="24"/>
              <w:lang w:val="es-CO"/>
            </w:rPr>
            <w:t xml:space="preserve">                               </w:t>
          </w:r>
          <w:r w:rsidRPr="00B77E30">
            <w:rPr>
              <w:rFonts w:ascii="Arial" w:hAnsi="Arial" w:cs="Arial"/>
              <w:b/>
              <w:bCs/>
              <w:color w:val="000000"/>
              <w:sz w:val="24"/>
              <w:szCs w:val="24"/>
              <w:lang w:val="es-CO"/>
            </w:rPr>
            <w:t>MANUAL GENERAL PLAN DE PREPARACIÓN, ATENCIÓN Y                    RESPUESTA ANTE EMERGENCIAS</w:t>
          </w:r>
        </w:p>
      </w:tc>
    </w:tr>
    <w:tr w:rsidR="00802395" w:rsidRPr="00B77E30" w:rsidTr="00802395">
      <w:trPr>
        <w:trHeight w:val="641"/>
      </w:trPr>
      <w:tc>
        <w:tcPr>
          <w:tcW w:w="1401" w:type="dxa"/>
          <w:tcBorders>
            <w:top w:val="nil"/>
            <w:left w:val="single" w:sz="8" w:space="0" w:color="auto"/>
            <w:bottom w:val="single" w:sz="4" w:space="0" w:color="auto"/>
            <w:right w:val="single" w:sz="4" w:space="0" w:color="auto"/>
          </w:tcBorders>
          <w:shd w:val="clear" w:color="auto" w:fill="auto"/>
          <w:vAlign w:val="center"/>
          <w:hideMark/>
        </w:tcPr>
        <w:p w:rsidR="00802395" w:rsidRPr="00B77E30" w:rsidRDefault="00802395" w:rsidP="000A3380">
          <w:pPr>
            <w:spacing w:after="0" w:line="240" w:lineRule="auto"/>
            <w:jc w:val="center"/>
            <w:rPr>
              <w:rFonts w:ascii="Arial" w:eastAsia="Times New Roman" w:hAnsi="Arial" w:cs="Arial"/>
              <w:b/>
              <w:bCs/>
              <w:color w:val="000000"/>
              <w:sz w:val="24"/>
              <w:szCs w:val="24"/>
              <w:lang w:eastAsia="es-ES"/>
            </w:rPr>
          </w:pPr>
          <w:r w:rsidRPr="00B77E30">
            <w:rPr>
              <w:rFonts w:ascii="Arial" w:eastAsia="Times New Roman" w:hAnsi="Arial" w:cs="Arial"/>
              <w:b/>
              <w:bCs/>
              <w:color w:val="000000"/>
              <w:sz w:val="24"/>
              <w:szCs w:val="24"/>
              <w:lang w:eastAsia="es-ES"/>
            </w:rPr>
            <w:t>CÓDIGO</w:t>
          </w:r>
        </w:p>
      </w:tc>
      <w:tc>
        <w:tcPr>
          <w:tcW w:w="2327" w:type="dxa"/>
          <w:tcBorders>
            <w:top w:val="nil"/>
            <w:left w:val="nil"/>
            <w:bottom w:val="single" w:sz="4" w:space="0" w:color="auto"/>
            <w:right w:val="single" w:sz="4" w:space="0" w:color="auto"/>
          </w:tcBorders>
          <w:shd w:val="clear" w:color="auto" w:fill="auto"/>
          <w:vAlign w:val="center"/>
          <w:hideMark/>
        </w:tcPr>
        <w:p w:rsidR="00802395" w:rsidRPr="00B77E30" w:rsidRDefault="00802395" w:rsidP="000A3380">
          <w:pPr>
            <w:spacing w:after="0" w:line="240" w:lineRule="auto"/>
            <w:jc w:val="center"/>
            <w:rPr>
              <w:rFonts w:ascii="Arial" w:eastAsia="Times New Roman" w:hAnsi="Arial" w:cs="Arial"/>
              <w:b/>
              <w:bCs/>
              <w:color w:val="000000"/>
              <w:sz w:val="24"/>
              <w:szCs w:val="24"/>
              <w:lang w:eastAsia="es-ES"/>
            </w:rPr>
          </w:pPr>
          <w:r w:rsidRPr="00B77E30">
            <w:rPr>
              <w:rFonts w:ascii="Arial" w:eastAsia="Times New Roman" w:hAnsi="Arial" w:cs="Arial"/>
              <w:b/>
              <w:bCs/>
              <w:color w:val="000000"/>
              <w:sz w:val="24"/>
              <w:szCs w:val="24"/>
              <w:lang w:eastAsia="es-ES"/>
            </w:rPr>
            <w:t>FECHA DE IMPLEMENTACIÓN</w:t>
          </w:r>
        </w:p>
      </w:tc>
      <w:tc>
        <w:tcPr>
          <w:tcW w:w="2114" w:type="dxa"/>
          <w:tcBorders>
            <w:top w:val="nil"/>
            <w:left w:val="nil"/>
            <w:bottom w:val="single" w:sz="4" w:space="0" w:color="auto"/>
            <w:right w:val="single" w:sz="4" w:space="0" w:color="auto"/>
          </w:tcBorders>
          <w:shd w:val="clear" w:color="auto" w:fill="auto"/>
          <w:vAlign w:val="center"/>
          <w:hideMark/>
        </w:tcPr>
        <w:p w:rsidR="00802395" w:rsidRPr="00B77E30" w:rsidRDefault="00802395" w:rsidP="000A3380">
          <w:pPr>
            <w:spacing w:after="0" w:line="240" w:lineRule="auto"/>
            <w:jc w:val="center"/>
            <w:rPr>
              <w:rFonts w:ascii="Arial" w:eastAsia="Times New Roman" w:hAnsi="Arial" w:cs="Arial"/>
              <w:b/>
              <w:bCs/>
              <w:color w:val="000000"/>
              <w:sz w:val="24"/>
              <w:szCs w:val="24"/>
              <w:lang w:eastAsia="es-ES"/>
            </w:rPr>
          </w:pPr>
          <w:r w:rsidRPr="00B77E30">
            <w:rPr>
              <w:rFonts w:ascii="Arial" w:eastAsia="Times New Roman" w:hAnsi="Arial" w:cs="Arial"/>
              <w:b/>
              <w:bCs/>
              <w:color w:val="000000"/>
              <w:sz w:val="24"/>
              <w:szCs w:val="24"/>
              <w:lang w:eastAsia="es-ES"/>
            </w:rPr>
            <w:t>FECHA DE ACTUALIZACIÓN</w:t>
          </w:r>
        </w:p>
      </w:tc>
      <w:tc>
        <w:tcPr>
          <w:tcW w:w="1583" w:type="dxa"/>
          <w:tcBorders>
            <w:top w:val="nil"/>
            <w:left w:val="nil"/>
            <w:bottom w:val="single" w:sz="4" w:space="0" w:color="auto"/>
            <w:right w:val="single" w:sz="8" w:space="0" w:color="auto"/>
          </w:tcBorders>
          <w:shd w:val="clear" w:color="auto" w:fill="auto"/>
          <w:vAlign w:val="center"/>
          <w:hideMark/>
        </w:tcPr>
        <w:p w:rsidR="00802395" w:rsidRPr="00B77E30" w:rsidRDefault="00802395" w:rsidP="000A3380">
          <w:pPr>
            <w:spacing w:after="0" w:line="240" w:lineRule="auto"/>
            <w:jc w:val="center"/>
            <w:rPr>
              <w:rFonts w:ascii="Arial" w:eastAsia="Times New Roman" w:hAnsi="Arial" w:cs="Arial"/>
              <w:b/>
              <w:bCs/>
              <w:color w:val="000000"/>
              <w:sz w:val="24"/>
              <w:szCs w:val="24"/>
              <w:lang w:eastAsia="es-ES"/>
            </w:rPr>
          </w:pPr>
          <w:r w:rsidRPr="00B77E30">
            <w:rPr>
              <w:rFonts w:ascii="Arial" w:eastAsia="Times New Roman" w:hAnsi="Arial" w:cs="Arial"/>
              <w:b/>
              <w:bCs/>
              <w:color w:val="000000"/>
              <w:sz w:val="24"/>
              <w:szCs w:val="24"/>
              <w:lang w:eastAsia="es-ES"/>
            </w:rPr>
            <w:t>VERSIÓN</w:t>
          </w:r>
        </w:p>
      </w:tc>
      <w:tc>
        <w:tcPr>
          <w:tcW w:w="1786" w:type="dxa"/>
          <w:tcBorders>
            <w:top w:val="nil"/>
            <w:left w:val="nil"/>
            <w:bottom w:val="single" w:sz="4" w:space="0" w:color="auto"/>
            <w:right w:val="single" w:sz="8" w:space="0" w:color="auto"/>
          </w:tcBorders>
          <w:vAlign w:val="center"/>
        </w:tcPr>
        <w:p w:rsidR="00802395" w:rsidRPr="00B77E30" w:rsidRDefault="00802395" w:rsidP="000A3380">
          <w:pPr>
            <w:spacing w:after="0" w:line="240" w:lineRule="auto"/>
            <w:jc w:val="center"/>
            <w:rPr>
              <w:rFonts w:ascii="Arial" w:eastAsia="Times New Roman" w:hAnsi="Arial" w:cs="Arial"/>
              <w:b/>
              <w:bCs/>
              <w:color w:val="000000"/>
              <w:sz w:val="24"/>
              <w:szCs w:val="24"/>
              <w:lang w:eastAsia="es-ES"/>
            </w:rPr>
          </w:pPr>
          <w:r w:rsidRPr="00B77E30">
            <w:rPr>
              <w:rFonts w:ascii="Arial" w:eastAsia="Times New Roman" w:hAnsi="Arial" w:cs="Arial"/>
              <w:b/>
              <w:bCs/>
              <w:color w:val="000000"/>
              <w:sz w:val="24"/>
              <w:szCs w:val="24"/>
              <w:lang w:eastAsia="es-ES"/>
            </w:rPr>
            <w:t>PÁGINA</w:t>
          </w:r>
        </w:p>
      </w:tc>
    </w:tr>
    <w:tr w:rsidR="00802395" w:rsidRPr="00B77E30" w:rsidTr="00802395">
      <w:trPr>
        <w:trHeight w:val="540"/>
      </w:trPr>
      <w:tc>
        <w:tcPr>
          <w:tcW w:w="1401" w:type="dxa"/>
          <w:tcBorders>
            <w:top w:val="nil"/>
            <w:left w:val="single" w:sz="8" w:space="0" w:color="auto"/>
            <w:bottom w:val="single" w:sz="8" w:space="0" w:color="auto"/>
            <w:right w:val="single" w:sz="4" w:space="0" w:color="auto"/>
          </w:tcBorders>
          <w:shd w:val="clear" w:color="auto" w:fill="auto"/>
          <w:vAlign w:val="center"/>
          <w:hideMark/>
        </w:tcPr>
        <w:p w:rsidR="00802395" w:rsidRPr="00B77E30" w:rsidRDefault="00802395" w:rsidP="00802395">
          <w:pPr>
            <w:spacing w:after="0" w:line="240" w:lineRule="auto"/>
            <w:jc w:val="center"/>
            <w:rPr>
              <w:rFonts w:ascii="Arial" w:eastAsia="Times New Roman" w:hAnsi="Arial" w:cs="Arial"/>
              <w:bCs/>
              <w:color w:val="000000"/>
              <w:sz w:val="24"/>
              <w:szCs w:val="24"/>
              <w:lang w:eastAsia="es-ES"/>
            </w:rPr>
          </w:pPr>
          <w:r>
            <w:rPr>
              <w:rFonts w:ascii="Arial" w:eastAsia="Times New Roman" w:hAnsi="Arial" w:cs="Arial"/>
              <w:bCs/>
              <w:color w:val="000000"/>
              <w:sz w:val="24"/>
              <w:szCs w:val="24"/>
              <w:lang w:eastAsia="es-ES"/>
            </w:rPr>
            <w:t>MA-ST-01</w:t>
          </w:r>
        </w:p>
      </w:tc>
      <w:tc>
        <w:tcPr>
          <w:tcW w:w="2327" w:type="dxa"/>
          <w:tcBorders>
            <w:top w:val="nil"/>
            <w:left w:val="nil"/>
            <w:bottom w:val="single" w:sz="8" w:space="0" w:color="auto"/>
            <w:right w:val="single" w:sz="4" w:space="0" w:color="auto"/>
          </w:tcBorders>
          <w:shd w:val="clear" w:color="auto" w:fill="auto"/>
          <w:vAlign w:val="center"/>
          <w:hideMark/>
        </w:tcPr>
        <w:p w:rsidR="00802395" w:rsidRPr="00B77E30" w:rsidRDefault="00802395" w:rsidP="00802395">
          <w:pPr>
            <w:spacing w:after="0" w:line="240" w:lineRule="auto"/>
            <w:jc w:val="center"/>
            <w:rPr>
              <w:rFonts w:ascii="Arial" w:eastAsia="Times New Roman" w:hAnsi="Arial" w:cs="Arial"/>
              <w:bCs/>
              <w:color w:val="000000"/>
              <w:sz w:val="24"/>
              <w:szCs w:val="24"/>
              <w:lang w:eastAsia="es-ES"/>
            </w:rPr>
          </w:pPr>
          <w:r>
            <w:rPr>
              <w:rFonts w:ascii="Arial" w:eastAsia="Times New Roman" w:hAnsi="Arial" w:cs="Arial"/>
              <w:bCs/>
              <w:color w:val="000000"/>
              <w:sz w:val="24"/>
              <w:szCs w:val="24"/>
              <w:lang w:eastAsia="es-ES"/>
            </w:rPr>
            <w:t>19/11/2021</w:t>
          </w:r>
        </w:p>
      </w:tc>
      <w:tc>
        <w:tcPr>
          <w:tcW w:w="2114" w:type="dxa"/>
          <w:tcBorders>
            <w:top w:val="nil"/>
            <w:left w:val="nil"/>
            <w:bottom w:val="single" w:sz="8" w:space="0" w:color="auto"/>
            <w:right w:val="single" w:sz="4" w:space="0" w:color="auto"/>
          </w:tcBorders>
          <w:shd w:val="clear" w:color="auto" w:fill="auto"/>
          <w:vAlign w:val="center"/>
          <w:hideMark/>
        </w:tcPr>
        <w:p w:rsidR="00802395" w:rsidRPr="00B77E30" w:rsidRDefault="00802395" w:rsidP="00802395">
          <w:pPr>
            <w:spacing w:after="0" w:line="240" w:lineRule="auto"/>
            <w:jc w:val="center"/>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19/11/2021</w:t>
          </w:r>
        </w:p>
      </w:tc>
      <w:tc>
        <w:tcPr>
          <w:tcW w:w="1583" w:type="dxa"/>
          <w:tcBorders>
            <w:top w:val="nil"/>
            <w:left w:val="nil"/>
            <w:bottom w:val="single" w:sz="8" w:space="0" w:color="auto"/>
            <w:right w:val="single" w:sz="8" w:space="0" w:color="auto"/>
          </w:tcBorders>
          <w:shd w:val="clear" w:color="auto" w:fill="auto"/>
          <w:vAlign w:val="center"/>
          <w:hideMark/>
        </w:tcPr>
        <w:p w:rsidR="00802395" w:rsidRPr="00B77E30" w:rsidRDefault="00802395" w:rsidP="00802395">
          <w:pPr>
            <w:spacing w:after="0" w:line="240" w:lineRule="auto"/>
            <w:jc w:val="center"/>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1</w:t>
          </w:r>
        </w:p>
      </w:tc>
      <w:tc>
        <w:tcPr>
          <w:tcW w:w="1786" w:type="dxa"/>
          <w:tcBorders>
            <w:top w:val="nil"/>
            <w:left w:val="nil"/>
            <w:bottom w:val="single" w:sz="8" w:space="0" w:color="auto"/>
            <w:right w:val="single" w:sz="8" w:space="0" w:color="auto"/>
          </w:tcBorders>
          <w:vAlign w:val="center"/>
        </w:tcPr>
        <w:p w:rsidR="00802395" w:rsidRPr="00B77E30" w:rsidRDefault="00802395" w:rsidP="00007385">
          <w:pPr>
            <w:spacing w:after="0" w:line="240" w:lineRule="auto"/>
            <w:jc w:val="center"/>
            <w:rPr>
              <w:rFonts w:ascii="Arial" w:eastAsia="Times New Roman" w:hAnsi="Arial" w:cs="Arial"/>
              <w:color w:val="000000"/>
              <w:sz w:val="24"/>
              <w:szCs w:val="24"/>
              <w:lang w:eastAsia="es-ES"/>
            </w:rPr>
          </w:pPr>
          <w:r w:rsidRPr="00802395">
            <w:rPr>
              <w:rFonts w:ascii="Arial" w:eastAsia="Times New Roman" w:hAnsi="Arial" w:cs="Arial"/>
              <w:color w:val="000000"/>
              <w:sz w:val="24"/>
              <w:szCs w:val="24"/>
              <w:lang w:eastAsia="es-ES"/>
            </w:rPr>
            <w:fldChar w:fldCharType="begin"/>
          </w:r>
          <w:r w:rsidRPr="00802395">
            <w:rPr>
              <w:rFonts w:ascii="Arial" w:eastAsia="Times New Roman" w:hAnsi="Arial" w:cs="Arial"/>
              <w:color w:val="000000"/>
              <w:sz w:val="24"/>
              <w:szCs w:val="24"/>
              <w:lang w:eastAsia="es-ES"/>
            </w:rPr>
            <w:instrText>PAGE   \* MERGEFORMAT</w:instrText>
          </w:r>
          <w:r w:rsidRPr="00802395">
            <w:rPr>
              <w:rFonts w:ascii="Arial" w:eastAsia="Times New Roman" w:hAnsi="Arial" w:cs="Arial"/>
              <w:color w:val="000000"/>
              <w:sz w:val="24"/>
              <w:szCs w:val="24"/>
              <w:lang w:eastAsia="es-ES"/>
            </w:rPr>
            <w:fldChar w:fldCharType="separate"/>
          </w:r>
          <w:r w:rsidR="00007385">
            <w:rPr>
              <w:rFonts w:ascii="Arial" w:eastAsia="Times New Roman" w:hAnsi="Arial" w:cs="Arial"/>
              <w:noProof/>
              <w:color w:val="000000"/>
              <w:sz w:val="24"/>
              <w:szCs w:val="24"/>
              <w:lang w:eastAsia="es-ES"/>
            </w:rPr>
            <w:t>117</w:t>
          </w:r>
          <w:r w:rsidRPr="00802395">
            <w:rPr>
              <w:rFonts w:ascii="Arial" w:eastAsia="Times New Roman" w:hAnsi="Arial" w:cs="Arial"/>
              <w:color w:val="000000"/>
              <w:sz w:val="24"/>
              <w:szCs w:val="24"/>
              <w:lang w:eastAsia="es-ES"/>
            </w:rPr>
            <w:fldChar w:fldCharType="end"/>
          </w:r>
          <w:r w:rsidRPr="00802395">
            <w:rPr>
              <w:rFonts w:ascii="Arial" w:eastAsia="Times New Roman" w:hAnsi="Arial" w:cs="Arial"/>
              <w:color w:val="000000"/>
              <w:sz w:val="24"/>
              <w:szCs w:val="24"/>
              <w:lang w:eastAsia="es-ES"/>
            </w:rPr>
            <w:t xml:space="preserve"> de 1</w:t>
          </w:r>
          <w:r w:rsidR="00007385">
            <w:rPr>
              <w:rFonts w:ascii="Arial" w:eastAsia="Times New Roman" w:hAnsi="Arial" w:cs="Arial"/>
              <w:color w:val="000000"/>
              <w:sz w:val="24"/>
              <w:szCs w:val="24"/>
              <w:lang w:eastAsia="es-ES"/>
            </w:rPr>
            <w:t>19</w:t>
          </w:r>
        </w:p>
      </w:tc>
    </w:tr>
  </w:tbl>
  <w:p w:rsidR="00802395" w:rsidRDefault="00802395">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395" w:rsidRDefault="0080239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5.25pt;height:9pt" o:bullet="t">
        <v:imagedata r:id="rId1" o:title="BD21327_"/>
      </v:shape>
    </w:pict>
  </w:numPicBullet>
  <w:abstractNum w:abstractNumId="0" w15:restartNumberingAfterBreak="0">
    <w:nsid w:val="00000001"/>
    <w:multiLevelType w:val="multilevel"/>
    <w:tmpl w:val="00000001"/>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pStyle w:val="Ttulo5"/>
      <w:suff w:val="nothing"/>
      <w:lvlText w:val=""/>
      <w:lvlJc w:val="left"/>
      <w:pPr>
        <w:tabs>
          <w:tab w:val="num" w:pos="1008"/>
        </w:tabs>
        <w:ind w:left="1008" w:hanging="1008"/>
      </w:pPr>
    </w:lvl>
    <w:lvl w:ilvl="5">
      <w:start w:val="1"/>
      <w:numFmt w:val="none"/>
      <w:pStyle w:val="Ttulo6"/>
      <w:suff w:val="nothing"/>
      <w:lvlText w:val=""/>
      <w:lvlJc w:val="left"/>
      <w:pPr>
        <w:tabs>
          <w:tab w:val="num" w:pos="1152"/>
        </w:tabs>
        <w:ind w:left="1152" w:hanging="1152"/>
      </w:pPr>
    </w:lvl>
    <w:lvl w:ilvl="6">
      <w:start w:val="1"/>
      <w:numFmt w:val="none"/>
      <w:pStyle w:val="Ttulo7"/>
      <w:suff w:val="nothing"/>
      <w:lvlText w:val=""/>
      <w:lvlJc w:val="left"/>
      <w:pPr>
        <w:tabs>
          <w:tab w:val="num" w:pos="1296"/>
        </w:tabs>
        <w:ind w:left="1296" w:hanging="1296"/>
      </w:pPr>
    </w:lvl>
    <w:lvl w:ilvl="7">
      <w:start w:val="1"/>
      <w:numFmt w:val="none"/>
      <w:pStyle w:val="Ttulo8"/>
      <w:suff w:val="nothing"/>
      <w:lvlText w:val=""/>
      <w:lvlJc w:val="left"/>
      <w:pPr>
        <w:tabs>
          <w:tab w:val="num" w:pos="1440"/>
        </w:tabs>
        <w:ind w:left="1440" w:hanging="1440"/>
      </w:pPr>
    </w:lvl>
    <w:lvl w:ilvl="8">
      <w:start w:val="1"/>
      <w:numFmt w:val="none"/>
      <w:pStyle w:val="Ttulo9"/>
      <w:suff w:val="nothing"/>
      <w:lvlText w:val=""/>
      <w:lvlJc w:val="left"/>
      <w:pPr>
        <w:tabs>
          <w:tab w:val="num" w:pos="1584"/>
        </w:tabs>
        <w:ind w:left="1584" w:hanging="1584"/>
      </w:pPr>
    </w:lvl>
  </w:abstractNum>
  <w:abstractNum w:abstractNumId="1" w15:restartNumberingAfterBreak="0">
    <w:nsid w:val="018750F3"/>
    <w:multiLevelType w:val="hybridMultilevel"/>
    <w:tmpl w:val="A39AFC8A"/>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1902E80"/>
    <w:multiLevelType w:val="multilevel"/>
    <w:tmpl w:val="310CF70E"/>
    <w:lvl w:ilvl="0">
      <w:start w:val="21"/>
      <w:numFmt w:val="decimal"/>
      <w:lvlText w:val="%1."/>
      <w:lvlJc w:val="left"/>
      <w:pPr>
        <w:ind w:left="720" w:hanging="72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3288" w:hanging="2160"/>
      </w:pPr>
      <w:rPr>
        <w:rFonts w:hint="default"/>
      </w:rPr>
    </w:lvl>
  </w:abstractNum>
  <w:abstractNum w:abstractNumId="3" w15:restartNumberingAfterBreak="0">
    <w:nsid w:val="01B76992"/>
    <w:multiLevelType w:val="hybridMultilevel"/>
    <w:tmpl w:val="B4C0BFDC"/>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D316D8"/>
    <w:multiLevelType w:val="hybridMultilevel"/>
    <w:tmpl w:val="A940A0DC"/>
    <w:lvl w:ilvl="0" w:tplc="0C0A0001">
      <w:start w:val="1"/>
      <w:numFmt w:val="bullet"/>
      <w:lvlText w:val=""/>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05F77382"/>
    <w:multiLevelType w:val="hybridMultilevel"/>
    <w:tmpl w:val="4328A3D2"/>
    <w:lvl w:ilvl="0" w:tplc="E9945844">
      <w:start w:val="1"/>
      <w:numFmt w:val="bullet"/>
      <w:lvlText w:val=""/>
      <w:lvlPicBulletId w:val="0"/>
      <w:lvlJc w:val="left"/>
      <w:pPr>
        <w:tabs>
          <w:tab w:val="num" w:pos="1080"/>
        </w:tabs>
        <w:ind w:left="1080" w:hanging="360"/>
      </w:pPr>
      <w:rPr>
        <w:rFonts w:ascii="Symbol" w:hAnsi="Symbol" w:hint="default"/>
        <w:color w:val="auto"/>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6" w15:restartNumberingAfterBreak="0">
    <w:nsid w:val="068D0AAF"/>
    <w:multiLevelType w:val="hybridMultilevel"/>
    <w:tmpl w:val="D14E2A50"/>
    <w:lvl w:ilvl="0" w:tplc="0C0A0001">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6BF7CD5"/>
    <w:multiLevelType w:val="hybridMultilevel"/>
    <w:tmpl w:val="7A66026A"/>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6C56E11"/>
    <w:multiLevelType w:val="hybridMultilevel"/>
    <w:tmpl w:val="0A001330"/>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073357CA"/>
    <w:multiLevelType w:val="hybridMultilevel"/>
    <w:tmpl w:val="750243D0"/>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08555F69"/>
    <w:multiLevelType w:val="hybridMultilevel"/>
    <w:tmpl w:val="1C36CE90"/>
    <w:lvl w:ilvl="0" w:tplc="0C0A0001">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8D61B8D"/>
    <w:multiLevelType w:val="hybridMultilevel"/>
    <w:tmpl w:val="3880D988"/>
    <w:lvl w:ilvl="0" w:tplc="0C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ADB2CD9"/>
    <w:multiLevelType w:val="hybridMultilevel"/>
    <w:tmpl w:val="686ECD8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0CDF08AC"/>
    <w:multiLevelType w:val="hybridMultilevel"/>
    <w:tmpl w:val="DA7EB6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0EC42A83"/>
    <w:multiLevelType w:val="hybridMultilevel"/>
    <w:tmpl w:val="534AB0BE"/>
    <w:lvl w:ilvl="0" w:tplc="0C0A0001">
      <w:start w:val="1"/>
      <w:numFmt w:val="bullet"/>
      <w:lvlText w:val=""/>
      <w:lvlJc w:val="left"/>
      <w:pPr>
        <w:tabs>
          <w:tab w:val="num" w:pos="360"/>
        </w:tabs>
        <w:ind w:left="360" w:hanging="360"/>
      </w:pPr>
      <w:rPr>
        <w:rFonts w:ascii="Symbol" w:hAnsi="Symbol" w:hint="default"/>
        <w:color w:val="auto"/>
      </w:rPr>
    </w:lvl>
    <w:lvl w:ilvl="1" w:tplc="0C0A0003" w:tentative="1">
      <w:start w:val="1"/>
      <w:numFmt w:val="bullet"/>
      <w:lvlText w:val="o"/>
      <w:lvlJc w:val="left"/>
      <w:pPr>
        <w:tabs>
          <w:tab w:val="num" w:pos="720"/>
        </w:tabs>
        <w:ind w:left="720" w:hanging="360"/>
      </w:pPr>
      <w:rPr>
        <w:rFonts w:ascii="Courier New" w:hAnsi="Courier New" w:cs="Courier New" w:hint="default"/>
      </w:rPr>
    </w:lvl>
    <w:lvl w:ilvl="2" w:tplc="0C0A0005" w:tentative="1">
      <w:start w:val="1"/>
      <w:numFmt w:val="bullet"/>
      <w:lvlText w:val=""/>
      <w:lvlJc w:val="left"/>
      <w:pPr>
        <w:tabs>
          <w:tab w:val="num" w:pos="1440"/>
        </w:tabs>
        <w:ind w:left="1440" w:hanging="360"/>
      </w:pPr>
      <w:rPr>
        <w:rFonts w:ascii="Wingdings" w:hAnsi="Wingdings" w:hint="default"/>
      </w:rPr>
    </w:lvl>
    <w:lvl w:ilvl="3" w:tplc="0C0A0001" w:tentative="1">
      <w:start w:val="1"/>
      <w:numFmt w:val="bullet"/>
      <w:lvlText w:val=""/>
      <w:lvlJc w:val="left"/>
      <w:pPr>
        <w:tabs>
          <w:tab w:val="num" w:pos="2160"/>
        </w:tabs>
        <w:ind w:left="2160" w:hanging="360"/>
      </w:pPr>
      <w:rPr>
        <w:rFonts w:ascii="Symbol" w:hAnsi="Symbol" w:hint="default"/>
      </w:rPr>
    </w:lvl>
    <w:lvl w:ilvl="4" w:tplc="0C0A0003" w:tentative="1">
      <w:start w:val="1"/>
      <w:numFmt w:val="bullet"/>
      <w:lvlText w:val="o"/>
      <w:lvlJc w:val="left"/>
      <w:pPr>
        <w:tabs>
          <w:tab w:val="num" w:pos="2880"/>
        </w:tabs>
        <w:ind w:left="2880" w:hanging="360"/>
      </w:pPr>
      <w:rPr>
        <w:rFonts w:ascii="Courier New" w:hAnsi="Courier New" w:cs="Courier New" w:hint="default"/>
      </w:rPr>
    </w:lvl>
    <w:lvl w:ilvl="5" w:tplc="0C0A0005" w:tentative="1">
      <w:start w:val="1"/>
      <w:numFmt w:val="bullet"/>
      <w:lvlText w:val=""/>
      <w:lvlJc w:val="left"/>
      <w:pPr>
        <w:tabs>
          <w:tab w:val="num" w:pos="3600"/>
        </w:tabs>
        <w:ind w:left="3600" w:hanging="360"/>
      </w:pPr>
      <w:rPr>
        <w:rFonts w:ascii="Wingdings" w:hAnsi="Wingdings" w:hint="default"/>
      </w:rPr>
    </w:lvl>
    <w:lvl w:ilvl="6" w:tplc="0C0A0001" w:tentative="1">
      <w:start w:val="1"/>
      <w:numFmt w:val="bullet"/>
      <w:lvlText w:val=""/>
      <w:lvlJc w:val="left"/>
      <w:pPr>
        <w:tabs>
          <w:tab w:val="num" w:pos="4320"/>
        </w:tabs>
        <w:ind w:left="4320" w:hanging="360"/>
      </w:pPr>
      <w:rPr>
        <w:rFonts w:ascii="Symbol" w:hAnsi="Symbol" w:hint="default"/>
      </w:rPr>
    </w:lvl>
    <w:lvl w:ilvl="7" w:tplc="0C0A0003" w:tentative="1">
      <w:start w:val="1"/>
      <w:numFmt w:val="bullet"/>
      <w:lvlText w:val="o"/>
      <w:lvlJc w:val="left"/>
      <w:pPr>
        <w:tabs>
          <w:tab w:val="num" w:pos="5040"/>
        </w:tabs>
        <w:ind w:left="5040" w:hanging="360"/>
      </w:pPr>
      <w:rPr>
        <w:rFonts w:ascii="Courier New" w:hAnsi="Courier New" w:cs="Courier New" w:hint="default"/>
      </w:rPr>
    </w:lvl>
    <w:lvl w:ilvl="8" w:tplc="0C0A0005" w:tentative="1">
      <w:start w:val="1"/>
      <w:numFmt w:val="bullet"/>
      <w:lvlText w:val=""/>
      <w:lvlJc w:val="left"/>
      <w:pPr>
        <w:tabs>
          <w:tab w:val="num" w:pos="5760"/>
        </w:tabs>
        <w:ind w:left="5760" w:hanging="360"/>
      </w:pPr>
      <w:rPr>
        <w:rFonts w:ascii="Wingdings" w:hAnsi="Wingdings" w:hint="default"/>
      </w:rPr>
    </w:lvl>
  </w:abstractNum>
  <w:abstractNum w:abstractNumId="15" w15:restartNumberingAfterBreak="0">
    <w:nsid w:val="0FAC61D7"/>
    <w:multiLevelType w:val="multilevel"/>
    <w:tmpl w:val="3F481F6A"/>
    <w:lvl w:ilvl="0">
      <w:start w:val="9"/>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16" w15:restartNumberingAfterBreak="0">
    <w:nsid w:val="10293805"/>
    <w:multiLevelType w:val="multilevel"/>
    <w:tmpl w:val="3244D082"/>
    <w:lvl w:ilvl="0">
      <w:start w:val="27"/>
      <w:numFmt w:val="decimal"/>
      <w:lvlText w:val="%1."/>
      <w:lvlJc w:val="left"/>
      <w:pPr>
        <w:ind w:left="480" w:hanging="480"/>
      </w:pPr>
      <w:rPr>
        <w:rFonts w:hint="default"/>
      </w:rPr>
    </w:lvl>
    <w:lvl w:ilvl="1">
      <w:start w:val="1"/>
      <w:numFmt w:val="decimal"/>
      <w:lvlText w:val="%1.%2."/>
      <w:lvlJc w:val="left"/>
      <w:pPr>
        <w:ind w:left="1506" w:hanging="720"/>
      </w:pPr>
      <w:rPr>
        <w:rFonts w:hint="default"/>
        <w:sz w:val="28"/>
        <w:szCs w:val="28"/>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7302" w:hanging="1800"/>
      </w:pPr>
      <w:rPr>
        <w:rFonts w:hint="default"/>
      </w:rPr>
    </w:lvl>
    <w:lvl w:ilvl="8">
      <w:start w:val="1"/>
      <w:numFmt w:val="decimal"/>
      <w:lvlText w:val="%1.%2.%3.%4.%5.%6.%7.%8.%9."/>
      <w:lvlJc w:val="left"/>
      <w:pPr>
        <w:ind w:left="8088" w:hanging="1800"/>
      </w:pPr>
      <w:rPr>
        <w:rFonts w:hint="default"/>
      </w:rPr>
    </w:lvl>
  </w:abstractNum>
  <w:abstractNum w:abstractNumId="17" w15:restartNumberingAfterBreak="0">
    <w:nsid w:val="12E33BFB"/>
    <w:multiLevelType w:val="hybridMultilevel"/>
    <w:tmpl w:val="84DED704"/>
    <w:lvl w:ilvl="0" w:tplc="0C0A0001">
      <w:start w:val="1"/>
      <w:numFmt w:val="bullet"/>
      <w:lvlText w:val=""/>
      <w:lvlJc w:val="left"/>
      <w:pPr>
        <w:tabs>
          <w:tab w:val="num" w:pos="1080"/>
        </w:tabs>
        <w:ind w:left="1080" w:hanging="360"/>
      </w:pPr>
      <w:rPr>
        <w:rFonts w:ascii="Symbol" w:hAnsi="Symbol" w:hint="default"/>
        <w:color w:val="auto"/>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8" w15:restartNumberingAfterBreak="0">
    <w:nsid w:val="13CE0AEA"/>
    <w:multiLevelType w:val="hybridMultilevel"/>
    <w:tmpl w:val="D5EC645E"/>
    <w:lvl w:ilvl="0" w:tplc="D6B8D756">
      <w:start w:val="1"/>
      <w:numFmt w:val="bullet"/>
      <w:lvlText w:val="-"/>
      <w:lvlJc w:val="left"/>
      <w:pPr>
        <w:ind w:left="360" w:hanging="360"/>
      </w:pPr>
      <w:rPr>
        <w:rFonts w:ascii="Times New Roman" w:hAnsi="Times New Roman"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143440EE"/>
    <w:multiLevelType w:val="hybridMultilevel"/>
    <w:tmpl w:val="6BD2CCE6"/>
    <w:lvl w:ilvl="0" w:tplc="0C0A0001">
      <w:start w:val="1"/>
      <w:numFmt w:val="bullet"/>
      <w:lvlText w:val=""/>
      <w:lvlJc w:val="left"/>
      <w:pPr>
        <w:ind w:left="720" w:hanging="360"/>
      </w:pPr>
      <w:rPr>
        <w:rFonts w:ascii="Symbol" w:hAnsi="Symbol" w:hint="default"/>
        <w:color w:val="auto"/>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20" w15:restartNumberingAfterBreak="0">
    <w:nsid w:val="14355BBC"/>
    <w:multiLevelType w:val="hybridMultilevel"/>
    <w:tmpl w:val="F77E22E2"/>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14A10CAE"/>
    <w:multiLevelType w:val="hybridMultilevel"/>
    <w:tmpl w:val="53787B1C"/>
    <w:lvl w:ilvl="0" w:tplc="0C0A0001">
      <w:start w:val="1"/>
      <w:numFmt w:val="bullet"/>
      <w:lvlText w:val=""/>
      <w:lvlJc w:val="left"/>
      <w:pPr>
        <w:tabs>
          <w:tab w:val="num" w:pos="1080"/>
        </w:tabs>
        <w:ind w:left="108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7F96941"/>
    <w:multiLevelType w:val="hybridMultilevel"/>
    <w:tmpl w:val="5DF849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1B815E47"/>
    <w:multiLevelType w:val="hybridMultilevel"/>
    <w:tmpl w:val="1348390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1C7D1D32"/>
    <w:multiLevelType w:val="hybridMultilevel"/>
    <w:tmpl w:val="806C492A"/>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1CFD48D8"/>
    <w:multiLevelType w:val="hybridMultilevel"/>
    <w:tmpl w:val="9FF0497C"/>
    <w:lvl w:ilvl="0" w:tplc="0C0A0001">
      <w:start w:val="1"/>
      <w:numFmt w:val="bullet"/>
      <w:lvlText w:val=""/>
      <w:lvlJc w:val="left"/>
      <w:pPr>
        <w:tabs>
          <w:tab w:val="num" w:pos="1080"/>
        </w:tabs>
        <w:ind w:left="1080" w:hanging="360"/>
      </w:pPr>
      <w:rPr>
        <w:rFonts w:ascii="Symbol" w:hAnsi="Symbol" w:hint="default"/>
        <w:color w:val="auto"/>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6" w15:restartNumberingAfterBreak="0">
    <w:nsid w:val="1F147841"/>
    <w:multiLevelType w:val="hybridMultilevel"/>
    <w:tmpl w:val="6FAA6F3C"/>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20CF5EFB"/>
    <w:multiLevelType w:val="hybridMultilevel"/>
    <w:tmpl w:val="398037E8"/>
    <w:lvl w:ilvl="0" w:tplc="0C0A0001">
      <w:start w:val="1"/>
      <w:numFmt w:val="bullet"/>
      <w:lvlText w:val=""/>
      <w:lvlJc w:val="left"/>
      <w:pPr>
        <w:ind w:left="720" w:hanging="360"/>
      </w:pPr>
      <w:rPr>
        <w:rFonts w:ascii="Symbol" w:hAnsi="Symbol" w:hint="default"/>
        <w:color w:val="auto"/>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28" w15:restartNumberingAfterBreak="0">
    <w:nsid w:val="21671766"/>
    <w:multiLevelType w:val="hybridMultilevel"/>
    <w:tmpl w:val="A782CB8E"/>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3256A3B"/>
    <w:multiLevelType w:val="hybridMultilevel"/>
    <w:tmpl w:val="61DE081A"/>
    <w:lvl w:ilvl="0" w:tplc="0C0A0001">
      <w:start w:val="1"/>
      <w:numFmt w:val="bullet"/>
      <w:lvlText w:val=""/>
      <w:lvlJc w:val="left"/>
      <w:pPr>
        <w:ind w:left="360" w:hanging="360"/>
      </w:pPr>
      <w:rPr>
        <w:rFonts w:ascii="Symbol" w:hAnsi="Symbol" w:hint="default"/>
        <w:color w:val="auto"/>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0" w15:restartNumberingAfterBreak="0">
    <w:nsid w:val="23F36A8D"/>
    <w:multiLevelType w:val="multilevel"/>
    <w:tmpl w:val="ACA8415C"/>
    <w:lvl w:ilvl="0">
      <w:start w:val="2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240C071A"/>
    <w:multiLevelType w:val="hybridMultilevel"/>
    <w:tmpl w:val="26DC33CA"/>
    <w:lvl w:ilvl="0" w:tplc="0C0A0001">
      <w:start w:val="1"/>
      <w:numFmt w:val="bullet"/>
      <w:lvlText w:val=""/>
      <w:lvlJc w:val="left"/>
      <w:pPr>
        <w:ind w:left="720" w:hanging="360"/>
      </w:pPr>
      <w:rPr>
        <w:rFonts w:ascii="Symbol" w:hAnsi="Symbol" w:hint="default"/>
        <w:color w:val="auto"/>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32" w15:restartNumberingAfterBreak="0">
    <w:nsid w:val="25027AF7"/>
    <w:multiLevelType w:val="hybridMultilevel"/>
    <w:tmpl w:val="2B46690E"/>
    <w:lvl w:ilvl="0" w:tplc="CA3C016A">
      <w:start w:val="1"/>
      <w:numFmt w:val="bullet"/>
      <w:lvlText w:val=""/>
      <w:lvlJc w:val="left"/>
      <w:pPr>
        <w:ind w:left="360" w:hanging="360"/>
      </w:pPr>
      <w:rPr>
        <w:rFonts w:ascii="Symbol" w:hAnsi="Symbol" w:hint="default"/>
        <w:sz w:val="22"/>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26B3511A"/>
    <w:multiLevelType w:val="hybridMultilevel"/>
    <w:tmpl w:val="1D06DAA4"/>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27774AAC"/>
    <w:multiLevelType w:val="hybridMultilevel"/>
    <w:tmpl w:val="CB9A893C"/>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7D3081C"/>
    <w:multiLevelType w:val="hybridMultilevel"/>
    <w:tmpl w:val="851E634E"/>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7E2497C"/>
    <w:multiLevelType w:val="hybridMultilevel"/>
    <w:tmpl w:val="BB204394"/>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7" w15:restartNumberingAfterBreak="0">
    <w:nsid w:val="28E2236B"/>
    <w:multiLevelType w:val="hybridMultilevel"/>
    <w:tmpl w:val="D6CA8B3E"/>
    <w:lvl w:ilvl="0" w:tplc="0C0A0001">
      <w:start w:val="1"/>
      <w:numFmt w:val="bullet"/>
      <w:lvlText w:val=""/>
      <w:lvlJc w:val="left"/>
      <w:pPr>
        <w:ind w:left="720" w:hanging="360"/>
      </w:pPr>
      <w:rPr>
        <w:rFonts w:ascii="Symbol" w:hAnsi="Symbo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295A2484"/>
    <w:multiLevelType w:val="hybridMultilevel"/>
    <w:tmpl w:val="0976347A"/>
    <w:lvl w:ilvl="0" w:tplc="0C0A0001">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2A331506"/>
    <w:multiLevelType w:val="hybridMultilevel"/>
    <w:tmpl w:val="81286762"/>
    <w:lvl w:ilvl="0" w:tplc="0C0A0001">
      <w:start w:val="1"/>
      <w:numFmt w:val="bullet"/>
      <w:lvlText w:val=""/>
      <w:lvlJc w:val="left"/>
      <w:pPr>
        <w:tabs>
          <w:tab w:val="num" w:pos="1080"/>
        </w:tabs>
        <w:ind w:left="1080" w:hanging="360"/>
      </w:pPr>
      <w:rPr>
        <w:rFonts w:ascii="Symbol" w:hAnsi="Symbol" w:hint="default"/>
        <w:color w:val="auto"/>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40" w15:restartNumberingAfterBreak="0">
    <w:nsid w:val="2A512E01"/>
    <w:multiLevelType w:val="hybridMultilevel"/>
    <w:tmpl w:val="51E42C3C"/>
    <w:lvl w:ilvl="0" w:tplc="0C0A0001">
      <w:start w:val="1"/>
      <w:numFmt w:val="bullet"/>
      <w:lvlText w:val=""/>
      <w:lvlJc w:val="left"/>
      <w:pPr>
        <w:ind w:left="1003" w:hanging="360"/>
      </w:pPr>
      <w:rPr>
        <w:rFonts w:ascii="Symbol" w:hAnsi="Symbol" w:hint="default"/>
      </w:rPr>
    </w:lvl>
    <w:lvl w:ilvl="1" w:tplc="240A0003" w:tentative="1">
      <w:start w:val="1"/>
      <w:numFmt w:val="bullet"/>
      <w:lvlText w:val="o"/>
      <w:lvlJc w:val="left"/>
      <w:pPr>
        <w:ind w:left="1723" w:hanging="360"/>
      </w:pPr>
      <w:rPr>
        <w:rFonts w:ascii="Courier New" w:hAnsi="Courier New" w:cs="Courier New" w:hint="default"/>
      </w:rPr>
    </w:lvl>
    <w:lvl w:ilvl="2" w:tplc="240A0005" w:tentative="1">
      <w:start w:val="1"/>
      <w:numFmt w:val="bullet"/>
      <w:lvlText w:val=""/>
      <w:lvlJc w:val="left"/>
      <w:pPr>
        <w:ind w:left="2443" w:hanging="360"/>
      </w:pPr>
      <w:rPr>
        <w:rFonts w:ascii="Wingdings" w:hAnsi="Wingdings" w:hint="default"/>
      </w:rPr>
    </w:lvl>
    <w:lvl w:ilvl="3" w:tplc="240A0001" w:tentative="1">
      <w:start w:val="1"/>
      <w:numFmt w:val="bullet"/>
      <w:lvlText w:val=""/>
      <w:lvlJc w:val="left"/>
      <w:pPr>
        <w:ind w:left="3163" w:hanging="360"/>
      </w:pPr>
      <w:rPr>
        <w:rFonts w:ascii="Symbol" w:hAnsi="Symbol" w:hint="default"/>
      </w:rPr>
    </w:lvl>
    <w:lvl w:ilvl="4" w:tplc="240A0003" w:tentative="1">
      <w:start w:val="1"/>
      <w:numFmt w:val="bullet"/>
      <w:lvlText w:val="o"/>
      <w:lvlJc w:val="left"/>
      <w:pPr>
        <w:ind w:left="3883" w:hanging="360"/>
      </w:pPr>
      <w:rPr>
        <w:rFonts w:ascii="Courier New" w:hAnsi="Courier New" w:cs="Courier New" w:hint="default"/>
      </w:rPr>
    </w:lvl>
    <w:lvl w:ilvl="5" w:tplc="240A0005" w:tentative="1">
      <w:start w:val="1"/>
      <w:numFmt w:val="bullet"/>
      <w:lvlText w:val=""/>
      <w:lvlJc w:val="left"/>
      <w:pPr>
        <w:ind w:left="4603" w:hanging="360"/>
      </w:pPr>
      <w:rPr>
        <w:rFonts w:ascii="Wingdings" w:hAnsi="Wingdings" w:hint="default"/>
      </w:rPr>
    </w:lvl>
    <w:lvl w:ilvl="6" w:tplc="240A0001" w:tentative="1">
      <w:start w:val="1"/>
      <w:numFmt w:val="bullet"/>
      <w:lvlText w:val=""/>
      <w:lvlJc w:val="left"/>
      <w:pPr>
        <w:ind w:left="5323" w:hanging="360"/>
      </w:pPr>
      <w:rPr>
        <w:rFonts w:ascii="Symbol" w:hAnsi="Symbol" w:hint="default"/>
      </w:rPr>
    </w:lvl>
    <w:lvl w:ilvl="7" w:tplc="240A0003" w:tentative="1">
      <w:start w:val="1"/>
      <w:numFmt w:val="bullet"/>
      <w:lvlText w:val="o"/>
      <w:lvlJc w:val="left"/>
      <w:pPr>
        <w:ind w:left="6043" w:hanging="360"/>
      </w:pPr>
      <w:rPr>
        <w:rFonts w:ascii="Courier New" w:hAnsi="Courier New" w:cs="Courier New" w:hint="default"/>
      </w:rPr>
    </w:lvl>
    <w:lvl w:ilvl="8" w:tplc="240A0005" w:tentative="1">
      <w:start w:val="1"/>
      <w:numFmt w:val="bullet"/>
      <w:lvlText w:val=""/>
      <w:lvlJc w:val="left"/>
      <w:pPr>
        <w:ind w:left="6763" w:hanging="360"/>
      </w:pPr>
      <w:rPr>
        <w:rFonts w:ascii="Wingdings" w:hAnsi="Wingdings" w:hint="default"/>
      </w:rPr>
    </w:lvl>
  </w:abstractNum>
  <w:abstractNum w:abstractNumId="41" w15:restartNumberingAfterBreak="0">
    <w:nsid w:val="2C7657E2"/>
    <w:multiLevelType w:val="hybridMultilevel"/>
    <w:tmpl w:val="9A8C9176"/>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2C7E1D18"/>
    <w:multiLevelType w:val="hybridMultilevel"/>
    <w:tmpl w:val="8DDEE6B0"/>
    <w:lvl w:ilvl="0" w:tplc="0C0A0001">
      <w:start w:val="1"/>
      <w:numFmt w:val="bullet"/>
      <w:lvlText w:val=""/>
      <w:lvlJc w:val="left"/>
      <w:pPr>
        <w:ind w:left="360" w:hanging="360"/>
      </w:pPr>
      <w:rPr>
        <w:rFonts w:ascii="Symbol" w:hAnsi="Symbol" w:hint="default"/>
        <w:color w:val="auto"/>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3" w15:restartNumberingAfterBreak="0">
    <w:nsid w:val="2EE11A17"/>
    <w:multiLevelType w:val="hybridMultilevel"/>
    <w:tmpl w:val="29AC0EE2"/>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15:restartNumberingAfterBreak="0">
    <w:nsid w:val="2FA47491"/>
    <w:multiLevelType w:val="hybridMultilevel"/>
    <w:tmpl w:val="780E4912"/>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5" w15:restartNumberingAfterBreak="0">
    <w:nsid w:val="30F73448"/>
    <w:multiLevelType w:val="hybridMultilevel"/>
    <w:tmpl w:val="B5D409B0"/>
    <w:lvl w:ilvl="0" w:tplc="040A000F">
      <w:start w:val="1"/>
      <w:numFmt w:val="decimal"/>
      <w:lvlText w:val="%1."/>
      <w:lvlJc w:val="left"/>
      <w:pPr>
        <w:ind w:left="720" w:hanging="360"/>
      </w:pPr>
    </w:lvl>
    <w:lvl w:ilvl="1" w:tplc="040A0019">
      <w:start w:val="1"/>
      <w:numFmt w:val="decimal"/>
      <w:lvlText w:val="%2."/>
      <w:lvlJc w:val="left"/>
      <w:pPr>
        <w:tabs>
          <w:tab w:val="num" w:pos="1440"/>
        </w:tabs>
        <w:ind w:left="1440" w:hanging="360"/>
      </w:pPr>
    </w:lvl>
    <w:lvl w:ilvl="2" w:tplc="040A001B">
      <w:start w:val="1"/>
      <w:numFmt w:val="decimal"/>
      <w:lvlText w:val="%3."/>
      <w:lvlJc w:val="left"/>
      <w:pPr>
        <w:tabs>
          <w:tab w:val="num" w:pos="2160"/>
        </w:tabs>
        <w:ind w:left="2160" w:hanging="360"/>
      </w:pPr>
    </w:lvl>
    <w:lvl w:ilvl="3" w:tplc="040A000F">
      <w:start w:val="1"/>
      <w:numFmt w:val="decimal"/>
      <w:lvlText w:val="%4."/>
      <w:lvlJc w:val="left"/>
      <w:pPr>
        <w:tabs>
          <w:tab w:val="num" w:pos="2880"/>
        </w:tabs>
        <w:ind w:left="2880" w:hanging="360"/>
      </w:pPr>
    </w:lvl>
    <w:lvl w:ilvl="4" w:tplc="040A0019">
      <w:start w:val="1"/>
      <w:numFmt w:val="decimal"/>
      <w:lvlText w:val="%5."/>
      <w:lvlJc w:val="left"/>
      <w:pPr>
        <w:tabs>
          <w:tab w:val="num" w:pos="3600"/>
        </w:tabs>
        <w:ind w:left="3600" w:hanging="360"/>
      </w:pPr>
    </w:lvl>
    <w:lvl w:ilvl="5" w:tplc="040A001B">
      <w:start w:val="1"/>
      <w:numFmt w:val="decimal"/>
      <w:lvlText w:val="%6."/>
      <w:lvlJc w:val="left"/>
      <w:pPr>
        <w:tabs>
          <w:tab w:val="num" w:pos="4320"/>
        </w:tabs>
        <w:ind w:left="4320" w:hanging="360"/>
      </w:pPr>
    </w:lvl>
    <w:lvl w:ilvl="6" w:tplc="040A000F">
      <w:start w:val="1"/>
      <w:numFmt w:val="decimal"/>
      <w:lvlText w:val="%7."/>
      <w:lvlJc w:val="left"/>
      <w:pPr>
        <w:tabs>
          <w:tab w:val="num" w:pos="5040"/>
        </w:tabs>
        <w:ind w:left="5040" w:hanging="360"/>
      </w:pPr>
    </w:lvl>
    <w:lvl w:ilvl="7" w:tplc="040A0019">
      <w:start w:val="1"/>
      <w:numFmt w:val="decimal"/>
      <w:lvlText w:val="%8."/>
      <w:lvlJc w:val="left"/>
      <w:pPr>
        <w:tabs>
          <w:tab w:val="num" w:pos="5760"/>
        </w:tabs>
        <w:ind w:left="5760" w:hanging="360"/>
      </w:pPr>
    </w:lvl>
    <w:lvl w:ilvl="8" w:tplc="040A001B">
      <w:start w:val="1"/>
      <w:numFmt w:val="decimal"/>
      <w:lvlText w:val="%9."/>
      <w:lvlJc w:val="left"/>
      <w:pPr>
        <w:tabs>
          <w:tab w:val="num" w:pos="6480"/>
        </w:tabs>
        <w:ind w:left="6480" w:hanging="360"/>
      </w:pPr>
    </w:lvl>
  </w:abstractNum>
  <w:abstractNum w:abstractNumId="46" w15:restartNumberingAfterBreak="0">
    <w:nsid w:val="32A76E97"/>
    <w:multiLevelType w:val="hybridMultilevel"/>
    <w:tmpl w:val="02F61B02"/>
    <w:lvl w:ilvl="0" w:tplc="E9945844">
      <w:start w:val="1"/>
      <w:numFmt w:val="bullet"/>
      <w:lvlText w:val=""/>
      <w:lvlPicBulletId w:val="0"/>
      <w:lvlJc w:val="left"/>
      <w:pPr>
        <w:ind w:left="360" w:hanging="360"/>
      </w:pPr>
      <w:rPr>
        <w:rFonts w:ascii="Symbol" w:hAnsi="Symbol" w:hint="default"/>
        <w:color w:val="auto"/>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7" w15:restartNumberingAfterBreak="0">
    <w:nsid w:val="33A20447"/>
    <w:multiLevelType w:val="hybridMultilevel"/>
    <w:tmpl w:val="A378B168"/>
    <w:lvl w:ilvl="0" w:tplc="0C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8" w15:restartNumberingAfterBreak="0">
    <w:nsid w:val="345906D1"/>
    <w:multiLevelType w:val="hybridMultilevel"/>
    <w:tmpl w:val="4E3A9140"/>
    <w:lvl w:ilvl="0" w:tplc="0C0A0001">
      <w:start w:val="1"/>
      <w:numFmt w:val="bullet"/>
      <w:lvlText w:val=""/>
      <w:lvlJc w:val="left"/>
      <w:pPr>
        <w:ind w:left="360" w:hanging="360"/>
      </w:pPr>
      <w:rPr>
        <w:rFonts w:ascii="Symbol" w:hAnsi="Symbol" w:hint="default"/>
        <w:color w:val="auto"/>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9" w15:restartNumberingAfterBreak="0">
    <w:nsid w:val="360E6E0B"/>
    <w:multiLevelType w:val="hybridMultilevel"/>
    <w:tmpl w:val="CF742464"/>
    <w:lvl w:ilvl="0" w:tplc="0C0A0001">
      <w:start w:val="1"/>
      <w:numFmt w:val="bullet"/>
      <w:lvlText w:val=""/>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361A369A"/>
    <w:multiLevelType w:val="hybridMultilevel"/>
    <w:tmpl w:val="F6A84A28"/>
    <w:lvl w:ilvl="0" w:tplc="0C0A0001">
      <w:start w:val="1"/>
      <w:numFmt w:val="bullet"/>
      <w:lvlText w:val=""/>
      <w:lvlJc w:val="left"/>
      <w:pPr>
        <w:ind w:left="1428" w:hanging="360"/>
      </w:pPr>
      <w:rPr>
        <w:rFonts w:ascii="Symbol" w:hAnsi="Symbol" w:hint="default"/>
        <w:color w:val="auto"/>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51" w15:restartNumberingAfterBreak="0">
    <w:nsid w:val="384D2F22"/>
    <w:multiLevelType w:val="multilevel"/>
    <w:tmpl w:val="B642AA2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396E774E"/>
    <w:multiLevelType w:val="hybridMultilevel"/>
    <w:tmpl w:val="571408C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3" w15:restartNumberingAfterBreak="0">
    <w:nsid w:val="3A115931"/>
    <w:multiLevelType w:val="hybridMultilevel"/>
    <w:tmpl w:val="FFD8990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4" w15:restartNumberingAfterBreak="0">
    <w:nsid w:val="3C1410A3"/>
    <w:multiLevelType w:val="hybridMultilevel"/>
    <w:tmpl w:val="E9A4D018"/>
    <w:lvl w:ilvl="0" w:tplc="0C0A0001">
      <w:start w:val="1"/>
      <w:numFmt w:val="bullet"/>
      <w:lvlText w:val=""/>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5" w15:restartNumberingAfterBreak="0">
    <w:nsid w:val="3E964C6F"/>
    <w:multiLevelType w:val="hybridMultilevel"/>
    <w:tmpl w:val="FA48379E"/>
    <w:lvl w:ilvl="0" w:tplc="0C0A0001">
      <w:start w:val="1"/>
      <w:numFmt w:val="bullet"/>
      <w:lvlText w:val=""/>
      <w:lvlJc w:val="left"/>
      <w:pPr>
        <w:ind w:left="1428" w:hanging="360"/>
      </w:pPr>
      <w:rPr>
        <w:rFonts w:ascii="Symbol" w:hAnsi="Symbol" w:hint="default"/>
        <w:color w:val="auto"/>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56" w15:restartNumberingAfterBreak="0">
    <w:nsid w:val="3F5B57BB"/>
    <w:multiLevelType w:val="hybridMultilevel"/>
    <w:tmpl w:val="E1983874"/>
    <w:lvl w:ilvl="0" w:tplc="0C0A0001">
      <w:start w:val="1"/>
      <w:numFmt w:val="bullet"/>
      <w:lvlText w:val=""/>
      <w:lvlJc w:val="left"/>
      <w:pPr>
        <w:ind w:left="720" w:hanging="360"/>
      </w:pPr>
      <w:rPr>
        <w:rFonts w:ascii="Symbol" w:hAnsi="Symbol" w:hint="default"/>
        <w:color w:val="auto"/>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57" w15:restartNumberingAfterBreak="0">
    <w:nsid w:val="3FB1309F"/>
    <w:multiLevelType w:val="hybridMultilevel"/>
    <w:tmpl w:val="E3AE1102"/>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8" w15:restartNumberingAfterBreak="0">
    <w:nsid w:val="3FEF022D"/>
    <w:multiLevelType w:val="hybridMultilevel"/>
    <w:tmpl w:val="57B63EC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9" w15:restartNumberingAfterBreak="0">
    <w:nsid w:val="3FEF0818"/>
    <w:multiLevelType w:val="hybridMultilevel"/>
    <w:tmpl w:val="4A92476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0" w15:restartNumberingAfterBreak="0">
    <w:nsid w:val="40C17806"/>
    <w:multiLevelType w:val="hybridMultilevel"/>
    <w:tmpl w:val="C002B078"/>
    <w:lvl w:ilvl="0" w:tplc="0C0A0001">
      <w:start w:val="1"/>
      <w:numFmt w:val="bullet"/>
      <w:lvlText w:val=""/>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1" w15:restartNumberingAfterBreak="0">
    <w:nsid w:val="40D02764"/>
    <w:multiLevelType w:val="hybridMultilevel"/>
    <w:tmpl w:val="CB949B26"/>
    <w:lvl w:ilvl="0" w:tplc="C90EDCDE">
      <w:numFmt w:val="bullet"/>
      <w:lvlText w:val="-"/>
      <w:lvlJc w:val="left"/>
      <w:pPr>
        <w:ind w:left="360" w:hanging="360"/>
      </w:pPr>
      <w:rPr>
        <w:rFont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2" w15:restartNumberingAfterBreak="0">
    <w:nsid w:val="4135403F"/>
    <w:multiLevelType w:val="hybridMultilevel"/>
    <w:tmpl w:val="4FC842B0"/>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3" w15:restartNumberingAfterBreak="0">
    <w:nsid w:val="43426E3C"/>
    <w:multiLevelType w:val="hybridMultilevel"/>
    <w:tmpl w:val="6DC203A0"/>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4" w15:restartNumberingAfterBreak="0">
    <w:nsid w:val="434A2960"/>
    <w:multiLevelType w:val="hybridMultilevel"/>
    <w:tmpl w:val="231A28C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43E26F95"/>
    <w:multiLevelType w:val="hybridMultilevel"/>
    <w:tmpl w:val="4BF8CCF4"/>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43F846FB"/>
    <w:multiLevelType w:val="hybridMultilevel"/>
    <w:tmpl w:val="8202E4A0"/>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44A3629C"/>
    <w:multiLevelType w:val="hybridMultilevel"/>
    <w:tmpl w:val="ACACB600"/>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4622524C"/>
    <w:multiLevelType w:val="hybridMultilevel"/>
    <w:tmpl w:val="E5D80CC4"/>
    <w:lvl w:ilvl="0" w:tplc="0C0A0001">
      <w:start w:val="1"/>
      <w:numFmt w:val="bullet"/>
      <w:lvlText w:val=""/>
      <w:lvlJc w:val="left"/>
      <w:pPr>
        <w:ind w:left="360" w:hanging="360"/>
      </w:pPr>
      <w:rPr>
        <w:rFonts w:ascii="Symbol" w:hAnsi="Symbol" w:hint="default"/>
        <w:color w:val="auto"/>
        <w:sz w:val="22"/>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9" w15:restartNumberingAfterBreak="0">
    <w:nsid w:val="4629443C"/>
    <w:multiLevelType w:val="hybridMultilevel"/>
    <w:tmpl w:val="C3E831F6"/>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0" w15:restartNumberingAfterBreak="0">
    <w:nsid w:val="464C26C0"/>
    <w:multiLevelType w:val="hybridMultilevel"/>
    <w:tmpl w:val="ABF8B4C8"/>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46A436C9"/>
    <w:multiLevelType w:val="hybridMultilevel"/>
    <w:tmpl w:val="FD2079E6"/>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2" w15:restartNumberingAfterBreak="0">
    <w:nsid w:val="46C5316B"/>
    <w:multiLevelType w:val="hybridMultilevel"/>
    <w:tmpl w:val="040C8F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3" w15:restartNumberingAfterBreak="0">
    <w:nsid w:val="46CD77CA"/>
    <w:multiLevelType w:val="hybridMultilevel"/>
    <w:tmpl w:val="497C8C00"/>
    <w:lvl w:ilvl="0" w:tplc="0C0A0001">
      <w:start w:val="1"/>
      <w:numFmt w:val="bullet"/>
      <w:lvlText w:val=""/>
      <w:lvlJc w:val="left"/>
      <w:pPr>
        <w:tabs>
          <w:tab w:val="num" w:pos="1080"/>
        </w:tabs>
        <w:ind w:left="1080" w:hanging="360"/>
      </w:pPr>
      <w:rPr>
        <w:rFonts w:ascii="Symbol" w:hAnsi="Symbol" w:hint="default"/>
        <w:color w:val="auto"/>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74" w15:restartNumberingAfterBreak="0">
    <w:nsid w:val="48D60D48"/>
    <w:multiLevelType w:val="multilevel"/>
    <w:tmpl w:val="3F481F6A"/>
    <w:lvl w:ilvl="0">
      <w:start w:val="9"/>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75" w15:restartNumberingAfterBreak="0">
    <w:nsid w:val="48FD4BC2"/>
    <w:multiLevelType w:val="hybridMultilevel"/>
    <w:tmpl w:val="433806B2"/>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6" w15:restartNumberingAfterBreak="0">
    <w:nsid w:val="49EE6A44"/>
    <w:multiLevelType w:val="hybridMultilevel"/>
    <w:tmpl w:val="EFFE6D7C"/>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7" w15:restartNumberingAfterBreak="0">
    <w:nsid w:val="4A3B7E62"/>
    <w:multiLevelType w:val="hybridMultilevel"/>
    <w:tmpl w:val="9BEC18D2"/>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8" w15:restartNumberingAfterBreak="0">
    <w:nsid w:val="4B5C40C7"/>
    <w:multiLevelType w:val="multilevel"/>
    <w:tmpl w:val="93E650CC"/>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9" w15:restartNumberingAfterBreak="0">
    <w:nsid w:val="4CD13571"/>
    <w:multiLevelType w:val="hybridMultilevel"/>
    <w:tmpl w:val="EB9C7A6A"/>
    <w:lvl w:ilvl="0" w:tplc="240A0001">
      <w:start w:val="1"/>
      <w:numFmt w:val="bullet"/>
      <w:lvlText w:val=""/>
      <w:lvlJc w:val="left"/>
      <w:pPr>
        <w:ind w:left="360" w:hanging="360"/>
      </w:pPr>
      <w:rPr>
        <w:rFonts w:ascii="Symbol" w:hAnsi="Symbol" w:hint="default"/>
      </w:rPr>
    </w:lvl>
    <w:lvl w:ilvl="1" w:tplc="B734BA9C">
      <w:numFmt w:val="bullet"/>
      <w:lvlText w:val="-"/>
      <w:lvlJc w:val="left"/>
      <w:pPr>
        <w:ind w:left="1080" w:hanging="360"/>
      </w:pPr>
      <w:rPr>
        <w:rFonts w:ascii="Calibri" w:eastAsia="Times New Roman" w:hAnsi="Calibri" w:cs="Aria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0" w15:restartNumberingAfterBreak="0">
    <w:nsid w:val="4E14227C"/>
    <w:multiLevelType w:val="hybridMultilevel"/>
    <w:tmpl w:val="F8BAC39C"/>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1" w15:restartNumberingAfterBreak="0">
    <w:nsid w:val="4E734DAD"/>
    <w:multiLevelType w:val="hybridMultilevel"/>
    <w:tmpl w:val="5356A0EC"/>
    <w:lvl w:ilvl="0" w:tplc="F0EC29CC">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15:restartNumberingAfterBreak="0">
    <w:nsid w:val="4EAB3DA3"/>
    <w:multiLevelType w:val="singleLevel"/>
    <w:tmpl w:val="075240C2"/>
    <w:lvl w:ilvl="0">
      <w:start w:val="1"/>
      <w:numFmt w:val="bullet"/>
      <w:lvlText w:val=""/>
      <w:lvlJc w:val="left"/>
      <w:pPr>
        <w:tabs>
          <w:tab w:val="num" w:pos="360"/>
        </w:tabs>
        <w:ind w:left="360" w:hanging="360"/>
      </w:pPr>
      <w:rPr>
        <w:rFonts w:ascii="Wingdings" w:hAnsi="Wingdings" w:hint="default"/>
        <w:sz w:val="16"/>
      </w:rPr>
    </w:lvl>
  </w:abstractNum>
  <w:abstractNum w:abstractNumId="83" w15:restartNumberingAfterBreak="0">
    <w:nsid w:val="4F5F2442"/>
    <w:multiLevelType w:val="multilevel"/>
    <w:tmpl w:val="E8A6CF5C"/>
    <w:lvl w:ilvl="0">
      <w:start w:val="1"/>
      <w:numFmt w:val="decimal"/>
      <w:lvlText w:val="%1."/>
      <w:lvlJc w:val="left"/>
      <w:pPr>
        <w:ind w:left="1050" w:hanging="269"/>
      </w:pPr>
      <w:rPr>
        <w:rFonts w:ascii="Arial" w:eastAsia="Arial" w:hAnsi="Arial" w:cs="Arial" w:hint="default"/>
        <w:b/>
        <w:bCs/>
        <w:w w:val="99"/>
        <w:sz w:val="24"/>
        <w:szCs w:val="24"/>
        <w:lang w:val="es-ES" w:eastAsia="en-US" w:bidi="ar-SA"/>
      </w:rPr>
    </w:lvl>
    <w:lvl w:ilvl="1">
      <w:start w:val="1"/>
      <w:numFmt w:val="decimal"/>
      <w:lvlText w:val="%1.%2."/>
      <w:lvlJc w:val="left"/>
      <w:pPr>
        <w:ind w:left="1250" w:hanging="468"/>
      </w:pPr>
      <w:rPr>
        <w:rFonts w:ascii="Arial" w:eastAsia="Arial" w:hAnsi="Arial" w:cs="Arial" w:hint="default"/>
        <w:w w:val="99"/>
        <w:sz w:val="24"/>
        <w:szCs w:val="24"/>
        <w:lang w:val="es-ES" w:eastAsia="en-US" w:bidi="ar-SA"/>
      </w:rPr>
    </w:lvl>
    <w:lvl w:ilvl="2">
      <w:numFmt w:val="bullet"/>
      <w:lvlText w:val="•"/>
      <w:lvlJc w:val="left"/>
      <w:pPr>
        <w:ind w:left="1260" w:hanging="468"/>
      </w:pPr>
      <w:rPr>
        <w:rFonts w:hint="default"/>
        <w:lang w:val="es-ES" w:eastAsia="en-US" w:bidi="ar-SA"/>
      </w:rPr>
    </w:lvl>
    <w:lvl w:ilvl="3">
      <w:numFmt w:val="bullet"/>
      <w:lvlText w:val="•"/>
      <w:lvlJc w:val="left"/>
      <w:pPr>
        <w:ind w:left="1500" w:hanging="468"/>
      </w:pPr>
      <w:rPr>
        <w:rFonts w:hint="default"/>
        <w:lang w:val="es-ES" w:eastAsia="en-US" w:bidi="ar-SA"/>
      </w:rPr>
    </w:lvl>
    <w:lvl w:ilvl="4">
      <w:numFmt w:val="bullet"/>
      <w:lvlText w:val="•"/>
      <w:lvlJc w:val="left"/>
      <w:pPr>
        <w:ind w:left="1860" w:hanging="468"/>
      </w:pPr>
      <w:rPr>
        <w:rFonts w:hint="default"/>
        <w:lang w:val="es-ES" w:eastAsia="en-US" w:bidi="ar-SA"/>
      </w:rPr>
    </w:lvl>
    <w:lvl w:ilvl="5">
      <w:numFmt w:val="bullet"/>
      <w:lvlText w:val="•"/>
      <w:lvlJc w:val="left"/>
      <w:pPr>
        <w:ind w:left="3283" w:hanging="468"/>
      </w:pPr>
      <w:rPr>
        <w:rFonts w:hint="default"/>
        <w:lang w:val="es-ES" w:eastAsia="en-US" w:bidi="ar-SA"/>
      </w:rPr>
    </w:lvl>
    <w:lvl w:ilvl="6">
      <w:numFmt w:val="bullet"/>
      <w:lvlText w:val="•"/>
      <w:lvlJc w:val="left"/>
      <w:pPr>
        <w:ind w:left="4706" w:hanging="468"/>
      </w:pPr>
      <w:rPr>
        <w:rFonts w:hint="default"/>
        <w:lang w:val="es-ES" w:eastAsia="en-US" w:bidi="ar-SA"/>
      </w:rPr>
    </w:lvl>
    <w:lvl w:ilvl="7">
      <w:numFmt w:val="bullet"/>
      <w:lvlText w:val="•"/>
      <w:lvlJc w:val="left"/>
      <w:pPr>
        <w:ind w:left="6130" w:hanging="468"/>
      </w:pPr>
      <w:rPr>
        <w:rFonts w:hint="default"/>
        <w:lang w:val="es-ES" w:eastAsia="en-US" w:bidi="ar-SA"/>
      </w:rPr>
    </w:lvl>
    <w:lvl w:ilvl="8">
      <w:numFmt w:val="bullet"/>
      <w:lvlText w:val="•"/>
      <w:lvlJc w:val="left"/>
      <w:pPr>
        <w:ind w:left="7553" w:hanging="468"/>
      </w:pPr>
      <w:rPr>
        <w:rFonts w:hint="default"/>
        <w:lang w:val="es-ES" w:eastAsia="en-US" w:bidi="ar-SA"/>
      </w:rPr>
    </w:lvl>
  </w:abstractNum>
  <w:abstractNum w:abstractNumId="84" w15:restartNumberingAfterBreak="0">
    <w:nsid w:val="4FA11E9E"/>
    <w:multiLevelType w:val="hybridMultilevel"/>
    <w:tmpl w:val="ADE81F58"/>
    <w:lvl w:ilvl="0" w:tplc="0C0A0001">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15:restartNumberingAfterBreak="0">
    <w:nsid w:val="4FC210F9"/>
    <w:multiLevelType w:val="hybridMultilevel"/>
    <w:tmpl w:val="0AC22B9E"/>
    <w:lvl w:ilvl="0" w:tplc="240A000F">
      <w:start w:val="1"/>
      <w:numFmt w:val="decimal"/>
      <w:lvlText w:val="%1."/>
      <w:lvlJc w:val="left"/>
      <w:pPr>
        <w:ind w:left="786" w:hanging="360"/>
      </w:pPr>
    </w:lvl>
    <w:lvl w:ilvl="1" w:tplc="240A0019" w:tentative="1">
      <w:start w:val="1"/>
      <w:numFmt w:val="lowerLetter"/>
      <w:lvlText w:val="%2."/>
      <w:lvlJc w:val="left"/>
      <w:pPr>
        <w:ind w:left="1508" w:hanging="360"/>
      </w:pPr>
    </w:lvl>
    <w:lvl w:ilvl="2" w:tplc="240A001B" w:tentative="1">
      <w:start w:val="1"/>
      <w:numFmt w:val="lowerRoman"/>
      <w:lvlText w:val="%3."/>
      <w:lvlJc w:val="right"/>
      <w:pPr>
        <w:ind w:left="2228" w:hanging="180"/>
      </w:pPr>
    </w:lvl>
    <w:lvl w:ilvl="3" w:tplc="240A000F" w:tentative="1">
      <w:start w:val="1"/>
      <w:numFmt w:val="decimal"/>
      <w:lvlText w:val="%4."/>
      <w:lvlJc w:val="left"/>
      <w:pPr>
        <w:ind w:left="2948" w:hanging="360"/>
      </w:pPr>
    </w:lvl>
    <w:lvl w:ilvl="4" w:tplc="240A0019" w:tentative="1">
      <w:start w:val="1"/>
      <w:numFmt w:val="lowerLetter"/>
      <w:lvlText w:val="%5."/>
      <w:lvlJc w:val="left"/>
      <w:pPr>
        <w:ind w:left="3668" w:hanging="360"/>
      </w:pPr>
    </w:lvl>
    <w:lvl w:ilvl="5" w:tplc="240A001B" w:tentative="1">
      <w:start w:val="1"/>
      <w:numFmt w:val="lowerRoman"/>
      <w:lvlText w:val="%6."/>
      <w:lvlJc w:val="right"/>
      <w:pPr>
        <w:ind w:left="4388" w:hanging="180"/>
      </w:pPr>
    </w:lvl>
    <w:lvl w:ilvl="6" w:tplc="240A000F" w:tentative="1">
      <w:start w:val="1"/>
      <w:numFmt w:val="decimal"/>
      <w:lvlText w:val="%7."/>
      <w:lvlJc w:val="left"/>
      <w:pPr>
        <w:ind w:left="5108" w:hanging="360"/>
      </w:pPr>
    </w:lvl>
    <w:lvl w:ilvl="7" w:tplc="240A0019" w:tentative="1">
      <w:start w:val="1"/>
      <w:numFmt w:val="lowerLetter"/>
      <w:lvlText w:val="%8."/>
      <w:lvlJc w:val="left"/>
      <w:pPr>
        <w:ind w:left="5828" w:hanging="360"/>
      </w:pPr>
    </w:lvl>
    <w:lvl w:ilvl="8" w:tplc="240A001B" w:tentative="1">
      <w:start w:val="1"/>
      <w:numFmt w:val="lowerRoman"/>
      <w:lvlText w:val="%9."/>
      <w:lvlJc w:val="right"/>
      <w:pPr>
        <w:ind w:left="6548" w:hanging="180"/>
      </w:pPr>
    </w:lvl>
  </w:abstractNum>
  <w:abstractNum w:abstractNumId="86" w15:restartNumberingAfterBreak="0">
    <w:nsid w:val="510D3937"/>
    <w:multiLevelType w:val="hybridMultilevel"/>
    <w:tmpl w:val="4EA207E4"/>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7" w15:restartNumberingAfterBreak="0">
    <w:nsid w:val="52DE44BD"/>
    <w:multiLevelType w:val="hybridMultilevel"/>
    <w:tmpl w:val="9A5E99B8"/>
    <w:lvl w:ilvl="0" w:tplc="0C0A0001">
      <w:start w:val="1"/>
      <w:numFmt w:val="bullet"/>
      <w:lvlText w:val=""/>
      <w:lvlJc w:val="left"/>
      <w:pPr>
        <w:ind w:left="360" w:hanging="360"/>
      </w:pPr>
      <w:rPr>
        <w:rFonts w:ascii="Symbol" w:hAnsi="Symbol" w:hint="default"/>
        <w:color w:val="auto"/>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88" w15:restartNumberingAfterBreak="0">
    <w:nsid w:val="53360951"/>
    <w:multiLevelType w:val="hybridMultilevel"/>
    <w:tmpl w:val="D4429A6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9" w15:restartNumberingAfterBreak="0">
    <w:nsid w:val="55CA6759"/>
    <w:multiLevelType w:val="hybridMultilevel"/>
    <w:tmpl w:val="407658BC"/>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0" w15:restartNumberingAfterBreak="0">
    <w:nsid w:val="55DE725B"/>
    <w:multiLevelType w:val="hybridMultilevel"/>
    <w:tmpl w:val="13B208FC"/>
    <w:lvl w:ilvl="0" w:tplc="0C0A0001">
      <w:start w:val="1"/>
      <w:numFmt w:val="bullet"/>
      <w:lvlText w:val=""/>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56D90E26"/>
    <w:multiLevelType w:val="hybridMultilevel"/>
    <w:tmpl w:val="16644F18"/>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15:restartNumberingAfterBreak="0">
    <w:nsid w:val="58BA155B"/>
    <w:multiLevelType w:val="hybridMultilevel"/>
    <w:tmpl w:val="D7021144"/>
    <w:lvl w:ilvl="0" w:tplc="0C0A0001">
      <w:start w:val="1"/>
      <w:numFmt w:val="bullet"/>
      <w:lvlText w:val=""/>
      <w:lvlJc w:val="left"/>
      <w:pPr>
        <w:ind w:left="360" w:hanging="360"/>
      </w:pPr>
      <w:rPr>
        <w:rFonts w:ascii="Symbol" w:hAnsi="Symbol" w:hint="default"/>
        <w:color w:val="auto"/>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93" w15:restartNumberingAfterBreak="0">
    <w:nsid w:val="59E32388"/>
    <w:multiLevelType w:val="hybridMultilevel"/>
    <w:tmpl w:val="95BA81DC"/>
    <w:lvl w:ilvl="0" w:tplc="0C0A0001">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5A1B02C2"/>
    <w:multiLevelType w:val="hybridMultilevel"/>
    <w:tmpl w:val="DF101038"/>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5" w15:restartNumberingAfterBreak="0">
    <w:nsid w:val="5A3025AA"/>
    <w:multiLevelType w:val="hybridMultilevel"/>
    <w:tmpl w:val="6C9E798A"/>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5A7800EE"/>
    <w:multiLevelType w:val="hybridMultilevel"/>
    <w:tmpl w:val="DA30F2B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7" w15:restartNumberingAfterBreak="0">
    <w:nsid w:val="5BEC2997"/>
    <w:multiLevelType w:val="multilevel"/>
    <w:tmpl w:val="8B9A2DE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8" w15:restartNumberingAfterBreak="0">
    <w:nsid w:val="5CA03D18"/>
    <w:multiLevelType w:val="hybridMultilevel"/>
    <w:tmpl w:val="EE0849A0"/>
    <w:lvl w:ilvl="0" w:tplc="0C0A0001">
      <w:start w:val="1"/>
      <w:numFmt w:val="bullet"/>
      <w:lvlText w:val=""/>
      <w:lvlJc w:val="left"/>
      <w:pPr>
        <w:tabs>
          <w:tab w:val="num" w:pos="1080"/>
        </w:tabs>
        <w:ind w:left="1080" w:hanging="360"/>
      </w:pPr>
      <w:rPr>
        <w:rFonts w:ascii="Symbol" w:hAnsi="Symbol" w:hint="default"/>
        <w:color w:val="auto"/>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99" w15:restartNumberingAfterBreak="0">
    <w:nsid w:val="61374258"/>
    <w:multiLevelType w:val="multilevel"/>
    <w:tmpl w:val="E8A6CF5C"/>
    <w:lvl w:ilvl="0">
      <w:start w:val="1"/>
      <w:numFmt w:val="decimal"/>
      <w:lvlText w:val="%1."/>
      <w:lvlJc w:val="left"/>
      <w:pPr>
        <w:ind w:left="1050" w:hanging="269"/>
      </w:pPr>
      <w:rPr>
        <w:rFonts w:ascii="Arial" w:eastAsia="Arial" w:hAnsi="Arial" w:cs="Arial" w:hint="default"/>
        <w:b/>
        <w:bCs/>
        <w:w w:val="99"/>
        <w:sz w:val="24"/>
        <w:szCs w:val="24"/>
        <w:lang w:val="es-ES" w:eastAsia="en-US" w:bidi="ar-SA"/>
      </w:rPr>
    </w:lvl>
    <w:lvl w:ilvl="1">
      <w:start w:val="1"/>
      <w:numFmt w:val="decimal"/>
      <w:lvlText w:val="%1.%2."/>
      <w:lvlJc w:val="left"/>
      <w:pPr>
        <w:ind w:left="1250" w:hanging="468"/>
      </w:pPr>
      <w:rPr>
        <w:rFonts w:ascii="Arial" w:eastAsia="Arial" w:hAnsi="Arial" w:cs="Arial" w:hint="default"/>
        <w:w w:val="99"/>
        <w:sz w:val="24"/>
        <w:szCs w:val="24"/>
        <w:lang w:val="es-ES" w:eastAsia="en-US" w:bidi="ar-SA"/>
      </w:rPr>
    </w:lvl>
    <w:lvl w:ilvl="2">
      <w:numFmt w:val="bullet"/>
      <w:lvlText w:val="•"/>
      <w:lvlJc w:val="left"/>
      <w:pPr>
        <w:ind w:left="1260" w:hanging="468"/>
      </w:pPr>
      <w:rPr>
        <w:rFonts w:hint="default"/>
        <w:lang w:val="es-ES" w:eastAsia="en-US" w:bidi="ar-SA"/>
      </w:rPr>
    </w:lvl>
    <w:lvl w:ilvl="3">
      <w:numFmt w:val="bullet"/>
      <w:lvlText w:val="•"/>
      <w:lvlJc w:val="left"/>
      <w:pPr>
        <w:ind w:left="1500" w:hanging="468"/>
      </w:pPr>
      <w:rPr>
        <w:rFonts w:hint="default"/>
        <w:lang w:val="es-ES" w:eastAsia="en-US" w:bidi="ar-SA"/>
      </w:rPr>
    </w:lvl>
    <w:lvl w:ilvl="4">
      <w:numFmt w:val="bullet"/>
      <w:lvlText w:val="•"/>
      <w:lvlJc w:val="left"/>
      <w:pPr>
        <w:ind w:left="1860" w:hanging="468"/>
      </w:pPr>
      <w:rPr>
        <w:rFonts w:hint="default"/>
        <w:lang w:val="es-ES" w:eastAsia="en-US" w:bidi="ar-SA"/>
      </w:rPr>
    </w:lvl>
    <w:lvl w:ilvl="5">
      <w:numFmt w:val="bullet"/>
      <w:lvlText w:val="•"/>
      <w:lvlJc w:val="left"/>
      <w:pPr>
        <w:ind w:left="3283" w:hanging="468"/>
      </w:pPr>
      <w:rPr>
        <w:rFonts w:hint="default"/>
        <w:lang w:val="es-ES" w:eastAsia="en-US" w:bidi="ar-SA"/>
      </w:rPr>
    </w:lvl>
    <w:lvl w:ilvl="6">
      <w:numFmt w:val="bullet"/>
      <w:lvlText w:val="•"/>
      <w:lvlJc w:val="left"/>
      <w:pPr>
        <w:ind w:left="4706" w:hanging="468"/>
      </w:pPr>
      <w:rPr>
        <w:rFonts w:hint="default"/>
        <w:lang w:val="es-ES" w:eastAsia="en-US" w:bidi="ar-SA"/>
      </w:rPr>
    </w:lvl>
    <w:lvl w:ilvl="7">
      <w:numFmt w:val="bullet"/>
      <w:lvlText w:val="•"/>
      <w:lvlJc w:val="left"/>
      <w:pPr>
        <w:ind w:left="6130" w:hanging="468"/>
      </w:pPr>
      <w:rPr>
        <w:rFonts w:hint="default"/>
        <w:lang w:val="es-ES" w:eastAsia="en-US" w:bidi="ar-SA"/>
      </w:rPr>
    </w:lvl>
    <w:lvl w:ilvl="8">
      <w:numFmt w:val="bullet"/>
      <w:lvlText w:val="•"/>
      <w:lvlJc w:val="left"/>
      <w:pPr>
        <w:ind w:left="7553" w:hanging="468"/>
      </w:pPr>
      <w:rPr>
        <w:rFonts w:hint="default"/>
        <w:lang w:val="es-ES" w:eastAsia="en-US" w:bidi="ar-SA"/>
      </w:rPr>
    </w:lvl>
  </w:abstractNum>
  <w:abstractNum w:abstractNumId="100" w15:restartNumberingAfterBreak="0">
    <w:nsid w:val="61BF1EDC"/>
    <w:multiLevelType w:val="hybridMultilevel"/>
    <w:tmpl w:val="48FC411C"/>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1" w15:restartNumberingAfterBreak="0">
    <w:nsid w:val="61C4682E"/>
    <w:multiLevelType w:val="hybridMultilevel"/>
    <w:tmpl w:val="06F41806"/>
    <w:lvl w:ilvl="0" w:tplc="0C0A0001">
      <w:start w:val="1"/>
      <w:numFmt w:val="bullet"/>
      <w:lvlText w:val=""/>
      <w:lvlJc w:val="left"/>
      <w:pPr>
        <w:tabs>
          <w:tab w:val="num" w:pos="1080"/>
        </w:tabs>
        <w:ind w:left="108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63B555CB"/>
    <w:multiLevelType w:val="hybridMultilevel"/>
    <w:tmpl w:val="4624509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3" w15:restartNumberingAfterBreak="0">
    <w:nsid w:val="64013900"/>
    <w:multiLevelType w:val="hybridMultilevel"/>
    <w:tmpl w:val="E3ACFBC8"/>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4" w15:restartNumberingAfterBreak="0">
    <w:nsid w:val="643E79BE"/>
    <w:multiLevelType w:val="hybridMultilevel"/>
    <w:tmpl w:val="9A343648"/>
    <w:lvl w:ilvl="0" w:tplc="0C0A0001">
      <w:start w:val="1"/>
      <w:numFmt w:val="bullet"/>
      <w:lvlText w:val=""/>
      <w:lvlJc w:val="left"/>
      <w:pPr>
        <w:ind w:left="360" w:hanging="360"/>
      </w:pPr>
      <w:rPr>
        <w:rFonts w:ascii="Symbol" w:hAnsi="Symbol" w:hint="default"/>
        <w:color w:val="auto"/>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05" w15:restartNumberingAfterBreak="0">
    <w:nsid w:val="678104F2"/>
    <w:multiLevelType w:val="hybridMultilevel"/>
    <w:tmpl w:val="D4986DF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6" w15:restartNumberingAfterBreak="0">
    <w:nsid w:val="688E54C7"/>
    <w:multiLevelType w:val="hybridMultilevel"/>
    <w:tmpl w:val="1FE84C96"/>
    <w:lvl w:ilvl="0" w:tplc="0C0A0001">
      <w:start w:val="1"/>
      <w:numFmt w:val="bullet"/>
      <w:lvlText w:val=""/>
      <w:lvlJc w:val="left"/>
      <w:pPr>
        <w:ind w:left="1080" w:hanging="360"/>
      </w:pPr>
      <w:rPr>
        <w:rFonts w:ascii="Symbol" w:hAnsi="Symbol" w:hint="default"/>
        <w:color w:val="auto"/>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107" w15:restartNumberingAfterBreak="0">
    <w:nsid w:val="68D636E9"/>
    <w:multiLevelType w:val="hybridMultilevel"/>
    <w:tmpl w:val="7214E8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8" w15:restartNumberingAfterBreak="0">
    <w:nsid w:val="6AB45816"/>
    <w:multiLevelType w:val="hybridMultilevel"/>
    <w:tmpl w:val="152A5FF0"/>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9" w15:restartNumberingAfterBreak="0">
    <w:nsid w:val="6BE91851"/>
    <w:multiLevelType w:val="hybridMultilevel"/>
    <w:tmpl w:val="2ABAA032"/>
    <w:lvl w:ilvl="0" w:tplc="0C0A0001">
      <w:start w:val="1"/>
      <w:numFmt w:val="bullet"/>
      <w:lvlText w:val=""/>
      <w:lvlJc w:val="left"/>
      <w:pPr>
        <w:ind w:left="720" w:hanging="360"/>
      </w:pPr>
      <w:rPr>
        <w:rFonts w:ascii="Symbol" w:hAnsi="Symbol" w:hint="default"/>
        <w:color w:val="auto"/>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110" w15:restartNumberingAfterBreak="0">
    <w:nsid w:val="6C444DAE"/>
    <w:multiLevelType w:val="hybridMultilevel"/>
    <w:tmpl w:val="89C0330C"/>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1" w15:restartNumberingAfterBreak="0">
    <w:nsid w:val="72B02823"/>
    <w:multiLevelType w:val="hybridMultilevel"/>
    <w:tmpl w:val="EEE0C5EA"/>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15:restartNumberingAfterBreak="0">
    <w:nsid w:val="73543E7A"/>
    <w:multiLevelType w:val="singleLevel"/>
    <w:tmpl w:val="075240C2"/>
    <w:lvl w:ilvl="0">
      <w:start w:val="1"/>
      <w:numFmt w:val="bullet"/>
      <w:lvlText w:val=""/>
      <w:lvlJc w:val="left"/>
      <w:pPr>
        <w:tabs>
          <w:tab w:val="num" w:pos="360"/>
        </w:tabs>
        <w:ind w:left="360" w:hanging="360"/>
      </w:pPr>
      <w:rPr>
        <w:rFonts w:ascii="Wingdings" w:hAnsi="Wingdings" w:hint="default"/>
        <w:sz w:val="16"/>
      </w:rPr>
    </w:lvl>
  </w:abstractNum>
  <w:abstractNum w:abstractNumId="113" w15:restartNumberingAfterBreak="0">
    <w:nsid w:val="743F6ABC"/>
    <w:multiLevelType w:val="hybridMultilevel"/>
    <w:tmpl w:val="F19211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4" w15:restartNumberingAfterBreak="0">
    <w:nsid w:val="74884DDC"/>
    <w:multiLevelType w:val="hybridMultilevel"/>
    <w:tmpl w:val="5E6247E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5" w15:restartNumberingAfterBreak="0">
    <w:nsid w:val="75E2325C"/>
    <w:multiLevelType w:val="hybridMultilevel"/>
    <w:tmpl w:val="62E68660"/>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6" w15:restartNumberingAfterBreak="0">
    <w:nsid w:val="768C2D38"/>
    <w:multiLevelType w:val="hybridMultilevel"/>
    <w:tmpl w:val="C5BE832A"/>
    <w:lvl w:ilvl="0" w:tplc="0C0A0001">
      <w:start w:val="1"/>
      <w:numFmt w:val="bullet"/>
      <w:lvlText w:val=""/>
      <w:lvlJc w:val="left"/>
      <w:pPr>
        <w:tabs>
          <w:tab w:val="num" w:pos="502"/>
        </w:tabs>
        <w:ind w:left="502" w:hanging="360"/>
      </w:pPr>
      <w:rPr>
        <w:rFonts w:ascii="Symbol" w:hAnsi="Symbol" w:hint="default"/>
        <w:color w:val="auto"/>
      </w:rPr>
    </w:lvl>
    <w:lvl w:ilvl="1" w:tplc="0C0A0003" w:tentative="1">
      <w:start w:val="1"/>
      <w:numFmt w:val="bullet"/>
      <w:lvlText w:val="o"/>
      <w:lvlJc w:val="left"/>
      <w:pPr>
        <w:tabs>
          <w:tab w:val="num" w:pos="862"/>
        </w:tabs>
        <w:ind w:left="862" w:hanging="360"/>
      </w:pPr>
      <w:rPr>
        <w:rFonts w:ascii="Courier New" w:hAnsi="Courier New" w:cs="Courier New" w:hint="default"/>
      </w:rPr>
    </w:lvl>
    <w:lvl w:ilvl="2" w:tplc="0C0A0005" w:tentative="1">
      <w:start w:val="1"/>
      <w:numFmt w:val="bullet"/>
      <w:lvlText w:val=""/>
      <w:lvlJc w:val="left"/>
      <w:pPr>
        <w:tabs>
          <w:tab w:val="num" w:pos="1582"/>
        </w:tabs>
        <w:ind w:left="1582" w:hanging="360"/>
      </w:pPr>
      <w:rPr>
        <w:rFonts w:ascii="Wingdings" w:hAnsi="Wingdings" w:hint="default"/>
      </w:rPr>
    </w:lvl>
    <w:lvl w:ilvl="3" w:tplc="0C0A0001" w:tentative="1">
      <w:start w:val="1"/>
      <w:numFmt w:val="bullet"/>
      <w:lvlText w:val=""/>
      <w:lvlJc w:val="left"/>
      <w:pPr>
        <w:tabs>
          <w:tab w:val="num" w:pos="2302"/>
        </w:tabs>
        <w:ind w:left="2302" w:hanging="360"/>
      </w:pPr>
      <w:rPr>
        <w:rFonts w:ascii="Symbol" w:hAnsi="Symbol" w:hint="default"/>
      </w:rPr>
    </w:lvl>
    <w:lvl w:ilvl="4" w:tplc="0C0A0003" w:tentative="1">
      <w:start w:val="1"/>
      <w:numFmt w:val="bullet"/>
      <w:lvlText w:val="o"/>
      <w:lvlJc w:val="left"/>
      <w:pPr>
        <w:tabs>
          <w:tab w:val="num" w:pos="3022"/>
        </w:tabs>
        <w:ind w:left="3022" w:hanging="360"/>
      </w:pPr>
      <w:rPr>
        <w:rFonts w:ascii="Courier New" w:hAnsi="Courier New" w:cs="Courier New" w:hint="default"/>
      </w:rPr>
    </w:lvl>
    <w:lvl w:ilvl="5" w:tplc="0C0A0005" w:tentative="1">
      <w:start w:val="1"/>
      <w:numFmt w:val="bullet"/>
      <w:lvlText w:val=""/>
      <w:lvlJc w:val="left"/>
      <w:pPr>
        <w:tabs>
          <w:tab w:val="num" w:pos="3742"/>
        </w:tabs>
        <w:ind w:left="3742" w:hanging="360"/>
      </w:pPr>
      <w:rPr>
        <w:rFonts w:ascii="Wingdings" w:hAnsi="Wingdings" w:hint="default"/>
      </w:rPr>
    </w:lvl>
    <w:lvl w:ilvl="6" w:tplc="0C0A0001" w:tentative="1">
      <w:start w:val="1"/>
      <w:numFmt w:val="bullet"/>
      <w:lvlText w:val=""/>
      <w:lvlJc w:val="left"/>
      <w:pPr>
        <w:tabs>
          <w:tab w:val="num" w:pos="4462"/>
        </w:tabs>
        <w:ind w:left="4462" w:hanging="360"/>
      </w:pPr>
      <w:rPr>
        <w:rFonts w:ascii="Symbol" w:hAnsi="Symbol" w:hint="default"/>
      </w:rPr>
    </w:lvl>
    <w:lvl w:ilvl="7" w:tplc="0C0A0003" w:tentative="1">
      <w:start w:val="1"/>
      <w:numFmt w:val="bullet"/>
      <w:lvlText w:val="o"/>
      <w:lvlJc w:val="left"/>
      <w:pPr>
        <w:tabs>
          <w:tab w:val="num" w:pos="5182"/>
        </w:tabs>
        <w:ind w:left="5182" w:hanging="360"/>
      </w:pPr>
      <w:rPr>
        <w:rFonts w:ascii="Courier New" w:hAnsi="Courier New" w:cs="Courier New" w:hint="default"/>
      </w:rPr>
    </w:lvl>
    <w:lvl w:ilvl="8" w:tplc="0C0A0005" w:tentative="1">
      <w:start w:val="1"/>
      <w:numFmt w:val="bullet"/>
      <w:lvlText w:val=""/>
      <w:lvlJc w:val="left"/>
      <w:pPr>
        <w:tabs>
          <w:tab w:val="num" w:pos="5902"/>
        </w:tabs>
        <w:ind w:left="5902" w:hanging="360"/>
      </w:pPr>
      <w:rPr>
        <w:rFonts w:ascii="Wingdings" w:hAnsi="Wingdings" w:hint="default"/>
      </w:rPr>
    </w:lvl>
  </w:abstractNum>
  <w:abstractNum w:abstractNumId="117" w15:restartNumberingAfterBreak="0">
    <w:nsid w:val="76AC6EF0"/>
    <w:multiLevelType w:val="hybridMultilevel"/>
    <w:tmpl w:val="69AEAA0A"/>
    <w:lvl w:ilvl="0" w:tplc="0C0A0001">
      <w:start w:val="1"/>
      <w:numFmt w:val="bullet"/>
      <w:lvlText w:val=""/>
      <w:lvlJc w:val="left"/>
      <w:pPr>
        <w:ind w:left="1428" w:hanging="360"/>
      </w:pPr>
      <w:rPr>
        <w:rFonts w:ascii="Symbol" w:hAnsi="Symbol" w:hint="default"/>
        <w:color w:val="auto"/>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18" w15:restartNumberingAfterBreak="0">
    <w:nsid w:val="7787406A"/>
    <w:multiLevelType w:val="hybridMultilevel"/>
    <w:tmpl w:val="C5D89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9" w15:restartNumberingAfterBreak="0">
    <w:nsid w:val="7865018F"/>
    <w:multiLevelType w:val="hybridMultilevel"/>
    <w:tmpl w:val="FFD434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0" w15:restartNumberingAfterBreak="0">
    <w:nsid w:val="78F77626"/>
    <w:multiLevelType w:val="hybridMultilevel"/>
    <w:tmpl w:val="CB5ABE34"/>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1" w15:restartNumberingAfterBreak="0">
    <w:nsid w:val="79B02E66"/>
    <w:multiLevelType w:val="hybridMultilevel"/>
    <w:tmpl w:val="8312CB54"/>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2" w15:restartNumberingAfterBreak="0">
    <w:nsid w:val="7A0860C6"/>
    <w:multiLevelType w:val="hybridMultilevel"/>
    <w:tmpl w:val="1F486DA4"/>
    <w:lvl w:ilvl="0" w:tplc="E9945844">
      <w:start w:val="1"/>
      <w:numFmt w:val="decimal"/>
      <w:lvlText w:val="%1."/>
      <w:lvlJc w:val="left"/>
      <w:pPr>
        <w:tabs>
          <w:tab w:val="num" w:pos="720"/>
        </w:tabs>
        <w:ind w:left="720" w:hanging="360"/>
      </w:pPr>
    </w:lvl>
    <w:lvl w:ilvl="1" w:tplc="0C0A0003">
      <w:start w:val="1"/>
      <w:numFmt w:val="bullet"/>
      <w:lvlText w:val=""/>
      <w:lvlJc w:val="left"/>
      <w:pPr>
        <w:tabs>
          <w:tab w:val="num" w:pos="1440"/>
        </w:tabs>
        <w:ind w:left="1440" w:hanging="360"/>
      </w:pPr>
      <w:rPr>
        <w:rFonts w:ascii="Wingdings" w:hAnsi="Wingdings" w:hint="default"/>
      </w:r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23" w15:restartNumberingAfterBreak="0">
    <w:nsid w:val="7A6843B3"/>
    <w:multiLevelType w:val="hybridMultilevel"/>
    <w:tmpl w:val="EDCC2D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221" w:hanging="360"/>
      </w:pPr>
      <w:rPr>
        <w:rFonts w:ascii="Courier New" w:hAnsi="Courier New" w:cs="Courier New" w:hint="default"/>
      </w:rPr>
    </w:lvl>
    <w:lvl w:ilvl="2" w:tplc="240A0005" w:tentative="1">
      <w:start w:val="1"/>
      <w:numFmt w:val="bullet"/>
      <w:lvlText w:val=""/>
      <w:lvlJc w:val="left"/>
      <w:pPr>
        <w:ind w:left="1941" w:hanging="360"/>
      </w:pPr>
      <w:rPr>
        <w:rFonts w:ascii="Wingdings" w:hAnsi="Wingdings" w:hint="default"/>
      </w:rPr>
    </w:lvl>
    <w:lvl w:ilvl="3" w:tplc="240A0001" w:tentative="1">
      <w:start w:val="1"/>
      <w:numFmt w:val="bullet"/>
      <w:lvlText w:val=""/>
      <w:lvlJc w:val="left"/>
      <w:pPr>
        <w:ind w:left="2661" w:hanging="360"/>
      </w:pPr>
      <w:rPr>
        <w:rFonts w:ascii="Symbol" w:hAnsi="Symbol" w:hint="default"/>
      </w:rPr>
    </w:lvl>
    <w:lvl w:ilvl="4" w:tplc="240A0003" w:tentative="1">
      <w:start w:val="1"/>
      <w:numFmt w:val="bullet"/>
      <w:lvlText w:val="o"/>
      <w:lvlJc w:val="left"/>
      <w:pPr>
        <w:ind w:left="3381" w:hanging="360"/>
      </w:pPr>
      <w:rPr>
        <w:rFonts w:ascii="Courier New" w:hAnsi="Courier New" w:cs="Courier New" w:hint="default"/>
      </w:rPr>
    </w:lvl>
    <w:lvl w:ilvl="5" w:tplc="240A0005" w:tentative="1">
      <w:start w:val="1"/>
      <w:numFmt w:val="bullet"/>
      <w:lvlText w:val=""/>
      <w:lvlJc w:val="left"/>
      <w:pPr>
        <w:ind w:left="4101" w:hanging="360"/>
      </w:pPr>
      <w:rPr>
        <w:rFonts w:ascii="Wingdings" w:hAnsi="Wingdings" w:hint="default"/>
      </w:rPr>
    </w:lvl>
    <w:lvl w:ilvl="6" w:tplc="240A0001" w:tentative="1">
      <w:start w:val="1"/>
      <w:numFmt w:val="bullet"/>
      <w:lvlText w:val=""/>
      <w:lvlJc w:val="left"/>
      <w:pPr>
        <w:ind w:left="4821" w:hanging="360"/>
      </w:pPr>
      <w:rPr>
        <w:rFonts w:ascii="Symbol" w:hAnsi="Symbol" w:hint="default"/>
      </w:rPr>
    </w:lvl>
    <w:lvl w:ilvl="7" w:tplc="240A0003" w:tentative="1">
      <w:start w:val="1"/>
      <w:numFmt w:val="bullet"/>
      <w:lvlText w:val="o"/>
      <w:lvlJc w:val="left"/>
      <w:pPr>
        <w:ind w:left="5541" w:hanging="360"/>
      </w:pPr>
      <w:rPr>
        <w:rFonts w:ascii="Courier New" w:hAnsi="Courier New" w:cs="Courier New" w:hint="default"/>
      </w:rPr>
    </w:lvl>
    <w:lvl w:ilvl="8" w:tplc="240A0005" w:tentative="1">
      <w:start w:val="1"/>
      <w:numFmt w:val="bullet"/>
      <w:lvlText w:val=""/>
      <w:lvlJc w:val="left"/>
      <w:pPr>
        <w:ind w:left="6261" w:hanging="360"/>
      </w:pPr>
      <w:rPr>
        <w:rFonts w:ascii="Wingdings" w:hAnsi="Wingdings" w:hint="default"/>
      </w:rPr>
    </w:lvl>
  </w:abstractNum>
  <w:abstractNum w:abstractNumId="124" w15:restartNumberingAfterBreak="0">
    <w:nsid w:val="7A957587"/>
    <w:multiLevelType w:val="hybridMultilevel"/>
    <w:tmpl w:val="06CAB4B4"/>
    <w:lvl w:ilvl="0" w:tplc="0C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5" w15:restartNumberingAfterBreak="0">
    <w:nsid w:val="7AF3164B"/>
    <w:multiLevelType w:val="multilevel"/>
    <w:tmpl w:val="886AC9A8"/>
    <w:lvl w:ilvl="0">
      <w:start w:val="33"/>
      <w:numFmt w:val="decimal"/>
      <w:lvlText w:val="%1."/>
      <w:lvlJc w:val="left"/>
      <w:pPr>
        <w:ind w:left="645" w:hanging="645"/>
      </w:pPr>
      <w:rPr>
        <w:rFonts w:hint="default"/>
        <w:b/>
      </w:rPr>
    </w:lvl>
    <w:lvl w:ilvl="1">
      <w:start w:val="3"/>
      <w:numFmt w:val="decimal"/>
      <w:lvlText w:val="%1.%2."/>
      <w:lvlJc w:val="left"/>
      <w:pPr>
        <w:ind w:left="2226" w:hanging="720"/>
      </w:pPr>
      <w:rPr>
        <w:rFonts w:hint="default"/>
      </w:rPr>
    </w:lvl>
    <w:lvl w:ilvl="2">
      <w:start w:val="1"/>
      <w:numFmt w:val="decimal"/>
      <w:lvlText w:val="%1.%2.%3."/>
      <w:lvlJc w:val="left"/>
      <w:pPr>
        <w:ind w:left="3732" w:hanging="720"/>
      </w:pPr>
      <w:rPr>
        <w:rFonts w:hint="default"/>
      </w:rPr>
    </w:lvl>
    <w:lvl w:ilvl="3">
      <w:start w:val="1"/>
      <w:numFmt w:val="decimal"/>
      <w:lvlText w:val="%1.%2.%3.%4."/>
      <w:lvlJc w:val="left"/>
      <w:pPr>
        <w:ind w:left="5598" w:hanging="1080"/>
      </w:pPr>
      <w:rPr>
        <w:rFonts w:hint="default"/>
      </w:rPr>
    </w:lvl>
    <w:lvl w:ilvl="4">
      <w:start w:val="1"/>
      <w:numFmt w:val="decimal"/>
      <w:lvlText w:val="%1.%2.%3.%4.%5."/>
      <w:lvlJc w:val="left"/>
      <w:pPr>
        <w:ind w:left="7464" w:hanging="1440"/>
      </w:pPr>
      <w:rPr>
        <w:rFonts w:hint="default"/>
      </w:rPr>
    </w:lvl>
    <w:lvl w:ilvl="5">
      <w:start w:val="1"/>
      <w:numFmt w:val="decimal"/>
      <w:lvlText w:val="%1.%2.%3.%4.%5.%6."/>
      <w:lvlJc w:val="left"/>
      <w:pPr>
        <w:ind w:left="8970" w:hanging="1440"/>
      </w:pPr>
      <w:rPr>
        <w:rFonts w:hint="default"/>
      </w:rPr>
    </w:lvl>
    <w:lvl w:ilvl="6">
      <w:start w:val="1"/>
      <w:numFmt w:val="decimal"/>
      <w:lvlText w:val="%1.%2.%3.%4.%5.%6.%7."/>
      <w:lvlJc w:val="left"/>
      <w:pPr>
        <w:ind w:left="10836" w:hanging="1800"/>
      </w:pPr>
      <w:rPr>
        <w:rFonts w:hint="default"/>
      </w:rPr>
    </w:lvl>
    <w:lvl w:ilvl="7">
      <w:start w:val="1"/>
      <w:numFmt w:val="decimal"/>
      <w:lvlText w:val="%1.%2.%3.%4.%5.%6.%7.%8."/>
      <w:lvlJc w:val="left"/>
      <w:pPr>
        <w:ind w:left="12702" w:hanging="2160"/>
      </w:pPr>
      <w:rPr>
        <w:rFonts w:hint="default"/>
      </w:rPr>
    </w:lvl>
    <w:lvl w:ilvl="8">
      <w:start w:val="1"/>
      <w:numFmt w:val="decimal"/>
      <w:lvlText w:val="%1.%2.%3.%4.%5.%6.%7.%8.%9."/>
      <w:lvlJc w:val="left"/>
      <w:pPr>
        <w:ind w:left="14208" w:hanging="2160"/>
      </w:pPr>
      <w:rPr>
        <w:rFonts w:hint="default"/>
      </w:rPr>
    </w:lvl>
  </w:abstractNum>
  <w:abstractNum w:abstractNumId="126" w15:restartNumberingAfterBreak="0">
    <w:nsid w:val="7CB21F4C"/>
    <w:multiLevelType w:val="hybridMultilevel"/>
    <w:tmpl w:val="A2ECBD82"/>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7" w15:restartNumberingAfterBreak="0">
    <w:nsid w:val="7CC01E72"/>
    <w:multiLevelType w:val="hybridMultilevel"/>
    <w:tmpl w:val="1E4490C4"/>
    <w:lvl w:ilvl="0" w:tplc="D6B8D756">
      <w:start w:val="1"/>
      <w:numFmt w:val="bullet"/>
      <w:lvlText w:val="-"/>
      <w:lvlJc w:val="left"/>
      <w:pPr>
        <w:ind w:left="360" w:hanging="360"/>
      </w:pPr>
      <w:rPr>
        <w:rFonts w:ascii="Times New Roman" w:hAnsi="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8" w15:restartNumberingAfterBreak="0">
    <w:nsid w:val="7CF22291"/>
    <w:multiLevelType w:val="singleLevel"/>
    <w:tmpl w:val="F0EC3A96"/>
    <w:lvl w:ilvl="0">
      <w:start w:val="1"/>
      <w:numFmt w:val="bullet"/>
      <w:lvlText w:val=""/>
      <w:lvlJc w:val="left"/>
      <w:pPr>
        <w:tabs>
          <w:tab w:val="num" w:pos="360"/>
        </w:tabs>
        <w:ind w:left="360" w:hanging="360"/>
      </w:pPr>
      <w:rPr>
        <w:rFonts w:ascii="Wingdings" w:hAnsi="Wingdings" w:hint="default"/>
        <w:sz w:val="18"/>
      </w:rPr>
    </w:lvl>
  </w:abstractNum>
  <w:abstractNum w:abstractNumId="129" w15:restartNumberingAfterBreak="0">
    <w:nsid w:val="7EC11981"/>
    <w:multiLevelType w:val="hybridMultilevel"/>
    <w:tmpl w:val="335E23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0" w15:restartNumberingAfterBreak="0">
    <w:nsid w:val="7F0378AF"/>
    <w:multiLevelType w:val="hybridMultilevel"/>
    <w:tmpl w:val="5120B6A6"/>
    <w:lvl w:ilvl="0" w:tplc="0C0A0001">
      <w:start w:val="1"/>
      <w:numFmt w:val="bullet"/>
      <w:lvlText w:val=""/>
      <w:lvlJc w:val="left"/>
      <w:pPr>
        <w:ind w:left="720" w:hanging="360"/>
      </w:pPr>
      <w:rPr>
        <w:rFonts w:ascii="Symbol" w:hAnsi="Symbol" w:hint="default"/>
        <w:color w:val="auto"/>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131" w15:restartNumberingAfterBreak="0">
    <w:nsid w:val="7F6525B7"/>
    <w:multiLevelType w:val="hybridMultilevel"/>
    <w:tmpl w:val="2126F8A6"/>
    <w:lvl w:ilvl="0" w:tplc="0C0A0001">
      <w:start w:val="1"/>
      <w:numFmt w:val="bullet"/>
      <w:lvlText w:val=""/>
      <w:lvlJc w:val="left"/>
      <w:pPr>
        <w:tabs>
          <w:tab w:val="num" w:pos="1080"/>
        </w:tabs>
        <w:ind w:left="1080" w:hanging="360"/>
      </w:pPr>
      <w:rPr>
        <w:rFonts w:ascii="Symbol" w:hAnsi="Symbol" w:hint="default"/>
        <w:color w:val="auto"/>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32" w15:restartNumberingAfterBreak="0">
    <w:nsid w:val="7F664477"/>
    <w:multiLevelType w:val="hybridMultilevel"/>
    <w:tmpl w:val="8FC054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3" w15:restartNumberingAfterBreak="0">
    <w:nsid w:val="7FEC4947"/>
    <w:multiLevelType w:val="hybridMultilevel"/>
    <w:tmpl w:val="D25E124C"/>
    <w:lvl w:ilvl="0" w:tplc="D6B8D756">
      <w:start w:val="1"/>
      <w:numFmt w:val="bullet"/>
      <w:lvlText w:val="-"/>
      <w:lvlJc w:val="left"/>
      <w:pPr>
        <w:ind w:left="360" w:hanging="360"/>
      </w:pPr>
      <w:rPr>
        <w:rFonts w:ascii="Times New Roman" w:hAnsi="Times New Roman" w:hint="default"/>
      </w:rPr>
    </w:lvl>
    <w:lvl w:ilvl="1" w:tplc="0C0A0001">
      <w:start w:val="1"/>
      <w:numFmt w:val="bullet"/>
      <w:lvlText w:val=""/>
      <w:lvlJc w:val="left"/>
      <w:pPr>
        <w:ind w:left="1080" w:hanging="360"/>
      </w:pPr>
      <w:rPr>
        <w:rFonts w:ascii="Symbol" w:hAnsi="Symbol" w:hint="default"/>
        <w:color w:val="auto"/>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0"/>
  </w:num>
  <w:num w:numId="2">
    <w:abstractNumId w:val="1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3"/>
  </w:num>
  <w:num w:numId="4">
    <w:abstractNumId w:val="22"/>
  </w:num>
  <w:num w:numId="5">
    <w:abstractNumId w:val="5"/>
  </w:num>
  <w:num w:numId="6">
    <w:abstractNumId w:val="63"/>
  </w:num>
  <w:num w:numId="7">
    <w:abstractNumId w:val="89"/>
  </w:num>
  <w:num w:numId="8">
    <w:abstractNumId w:val="121"/>
  </w:num>
  <w:num w:numId="9">
    <w:abstractNumId w:val="127"/>
  </w:num>
  <w:num w:numId="10">
    <w:abstractNumId w:val="126"/>
  </w:num>
  <w:num w:numId="11">
    <w:abstractNumId w:val="103"/>
  </w:num>
  <w:num w:numId="12">
    <w:abstractNumId w:val="77"/>
  </w:num>
  <w:num w:numId="13">
    <w:abstractNumId w:val="57"/>
  </w:num>
  <w:num w:numId="14">
    <w:abstractNumId w:val="94"/>
  </w:num>
  <w:num w:numId="15">
    <w:abstractNumId w:val="1"/>
  </w:num>
  <w:num w:numId="16">
    <w:abstractNumId w:val="76"/>
  </w:num>
  <w:num w:numId="17">
    <w:abstractNumId w:val="61"/>
  </w:num>
  <w:num w:numId="18">
    <w:abstractNumId w:val="52"/>
  </w:num>
  <w:num w:numId="19">
    <w:abstractNumId w:val="58"/>
  </w:num>
  <w:num w:numId="20">
    <w:abstractNumId w:val="105"/>
  </w:num>
  <w:num w:numId="21">
    <w:abstractNumId w:val="123"/>
  </w:num>
  <w:num w:numId="22">
    <w:abstractNumId w:val="71"/>
  </w:num>
  <w:num w:numId="23">
    <w:abstractNumId w:val="8"/>
  </w:num>
  <w:num w:numId="24">
    <w:abstractNumId w:val="69"/>
  </w:num>
  <w:num w:numId="25">
    <w:abstractNumId w:val="100"/>
  </w:num>
  <w:num w:numId="26">
    <w:abstractNumId w:val="102"/>
  </w:num>
  <w:num w:numId="27">
    <w:abstractNumId w:val="79"/>
  </w:num>
  <w:num w:numId="28">
    <w:abstractNumId w:val="59"/>
  </w:num>
  <w:num w:numId="29">
    <w:abstractNumId w:val="88"/>
  </w:num>
  <w:num w:numId="30">
    <w:abstractNumId w:val="112"/>
  </w:num>
  <w:num w:numId="31">
    <w:abstractNumId w:val="128"/>
  </w:num>
  <w:num w:numId="32">
    <w:abstractNumId w:val="82"/>
  </w:num>
  <w:num w:numId="33">
    <w:abstractNumId w:val="96"/>
  </w:num>
  <w:num w:numId="34">
    <w:abstractNumId w:val="53"/>
  </w:num>
  <w:num w:numId="35">
    <w:abstractNumId w:val="12"/>
  </w:num>
  <w:num w:numId="36">
    <w:abstractNumId w:val="114"/>
  </w:num>
  <w:num w:numId="37">
    <w:abstractNumId w:val="81"/>
  </w:num>
  <w:num w:numId="38">
    <w:abstractNumId w:val="72"/>
  </w:num>
  <w:num w:numId="39">
    <w:abstractNumId w:val="13"/>
  </w:num>
  <w:num w:numId="40">
    <w:abstractNumId w:val="18"/>
  </w:num>
  <w:num w:numId="41">
    <w:abstractNumId w:val="36"/>
  </w:num>
  <w:num w:numId="42">
    <w:abstractNumId w:val="44"/>
  </w:num>
  <w:num w:numId="43">
    <w:abstractNumId w:val="62"/>
  </w:num>
  <w:num w:numId="44">
    <w:abstractNumId w:val="26"/>
  </w:num>
  <w:num w:numId="45">
    <w:abstractNumId w:val="108"/>
  </w:num>
  <w:num w:numId="46">
    <w:abstractNumId w:val="43"/>
  </w:num>
  <w:num w:numId="47">
    <w:abstractNumId w:val="9"/>
  </w:num>
  <w:num w:numId="48">
    <w:abstractNumId w:val="75"/>
  </w:num>
  <w:num w:numId="49">
    <w:abstractNumId w:val="115"/>
  </w:num>
  <w:num w:numId="50">
    <w:abstractNumId w:val="118"/>
  </w:num>
  <w:num w:numId="51">
    <w:abstractNumId w:val="119"/>
  </w:num>
  <w:num w:numId="52">
    <w:abstractNumId w:val="129"/>
  </w:num>
  <w:num w:numId="53">
    <w:abstractNumId w:val="132"/>
  </w:num>
  <w:num w:numId="54">
    <w:abstractNumId w:val="113"/>
  </w:num>
  <w:num w:numId="55">
    <w:abstractNumId w:val="85"/>
  </w:num>
  <w:num w:numId="56">
    <w:abstractNumId w:val="4"/>
  </w:num>
  <w:num w:numId="57">
    <w:abstractNumId w:val="46"/>
  </w:num>
  <w:num w:numId="5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90"/>
  </w:num>
  <w:num w:numId="60">
    <w:abstractNumId w:val="32"/>
  </w:num>
  <w:num w:numId="61">
    <w:abstractNumId w:val="14"/>
  </w:num>
  <w:num w:numId="62">
    <w:abstractNumId w:val="116"/>
  </w:num>
  <w:num w:numId="63">
    <w:abstractNumId w:val="97"/>
  </w:num>
  <w:num w:numId="64">
    <w:abstractNumId w:val="30"/>
  </w:num>
  <w:num w:numId="65">
    <w:abstractNumId w:val="2"/>
  </w:num>
  <w:num w:numId="66">
    <w:abstractNumId w:val="16"/>
  </w:num>
  <w:num w:numId="67">
    <w:abstractNumId w:val="125"/>
  </w:num>
  <w:num w:numId="68">
    <w:abstractNumId w:val="11"/>
  </w:num>
  <w:num w:numId="69">
    <w:abstractNumId w:val="20"/>
  </w:num>
  <w:num w:numId="70">
    <w:abstractNumId w:val="37"/>
  </w:num>
  <w:num w:numId="71">
    <w:abstractNumId w:val="65"/>
  </w:num>
  <w:num w:numId="72">
    <w:abstractNumId w:val="101"/>
  </w:num>
  <w:num w:numId="73">
    <w:abstractNumId w:val="21"/>
  </w:num>
  <w:num w:numId="74">
    <w:abstractNumId w:val="10"/>
  </w:num>
  <w:num w:numId="75">
    <w:abstractNumId w:val="93"/>
  </w:num>
  <w:num w:numId="76">
    <w:abstractNumId w:val="95"/>
  </w:num>
  <w:num w:numId="77">
    <w:abstractNumId w:val="6"/>
  </w:num>
  <w:num w:numId="78">
    <w:abstractNumId w:val="49"/>
  </w:num>
  <w:num w:numId="79">
    <w:abstractNumId w:val="106"/>
  </w:num>
  <w:num w:numId="80">
    <w:abstractNumId w:val="98"/>
  </w:num>
  <w:num w:numId="81">
    <w:abstractNumId w:val="56"/>
  </w:num>
  <w:num w:numId="82">
    <w:abstractNumId w:val="70"/>
  </w:num>
  <w:num w:numId="83">
    <w:abstractNumId w:val="91"/>
  </w:num>
  <w:num w:numId="84">
    <w:abstractNumId w:val="40"/>
  </w:num>
  <w:num w:numId="85">
    <w:abstractNumId w:val="131"/>
  </w:num>
  <w:num w:numId="86">
    <w:abstractNumId w:val="39"/>
  </w:num>
  <w:num w:numId="87">
    <w:abstractNumId w:val="25"/>
  </w:num>
  <w:num w:numId="88">
    <w:abstractNumId w:val="17"/>
  </w:num>
  <w:num w:numId="89">
    <w:abstractNumId w:val="38"/>
  </w:num>
  <w:num w:numId="90">
    <w:abstractNumId w:val="84"/>
  </w:num>
  <w:num w:numId="91">
    <w:abstractNumId w:val="133"/>
  </w:num>
  <w:num w:numId="92">
    <w:abstractNumId w:val="7"/>
  </w:num>
  <w:num w:numId="93">
    <w:abstractNumId w:val="130"/>
  </w:num>
  <w:num w:numId="94">
    <w:abstractNumId w:val="31"/>
  </w:num>
  <w:num w:numId="95">
    <w:abstractNumId w:val="109"/>
  </w:num>
  <w:num w:numId="96">
    <w:abstractNumId w:val="68"/>
  </w:num>
  <w:num w:numId="97">
    <w:abstractNumId w:val="67"/>
  </w:num>
  <w:num w:numId="98">
    <w:abstractNumId w:val="41"/>
  </w:num>
  <w:num w:numId="99">
    <w:abstractNumId w:val="66"/>
  </w:num>
  <w:num w:numId="100">
    <w:abstractNumId w:val="34"/>
  </w:num>
  <w:num w:numId="101">
    <w:abstractNumId w:val="111"/>
  </w:num>
  <w:num w:numId="102">
    <w:abstractNumId w:val="24"/>
  </w:num>
  <w:num w:numId="103">
    <w:abstractNumId w:val="110"/>
  </w:num>
  <w:num w:numId="104">
    <w:abstractNumId w:val="23"/>
  </w:num>
  <w:num w:numId="105">
    <w:abstractNumId w:val="64"/>
  </w:num>
  <w:num w:numId="106">
    <w:abstractNumId w:val="80"/>
  </w:num>
  <w:num w:numId="107">
    <w:abstractNumId w:val="124"/>
  </w:num>
  <w:num w:numId="108">
    <w:abstractNumId w:val="28"/>
  </w:num>
  <w:num w:numId="109">
    <w:abstractNumId w:val="86"/>
  </w:num>
  <w:num w:numId="110">
    <w:abstractNumId w:val="60"/>
  </w:num>
  <w:num w:numId="111">
    <w:abstractNumId w:val="47"/>
  </w:num>
  <w:num w:numId="112">
    <w:abstractNumId w:val="54"/>
  </w:num>
  <w:num w:numId="113">
    <w:abstractNumId w:val="55"/>
  </w:num>
  <w:num w:numId="114">
    <w:abstractNumId w:val="117"/>
  </w:num>
  <w:num w:numId="115">
    <w:abstractNumId w:val="50"/>
  </w:num>
  <w:num w:numId="116">
    <w:abstractNumId w:val="33"/>
  </w:num>
  <w:num w:numId="117">
    <w:abstractNumId w:val="35"/>
  </w:num>
  <w:num w:numId="118">
    <w:abstractNumId w:val="120"/>
  </w:num>
  <w:num w:numId="119">
    <w:abstractNumId w:val="3"/>
  </w:num>
  <w:num w:numId="120">
    <w:abstractNumId w:val="92"/>
  </w:num>
  <w:num w:numId="121">
    <w:abstractNumId w:val="29"/>
  </w:num>
  <w:num w:numId="122">
    <w:abstractNumId w:val="87"/>
  </w:num>
  <w:num w:numId="123">
    <w:abstractNumId w:val="42"/>
  </w:num>
  <w:num w:numId="124">
    <w:abstractNumId w:val="48"/>
  </w:num>
  <w:num w:numId="125">
    <w:abstractNumId w:val="104"/>
  </w:num>
  <w:num w:numId="126">
    <w:abstractNumId w:val="19"/>
  </w:num>
  <w:num w:numId="127">
    <w:abstractNumId w:val="27"/>
  </w:num>
  <w:num w:numId="128">
    <w:abstractNumId w:val="51"/>
  </w:num>
  <w:num w:numId="129">
    <w:abstractNumId w:val="78"/>
  </w:num>
  <w:num w:numId="130">
    <w:abstractNumId w:val="15"/>
  </w:num>
  <w:num w:numId="131">
    <w:abstractNumId w:val="99"/>
  </w:num>
  <w:num w:numId="132">
    <w:abstractNumId w:val="83"/>
  </w:num>
  <w:num w:numId="133">
    <w:abstractNumId w:val="74"/>
  </w:num>
  <w:num w:numId="134">
    <w:abstractNumId w:val="107"/>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2A71"/>
    <w:rsid w:val="000068A1"/>
    <w:rsid w:val="00007385"/>
    <w:rsid w:val="000134BC"/>
    <w:rsid w:val="00014260"/>
    <w:rsid w:val="000343E3"/>
    <w:rsid w:val="00035C3D"/>
    <w:rsid w:val="00037104"/>
    <w:rsid w:val="000579B2"/>
    <w:rsid w:val="00061085"/>
    <w:rsid w:val="00063F6A"/>
    <w:rsid w:val="00075D82"/>
    <w:rsid w:val="000A10C8"/>
    <w:rsid w:val="000A3380"/>
    <w:rsid w:val="000A40A8"/>
    <w:rsid w:val="000C4C23"/>
    <w:rsid w:val="000E515A"/>
    <w:rsid w:val="000F7D73"/>
    <w:rsid w:val="001078E7"/>
    <w:rsid w:val="00115AA6"/>
    <w:rsid w:val="0012349C"/>
    <w:rsid w:val="00124DEA"/>
    <w:rsid w:val="0015170F"/>
    <w:rsid w:val="00161281"/>
    <w:rsid w:val="001615B2"/>
    <w:rsid w:val="00181EE3"/>
    <w:rsid w:val="0019026B"/>
    <w:rsid w:val="001A2528"/>
    <w:rsid w:val="001A312E"/>
    <w:rsid w:val="001A6A88"/>
    <w:rsid w:val="001B5687"/>
    <w:rsid w:val="001B7A2A"/>
    <w:rsid w:val="001C2C70"/>
    <w:rsid w:val="001D7190"/>
    <w:rsid w:val="001F1095"/>
    <w:rsid w:val="001F7C45"/>
    <w:rsid w:val="00211854"/>
    <w:rsid w:val="00216B9E"/>
    <w:rsid w:val="0022031E"/>
    <w:rsid w:val="00247E1E"/>
    <w:rsid w:val="00251C42"/>
    <w:rsid w:val="0025284E"/>
    <w:rsid w:val="00253369"/>
    <w:rsid w:val="0028485B"/>
    <w:rsid w:val="00293BE5"/>
    <w:rsid w:val="00294373"/>
    <w:rsid w:val="002A2A5F"/>
    <w:rsid w:val="002A6A9B"/>
    <w:rsid w:val="002B76C9"/>
    <w:rsid w:val="002E361E"/>
    <w:rsid w:val="002F2A71"/>
    <w:rsid w:val="002F6ACF"/>
    <w:rsid w:val="002F6E35"/>
    <w:rsid w:val="0030355B"/>
    <w:rsid w:val="0030673E"/>
    <w:rsid w:val="003103C2"/>
    <w:rsid w:val="00314746"/>
    <w:rsid w:val="003170C9"/>
    <w:rsid w:val="00331550"/>
    <w:rsid w:val="00354EB2"/>
    <w:rsid w:val="00365A70"/>
    <w:rsid w:val="00372126"/>
    <w:rsid w:val="0039159C"/>
    <w:rsid w:val="003A3FF4"/>
    <w:rsid w:val="003A6795"/>
    <w:rsid w:val="003B548B"/>
    <w:rsid w:val="003D0822"/>
    <w:rsid w:val="003D69AE"/>
    <w:rsid w:val="003E5CB4"/>
    <w:rsid w:val="003F08E9"/>
    <w:rsid w:val="004015B7"/>
    <w:rsid w:val="004058A2"/>
    <w:rsid w:val="00407C59"/>
    <w:rsid w:val="0041343A"/>
    <w:rsid w:val="004137DE"/>
    <w:rsid w:val="00443403"/>
    <w:rsid w:val="004551E7"/>
    <w:rsid w:val="00456BF6"/>
    <w:rsid w:val="00460FC6"/>
    <w:rsid w:val="00462704"/>
    <w:rsid w:val="00477CD9"/>
    <w:rsid w:val="004817C4"/>
    <w:rsid w:val="004927C8"/>
    <w:rsid w:val="004A2549"/>
    <w:rsid w:val="004B541B"/>
    <w:rsid w:val="004D6808"/>
    <w:rsid w:val="004E3F65"/>
    <w:rsid w:val="004E43B5"/>
    <w:rsid w:val="004E4E6E"/>
    <w:rsid w:val="004F4039"/>
    <w:rsid w:val="004F5F29"/>
    <w:rsid w:val="00531CD6"/>
    <w:rsid w:val="00532743"/>
    <w:rsid w:val="00533C05"/>
    <w:rsid w:val="005652B3"/>
    <w:rsid w:val="0057353A"/>
    <w:rsid w:val="00576719"/>
    <w:rsid w:val="005902E2"/>
    <w:rsid w:val="00596E55"/>
    <w:rsid w:val="005A1BA7"/>
    <w:rsid w:val="005A21A9"/>
    <w:rsid w:val="005A2895"/>
    <w:rsid w:val="005A323C"/>
    <w:rsid w:val="005D0035"/>
    <w:rsid w:val="005D35B7"/>
    <w:rsid w:val="005E1371"/>
    <w:rsid w:val="005E332E"/>
    <w:rsid w:val="005E6F8F"/>
    <w:rsid w:val="005F383C"/>
    <w:rsid w:val="005F5353"/>
    <w:rsid w:val="00611310"/>
    <w:rsid w:val="00620C76"/>
    <w:rsid w:val="006259CC"/>
    <w:rsid w:val="00631A7B"/>
    <w:rsid w:val="00664FD9"/>
    <w:rsid w:val="006726D2"/>
    <w:rsid w:val="006735C3"/>
    <w:rsid w:val="00675943"/>
    <w:rsid w:val="00686D64"/>
    <w:rsid w:val="006D099D"/>
    <w:rsid w:val="006E0EB9"/>
    <w:rsid w:val="006E1AF9"/>
    <w:rsid w:val="0071563D"/>
    <w:rsid w:val="007316C5"/>
    <w:rsid w:val="00746A28"/>
    <w:rsid w:val="00756E7D"/>
    <w:rsid w:val="007667C4"/>
    <w:rsid w:val="00784AFF"/>
    <w:rsid w:val="007935B8"/>
    <w:rsid w:val="007979C6"/>
    <w:rsid w:val="007A65AD"/>
    <w:rsid w:val="007C138D"/>
    <w:rsid w:val="007D5C45"/>
    <w:rsid w:val="007F453E"/>
    <w:rsid w:val="00802395"/>
    <w:rsid w:val="008109E7"/>
    <w:rsid w:val="00811EAB"/>
    <w:rsid w:val="00816337"/>
    <w:rsid w:val="008202A2"/>
    <w:rsid w:val="008206EE"/>
    <w:rsid w:val="008310C3"/>
    <w:rsid w:val="00831DB6"/>
    <w:rsid w:val="00847E63"/>
    <w:rsid w:val="00850B12"/>
    <w:rsid w:val="00862E2A"/>
    <w:rsid w:val="008656FD"/>
    <w:rsid w:val="00882074"/>
    <w:rsid w:val="00896F75"/>
    <w:rsid w:val="008B3F67"/>
    <w:rsid w:val="008C38A1"/>
    <w:rsid w:val="008D0AF2"/>
    <w:rsid w:val="008D4FB1"/>
    <w:rsid w:val="008E447D"/>
    <w:rsid w:val="008E64B9"/>
    <w:rsid w:val="00910405"/>
    <w:rsid w:val="00914EB3"/>
    <w:rsid w:val="00916E5D"/>
    <w:rsid w:val="009211D1"/>
    <w:rsid w:val="00921373"/>
    <w:rsid w:val="009544DB"/>
    <w:rsid w:val="00954DD3"/>
    <w:rsid w:val="009639C6"/>
    <w:rsid w:val="009736E2"/>
    <w:rsid w:val="009812EF"/>
    <w:rsid w:val="009906B7"/>
    <w:rsid w:val="0099193F"/>
    <w:rsid w:val="009B33DB"/>
    <w:rsid w:val="009B6891"/>
    <w:rsid w:val="009B7FC8"/>
    <w:rsid w:val="009C065A"/>
    <w:rsid w:val="009C7898"/>
    <w:rsid w:val="009F5D66"/>
    <w:rsid w:val="00A007BF"/>
    <w:rsid w:val="00A05583"/>
    <w:rsid w:val="00A1152E"/>
    <w:rsid w:val="00A12D91"/>
    <w:rsid w:val="00A131F1"/>
    <w:rsid w:val="00A217ED"/>
    <w:rsid w:val="00A438F1"/>
    <w:rsid w:val="00A804EC"/>
    <w:rsid w:val="00A85AFA"/>
    <w:rsid w:val="00A90EA2"/>
    <w:rsid w:val="00A93703"/>
    <w:rsid w:val="00A979CB"/>
    <w:rsid w:val="00AA0B94"/>
    <w:rsid w:val="00AD288B"/>
    <w:rsid w:val="00AD3D8E"/>
    <w:rsid w:val="00AE1FFB"/>
    <w:rsid w:val="00AF3AF1"/>
    <w:rsid w:val="00B20442"/>
    <w:rsid w:val="00B376F7"/>
    <w:rsid w:val="00B41446"/>
    <w:rsid w:val="00B45FD9"/>
    <w:rsid w:val="00B47B5B"/>
    <w:rsid w:val="00B60964"/>
    <w:rsid w:val="00B6267B"/>
    <w:rsid w:val="00B676D4"/>
    <w:rsid w:val="00B70AF2"/>
    <w:rsid w:val="00B74FD8"/>
    <w:rsid w:val="00B75F70"/>
    <w:rsid w:val="00B77E30"/>
    <w:rsid w:val="00B94D89"/>
    <w:rsid w:val="00B965E2"/>
    <w:rsid w:val="00B974F8"/>
    <w:rsid w:val="00BA11B2"/>
    <w:rsid w:val="00BA3861"/>
    <w:rsid w:val="00BA566B"/>
    <w:rsid w:val="00BA7050"/>
    <w:rsid w:val="00BB6C67"/>
    <w:rsid w:val="00BC40D7"/>
    <w:rsid w:val="00BC59F2"/>
    <w:rsid w:val="00BD4F16"/>
    <w:rsid w:val="00BF2F82"/>
    <w:rsid w:val="00BF3275"/>
    <w:rsid w:val="00C06B8F"/>
    <w:rsid w:val="00C074F2"/>
    <w:rsid w:val="00C33F1B"/>
    <w:rsid w:val="00C36CC1"/>
    <w:rsid w:val="00C41522"/>
    <w:rsid w:val="00C53188"/>
    <w:rsid w:val="00C60888"/>
    <w:rsid w:val="00C80718"/>
    <w:rsid w:val="00C813A4"/>
    <w:rsid w:val="00C85B6E"/>
    <w:rsid w:val="00CA203C"/>
    <w:rsid w:val="00CA22EE"/>
    <w:rsid w:val="00CA4A9B"/>
    <w:rsid w:val="00CA7C97"/>
    <w:rsid w:val="00CE34B8"/>
    <w:rsid w:val="00CE3694"/>
    <w:rsid w:val="00CE77D0"/>
    <w:rsid w:val="00CF0348"/>
    <w:rsid w:val="00D02C3F"/>
    <w:rsid w:val="00D320A2"/>
    <w:rsid w:val="00D336D7"/>
    <w:rsid w:val="00D42B3E"/>
    <w:rsid w:val="00D529C2"/>
    <w:rsid w:val="00D55BD6"/>
    <w:rsid w:val="00D76080"/>
    <w:rsid w:val="00D83647"/>
    <w:rsid w:val="00D97D00"/>
    <w:rsid w:val="00DD3589"/>
    <w:rsid w:val="00DE5BC6"/>
    <w:rsid w:val="00DF50F6"/>
    <w:rsid w:val="00DF5B85"/>
    <w:rsid w:val="00E10625"/>
    <w:rsid w:val="00E26C45"/>
    <w:rsid w:val="00E27D45"/>
    <w:rsid w:val="00E3007B"/>
    <w:rsid w:val="00E50419"/>
    <w:rsid w:val="00E61BDA"/>
    <w:rsid w:val="00E61D9F"/>
    <w:rsid w:val="00E8643C"/>
    <w:rsid w:val="00EB53D8"/>
    <w:rsid w:val="00EC1551"/>
    <w:rsid w:val="00ED376C"/>
    <w:rsid w:val="00ED4605"/>
    <w:rsid w:val="00EE4E7E"/>
    <w:rsid w:val="00F013A2"/>
    <w:rsid w:val="00F14344"/>
    <w:rsid w:val="00F20465"/>
    <w:rsid w:val="00F24A5F"/>
    <w:rsid w:val="00F30A40"/>
    <w:rsid w:val="00F33499"/>
    <w:rsid w:val="00F3733A"/>
    <w:rsid w:val="00F44E6E"/>
    <w:rsid w:val="00F45D44"/>
    <w:rsid w:val="00F531BC"/>
    <w:rsid w:val="00F625D7"/>
    <w:rsid w:val="00F7161F"/>
    <w:rsid w:val="00F74E0B"/>
    <w:rsid w:val="00F770F3"/>
    <w:rsid w:val="00F80881"/>
    <w:rsid w:val="00F9415F"/>
    <w:rsid w:val="00F96CB2"/>
    <w:rsid w:val="00FC2619"/>
    <w:rsid w:val="00FC548A"/>
    <w:rsid w:val="00FD3C8B"/>
    <w:rsid w:val="00FD502C"/>
    <w:rsid w:val="00FE35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C46CCF-9E3B-462B-9A50-E3E89A3E0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0A40"/>
  </w:style>
  <w:style w:type="paragraph" w:styleId="Ttulo1">
    <w:name w:val="heading 1"/>
    <w:basedOn w:val="Normal"/>
    <w:next w:val="Normal"/>
    <w:link w:val="Ttulo1Car"/>
    <w:qFormat/>
    <w:rsid w:val="00862E2A"/>
    <w:pPr>
      <w:keepNext/>
      <w:numPr>
        <w:numId w:val="1"/>
      </w:numPr>
      <w:suppressAutoHyphens/>
      <w:spacing w:after="0" w:line="240" w:lineRule="auto"/>
      <w:jc w:val="center"/>
      <w:outlineLvl w:val="0"/>
    </w:pPr>
    <w:rPr>
      <w:rFonts w:ascii="Comic Sans MS" w:eastAsia="Times New Roman" w:hAnsi="Comic Sans MS" w:cs="Times New Roman"/>
      <w:b/>
      <w:sz w:val="24"/>
      <w:szCs w:val="20"/>
      <w:lang w:val="es-ES_tradnl" w:eastAsia="ar-SA"/>
    </w:rPr>
  </w:style>
  <w:style w:type="paragraph" w:styleId="Ttulo2">
    <w:name w:val="heading 2"/>
    <w:basedOn w:val="Normal"/>
    <w:next w:val="Normal"/>
    <w:link w:val="Ttulo2Car"/>
    <w:qFormat/>
    <w:rsid w:val="00862E2A"/>
    <w:pPr>
      <w:keepNext/>
      <w:numPr>
        <w:ilvl w:val="1"/>
        <w:numId w:val="1"/>
      </w:numPr>
      <w:suppressAutoHyphens/>
      <w:spacing w:after="0" w:line="240" w:lineRule="auto"/>
      <w:outlineLvl w:val="1"/>
    </w:pPr>
    <w:rPr>
      <w:rFonts w:ascii="Arial" w:eastAsia="Times New Roman" w:hAnsi="Arial" w:cs="Times New Roman"/>
      <w:b/>
      <w:sz w:val="20"/>
      <w:szCs w:val="20"/>
      <w:lang w:val="es-ES_tradnl" w:eastAsia="ar-SA"/>
    </w:rPr>
  </w:style>
  <w:style w:type="paragraph" w:styleId="Ttulo3">
    <w:name w:val="heading 3"/>
    <w:basedOn w:val="Normal"/>
    <w:next w:val="Normal"/>
    <w:link w:val="Ttulo3Car"/>
    <w:qFormat/>
    <w:rsid w:val="00862E2A"/>
    <w:pPr>
      <w:keepNext/>
      <w:numPr>
        <w:ilvl w:val="2"/>
        <w:numId w:val="1"/>
      </w:numPr>
      <w:suppressAutoHyphens/>
      <w:spacing w:after="0" w:line="240" w:lineRule="auto"/>
      <w:jc w:val="both"/>
      <w:outlineLvl w:val="2"/>
    </w:pPr>
    <w:rPr>
      <w:rFonts w:ascii="Arial" w:eastAsia="Times New Roman" w:hAnsi="Arial" w:cs="Times New Roman"/>
      <w:b/>
      <w:color w:val="000000"/>
      <w:sz w:val="20"/>
      <w:szCs w:val="20"/>
      <w:lang w:eastAsia="ar-SA"/>
    </w:rPr>
  </w:style>
  <w:style w:type="paragraph" w:styleId="Ttulo4">
    <w:name w:val="heading 4"/>
    <w:basedOn w:val="Normal"/>
    <w:next w:val="Normal"/>
    <w:link w:val="Ttulo4Car"/>
    <w:qFormat/>
    <w:rsid w:val="00862E2A"/>
    <w:pPr>
      <w:keepNext/>
      <w:numPr>
        <w:ilvl w:val="3"/>
        <w:numId w:val="1"/>
      </w:numPr>
      <w:suppressAutoHyphens/>
      <w:spacing w:after="0" w:line="240" w:lineRule="auto"/>
      <w:jc w:val="both"/>
      <w:outlineLvl w:val="3"/>
    </w:pPr>
    <w:rPr>
      <w:rFonts w:ascii="Arial" w:eastAsia="Times New Roman" w:hAnsi="Arial" w:cs="Times New Roman"/>
      <w:b/>
      <w:sz w:val="20"/>
      <w:szCs w:val="20"/>
      <w:lang w:val="x-none" w:eastAsia="ar-SA"/>
    </w:rPr>
  </w:style>
  <w:style w:type="paragraph" w:styleId="Ttulo5">
    <w:name w:val="heading 5"/>
    <w:basedOn w:val="Normal"/>
    <w:next w:val="Normal"/>
    <w:link w:val="Ttulo5Car"/>
    <w:qFormat/>
    <w:rsid w:val="00862E2A"/>
    <w:pPr>
      <w:keepNext/>
      <w:numPr>
        <w:ilvl w:val="4"/>
        <w:numId w:val="1"/>
      </w:numPr>
      <w:suppressAutoHyphens/>
      <w:spacing w:after="0" w:line="240" w:lineRule="auto"/>
      <w:jc w:val="center"/>
      <w:outlineLvl w:val="4"/>
    </w:pPr>
    <w:rPr>
      <w:rFonts w:ascii="Arial" w:eastAsia="Times New Roman" w:hAnsi="Arial" w:cs="Times New Roman"/>
      <w:b/>
      <w:sz w:val="20"/>
      <w:szCs w:val="20"/>
      <w:lang w:val="x-none" w:eastAsia="ar-SA"/>
    </w:rPr>
  </w:style>
  <w:style w:type="paragraph" w:styleId="Ttulo6">
    <w:name w:val="heading 6"/>
    <w:basedOn w:val="Normal"/>
    <w:next w:val="Normal"/>
    <w:link w:val="Ttulo6Car"/>
    <w:qFormat/>
    <w:rsid w:val="00862E2A"/>
    <w:pPr>
      <w:keepNext/>
      <w:numPr>
        <w:ilvl w:val="5"/>
        <w:numId w:val="1"/>
      </w:numPr>
      <w:suppressAutoHyphens/>
      <w:spacing w:after="0" w:line="240" w:lineRule="auto"/>
      <w:jc w:val="center"/>
      <w:outlineLvl w:val="5"/>
    </w:pPr>
    <w:rPr>
      <w:rFonts w:ascii="Arial" w:eastAsia="Times New Roman" w:hAnsi="Arial" w:cs="Times New Roman"/>
      <w:b/>
      <w:szCs w:val="20"/>
      <w:lang w:eastAsia="ar-SA"/>
    </w:rPr>
  </w:style>
  <w:style w:type="paragraph" w:styleId="Ttulo7">
    <w:name w:val="heading 7"/>
    <w:basedOn w:val="Normal"/>
    <w:next w:val="Normal"/>
    <w:link w:val="Ttulo7Car"/>
    <w:qFormat/>
    <w:rsid w:val="00862E2A"/>
    <w:pPr>
      <w:keepNext/>
      <w:numPr>
        <w:ilvl w:val="6"/>
        <w:numId w:val="1"/>
      </w:numPr>
      <w:suppressAutoHyphens/>
      <w:spacing w:after="0" w:line="240" w:lineRule="auto"/>
      <w:jc w:val="center"/>
      <w:outlineLvl w:val="6"/>
    </w:pPr>
    <w:rPr>
      <w:rFonts w:ascii="Arial" w:eastAsia="Times New Roman" w:hAnsi="Arial" w:cs="Times New Roman"/>
      <w:b/>
      <w:spacing w:val="-3"/>
      <w:sz w:val="28"/>
      <w:szCs w:val="20"/>
      <w:lang w:eastAsia="ar-SA"/>
    </w:rPr>
  </w:style>
  <w:style w:type="paragraph" w:styleId="Ttulo8">
    <w:name w:val="heading 8"/>
    <w:basedOn w:val="Normal"/>
    <w:next w:val="Normal"/>
    <w:link w:val="Ttulo8Car"/>
    <w:qFormat/>
    <w:rsid w:val="00862E2A"/>
    <w:pPr>
      <w:keepNext/>
      <w:numPr>
        <w:ilvl w:val="7"/>
        <w:numId w:val="1"/>
      </w:numPr>
      <w:tabs>
        <w:tab w:val="left" w:pos="1134"/>
      </w:tabs>
      <w:suppressAutoHyphens/>
      <w:spacing w:after="0" w:line="240" w:lineRule="auto"/>
      <w:jc w:val="both"/>
      <w:outlineLvl w:val="7"/>
    </w:pPr>
    <w:rPr>
      <w:rFonts w:ascii="Arial" w:eastAsia="Times New Roman" w:hAnsi="Arial" w:cs="Times New Roman"/>
      <w:b/>
      <w:szCs w:val="20"/>
      <w:lang w:eastAsia="ar-SA"/>
    </w:rPr>
  </w:style>
  <w:style w:type="paragraph" w:styleId="Ttulo9">
    <w:name w:val="heading 9"/>
    <w:basedOn w:val="Normal"/>
    <w:next w:val="Normal"/>
    <w:link w:val="Ttulo9Car"/>
    <w:qFormat/>
    <w:rsid w:val="00862E2A"/>
    <w:pPr>
      <w:keepNext/>
      <w:numPr>
        <w:ilvl w:val="8"/>
        <w:numId w:val="1"/>
      </w:numPr>
      <w:suppressAutoHyphens/>
      <w:spacing w:after="0" w:line="240" w:lineRule="auto"/>
      <w:jc w:val="center"/>
      <w:outlineLvl w:val="8"/>
    </w:pPr>
    <w:rPr>
      <w:rFonts w:ascii="Arial" w:eastAsia="Times New Roman" w:hAnsi="Arial" w:cs="Times New Roman"/>
      <w:b/>
      <w:color w:val="000000"/>
      <w:sz w:val="20"/>
      <w:szCs w:val="20"/>
      <w:lang w:eastAsia="ar-SA"/>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Haut de page"/>
    <w:basedOn w:val="Normal"/>
    <w:link w:val="EncabezadoCar"/>
    <w:uiPriority w:val="99"/>
    <w:unhideWhenUsed/>
    <w:rsid w:val="00611310"/>
    <w:pPr>
      <w:tabs>
        <w:tab w:val="center" w:pos="4252"/>
        <w:tab w:val="right" w:pos="8504"/>
      </w:tabs>
      <w:spacing w:after="0" w:line="240" w:lineRule="auto"/>
    </w:pPr>
  </w:style>
  <w:style w:type="character" w:customStyle="1" w:styleId="EncabezadoCar">
    <w:name w:val="Encabezado Car"/>
    <w:aliases w:val="Haut de page Car"/>
    <w:basedOn w:val="Fuentedeprrafopredeter"/>
    <w:link w:val="Encabezado"/>
    <w:uiPriority w:val="99"/>
    <w:rsid w:val="00611310"/>
  </w:style>
  <w:style w:type="paragraph" w:styleId="Piedepgina">
    <w:name w:val="footer"/>
    <w:basedOn w:val="Normal"/>
    <w:link w:val="PiedepginaCar"/>
    <w:uiPriority w:val="99"/>
    <w:unhideWhenUsed/>
    <w:rsid w:val="0061131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310"/>
  </w:style>
  <w:style w:type="character" w:customStyle="1" w:styleId="Ttulo1Car">
    <w:name w:val="Título 1 Car"/>
    <w:basedOn w:val="Fuentedeprrafopredeter"/>
    <w:link w:val="Ttulo1"/>
    <w:rsid w:val="00862E2A"/>
    <w:rPr>
      <w:rFonts w:ascii="Comic Sans MS" w:eastAsia="Times New Roman" w:hAnsi="Comic Sans MS" w:cs="Times New Roman"/>
      <w:b/>
      <w:sz w:val="24"/>
      <w:szCs w:val="20"/>
      <w:lang w:val="es-ES_tradnl" w:eastAsia="ar-SA"/>
    </w:rPr>
  </w:style>
  <w:style w:type="character" w:customStyle="1" w:styleId="Ttulo2Car">
    <w:name w:val="Título 2 Car"/>
    <w:basedOn w:val="Fuentedeprrafopredeter"/>
    <w:link w:val="Ttulo2"/>
    <w:rsid w:val="00862E2A"/>
    <w:rPr>
      <w:rFonts w:ascii="Arial" w:eastAsia="Times New Roman" w:hAnsi="Arial" w:cs="Times New Roman"/>
      <w:b/>
      <w:sz w:val="20"/>
      <w:szCs w:val="20"/>
      <w:lang w:val="es-ES_tradnl" w:eastAsia="ar-SA"/>
    </w:rPr>
  </w:style>
  <w:style w:type="character" w:customStyle="1" w:styleId="Ttulo3Car">
    <w:name w:val="Título 3 Car"/>
    <w:basedOn w:val="Fuentedeprrafopredeter"/>
    <w:link w:val="Ttulo3"/>
    <w:rsid w:val="00862E2A"/>
    <w:rPr>
      <w:rFonts w:ascii="Arial" w:eastAsia="Times New Roman" w:hAnsi="Arial" w:cs="Times New Roman"/>
      <w:b/>
      <w:color w:val="000000"/>
      <w:sz w:val="20"/>
      <w:szCs w:val="20"/>
      <w:lang w:eastAsia="ar-SA"/>
    </w:rPr>
  </w:style>
  <w:style w:type="character" w:customStyle="1" w:styleId="Ttulo4Car">
    <w:name w:val="Título 4 Car"/>
    <w:basedOn w:val="Fuentedeprrafopredeter"/>
    <w:link w:val="Ttulo4"/>
    <w:rsid w:val="00862E2A"/>
    <w:rPr>
      <w:rFonts w:ascii="Arial" w:eastAsia="Times New Roman" w:hAnsi="Arial" w:cs="Times New Roman"/>
      <w:b/>
      <w:sz w:val="20"/>
      <w:szCs w:val="20"/>
      <w:lang w:val="x-none" w:eastAsia="ar-SA"/>
    </w:rPr>
  </w:style>
  <w:style w:type="character" w:customStyle="1" w:styleId="Ttulo5Car">
    <w:name w:val="Título 5 Car"/>
    <w:basedOn w:val="Fuentedeprrafopredeter"/>
    <w:link w:val="Ttulo5"/>
    <w:rsid w:val="00862E2A"/>
    <w:rPr>
      <w:rFonts w:ascii="Arial" w:eastAsia="Times New Roman" w:hAnsi="Arial" w:cs="Times New Roman"/>
      <w:b/>
      <w:sz w:val="20"/>
      <w:szCs w:val="20"/>
      <w:lang w:val="x-none" w:eastAsia="ar-SA"/>
    </w:rPr>
  </w:style>
  <w:style w:type="character" w:customStyle="1" w:styleId="Ttulo6Car">
    <w:name w:val="Título 6 Car"/>
    <w:basedOn w:val="Fuentedeprrafopredeter"/>
    <w:link w:val="Ttulo6"/>
    <w:rsid w:val="00862E2A"/>
    <w:rPr>
      <w:rFonts w:ascii="Arial" w:eastAsia="Times New Roman" w:hAnsi="Arial" w:cs="Times New Roman"/>
      <w:b/>
      <w:szCs w:val="20"/>
      <w:lang w:eastAsia="ar-SA"/>
    </w:rPr>
  </w:style>
  <w:style w:type="character" w:customStyle="1" w:styleId="Ttulo7Car">
    <w:name w:val="Título 7 Car"/>
    <w:basedOn w:val="Fuentedeprrafopredeter"/>
    <w:link w:val="Ttulo7"/>
    <w:rsid w:val="00862E2A"/>
    <w:rPr>
      <w:rFonts w:ascii="Arial" w:eastAsia="Times New Roman" w:hAnsi="Arial" w:cs="Times New Roman"/>
      <w:b/>
      <w:spacing w:val="-3"/>
      <w:sz w:val="28"/>
      <w:szCs w:val="20"/>
      <w:lang w:eastAsia="ar-SA"/>
    </w:rPr>
  </w:style>
  <w:style w:type="character" w:customStyle="1" w:styleId="Ttulo8Car">
    <w:name w:val="Título 8 Car"/>
    <w:basedOn w:val="Fuentedeprrafopredeter"/>
    <w:link w:val="Ttulo8"/>
    <w:rsid w:val="00862E2A"/>
    <w:rPr>
      <w:rFonts w:ascii="Arial" w:eastAsia="Times New Roman" w:hAnsi="Arial" w:cs="Times New Roman"/>
      <w:b/>
      <w:szCs w:val="20"/>
      <w:lang w:eastAsia="ar-SA"/>
    </w:rPr>
  </w:style>
  <w:style w:type="character" w:customStyle="1" w:styleId="Ttulo9Car">
    <w:name w:val="Título 9 Car"/>
    <w:basedOn w:val="Fuentedeprrafopredeter"/>
    <w:link w:val="Ttulo9"/>
    <w:rsid w:val="00862E2A"/>
    <w:rPr>
      <w:rFonts w:ascii="Arial" w:eastAsia="Times New Roman" w:hAnsi="Arial" w:cs="Times New Roman"/>
      <w:b/>
      <w:color w:val="000000"/>
      <w:sz w:val="20"/>
      <w:szCs w:val="20"/>
      <w:lang w:eastAsia="ar-SA"/>
    </w:rPr>
  </w:style>
  <w:style w:type="paragraph" w:styleId="Textoindependiente">
    <w:name w:val="Body Text"/>
    <w:basedOn w:val="Normal"/>
    <w:link w:val="TextoindependienteCar"/>
    <w:rsid w:val="00862E2A"/>
    <w:pPr>
      <w:suppressAutoHyphens/>
      <w:spacing w:after="0" w:line="240" w:lineRule="auto"/>
      <w:jc w:val="both"/>
    </w:pPr>
    <w:rPr>
      <w:rFonts w:ascii="Tahoma" w:eastAsia="Times New Roman" w:hAnsi="Tahoma" w:cs="Times New Roman"/>
      <w:szCs w:val="20"/>
      <w:lang w:eastAsia="ar-SA"/>
    </w:rPr>
  </w:style>
  <w:style w:type="character" w:customStyle="1" w:styleId="TextoindependienteCar">
    <w:name w:val="Texto independiente Car"/>
    <w:basedOn w:val="Fuentedeprrafopredeter"/>
    <w:link w:val="Textoindependiente"/>
    <w:rsid w:val="00862E2A"/>
    <w:rPr>
      <w:rFonts w:ascii="Tahoma" w:eastAsia="Times New Roman" w:hAnsi="Tahoma" w:cs="Times New Roman"/>
      <w:szCs w:val="20"/>
      <w:lang w:eastAsia="ar-SA"/>
    </w:rPr>
  </w:style>
  <w:style w:type="paragraph" w:styleId="Sinespaciado">
    <w:name w:val="No Spacing"/>
    <w:link w:val="SinespaciadoCar"/>
    <w:uiPriority w:val="1"/>
    <w:qFormat/>
    <w:rsid w:val="00862E2A"/>
    <w:pPr>
      <w:spacing w:after="0" w:line="240" w:lineRule="auto"/>
    </w:pPr>
    <w:rPr>
      <w:rFonts w:ascii="Calibri" w:eastAsia="Calibri" w:hAnsi="Calibri" w:cs="Times New Roman"/>
      <w:lang w:val="es-CO"/>
    </w:rPr>
  </w:style>
  <w:style w:type="character" w:customStyle="1" w:styleId="SinespaciadoCar">
    <w:name w:val="Sin espaciado Car"/>
    <w:link w:val="Sinespaciado"/>
    <w:uiPriority w:val="1"/>
    <w:rsid w:val="00862E2A"/>
    <w:rPr>
      <w:rFonts w:ascii="Calibri" w:eastAsia="Calibri" w:hAnsi="Calibri" w:cs="Times New Roman"/>
      <w:lang w:val="es-CO"/>
    </w:rPr>
  </w:style>
  <w:style w:type="paragraph" w:customStyle="1" w:styleId="Default">
    <w:name w:val="Default"/>
    <w:rsid w:val="003D0822"/>
    <w:pPr>
      <w:autoSpaceDE w:val="0"/>
      <w:autoSpaceDN w:val="0"/>
      <w:adjustRightInd w:val="0"/>
      <w:spacing w:after="0" w:line="240" w:lineRule="auto"/>
    </w:pPr>
    <w:rPr>
      <w:rFonts w:ascii="Arial" w:hAnsi="Arial" w:cs="Arial"/>
      <w:color w:val="000000"/>
      <w:sz w:val="24"/>
      <w:szCs w:val="24"/>
    </w:rPr>
  </w:style>
  <w:style w:type="paragraph" w:styleId="Textoindependiente2">
    <w:name w:val="Body Text 2"/>
    <w:basedOn w:val="Normal"/>
    <w:link w:val="Textoindependiente2Car"/>
    <w:uiPriority w:val="99"/>
    <w:unhideWhenUsed/>
    <w:rsid w:val="008109E7"/>
    <w:pPr>
      <w:spacing w:after="120" w:line="480" w:lineRule="auto"/>
    </w:pPr>
  </w:style>
  <w:style w:type="character" w:customStyle="1" w:styleId="Textoindependiente2Car">
    <w:name w:val="Texto independiente 2 Car"/>
    <w:basedOn w:val="Fuentedeprrafopredeter"/>
    <w:link w:val="Textoindependiente2"/>
    <w:uiPriority w:val="99"/>
    <w:rsid w:val="008109E7"/>
  </w:style>
  <w:style w:type="paragraph" w:styleId="Textoindependiente3">
    <w:name w:val="Body Text 3"/>
    <w:basedOn w:val="Normal"/>
    <w:link w:val="Textoindependiente3Car"/>
    <w:uiPriority w:val="99"/>
    <w:unhideWhenUsed/>
    <w:rsid w:val="005E6F8F"/>
    <w:pPr>
      <w:spacing w:after="120"/>
    </w:pPr>
    <w:rPr>
      <w:sz w:val="16"/>
      <w:szCs w:val="16"/>
    </w:rPr>
  </w:style>
  <w:style w:type="character" w:customStyle="1" w:styleId="Textoindependiente3Car">
    <w:name w:val="Texto independiente 3 Car"/>
    <w:basedOn w:val="Fuentedeprrafopredeter"/>
    <w:link w:val="Textoindependiente3"/>
    <w:uiPriority w:val="99"/>
    <w:rsid w:val="005E6F8F"/>
    <w:rPr>
      <w:sz w:val="16"/>
      <w:szCs w:val="16"/>
    </w:rPr>
  </w:style>
  <w:style w:type="paragraph" w:styleId="Prrafodelista">
    <w:name w:val="List Paragraph"/>
    <w:basedOn w:val="Normal"/>
    <w:uiPriority w:val="1"/>
    <w:qFormat/>
    <w:rsid w:val="005E6F8F"/>
    <w:pPr>
      <w:spacing w:after="0" w:line="240" w:lineRule="auto"/>
      <w:ind w:left="720"/>
      <w:contextualSpacing/>
      <w:jc w:val="center"/>
    </w:pPr>
    <w:rPr>
      <w:rFonts w:ascii="Calibri" w:eastAsia="Calibri" w:hAnsi="Calibri" w:cs="Times New Roman"/>
      <w:lang w:val="es-CO"/>
    </w:rPr>
  </w:style>
  <w:style w:type="paragraph" w:styleId="Textonotaalfinal">
    <w:name w:val="endnote text"/>
    <w:basedOn w:val="Normal"/>
    <w:link w:val="TextonotaalfinalCar"/>
    <w:semiHidden/>
    <w:rsid w:val="00247E1E"/>
    <w:pPr>
      <w:spacing w:after="0" w:line="240" w:lineRule="auto"/>
    </w:pPr>
    <w:rPr>
      <w:rFonts w:ascii="Times New Roman" w:eastAsia="Times New Roman" w:hAnsi="Times New Roman" w:cs="Times New Roman"/>
      <w:sz w:val="20"/>
      <w:szCs w:val="20"/>
      <w:lang w:val="x-none" w:eastAsia="x-none"/>
    </w:rPr>
  </w:style>
  <w:style w:type="character" w:customStyle="1" w:styleId="TextonotaalfinalCar">
    <w:name w:val="Texto nota al final Car"/>
    <w:basedOn w:val="Fuentedeprrafopredeter"/>
    <w:link w:val="Textonotaalfinal"/>
    <w:semiHidden/>
    <w:rsid w:val="00247E1E"/>
    <w:rPr>
      <w:rFonts w:ascii="Times New Roman" w:eastAsia="Times New Roman" w:hAnsi="Times New Roman" w:cs="Times New Roman"/>
      <w:sz w:val="20"/>
      <w:szCs w:val="20"/>
      <w:lang w:val="x-none" w:eastAsia="x-none"/>
    </w:rPr>
  </w:style>
  <w:style w:type="paragraph" w:styleId="Sangradetextonormal">
    <w:name w:val="Body Text Indent"/>
    <w:basedOn w:val="Normal"/>
    <w:link w:val="SangradetextonormalCar"/>
    <w:uiPriority w:val="99"/>
    <w:unhideWhenUsed/>
    <w:rsid w:val="005A1BA7"/>
    <w:pPr>
      <w:spacing w:after="120"/>
      <w:ind w:left="283"/>
    </w:pPr>
  </w:style>
  <w:style w:type="character" w:customStyle="1" w:styleId="SangradetextonormalCar">
    <w:name w:val="Sangría de texto normal Car"/>
    <w:basedOn w:val="Fuentedeprrafopredeter"/>
    <w:link w:val="Sangradetextonormal"/>
    <w:uiPriority w:val="99"/>
    <w:rsid w:val="005A1BA7"/>
  </w:style>
  <w:style w:type="paragraph" w:customStyle="1" w:styleId="Textoindependiente21">
    <w:name w:val="Texto independiente 21"/>
    <w:basedOn w:val="Normal"/>
    <w:rsid w:val="00E61D9F"/>
    <w:pPr>
      <w:widowControl w:val="0"/>
      <w:spacing w:after="0" w:line="360" w:lineRule="auto"/>
      <w:jc w:val="both"/>
    </w:pPr>
    <w:rPr>
      <w:rFonts w:ascii="Arial" w:eastAsia="Times New Roman" w:hAnsi="Arial" w:cs="Times New Roman"/>
      <w:szCs w:val="20"/>
      <w:lang w:val="es-CO" w:eastAsia="es-ES"/>
    </w:rPr>
  </w:style>
  <w:style w:type="table" w:styleId="Tablaconcuadrcula">
    <w:name w:val="Table Grid"/>
    <w:basedOn w:val="Tablanormal"/>
    <w:uiPriority w:val="39"/>
    <w:rsid w:val="0039159C"/>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E34B8"/>
    <w:pPr>
      <w:spacing w:before="100" w:beforeAutospacing="1" w:after="100" w:afterAutospacing="1" w:line="240" w:lineRule="auto"/>
    </w:pPr>
    <w:rPr>
      <w:rFonts w:ascii="Times New Roman" w:eastAsiaTheme="minorEastAsia" w:hAnsi="Times New Roman" w:cs="Times New Roman"/>
      <w:sz w:val="24"/>
      <w:szCs w:val="24"/>
      <w:lang w:eastAsia="es-ES"/>
    </w:rPr>
  </w:style>
  <w:style w:type="paragraph" w:customStyle="1" w:styleId="Titulo4">
    <w:name w:val="Titulo 4"/>
    <w:basedOn w:val="Normal"/>
    <w:rsid w:val="00F24A5F"/>
    <w:pPr>
      <w:tabs>
        <w:tab w:val="num" w:pos="850"/>
      </w:tabs>
      <w:spacing w:after="0" w:line="240" w:lineRule="auto"/>
      <w:ind w:left="850" w:hanging="992"/>
    </w:pPr>
    <w:rPr>
      <w:rFonts w:ascii="Arial" w:eastAsia="Times New Roman" w:hAnsi="Arial" w:cs="Times New Roman"/>
      <w:sz w:val="20"/>
      <w:szCs w:val="24"/>
      <w:lang w:eastAsia="es-ES"/>
    </w:rPr>
  </w:style>
  <w:style w:type="paragraph" w:styleId="Textocomentario">
    <w:name w:val="annotation text"/>
    <w:basedOn w:val="Normal"/>
    <w:link w:val="TextocomentarioCar"/>
    <w:semiHidden/>
    <w:rsid w:val="00F14344"/>
    <w:pPr>
      <w:spacing w:after="0" w:line="240" w:lineRule="auto"/>
    </w:pPr>
    <w:rPr>
      <w:rFonts w:ascii="Times New Roman" w:eastAsia="Times New Roman" w:hAnsi="Times New Roman" w:cs="Times New Roman"/>
      <w:sz w:val="20"/>
      <w:szCs w:val="20"/>
      <w:lang w:eastAsia="ko-KR"/>
    </w:rPr>
  </w:style>
  <w:style w:type="character" w:customStyle="1" w:styleId="TextocomentarioCar">
    <w:name w:val="Texto comentario Car"/>
    <w:basedOn w:val="Fuentedeprrafopredeter"/>
    <w:link w:val="Textocomentario"/>
    <w:semiHidden/>
    <w:rsid w:val="00F14344"/>
    <w:rPr>
      <w:rFonts w:ascii="Times New Roman" w:eastAsia="Times New Roman" w:hAnsi="Times New Roman" w:cs="Times New Roman"/>
      <w:sz w:val="20"/>
      <w:szCs w:val="20"/>
      <w:lang w:eastAsia="ko-KR"/>
    </w:rPr>
  </w:style>
  <w:style w:type="paragraph" w:customStyle="1" w:styleId="xl81">
    <w:name w:val="xl81"/>
    <w:basedOn w:val="Normal"/>
    <w:rsid w:val="00F14344"/>
    <w:pPr>
      <w:spacing w:before="100" w:after="100" w:line="240" w:lineRule="auto"/>
      <w:jc w:val="center"/>
      <w:textAlignment w:val="top"/>
    </w:pPr>
    <w:rPr>
      <w:rFonts w:ascii="Arial" w:eastAsia="Times New Roman" w:hAnsi="Arial" w:cs="Times New Roman"/>
      <w:b/>
      <w:sz w:val="18"/>
      <w:szCs w:val="20"/>
      <w:lang w:eastAsia="ko-KR"/>
    </w:rPr>
  </w:style>
  <w:style w:type="paragraph" w:styleId="Textodeglobo">
    <w:name w:val="Balloon Text"/>
    <w:basedOn w:val="Normal"/>
    <w:link w:val="TextodegloboCar"/>
    <w:uiPriority w:val="99"/>
    <w:semiHidden/>
    <w:unhideWhenUsed/>
    <w:rsid w:val="00B77E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7E30"/>
    <w:rPr>
      <w:rFonts w:ascii="Tahoma" w:hAnsi="Tahoma" w:cs="Tahoma"/>
      <w:sz w:val="16"/>
      <w:szCs w:val="16"/>
    </w:rPr>
  </w:style>
  <w:style w:type="character" w:styleId="Hipervnculo">
    <w:name w:val="Hyperlink"/>
    <w:basedOn w:val="Fuentedeprrafopredeter"/>
    <w:uiPriority w:val="99"/>
    <w:unhideWhenUsed/>
    <w:rsid w:val="009C06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447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5.png"/><Relationship Id="rId39" Type="http://schemas.openxmlformats.org/officeDocument/2006/relationships/image" Target="http://tbn2.google.com/images?q=tbn:W3uy5Yd1TqQhTM:http://www.futbolsoccercenter.com/images/products/silbato_metalico.jpg" TargetMode="Externa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8.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7.jpeg"/><Relationship Id="rId11" Type="http://schemas.openxmlformats.org/officeDocument/2006/relationships/footer" Target="footer1.xml"/><Relationship Id="rId24" Type="http://schemas.openxmlformats.org/officeDocument/2006/relationships/hyperlink" Target="#'Evacuaci&#243;n Edificio'!A1"/><Relationship Id="rId32" Type="http://schemas.openxmlformats.org/officeDocument/2006/relationships/image" Target="media/image20.png"/><Relationship Id="rId37" Type="http://schemas.openxmlformats.org/officeDocument/2006/relationships/hyperlink" Target="http://images.google.com.co/imgres?imgurl=http://www.futbolsoccercenter.com/images/products/silbato_metalico.jpg&amp;imgrefurl=http://mevoyahacerunblog.blogspot.com/&amp;usg=__-bbCjuKzQs4vQGWCEwoh1bNrYyc=&amp;h=472&amp;w=472&amp;sz=28&amp;hl=es&amp;start=5&amp;tbnid=W3uy5Yd1TqQhTM:&amp;tbnh=129&amp;tbnw=129&amp;prev=/images?q=pito&amp;gbv=2&amp;hl=es" TargetMode="External"/><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1.emf"/><Relationship Id="rId31" Type="http://schemas.openxmlformats.org/officeDocument/2006/relationships/image" Target="media/image19.png"/><Relationship Id="rId44" Type="http://schemas.openxmlformats.org/officeDocument/2006/relationships/image" Target="media/image30.jpe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jpeg"/><Relationship Id="rId48" Type="http://schemas.openxmlformats.org/officeDocument/2006/relationships/image" Target="media/image33.jpe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ar.lisam.com/es-ar/transporte/gre-2020/"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hyperlink" Target="#MEDEVAC!A1"/><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http://www.instruccionasesoriaabomberos.com/images_prod_sgr/W032.jpg" TargetMode="External"/><Relationship Id="rId20" Type="http://schemas.openxmlformats.org/officeDocument/2006/relationships/image" Target="media/image12.emf"/><Relationship Id="rId41" Type="http://schemas.openxmlformats.org/officeDocument/2006/relationships/image" Target="media/image27.jpe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hyperlink" Target="#Indice!A1"/><Relationship Id="rId28" Type="http://schemas.openxmlformats.org/officeDocument/2006/relationships/package" Target="embeddings/Microsoft_Visio_Drawing111111111111111111111111.vsdx"/><Relationship Id="rId36" Type="http://schemas.openxmlformats.org/officeDocument/2006/relationships/image" Target="media/image24.png"/><Relationship Id="rId49"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DD092-B9FD-4D6F-8CFA-7860E6791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119</Pages>
  <Words>19688</Words>
  <Characters>108288</Characters>
  <Application>Microsoft Office Word</Application>
  <DocSecurity>0</DocSecurity>
  <Lines>902</Lines>
  <Paragraphs>255</Paragraphs>
  <ScaleCrop>false</ScaleCrop>
  <HeadingPairs>
    <vt:vector size="2" baseType="variant">
      <vt:variant>
        <vt:lpstr>Título</vt:lpstr>
      </vt:variant>
      <vt:variant>
        <vt:i4>1</vt:i4>
      </vt:variant>
    </vt:vector>
  </HeadingPairs>
  <TitlesOfParts>
    <vt:vector size="1" baseType="lpstr">
      <vt:lpstr/>
    </vt:vector>
  </TitlesOfParts>
  <Company>ZONA FRANCA INTERNACIONAL DE PEREIRA</Company>
  <LinksUpToDate>false</LinksUpToDate>
  <CharactersWithSpaces>127721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DIAPONTE</dc:creator>
  <cp:lastModifiedBy>ZFIP004</cp:lastModifiedBy>
  <cp:revision>9</cp:revision>
  <cp:lastPrinted>2021-02-24T14:19:00Z</cp:lastPrinted>
  <dcterms:created xsi:type="dcterms:W3CDTF">2021-10-20T22:55:00Z</dcterms:created>
  <dcterms:modified xsi:type="dcterms:W3CDTF">2021-11-19T19:08:00Z</dcterms:modified>
</cp:coreProperties>
</file>